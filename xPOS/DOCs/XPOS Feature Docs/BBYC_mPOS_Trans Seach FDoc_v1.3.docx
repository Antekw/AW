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886" w:type="pct"/>
        <w:tblInd w:w="144" w:type="dxa"/>
        <w:tblLayout w:type="fixed"/>
        <w:tblLook w:val="0000" w:firstRow="0" w:lastRow="0" w:firstColumn="0" w:lastColumn="0" w:noHBand="0" w:noVBand="0"/>
      </w:tblPr>
      <w:tblGrid>
        <w:gridCol w:w="5293"/>
        <w:gridCol w:w="5261"/>
      </w:tblGrid>
      <w:tr w:rsidR="00750589" w:rsidRPr="00E32221" w:rsidTr="00A36851">
        <w:tc>
          <w:tcPr>
            <w:tcW w:w="5399" w:type="dxa"/>
            <w:vAlign w:val="center"/>
          </w:tcPr>
          <w:p w:rsidR="00750589" w:rsidRPr="00E32221" w:rsidRDefault="00DA1D0F" w:rsidP="00A711A3">
            <w:pPr>
              <w:ind w:left="72"/>
              <w:rPr>
                <w:sz w:val="24"/>
              </w:rPr>
            </w:pPr>
            <w:r w:rsidRPr="00E32221">
              <w:rPr>
                <w:noProof/>
              </w:rPr>
              <w:drawing>
                <wp:inline distT="0" distB="0" distL="0" distR="0">
                  <wp:extent cx="1967230" cy="733425"/>
                  <wp:effectExtent l="0" t="0" r="0" b="0"/>
                  <wp:docPr id="1" name="Picture 4" descr="Stella No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ella Nova Logo"/>
                          <pic:cNvPicPr>
                            <a:picLocks noChangeAspect="1" noChangeArrowheads="1"/>
                          </pic:cNvPicPr>
                        </pic:nvPicPr>
                        <pic:blipFill>
                          <a:blip r:embed="rId11" cstate="print"/>
                          <a:srcRect/>
                          <a:stretch>
                            <a:fillRect/>
                          </a:stretch>
                        </pic:blipFill>
                        <pic:spPr bwMode="auto">
                          <a:xfrm>
                            <a:off x="0" y="0"/>
                            <a:ext cx="1967230" cy="733425"/>
                          </a:xfrm>
                          <a:prstGeom prst="rect">
                            <a:avLst/>
                          </a:prstGeom>
                          <a:noFill/>
                          <a:ln w="9525">
                            <a:noFill/>
                            <a:miter lim="800000"/>
                            <a:headEnd/>
                            <a:tailEnd/>
                          </a:ln>
                        </pic:spPr>
                      </pic:pic>
                    </a:graphicData>
                  </a:graphic>
                </wp:inline>
              </w:drawing>
            </w:r>
          </w:p>
        </w:tc>
        <w:tc>
          <w:tcPr>
            <w:tcW w:w="5366" w:type="dxa"/>
            <w:vAlign w:val="center"/>
          </w:tcPr>
          <w:p w:rsidR="00750589" w:rsidRPr="00E32221" w:rsidRDefault="00292F2C" w:rsidP="007345F4">
            <w:pPr>
              <w:ind w:left="72"/>
              <w:jc w:val="center"/>
              <w:rPr>
                <w:color w:val="FF0000"/>
                <w:szCs w:val="20"/>
              </w:rPr>
            </w:pPr>
            <w:r w:rsidRPr="00E32221">
              <w:rPr>
                <w:noProof/>
                <w:color w:val="FF0000"/>
                <w:szCs w:val="20"/>
              </w:rPr>
              <w:drawing>
                <wp:inline distT="0" distB="0" distL="0" distR="0">
                  <wp:extent cx="963930" cy="690880"/>
                  <wp:effectExtent l="19050" t="0" r="7620" b="0"/>
                  <wp:docPr id="6" name="Picture 8" descr="LOG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4"/>
                          <pic:cNvPicPr>
                            <a:picLocks noChangeAspect="1" noChangeArrowheads="1"/>
                          </pic:cNvPicPr>
                        </pic:nvPicPr>
                        <pic:blipFill>
                          <a:blip r:embed="rId12" cstate="print"/>
                          <a:srcRect/>
                          <a:stretch>
                            <a:fillRect/>
                          </a:stretch>
                        </pic:blipFill>
                        <pic:spPr bwMode="auto">
                          <a:xfrm>
                            <a:off x="0" y="0"/>
                            <a:ext cx="963930" cy="690880"/>
                          </a:xfrm>
                          <a:prstGeom prst="rect">
                            <a:avLst/>
                          </a:prstGeom>
                          <a:noFill/>
                        </pic:spPr>
                      </pic:pic>
                    </a:graphicData>
                  </a:graphic>
                </wp:inline>
              </w:drawing>
            </w:r>
          </w:p>
        </w:tc>
      </w:tr>
      <w:tr w:rsidR="0026699F" w:rsidRPr="00E32221" w:rsidTr="00A36851">
        <w:tc>
          <w:tcPr>
            <w:tcW w:w="10765" w:type="dxa"/>
            <w:gridSpan w:val="2"/>
            <w:vAlign w:val="center"/>
          </w:tcPr>
          <w:p w:rsidR="00A711A3" w:rsidRPr="00E32221" w:rsidRDefault="00A711A3" w:rsidP="00A711A3">
            <w:pPr>
              <w:ind w:left="72"/>
              <w:rPr>
                <w:i/>
                <w:color w:val="FF0000"/>
                <w:sz w:val="28"/>
                <w:szCs w:val="28"/>
              </w:rPr>
            </w:pPr>
          </w:p>
          <w:p w:rsidR="00A711A3" w:rsidRPr="00E32221" w:rsidRDefault="00A711A3" w:rsidP="00A711A3">
            <w:pPr>
              <w:ind w:left="72"/>
              <w:rPr>
                <w:i/>
                <w:color w:val="FF0000"/>
                <w:sz w:val="28"/>
                <w:szCs w:val="28"/>
              </w:rPr>
            </w:pPr>
          </w:p>
          <w:p w:rsidR="00A711A3" w:rsidRPr="00E32221" w:rsidRDefault="00A711A3" w:rsidP="00A711A3">
            <w:pPr>
              <w:ind w:left="72"/>
              <w:rPr>
                <w:i/>
                <w:color w:val="FF0000"/>
                <w:sz w:val="28"/>
                <w:szCs w:val="28"/>
              </w:rPr>
            </w:pPr>
          </w:p>
          <w:p w:rsidR="00A711A3" w:rsidRPr="00E32221" w:rsidRDefault="00A711A3" w:rsidP="00A711A3">
            <w:pPr>
              <w:ind w:left="72"/>
              <w:rPr>
                <w:i/>
                <w:color w:val="FF0000"/>
                <w:sz w:val="28"/>
                <w:szCs w:val="28"/>
              </w:rPr>
            </w:pPr>
          </w:p>
          <w:p w:rsidR="00A711A3" w:rsidRPr="00E32221" w:rsidRDefault="00A711A3" w:rsidP="00A711A3">
            <w:pPr>
              <w:ind w:left="72"/>
              <w:rPr>
                <w:i/>
                <w:color w:val="FF0000"/>
                <w:sz w:val="28"/>
                <w:szCs w:val="28"/>
              </w:rPr>
            </w:pPr>
          </w:p>
          <w:p w:rsidR="00A711A3" w:rsidRPr="00E32221" w:rsidRDefault="00A711A3" w:rsidP="00A711A3">
            <w:pPr>
              <w:ind w:left="72"/>
              <w:rPr>
                <w:i/>
                <w:color w:val="FF0000"/>
                <w:sz w:val="28"/>
                <w:szCs w:val="28"/>
              </w:rPr>
            </w:pPr>
          </w:p>
          <w:p w:rsidR="00A711A3" w:rsidRPr="00E32221" w:rsidRDefault="00A711A3" w:rsidP="00A711A3">
            <w:pPr>
              <w:ind w:left="72"/>
              <w:rPr>
                <w:i/>
                <w:color w:val="FF0000"/>
                <w:sz w:val="28"/>
                <w:szCs w:val="28"/>
              </w:rPr>
            </w:pPr>
          </w:p>
          <w:p w:rsidR="005E21B2" w:rsidRPr="00E32221" w:rsidRDefault="005E21B2" w:rsidP="00A711A3">
            <w:pPr>
              <w:ind w:left="72"/>
              <w:rPr>
                <w:i/>
                <w:color w:val="FF0000"/>
                <w:sz w:val="28"/>
                <w:szCs w:val="28"/>
              </w:rPr>
            </w:pPr>
          </w:p>
          <w:p w:rsidR="005E21B2" w:rsidRPr="00E32221" w:rsidRDefault="005E21B2" w:rsidP="00A711A3">
            <w:pPr>
              <w:ind w:left="72"/>
              <w:rPr>
                <w:i/>
                <w:color w:val="FF0000"/>
                <w:sz w:val="28"/>
                <w:szCs w:val="28"/>
              </w:rPr>
            </w:pPr>
          </w:p>
          <w:p w:rsidR="005E21B2" w:rsidRPr="00E32221" w:rsidRDefault="005E21B2" w:rsidP="00A711A3">
            <w:pPr>
              <w:ind w:left="72"/>
              <w:rPr>
                <w:i/>
                <w:color w:val="FF0000"/>
                <w:sz w:val="28"/>
                <w:szCs w:val="28"/>
              </w:rPr>
            </w:pPr>
          </w:p>
          <w:p w:rsidR="00A711A3" w:rsidRPr="00E32221" w:rsidRDefault="00A711A3" w:rsidP="00A711A3">
            <w:pPr>
              <w:ind w:left="72"/>
              <w:rPr>
                <w:i/>
                <w:color w:val="FF0000"/>
                <w:sz w:val="28"/>
                <w:szCs w:val="28"/>
              </w:rPr>
            </w:pPr>
          </w:p>
          <w:p w:rsidR="005C11F8" w:rsidRPr="00E32221" w:rsidRDefault="005C11F8" w:rsidP="00A711A3">
            <w:pPr>
              <w:ind w:left="72"/>
              <w:rPr>
                <w:i/>
                <w:color w:val="FF0000"/>
                <w:sz w:val="28"/>
                <w:szCs w:val="28"/>
              </w:rPr>
            </w:pPr>
          </w:p>
          <w:p w:rsidR="00A711A3" w:rsidRPr="00E32221" w:rsidRDefault="00A711A3" w:rsidP="00A711A3">
            <w:pPr>
              <w:ind w:left="72"/>
              <w:rPr>
                <w:i/>
                <w:color w:val="FF0000"/>
                <w:sz w:val="28"/>
                <w:szCs w:val="28"/>
              </w:rPr>
            </w:pPr>
          </w:p>
          <w:p w:rsidR="00A711A3" w:rsidRPr="00E32221" w:rsidRDefault="00A711A3" w:rsidP="00A711A3">
            <w:pPr>
              <w:ind w:left="72"/>
              <w:rPr>
                <w:i/>
                <w:color w:val="FF0000"/>
                <w:sz w:val="28"/>
                <w:szCs w:val="28"/>
              </w:rPr>
            </w:pPr>
          </w:p>
          <w:p w:rsidR="00292F2C" w:rsidRPr="00E32221" w:rsidRDefault="00292F2C" w:rsidP="00292F2C">
            <w:pPr>
              <w:ind w:left="72"/>
              <w:jc w:val="right"/>
              <w:rPr>
                <w:sz w:val="36"/>
                <w:szCs w:val="36"/>
              </w:rPr>
            </w:pPr>
            <w:r w:rsidRPr="00E32221">
              <w:rPr>
                <w:sz w:val="36"/>
                <w:szCs w:val="36"/>
              </w:rPr>
              <w:t>Best Buy Canada Mobile</w:t>
            </w:r>
          </w:p>
          <w:p w:rsidR="00A711A3" w:rsidRPr="00E32221" w:rsidRDefault="00A711A3" w:rsidP="00A711A3">
            <w:pPr>
              <w:ind w:left="72"/>
              <w:jc w:val="center"/>
              <w:rPr>
                <w:b/>
                <w:sz w:val="36"/>
                <w:szCs w:val="36"/>
              </w:rPr>
            </w:pPr>
          </w:p>
        </w:tc>
      </w:tr>
      <w:tr w:rsidR="0026699F" w:rsidRPr="00E32221" w:rsidTr="00A36851">
        <w:tc>
          <w:tcPr>
            <w:tcW w:w="10765" w:type="dxa"/>
            <w:gridSpan w:val="2"/>
            <w:vAlign w:val="center"/>
          </w:tcPr>
          <w:tbl>
            <w:tblPr>
              <w:tblStyle w:val="TableGrid"/>
              <w:tblW w:w="10565" w:type="dxa"/>
              <w:tblInd w:w="72" w:type="dxa"/>
              <w:tblBorders>
                <w:top w:val="none" w:sz="0" w:space="0" w:color="auto"/>
                <w:left w:val="none" w:sz="0" w:space="0" w:color="auto"/>
                <w:bottom w:val="none" w:sz="0" w:space="0" w:color="auto"/>
                <w:right w:val="none" w:sz="0" w:space="0" w:color="auto"/>
              </w:tblBorders>
              <w:shd w:val="clear" w:color="auto" w:fill="004EBC"/>
              <w:tblLayout w:type="fixed"/>
              <w:tblLook w:val="04A0" w:firstRow="1" w:lastRow="0" w:firstColumn="1" w:lastColumn="0" w:noHBand="0" w:noVBand="1"/>
            </w:tblPr>
            <w:tblGrid>
              <w:gridCol w:w="10565"/>
            </w:tblGrid>
            <w:tr w:rsidR="005C11F8" w:rsidRPr="00E32221" w:rsidTr="00A36851">
              <w:trPr>
                <w:trHeight w:val="720"/>
              </w:trPr>
              <w:tc>
                <w:tcPr>
                  <w:tcW w:w="10565" w:type="dxa"/>
                  <w:shd w:val="clear" w:color="auto" w:fill="004EBC"/>
                  <w:vAlign w:val="center"/>
                </w:tcPr>
                <w:p w:rsidR="005C11F8" w:rsidRPr="00E32221" w:rsidRDefault="00291EC3" w:rsidP="00291EC3">
                  <w:pPr>
                    <w:jc w:val="center"/>
                    <w:rPr>
                      <w:b/>
                      <w:color w:val="FFFFFF" w:themeColor="background1"/>
                      <w:sz w:val="36"/>
                      <w:szCs w:val="36"/>
                    </w:rPr>
                  </w:pPr>
                  <w:r w:rsidRPr="00E32221">
                    <w:rPr>
                      <w:b/>
                      <w:color w:val="FFFFFF" w:themeColor="background1"/>
                      <w:sz w:val="36"/>
                      <w:szCs w:val="36"/>
                    </w:rPr>
                    <w:t>Transaction Search</w:t>
                  </w:r>
                  <w:r w:rsidR="005C11F8" w:rsidRPr="00E32221">
                    <w:rPr>
                      <w:b/>
                      <w:color w:val="FFFFFF" w:themeColor="background1"/>
                      <w:sz w:val="36"/>
                      <w:szCs w:val="36"/>
                    </w:rPr>
                    <w:t xml:space="preserve"> </w:t>
                  </w:r>
                  <w:r w:rsidR="00A36851" w:rsidRPr="00E32221">
                    <w:rPr>
                      <w:b/>
                      <w:color w:val="FFFFFF" w:themeColor="background1"/>
                      <w:sz w:val="36"/>
                      <w:szCs w:val="36"/>
                    </w:rPr>
                    <w:t xml:space="preserve">Feature </w:t>
                  </w:r>
                  <w:r w:rsidR="005C11F8" w:rsidRPr="00E32221">
                    <w:rPr>
                      <w:b/>
                      <w:color w:val="FFFFFF" w:themeColor="background1"/>
                      <w:sz w:val="36"/>
                      <w:szCs w:val="36"/>
                    </w:rPr>
                    <w:t>Document</w:t>
                  </w:r>
                </w:p>
              </w:tc>
            </w:tr>
          </w:tbl>
          <w:p w:rsidR="00A711A3" w:rsidRPr="00E32221" w:rsidRDefault="00A711A3" w:rsidP="00A711A3">
            <w:pPr>
              <w:ind w:left="72"/>
              <w:jc w:val="right"/>
              <w:rPr>
                <w:color w:val="FF0000"/>
                <w:sz w:val="36"/>
                <w:szCs w:val="36"/>
              </w:rPr>
            </w:pPr>
          </w:p>
          <w:p w:rsidR="00A711A3" w:rsidRPr="00E32221" w:rsidRDefault="00763E93" w:rsidP="00A711A3">
            <w:pPr>
              <w:ind w:left="72"/>
              <w:jc w:val="right"/>
              <w:rPr>
                <w:b/>
                <w:sz w:val="24"/>
              </w:rPr>
            </w:pPr>
            <w:r w:rsidRPr="00E32221">
              <w:rPr>
                <w:b/>
                <w:sz w:val="24"/>
              </w:rPr>
              <w:t>Document Version:</w:t>
            </w:r>
            <w:r w:rsidR="008A5046" w:rsidRPr="00E32221">
              <w:rPr>
                <w:b/>
                <w:sz w:val="24"/>
              </w:rPr>
              <w:t xml:space="preserve"> </w:t>
            </w:r>
            <w:r w:rsidR="005B4AA4" w:rsidRPr="00E32221">
              <w:rPr>
                <w:b/>
                <w:sz w:val="24"/>
              </w:rPr>
              <w:t>1.2</w:t>
            </w:r>
          </w:p>
          <w:p w:rsidR="003C0044" w:rsidRPr="00E32221" w:rsidRDefault="003C0044" w:rsidP="003C0044">
            <w:pPr>
              <w:spacing w:before="120" w:after="120"/>
              <w:ind w:left="72"/>
              <w:jc w:val="right"/>
              <w:rPr>
                <w:b/>
                <w:iCs/>
                <w:color w:val="FF0000"/>
                <w:sz w:val="24"/>
              </w:rPr>
            </w:pPr>
            <w:r w:rsidRPr="00E32221">
              <w:rPr>
                <w:b/>
                <w:iCs/>
                <w:sz w:val="24"/>
              </w:rPr>
              <w:t xml:space="preserve">Design Date: </w:t>
            </w:r>
            <w:r w:rsidR="00175DB5" w:rsidRPr="00E32221">
              <w:rPr>
                <w:b/>
                <w:iCs/>
                <w:sz w:val="24"/>
              </w:rPr>
              <w:t>March 27</w:t>
            </w:r>
            <w:r w:rsidR="002128B1" w:rsidRPr="00E32221">
              <w:rPr>
                <w:b/>
                <w:iCs/>
                <w:sz w:val="24"/>
              </w:rPr>
              <w:t>, 2013</w:t>
            </w:r>
          </w:p>
          <w:p w:rsidR="003C0044" w:rsidRPr="00E32221" w:rsidRDefault="003C0044" w:rsidP="00A711A3">
            <w:pPr>
              <w:ind w:left="72"/>
              <w:jc w:val="right"/>
              <w:rPr>
                <w:b/>
                <w:sz w:val="24"/>
              </w:rPr>
            </w:pPr>
          </w:p>
          <w:p w:rsidR="00A711A3" w:rsidRPr="00E32221" w:rsidRDefault="00A711A3" w:rsidP="00A711A3">
            <w:pPr>
              <w:ind w:left="72"/>
              <w:jc w:val="right"/>
              <w:rPr>
                <w:color w:val="FF0000"/>
                <w:sz w:val="36"/>
                <w:szCs w:val="36"/>
              </w:rPr>
            </w:pPr>
          </w:p>
          <w:p w:rsidR="0026699F" w:rsidRPr="00E32221" w:rsidRDefault="0026699F" w:rsidP="00A711A3">
            <w:pPr>
              <w:ind w:left="72"/>
              <w:jc w:val="right"/>
              <w:rPr>
                <w:sz w:val="36"/>
                <w:szCs w:val="36"/>
              </w:rPr>
            </w:pPr>
          </w:p>
        </w:tc>
      </w:tr>
      <w:tr w:rsidR="0026699F" w:rsidRPr="00E32221" w:rsidTr="00A36851">
        <w:tc>
          <w:tcPr>
            <w:tcW w:w="10765" w:type="dxa"/>
            <w:gridSpan w:val="2"/>
            <w:vAlign w:val="center"/>
          </w:tcPr>
          <w:p w:rsidR="00A711A3" w:rsidRPr="00E32221" w:rsidRDefault="00A711A3" w:rsidP="00A711A3">
            <w:pPr>
              <w:ind w:left="72"/>
              <w:rPr>
                <w:i/>
                <w:color w:val="FF0000"/>
                <w:sz w:val="24"/>
              </w:rPr>
            </w:pPr>
          </w:p>
          <w:p w:rsidR="00A711A3" w:rsidRPr="00E32221" w:rsidRDefault="00A711A3" w:rsidP="00A711A3">
            <w:pPr>
              <w:ind w:left="72"/>
              <w:rPr>
                <w:i/>
                <w:color w:val="FF0000"/>
                <w:sz w:val="24"/>
              </w:rPr>
            </w:pPr>
          </w:p>
          <w:p w:rsidR="00A711A3" w:rsidRPr="00E32221" w:rsidRDefault="00A711A3" w:rsidP="00A711A3">
            <w:pPr>
              <w:ind w:left="72"/>
              <w:rPr>
                <w:i/>
                <w:color w:val="FF0000"/>
                <w:sz w:val="24"/>
              </w:rPr>
            </w:pPr>
          </w:p>
          <w:p w:rsidR="00A711A3" w:rsidRPr="00E32221" w:rsidRDefault="00A711A3" w:rsidP="00A711A3">
            <w:pPr>
              <w:ind w:left="72"/>
              <w:rPr>
                <w:i/>
                <w:color w:val="FF0000"/>
                <w:sz w:val="24"/>
              </w:rPr>
            </w:pPr>
          </w:p>
          <w:p w:rsidR="00A711A3" w:rsidRPr="00E32221" w:rsidRDefault="00A711A3" w:rsidP="00A711A3">
            <w:pPr>
              <w:ind w:left="72"/>
              <w:rPr>
                <w:i/>
                <w:color w:val="FF0000"/>
                <w:sz w:val="24"/>
              </w:rPr>
            </w:pPr>
          </w:p>
          <w:p w:rsidR="00A711A3" w:rsidRPr="00E32221" w:rsidRDefault="00A711A3" w:rsidP="00A711A3">
            <w:pPr>
              <w:ind w:left="72"/>
              <w:rPr>
                <w:i/>
                <w:color w:val="FF0000"/>
                <w:sz w:val="24"/>
              </w:rPr>
            </w:pPr>
          </w:p>
          <w:p w:rsidR="00A711A3" w:rsidRPr="00E32221" w:rsidRDefault="0026699F" w:rsidP="00763E93">
            <w:pPr>
              <w:ind w:left="72"/>
              <w:jc w:val="right"/>
              <w:rPr>
                <w:b/>
                <w:sz w:val="24"/>
              </w:rPr>
            </w:pPr>
            <w:r w:rsidRPr="00E32221">
              <w:rPr>
                <w:b/>
                <w:sz w:val="24"/>
              </w:rPr>
              <w:t xml:space="preserve">Prepared By: </w:t>
            </w:r>
            <w:r w:rsidR="00292F2C" w:rsidRPr="00E32221">
              <w:rPr>
                <w:b/>
                <w:sz w:val="24"/>
              </w:rPr>
              <w:t>Amy Lackas</w:t>
            </w:r>
          </w:p>
          <w:p w:rsidR="00763E93" w:rsidRPr="00E32221" w:rsidRDefault="00763E93" w:rsidP="00763E93">
            <w:pPr>
              <w:ind w:left="72"/>
              <w:jc w:val="right"/>
              <w:rPr>
                <w:b/>
                <w:color w:val="FF0000"/>
                <w:sz w:val="24"/>
              </w:rPr>
            </w:pPr>
          </w:p>
          <w:p w:rsidR="00763E93" w:rsidRPr="00E32221" w:rsidRDefault="00763E93" w:rsidP="00763E93">
            <w:pPr>
              <w:ind w:left="72"/>
              <w:jc w:val="right"/>
              <w:rPr>
                <w:b/>
                <w:color w:val="FF0000"/>
                <w:sz w:val="24"/>
              </w:rPr>
            </w:pPr>
          </w:p>
          <w:p w:rsidR="00763E93" w:rsidRPr="00E32221" w:rsidRDefault="00763E93" w:rsidP="00CB6F29">
            <w:pPr>
              <w:rPr>
                <w:b/>
                <w:sz w:val="24"/>
              </w:rPr>
            </w:pPr>
          </w:p>
        </w:tc>
      </w:tr>
      <w:tr w:rsidR="0026699F" w:rsidRPr="00E32221" w:rsidTr="00A36851">
        <w:tc>
          <w:tcPr>
            <w:tcW w:w="10765" w:type="dxa"/>
            <w:gridSpan w:val="2"/>
            <w:vAlign w:val="center"/>
          </w:tcPr>
          <w:p w:rsidR="00A711A3" w:rsidRPr="00E32221" w:rsidRDefault="00A711A3" w:rsidP="00CB6F29">
            <w:pPr>
              <w:rPr>
                <w:b/>
                <w:iCs/>
                <w:sz w:val="24"/>
              </w:rPr>
            </w:pPr>
          </w:p>
        </w:tc>
      </w:tr>
    </w:tbl>
    <w:p w:rsidR="008E55BA" w:rsidRPr="00E32221" w:rsidRDefault="008E55BA" w:rsidP="009942AA">
      <w:pPr>
        <w:pStyle w:val="StyleHeaderItalic"/>
        <w:pBdr>
          <w:bottom w:val="single" w:sz="4" w:space="0" w:color="auto"/>
        </w:pBdr>
        <w:rPr>
          <w:b/>
        </w:rPr>
      </w:pPr>
      <w:bookmarkStart w:id="0" w:name="_GoBack"/>
      <w:r w:rsidRPr="00E32221">
        <w:rPr>
          <w:b/>
        </w:rPr>
        <w:lastRenderedPageBreak/>
        <w:t>Table of Contents</w:t>
      </w:r>
    </w:p>
    <w:p w:rsidR="0017337A" w:rsidRDefault="00CD4171">
      <w:pPr>
        <w:pStyle w:val="TOC1"/>
        <w:rPr>
          <w:ins w:id="1" w:author="Amy Byers" w:date="2014-09-10T18:09:00Z"/>
          <w:rFonts w:asciiTheme="minorHAnsi" w:eastAsiaTheme="minorEastAsia" w:hAnsiTheme="minorHAnsi" w:cstheme="minorBidi"/>
          <w:noProof/>
          <w:sz w:val="22"/>
          <w:szCs w:val="22"/>
        </w:rPr>
      </w:pPr>
      <w:r w:rsidRPr="00E32221">
        <w:rPr>
          <w:b/>
          <w:sz w:val="24"/>
        </w:rPr>
        <w:fldChar w:fldCharType="begin"/>
      </w:r>
      <w:r w:rsidR="00D01C88" w:rsidRPr="00E32221">
        <w:rPr>
          <w:b/>
          <w:sz w:val="24"/>
        </w:rPr>
        <w:instrText xml:space="preserve"> TOC \o "1-2" \h \z \u </w:instrText>
      </w:r>
      <w:r w:rsidRPr="00E32221">
        <w:rPr>
          <w:b/>
          <w:sz w:val="24"/>
        </w:rPr>
        <w:fldChar w:fldCharType="separate"/>
      </w:r>
      <w:ins w:id="2" w:author="Amy Byers" w:date="2014-09-10T18:09:00Z">
        <w:r w:rsidR="0017337A" w:rsidRPr="00AC212F">
          <w:rPr>
            <w:rStyle w:val="Hyperlink"/>
            <w:noProof/>
          </w:rPr>
          <w:fldChar w:fldCharType="begin"/>
        </w:r>
        <w:r w:rsidR="0017337A" w:rsidRPr="00AC212F">
          <w:rPr>
            <w:rStyle w:val="Hyperlink"/>
            <w:noProof/>
          </w:rPr>
          <w:instrText xml:space="preserve"> </w:instrText>
        </w:r>
        <w:r w:rsidR="0017337A">
          <w:rPr>
            <w:noProof/>
          </w:rPr>
          <w:instrText>HYPERLINK \l "_Toc398135899"</w:instrText>
        </w:r>
        <w:r w:rsidR="0017337A" w:rsidRPr="00AC212F">
          <w:rPr>
            <w:rStyle w:val="Hyperlink"/>
            <w:noProof/>
          </w:rPr>
          <w:instrText xml:space="preserve"> </w:instrText>
        </w:r>
        <w:r w:rsidR="0017337A" w:rsidRPr="00AC212F">
          <w:rPr>
            <w:rStyle w:val="Hyperlink"/>
            <w:noProof/>
          </w:rPr>
        </w:r>
        <w:r w:rsidR="0017337A" w:rsidRPr="00AC212F">
          <w:rPr>
            <w:rStyle w:val="Hyperlink"/>
            <w:noProof/>
          </w:rPr>
          <w:fldChar w:fldCharType="separate"/>
        </w:r>
        <w:r w:rsidR="0017337A" w:rsidRPr="00AC212F">
          <w:rPr>
            <w:rStyle w:val="Hyperlink"/>
            <w:i/>
            <w:noProof/>
          </w:rPr>
          <w:t>1.</w:t>
        </w:r>
        <w:r w:rsidR="0017337A">
          <w:rPr>
            <w:rFonts w:asciiTheme="minorHAnsi" w:eastAsiaTheme="minorEastAsia" w:hAnsiTheme="minorHAnsi" w:cstheme="minorBidi"/>
            <w:noProof/>
            <w:sz w:val="22"/>
            <w:szCs w:val="22"/>
          </w:rPr>
          <w:tab/>
        </w:r>
        <w:r w:rsidR="0017337A" w:rsidRPr="00AC212F">
          <w:rPr>
            <w:rStyle w:val="Hyperlink"/>
            <w:i/>
            <w:noProof/>
          </w:rPr>
          <w:t>Feature Overview</w:t>
        </w:r>
        <w:r w:rsidR="0017337A">
          <w:rPr>
            <w:noProof/>
            <w:webHidden/>
          </w:rPr>
          <w:tab/>
        </w:r>
        <w:r w:rsidR="0017337A">
          <w:rPr>
            <w:noProof/>
            <w:webHidden/>
          </w:rPr>
          <w:fldChar w:fldCharType="begin"/>
        </w:r>
        <w:r w:rsidR="0017337A">
          <w:rPr>
            <w:noProof/>
            <w:webHidden/>
          </w:rPr>
          <w:instrText xml:space="preserve"> PAGEREF _Toc398135899 \h </w:instrText>
        </w:r>
        <w:r w:rsidR="0017337A">
          <w:rPr>
            <w:noProof/>
            <w:webHidden/>
          </w:rPr>
        </w:r>
      </w:ins>
      <w:r w:rsidR="0017337A">
        <w:rPr>
          <w:noProof/>
          <w:webHidden/>
        </w:rPr>
        <w:fldChar w:fldCharType="separate"/>
      </w:r>
      <w:ins w:id="3" w:author="Amy Byers" w:date="2014-09-10T18:10:00Z">
        <w:r w:rsidR="0017337A">
          <w:rPr>
            <w:noProof/>
            <w:webHidden/>
          </w:rPr>
          <w:t>3</w:t>
        </w:r>
      </w:ins>
      <w:ins w:id="4" w:author="Amy Byers" w:date="2014-09-10T18:09:00Z">
        <w:r w:rsidR="0017337A">
          <w:rPr>
            <w:noProof/>
            <w:webHidden/>
          </w:rPr>
          <w:fldChar w:fldCharType="end"/>
        </w:r>
        <w:r w:rsidR="0017337A" w:rsidRPr="00AC212F">
          <w:rPr>
            <w:rStyle w:val="Hyperlink"/>
            <w:noProof/>
          </w:rPr>
          <w:fldChar w:fldCharType="end"/>
        </w:r>
      </w:ins>
    </w:p>
    <w:p w:rsidR="0017337A" w:rsidRDefault="0017337A">
      <w:pPr>
        <w:pStyle w:val="TOC2"/>
        <w:rPr>
          <w:ins w:id="5" w:author="Amy Byers" w:date="2014-09-10T18:09:00Z"/>
          <w:rFonts w:asciiTheme="minorHAnsi" w:eastAsiaTheme="minorEastAsia" w:hAnsiTheme="minorHAnsi" w:cstheme="minorBidi"/>
          <w:noProof/>
          <w:sz w:val="22"/>
          <w:szCs w:val="22"/>
        </w:rPr>
      </w:pPr>
      <w:ins w:id="6"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"_Toc398135900"</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1.1</w:t>
        </w:r>
        <w:r>
          <w:rPr>
            <w:rFonts w:asciiTheme="minorHAnsi" w:eastAsiaTheme="minorEastAsia" w:hAnsiTheme="minorHAnsi" w:cstheme="minorBidi"/>
            <w:noProof/>
            <w:sz w:val="22"/>
            <w:szCs w:val="22"/>
          </w:rPr>
          <w:tab/>
        </w:r>
        <w:r w:rsidRPr="00AC212F">
          <w:rPr>
            <w:rStyle w:val="Hyperlink"/>
            <w:noProof/>
          </w:rPr>
          <w:t>Feature Description</w:t>
        </w:r>
        <w:r>
          <w:rPr>
            <w:noProof/>
            <w:webHidden/>
          </w:rPr>
          <w:tab/>
        </w:r>
        <w:r>
          <w:rPr>
            <w:noProof/>
            <w:webHidden/>
          </w:rPr>
          <w:fldChar w:fldCharType="begin"/>
        </w:r>
        <w:r>
          <w:rPr>
            <w:noProof/>
            <w:webHidden/>
          </w:rPr>
          <w:instrText xml:space="preserve"> PAGEREF _Toc398135900 \h </w:instrText>
        </w:r>
        <w:r>
          <w:rPr>
            <w:noProof/>
            <w:webHidden/>
          </w:rPr>
        </w:r>
      </w:ins>
      <w:r>
        <w:rPr>
          <w:noProof/>
          <w:webHidden/>
        </w:rPr>
        <w:fldChar w:fldCharType="separate"/>
      </w:r>
      <w:ins w:id="7" w:author="Amy Byers" w:date="2014-09-10T18:10:00Z">
        <w:r>
          <w:rPr>
            <w:noProof/>
            <w:webHidden/>
          </w:rPr>
          <w:t>3</w:t>
        </w:r>
      </w:ins>
      <w:ins w:id="8" w:author="Amy Byers" w:date="2014-09-10T18:09:00Z">
        <w:r>
          <w:rPr>
            <w:noProof/>
            <w:webHidden/>
          </w:rPr>
          <w:fldChar w:fldCharType="end"/>
        </w:r>
        <w:r w:rsidRPr="00AC212F">
          <w:rPr>
            <w:rStyle w:val="Hyperlink"/>
            <w:noProof/>
          </w:rPr>
          <w:fldChar w:fldCharType="end"/>
        </w:r>
      </w:ins>
    </w:p>
    <w:p w:rsidR="0017337A" w:rsidRDefault="0017337A">
      <w:pPr>
        <w:pStyle w:val="TOC2"/>
        <w:rPr>
          <w:ins w:id="9" w:author="Amy Byers" w:date="2014-09-10T18:09:00Z"/>
          <w:rFonts w:asciiTheme="minorHAnsi" w:eastAsiaTheme="minorEastAsia" w:hAnsiTheme="minorHAnsi" w:cstheme="minorBidi"/>
          <w:noProof/>
          <w:sz w:val="22"/>
          <w:szCs w:val="22"/>
        </w:rPr>
      </w:pPr>
      <w:ins w:id="10"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"_Toc398135901"</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1.2</w:t>
        </w:r>
        <w:r>
          <w:rPr>
            <w:rFonts w:asciiTheme="minorHAnsi" w:eastAsiaTheme="minorEastAsia" w:hAnsiTheme="minorHAnsi" w:cstheme="minorBidi"/>
            <w:noProof/>
            <w:sz w:val="22"/>
            <w:szCs w:val="22"/>
          </w:rPr>
          <w:tab/>
        </w:r>
        <w:r w:rsidRPr="00AC212F">
          <w:rPr>
            <w:rStyle w:val="Hyperlink"/>
            <w:noProof/>
          </w:rPr>
          <w:t>Assumptions</w:t>
        </w:r>
        <w:r>
          <w:rPr>
            <w:noProof/>
            <w:webHidden/>
          </w:rPr>
          <w:tab/>
        </w:r>
        <w:r>
          <w:rPr>
            <w:noProof/>
            <w:webHidden/>
          </w:rPr>
          <w:fldChar w:fldCharType="begin"/>
        </w:r>
        <w:r>
          <w:rPr>
            <w:noProof/>
            <w:webHidden/>
          </w:rPr>
          <w:instrText xml:space="preserve"> PAGEREF _Toc398135901 \h </w:instrText>
        </w:r>
        <w:r>
          <w:rPr>
            <w:noProof/>
            <w:webHidden/>
          </w:rPr>
        </w:r>
      </w:ins>
      <w:r>
        <w:rPr>
          <w:noProof/>
          <w:webHidden/>
        </w:rPr>
        <w:fldChar w:fldCharType="separate"/>
      </w:r>
      <w:ins w:id="11" w:author="Amy Byers" w:date="2014-09-10T18:10:00Z">
        <w:r>
          <w:rPr>
            <w:noProof/>
            <w:webHidden/>
          </w:rPr>
          <w:t>3</w:t>
        </w:r>
      </w:ins>
      <w:ins w:id="12" w:author="Amy Byers" w:date="2014-09-10T18:09:00Z">
        <w:r>
          <w:rPr>
            <w:noProof/>
            <w:webHidden/>
          </w:rPr>
          <w:fldChar w:fldCharType="end"/>
        </w:r>
        <w:r w:rsidRPr="00AC212F">
          <w:rPr>
            <w:rStyle w:val="Hyperlink"/>
            <w:noProof/>
          </w:rPr>
          <w:fldChar w:fldCharType="end"/>
        </w:r>
      </w:ins>
    </w:p>
    <w:p w:rsidR="0017337A" w:rsidRDefault="0017337A">
      <w:pPr>
        <w:pStyle w:val="TOC2"/>
        <w:rPr>
          <w:ins w:id="13" w:author="Amy Byers" w:date="2014-09-10T18:09:00Z"/>
          <w:rFonts w:asciiTheme="minorHAnsi" w:eastAsiaTheme="minorEastAsia" w:hAnsiTheme="minorHAnsi" w:cstheme="minorBidi"/>
          <w:noProof/>
          <w:sz w:val="22"/>
          <w:szCs w:val="22"/>
        </w:rPr>
      </w:pPr>
      <w:ins w:id="14"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"_Toc398135902"</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1.3</w:t>
        </w:r>
        <w:r>
          <w:rPr>
            <w:rFonts w:asciiTheme="minorHAnsi" w:eastAsiaTheme="minorEastAsia" w:hAnsiTheme="minorHAnsi" w:cstheme="minorBidi"/>
            <w:noProof/>
            <w:sz w:val="22"/>
            <w:szCs w:val="22"/>
          </w:rPr>
          <w:tab/>
        </w:r>
        <w:r w:rsidRPr="00AC212F">
          <w:rPr>
            <w:rStyle w:val="Hyperlink"/>
            <w:noProof/>
          </w:rPr>
          <w:t>Parameters and System Settings</w:t>
        </w:r>
        <w:r>
          <w:rPr>
            <w:noProof/>
            <w:webHidden/>
          </w:rPr>
          <w:tab/>
        </w:r>
        <w:r>
          <w:rPr>
            <w:noProof/>
            <w:webHidden/>
          </w:rPr>
          <w:fldChar w:fldCharType="begin"/>
        </w:r>
        <w:r>
          <w:rPr>
            <w:noProof/>
            <w:webHidden/>
          </w:rPr>
          <w:instrText xml:space="preserve"> PAGEREF _Toc398135902 \h </w:instrText>
        </w:r>
        <w:r>
          <w:rPr>
            <w:noProof/>
            <w:webHidden/>
          </w:rPr>
        </w:r>
      </w:ins>
      <w:r>
        <w:rPr>
          <w:noProof/>
          <w:webHidden/>
        </w:rPr>
        <w:fldChar w:fldCharType="separate"/>
      </w:r>
      <w:ins w:id="15" w:author="Amy Byers" w:date="2014-09-10T18:10:00Z">
        <w:r>
          <w:rPr>
            <w:noProof/>
            <w:webHidden/>
          </w:rPr>
          <w:t>3</w:t>
        </w:r>
      </w:ins>
      <w:ins w:id="16" w:author="Amy Byers" w:date="2014-09-10T18:09:00Z">
        <w:r>
          <w:rPr>
            <w:noProof/>
            <w:webHidden/>
          </w:rPr>
          <w:fldChar w:fldCharType="end"/>
        </w:r>
        <w:r w:rsidRPr="00AC212F">
          <w:rPr>
            <w:rStyle w:val="Hyperlink"/>
            <w:noProof/>
          </w:rPr>
          <w:fldChar w:fldCharType="end"/>
        </w:r>
      </w:ins>
    </w:p>
    <w:p w:rsidR="0017337A" w:rsidRDefault="0017337A">
      <w:pPr>
        <w:pStyle w:val="TOC2"/>
        <w:rPr>
          <w:ins w:id="17" w:author="Amy Byers" w:date="2014-09-10T18:09:00Z"/>
          <w:rFonts w:asciiTheme="minorHAnsi" w:eastAsiaTheme="minorEastAsia" w:hAnsiTheme="minorHAnsi" w:cstheme="minorBidi"/>
          <w:noProof/>
          <w:sz w:val="22"/>
          <w:szCs w:val="22"/>
        </w:rPr>
      </w:pPr>
      <w:ins w:id="18"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"_Toc398135903"</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1.4</w:t>
        </w:r>
        <w:r>
          <w:rPr>
            <w:rFonts w:asciiTheme="minorHAnsi" w:eastAsiaTheme="minorEastAsia" w:hAnsiTheme="minorHAnsi" w:cstheme="minorBidi"/>
            <w:noProof/>
            <w:sz w:val="22"/>
            <w:szCs w:val="22"/>
          </w:rPr>
          <w:tab/>
        </w:r>
        <w:r w:rsidRPr="00AC212F">
          <w:rPr>
            <w:rStyle w:val="Hyperlink"/>
            <w:noProof/>
          </w:rPr>
          <w:t>Interfaces</w:t>
        </w:r>
        <w:r>
          <w:rPr>
            <w:noProof/>
            <w:webHidden/>
          </w:rPr>
          <w:tab/>
        </w:r>
        <w:r>
          <w:rPr>
            <w:noProof/>
            <w:webHidden/>
          </w:rPr>
          <w:fldChar w:fldCharType="begin"/>
        </w:r>
        <w:r>
          <w:rPr>
            <w:noProof/>
            <w:webHidden/>
          </w:rPr>
          <w:instrText xml:space="preserve"> PAGEREF _Toc398135903 \h </w:instrText>
        </w:r>
        <w:r>
          <w:rPr>
            <w:noProof/>
            <w:webHidden/>
          </w:rPr>
        </w:r>
      </w:ins>
      <w:r>
        <w:rPr>
          <w:noProof/>
          <w:webHidden/>
        </w:rPr>
        <w:fldChar w:fldCharType="separate"/>
      </w:r>
      <w:ins w:id="19" w:author="Amy Byers" w:date="2014-09-10T18:10:00Z">
        <w:r>
          <w:rPr>
            <w:noProof/>
            <w:webHidden/>
          </w:rPr>
          <w:t>3</w:t>
        </w:r>
      </w:ins>
      <w:ins w:id="20" w:author="Amy Byers" w:date="2014-09-10T18:09:00Z">
        <w:r>
          <w:rPr>
            <w:noProof/>
            <w:webHidden/>
          </w:rPr>
          <w:fldChar w:fldCharType="end"/>
        </w:r>
        <w:r w:rsidRPr="00AC212F">
          <w:rPr>
            <w:rStyle w:val="Hyperlink"/>
            <w:noProof/>
          </w:rPr>
          <w:fldChar w:fldCharType="end"/>
        </w:r>
      </w:ins>
    </w:p>
    <w:p w:rsidR="0017337A" w:rsidRDefault="0017337A">
      <w:pPr>
        <w:pStyle w:val="TOC1"/>
        <w:rPr>
          <w:ins w:id="21" w:author="Amy Byers" w:date="2014-09-10T18:09:00Z"/>
          <w:rFonts w:asciiTheme="minorHAnsi" w:eastAsiaTheme="minorEastAsia" w:hAnsiTheme="minorHAnsi" w:cstheme="minorBidi"/>
          <w:noProof/>
          <w:sz w:val="22"/>
          <w:szCs w:val="22"/>
        </w:rPr>
      </w:pPr>
      <w:ins w:id="22"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"_Toc398135904"</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i/>
            <w:noProof/>
          </w:rPr>
          <w:t>2.</w:t>
        </w:r>
        <w:r>
          <w:rPr>
            <w:rFonts w:asciiTheme="minorHAnsi" w:eastAsiaTheme="minorEastAsia" w:hAnsiTheme="minorHAnsi" w:cstheme="minorBidi"/>
            <w:noProof/>
            <w:sz w:val="22"/>
            <w:szCs w:val="22"/>
          </w:rPr>
          <w:tab/>
        </w:r>
        <w:r w:rsidRPr="00AC212F">
          <w:rPr>
            <w:rStyle w:val="Hyperlink"/>
            <w:i/>
            <w:noProof/>
          </w:rPr>
          <w:t>USE CASE: Search by Transaction</w:t>
        </w:r>
        <w:r>
          <w:rPr>
            <w:noProof/>
            <w:webHidden/>
          </w:rPr>
          <w:tab/>
        </w:r>
        <w:r>
          <w:rPr>
            <w:noProof/>
            <w:webHidden/>
          </w:rPr>
          <w:fldChar w:fldCharType="begin"/>
        </w:r>
        <w:r>
          <w:rPr>
            <w:noProof/>
            <w:webHidden/>
          </w:rPr>
          <w:instrText xml:space="preserve"> PAGEREF _Toc398135904 \h </w:instrText>
        </w:r>
        <w:r>
          <w:rPr>
            <w:noProof/>
            <w:webHidden/>
          </w:rPr>
        </w:r>
      </w:ins>
      <w:r>
        <w:rPr>
          <w:noProof/>
          <w:webHidden/>
        </w:rPr>
        <w:fldChar w:fldCharType="separate"/>
      </w:r>
      <w:ins w:id="23" w:author="Amy Byers" w:date="2014-09-10T18:10:00Z">
        <w:r>
          <w:rPr>
            <w:noProof/>
            <w:webHidden/>
          </w:rPr>
          <w:t>3</w:t>
        </w:r>
      </w:ins>
      <w:ins w:id="24" w:author="Amy Byers" w:date="2014-09-10T18:09:00Z">
        <w:r>
          <w:rPr>
            <w:noProof/>
            <w:webHidden/>
          </w:rPr>
          <w:fldChar w:fldCharType="end"/>
        </w:r>
        <w:r w:rsidRPr="00AC212F">
          <w:rPr>
            <w:rStyle w:val="Hyperlink"/>
            <w:noProof/>
          </w:rPr>
          <w:fldChar w:fldCharType="end"/>
        </w:r>
      </w:ins>
    </w:p>
    <w:p w:rsidR="0017337A" w:rsidRDefault="0017337A">
      <w:pPr>
        <w:pStyle w:val="TOC2"/>
        <w:rPr>
          <w:ins w:id="25" w:author="Amy Byers" w:date="2014-09-10T18:09:00Z"/>
          <w:rFonts w:asciiTheme="minorHAnsi" w:eastAsiaTheme="minorEastAsia" w:hAnsiTheme="minorHAnsi" w:cstheme="minorBidi"/>
          <w:noProof/>
          <w:sz w:val="22"/>
          <w:szCs w:val="22"/>
        </w:rPr>
      </w:pPr>
      <w:ins w:id="26"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"_Toc398135905"</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2.1</w:t>
        </w:r>
        <w:r>
          <w:rPr>
            <w:rFonts w:asciiTheme="minorHAnsi" w:eastAsiaTheme="minorEastAsia" w:hAnsiTheme="minorHAnsi" w:cstheme="minorBidi"/>
            <w:noProof/>
            <w:sz w:val="22"/>
            <w:szCs w:val="22"/>
          </w:rPr>
          <w:tab/>
        </w:r>
        <w:r w:rsidRPr="00AC212F">
          <w:rPr>
            <w:rStyle w:val="Hyperlink"/>
            <w:noProof/>
          </w:rPr>
          <w:t>Feature Flow</w:t>
        </w:r>
        <w:r>
          <w:rPr>
            <w:noProof/>
            <w:webHidden/>
          </w:rPr>
          <w:tab/>
        </w:r>
        <w:r>
          <w:rPr>
            <w:noProof/>
            <w:webHidden/>
          </w:rPr>
          <w:fldChar w:fldCharType="begin"/>
        </w:r>
        <w:r>
          <w:rPr>
            <w:noProof/>
            <w:webHidden/>
          </w:rPr>
          <w:instrText xml:space="preserve"> PAGEREF _Toc398135905 \h </w:instrText>
        </w:r>
        <w:r>
          <w:rPr>
            <w:noProof/>
            <w:webHidden/>
          </w:rPr>
        </w:r>
      </w:ins>
      <w:r>
        <w:rPr>
          <w:noProof/>
          <w:webHidden/>
        </w:rPr>
        <w:fldChar w:fldCharType="separate"/>
      </w:r>
      <w:ins w:id="27" w:author="Amy Byers" w:date="2014-09-10T18:10:00Z">
        <w:r>
          <w:rPr>
            <w:noProof/>
            <w:webHidden/>
          </w:rPr>
          <w:t>3</w:t>
        </w:r>
      </w:ins>
      <w:ins w:id="28" w:author="Amy Byers" w:date="2014-09-10T18:09:00Z">
        <w:r>
          <w:rPr>
            <w:noProof/>
            <w:webHidden/>
          </w:rPr>
          <w:fldChar w:fldCharType="end"/>
        </w:r>
        <w:r w:rsidRPr="00AC212F">
          <w:rPr>
            <w:rStyle w:val="Hyperlink"/>
            <w:noProof/>
          </w:rPr>
          <w:fldChar w:fldCharType="end"/>
        </w:r>
      </w:ins>
    </w:p>
    <w:p w:rsidR="0017337A" w:rsidRDefault="0017337A">
      <w:pPr>
        <w:pStyle w:val="TOC2"/>
        <w:rPr>
          <w:ins w:id="29" w:author="Amy Byers" w:date="2014-09-10T18:09:00Z"/>
          <w:rFonts w:asciiTheme="minorHAnsi" w:eastAsiaTheme="minorEastAsia" w:hAnsiTheme="minorHAnsi" w:cstheme="minorBidi"/>
          <w:noProof/>
          <w:sz w:val="22"/>
          <w:szCs w:val="22"/>
        </w:rPr>
      </w:pPr>
      <w:ins w:id="30"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"_Toc398135906"</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2.2</w:t>
        </w:r>
        <w:r>
          <w:rPr>
            <w:rFonts w:asciiTheme="minorHAnsi" w:eastAsiaTheme="minorEastAsia" w:hAnsiTheme="minorHAnsi" w:cstheme="minorBidi"/>
            <w:noProof/>
            <w:sz w:val="22"/>
            <w:szCs w:val="22"/>
          </w:rPr>
          <w:tab/>
        </w:r>
        <w:r w:rsidRPr="00AC212F">
          <w:rPr>
            <w:rStyle w:val="Hyperlink"/>
            <w:noProof/>
          </w:rPr>
          <w:t>Precondition</w:t>
        </w:r>
        <w:r>
          <w:rPr>
            <w:noProof/>
            <w:webHidden/>
          </w:rPr>
          <w:tab/>
        </w:r>
        <w:r>
          <w:rPr>
            <w:noProof/>
            <w:webHidden/>
          </w:rPr>
          <w:fldChar w:fldCharType="begin"/>
        </w:r>
        <w:r>
          <w:rPr>
            <w:noProof/>
            <w:webHidden/>
          </w:rPr>
          <w:instrText xml:space="preserve"> PAGEREF _Toc398135906 \h </w:instrText>
        </w:r>
        <w:r>
          <w:rPr>
            <w:noProof/>
            <w:webHidden/>
          </w:rPr>
        </w:r>
      </w:ins>
      <w:r>
        <w:rPr>
          <w:noProof/>
          <w:webHidden/>
        </w:rPr>
        <w:fldChar w:fldCharType="separate"/>
      </w:r>
      <w:ins w:id="31" w:author="Amy Byers" w:date="2014-09-10T18:10:00Z">
        <w:r>
          <w:rPr>
            <w:noProof/>
            <w:webHidden/>
          </w:rPr>
          <w:t>3</w:t>
        </w:r>
      </w:ins>
      <w:ins w:id="32" w:author="Amy Byers" w:date="2014-09-10T18:09:00Z">
        <w:r>
          <w:rPr>
            <w:noProof/>
            <w:webHidden/>
          </w:rPr>
          <w:fldChar w:fldCharType="end"/>
        </w:r>
        <w:r w:rsidRPr="00AC212F">
          <w:rPr>
            <w:rStyle w:val="Hyperlink"/>
            <w:noProof/>
          </w:rPr>
          <w:fldChar w:fldCharType="end"/>
        </w:r>
      </w:ins>
    </w:p>
    <w:p w:rsidR="0017337A" w:rsidRDefault="0017337A">
      <w:pPr>
        <w:pStyle w:val="TOC2"/>
        <w:rPr>
          <w:ins w:id="33" w:author="Amy Byers" w:date="2014-09-10T18:09:00Z"/>
          <w:rFonts w:asciiTheme="minorHAnsi" w:eastAsiaTheme="minorEastAsia" w:hAnsiTheme="minorHAnsi" w:cstheme="minorBidi"/>
          <w:noProof/>
          <w:sz w:val="22"/>
          <w:szCs w:val="22"/>
        </w:rPr>
      </w:pPr>
      <w:ins w:id="34"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"_Toc398135907"</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2.3</w:t>
        </w:r>
        <w:r>
          <w:rPr>
            <w:rFonts w:asciiTheme="minorHAnsi" w:eastAsiaTheme="minorEastAsia" w:hAnsiTheme="minorHAnsi" w:cstheme="minorBidi"/>
            <w:noProof/>
            <w:sz w:val="22"/>
            <w:szCs w:val="22"/>
          </w:rPr>
          <w:tab/>
        </w:r>
        <w:r w:rsidRPr="00AC212F">
          <w:rPr>
            <w:rStyle w:val="Hyperlink"/>
            <w:noProof/>
          </w:rPr>
          <w:t>Main Flow</w:t>
        </w:r>
        <w:r>
          <w:rPr>
            <w:noProof/>
            <w:webHidden/>
          </w:rPr>
          <w:tab/>
        </w:r>
        <w:r>
          <w:rPr>
            <w:noProof/>
            <w:webHidden/>
          </w:rPr>
          <w:fldChar w:fldCharType="begin"/>
        </w:r>
        <w:r>
          <w:rPr>
            <w:noProof/>
            <w:webHidden/>
          </w:rPr>
          <w:instrText xml:space="preserve"> PAGEREF _Toc398135907 \h </w:instrText>
        </w:r>
        <w:r>
          <w:rPr>
            <w:noProof/>
            <w:webHidden/>
          </w:rPr>
        </w:r>
      </w:ins>
      <w:r>
        <w:rPr>
          <w:noProof/>
          <w:webHidden/>
        </w:rPr>
        <w:fldChar w:fldCharType="separate"/>
      </w:r>
      <w:ins w:id="35" w:author="Amy Byers" w:date="2014-09-10T18:10:00Z">
        <w:r>
          <w:rPr>
            <w:noProof/>
            <w:webHidden/>
          </w:rPr>
          <w:t>4</w:t>
        </w:r>
      </w:ins>
      <w:ins w:id="36" w:author="Amy Byers" w:date="2014-09-10T18:09:00Z">
        <w:r>
          <w:rPr>
            <w:noProof/>
            <w:webHidden/>
          </w:rPr>
          <w:fldChar w:fldCharType="end"/>
        </w:r>
        <w:r w:rsidRPr="00AC212F">
          <w:rPr>
            <w:rStyle w:val="Hyperlink"/>
            <w:noProof/>
          </w:rPr>
          <w:fldChar w:fldCharType="end"/>
        </w:r>
      </w:ins>
    </w:p>
    <w:p w:rsidR="0017337A" w:rsidRDefault="0017337A">
      <w:pPr>
        <w:pStyle w:val="TOC2"/>
        <w:rPr>
          <w:ins w:id="37" w:author="Amy Byers" w:date="2014-09-10T18:09:00Z"/>
          <w:rFonts w:asciiTheme="minorHAnsi" w:eastAsiaTheme="minorEastAsia" w:hAnsiTheme="minorHAnsi" w:cstheme="minorBidi"/>
          <w:noProof/>
          <w:sz w:val="22"/>
          <w:szCs w:val="22"/>
        </w:rPr>
      </w:pPr>
      <w:ins w:id="38"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"_Toc398135908"</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2.4</w:t>
        </w:r>
        <w:r>
          <w:rPr>
            <w:rFonts w:asciiTheme="minorHAnsi" w:eastAsiaTheme="minorEastAsia" w:hAnsiTheme="minorHAnsi" w:cstheme="minorBidi"/>
            <w:noProof/>
            <w:sz w:val="22"/>
            <w:szCs w:val="22"/>
          </w:rPr>
          <w:tab/>
        </w:r>
        <w:r w:rsidRPr="00AC212F">
          <w:rPr>
            <w:rStyle w:val="Hyperlink"/>
            <w:noProof/>
          </w:rPr>
          <w:t>Alternate Flows</w:t>
        </w:r>
        <w:r>
          <w:rPr>
            <w:noProof/>
            <w:webHidden/>
          </w:rPr>
          <w:tab/>
        </w:r>
        <w:r>
          <w:rPr>
            <w:noProof/>
            <w:webHidden/>
          </w:rPr>
          <w:fldChar w:fldCharType="begin"/>
        </w:r>
        <w:r>
          <w:rPr>
            <w:noProof/>
            <w:webHidden/>
          </w:rPr>
          <w:instrText xml:space="preserve"> PAGEREF _Toc398135908 \h </w:instrText>
        </w:r>
        <w:r>
          <w:rPr>
            <w:noProof/>
            <w:webHidden/>
          </w:rPr>
        </w:r>
      </w:ins>
      <w:r>
        <w:rPr>
          <w:noProof/>
          <w:webHidden/>
        </w:rPr>
        <w:fldChar w:fldCharType="separate"/>
      </w:r>
      <w:ins w:id="39" w:author="Amy Byers" w:date="2014-09-10T18:10:00Z">
        <w:r>
          <w:rPr>
            <w:noProof/>
            <w:webHidden/>
          </w:rPr>
          <w:t>4</w:t>
        </w:r>
      </w:ins>
      <w:ins w:id="40" w:author="Amy Byers" w:date="2014-09-10T18:09:00Z">
        <w:r>
          <w:rPr>
            <w:noProof/>
            <w:webHidden/>
          </w:rPr>
          <w:fldChar w:fldCharType="end"/>
        </w:r>
        <w:r w:rsidRPr="00AC212F">
          <w:rPr>
            <w:rStyle w:val="Hyperlink"/>
            <w:noProof/>
          </w:rPr>
          <w:fldChar w:fldCharType="end"/>
        </w:r>
      </w:ins>
    </w:p>
    <w:p w:rsidR="0017337A" w:rsidRDefault="0017337A">
      <w:pPr>
        <w:pStyle w:val="TOC2"/>
        <w:rPr>
          <w:ins w:id="41" w:author="Amy Byers" w:date="2014-09-10T18:09:00Z"/>
          <w:rFonts w:asciiTheme="minorHAnsi" w:eastAsiaTheme="minorEastAsia" w:hAnsiTheme="minorHAnsi" w:cstheme="minorBidi"/>
          <w:noProof/>
          <w:sz w:val="22"/>
          <w:szCs w:val="22"/>
        </w:rPr>
      </w:pPr>
      <w:ins w:id="42"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"_Toc398135909"</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2.5</w:t>
        </w:r>
        <w:r>
          <w:rPr>
            <w:rFonts w:asciiTheme="minorHAnsi" w:eastAsiaTheme="minorEastAsia" w:hAnsiTheme="minorHAnsi" w:cstheme="minorBidi"/>
            <w:noProof/>
            <w:sz w:val="22"/>
            <w:szCs w:val="22"/>
          </w:rPr>
          <w:tab/>
        </w:r>
        <w:r w:rsidRPr="00AC212F">
          <w:rPr>
            <w:rStyle w:val="Hyperlink"/>
            <w:noProof/>
          </w:rPr>
          <w:t>Post Condition</w:t>
        </w:r>
        <w:r>
          <w:rPr>
            <w:noProof/>
            <w:webHidden/>
          </w:rPr>
          <w:tab/>
        </w:r>
        <w:r>
          <w:rPr>
            <w:noProof/>
            <w:webHidden/>
          </w:rPr>
          <w:fldChar w:fldCharType="begin"/>
        </w:r>
        <w:r>
          <w:rPr>
            <w:noProof/>
            <w:webHidden/>
          </w:rPr>
          <w:instrText xml:space="preserve"> PAGEREF _Toc398135909 \h </w:instrText>
        </w:r>
        <w:r>
          <w:rPr>
            <w:noProof/>
            <w:webHidden/>
          </w:rPr>
        </w:r>
      </w:ins>
      <w:r>
        <w:rPr>
          <w:noProof/>
          <w:webHidden/>
        </w:rPr>
        <w:fldChar w:fldCharType="separate"/>
      </w:r>
      <w:ins w:id="43" w:author="Amy Byers" w:date="2014-09-10T18:10:00Z">
        <w:r>
          <w:rPr>
            <w:noProof/>
            <w:webHidden/>
          </w:rPr>
          <w:t>4</w:t>
        </w:r>
      </w:ins>
      <w:ins w:id="44" w:author="Amy Byers" w:date="2014-09-10T18:09:00Z">
        <w:r>
          <w:rPr>
            <w:noProof/>
            <w:webHidden/>
          </w:rPr>
          <w:fldChar w:fldCharType="end"/>
        </w:r>
        <w:r w:rsidRPr="00AC212F">
          <w:rPr>
            <w:rStyle w:val="Hyperlink"/>
            <w:noProof/>
          </w:rPr>
          <w:fldChar w:fldCharType="end"/>
        </w:r>
      </w:ins>
    </w:p>
    <w:p w:rsidR="0017337A" w:rsidRDefault="0017337A">
      <w:pPr>
        <w:pStyle w:val="TOC2"/>
        <w:rPr>
          <w:ins w:id="45" w:author="Amy Byers" w:date="2014-09-10T18:09:00Z"/>
          <w:rFonts w:asciiTheme="minorHAnsi" w:eastAsiaTheme="minorEastAsia" w:hAnsiTheme="minorHAnsi" w:cstheme="minorBidi"/>
          <w:noProof/>
          <w:sz w:val="22"/>
          <w:szCs w:val="22"/>
        </w:rPr>
      </w:pPr>
      <w:ins w:id="46"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"_Toc398135910"</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2.6</w:t>
        </w:r>
        <w:r>
          <w:rPr>
            <w:rFonts w:asciiTheme="minorHAnsi" w:eastAsiaTheme="minorEastAsia" w:hAnsiTheme="minorHAnsi" w:cstheme="minorBidi"/>
            <w:noProof/>
            <w:sz w:val="22"/>
            <w:szCs w:val="22"/>
          </w:rPr>
          <w:tab/>
        </w:r>
        <w:r w:rsidRPr="00AC212F">
          <w:rPr>
            <w:rStyle w:val="Hyperlink"/>
            <w:noProof/>
          </w:rPr>
          <w:t>Special Requirements</w:t>
        </w:r>
        <w:r>
          <w:rPr>
            <w:noProof/>
            <w:webHidden/>
          </w:rPr>
          <w:tab/>
        </w:r>
        <w:r>
          <w:rPr>
            <w:noProof/>
            <w:webHidden/>
          </w:rPr>
          <w:fldChar w:fldCharType="begin"/>
        </w:r>
        <w:r>
          <w:rPr>
            <w:noProof/>
            <w:webHidden/>
          </w:rPr>
          <w:instrText xml:space="preserve"> PAGEREF _Toc398135910 \h </w:instrText>
        </w:r>
        <w:r>
          <w:rPr>
            <w:noProof/>
            <w:webHidden/>
          </w:rPr>
        </w:r>
      </w:ins>
      <w:r>
        <w:rPr>
          <w:noProof/>
          <w:webHidden/>
        </w:rPr>
        <w:fldChar w:fldCharType="separate"/>
      </w:r>
      <w:ins w:id="47" w:author="Amy Byers" w:date="2014-09-10T18:10:00Z">
        <w:r>
          <w:rPr>
            <w:noProof/>
            <w:webHidden/>
          </w:rPr>
          <w:t>4</w:t>
        </w:r>
      </w:ins>
      <w:ins w:id="48" w:author="Amy Byers" w:date="2014-09-10T18:09:00Z">
        <w:r>
          <w:rPr>
            <w:noProof/>
            <w:webHidden/>
          </w:rPr>
          <w:fldChar w:fldCharType="end"/>
        </w:r>
        <w:r w:rsidRPr="00AC212F">
          <w:rPr>
            <w:rStyle w:val="Hyperlink"/>
            <w:noProof/>
          </w:rPr>
          <w:fldChar w:fldCharType="end"/>
        </w:r>
      </w:ins>
    </w:p>
    <w:p w:rsidR="0017337A" w:rsidRDefault="0017337A">
      <w:pPr>
        <w:pStyle w:val="TOC1"/>
        <w:rPr>
          <w:ins w:id="49" w:author="Amy Byers" w:date="2014-09-10T18:09:00Z"/>
          <w:rFonts w:asciiTheme="minorHAnsi" w:eastAsiaTheme="minorEastAsia" w:hAnsiTheme="minorHAnsi" w:cstheme="minorBidi"/>
          <w:noProof/>
          <w:sz w:val="22"/>
          <w:szCs w:val="22"/>
        </w:rPr>
      </w:pPr>
      <w:ins w:id="50"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"_Toc398135911"</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i/>
            <w:noProof/>
          </w:rPr>
          <w:t>3.</w:t>
        </w:r>
        <w:r>
          <w:rPr>
            <w:rFonts w:asciiTheme="minorHAnsi" w:eastAsiaTheme="minorEastAsia" w:hAnsiTheme="minorHAnsi" w:cstheme="minorBidi"/>
            <w:noProof/>
            <w:sz w:val="22"/>
            <w:szCs w:val="22"/>
          </w:rPr>
          <w:tab/>
        </w:r>
        <w:r w:rsidRPr="00AC212F">
          <w:rPr>
            <w:rStyle w:val="Hyperlink"/>
            <w:i/>
            <w:noProof/>
          </w:rPr>
          <w:t>USE CASE: Search by Tender</w:t>
        </w:r>
        <w:r>
          <w:rPr>
            <w:noProof/>
            <w:webHidden/>
          </w:rPr>
          <w:tab/>
        </w:r>
        <w:r>
          <w:rPr>
            <w:noProof/>
            <w:webHidden/>
          </w:rPr>
          <w:fldChar w:fldCharType="begin"/>
        </w:r>
        <w:r>
          <w:rPr>
            <w:noProof/>
            <w:webHidden/>
          </w:rPr>
          <w:instrText xml:space="preserve"> PAGEREF _Toc398135911 \h </w:instrText>
        </w:r>
        <w:r>
          <w:rPr>
            <w:noProof/>
            <w:webHidden/>
          </w:rPr>
        </w:r>
      </w:ins>
      <w:r>
        <w:rPr>
          <w:noProof/>
          <w:webHidden/>
        </w:rPr>
        <w:fldChar w:fldCharType="separate"/>
      </w:r>
      <w:ins w:id="51" w:author="Amy Byers" w:date="2014-09-10T18:10:00Z">
        <w:r>
          <w:rPr>
            <w:noProof/>
            <w:webHidden/>
          </w:rPr>
          <w:t>5</w:t>
        </w:r>
      </w:ins>
      <w:ins w:id="52" w:author="Amy Byers" w:date="2014-09-10T18:09:00Z">
        <w:r>
          <w:rPr>
            <w:noProof/>
            <w:webHidden/>
          </w:rPr>
          <w:fldChar w:fldCharType="end"/>
        </w:r>
        <w:r w:rsidRPr="00AC212F">
          <w:rPr>
            <w:rStyle w:val="Hyperlink"/>
            <w:noProof/>
          </w:rPr>
          <w:fldChar w:fldCharType="end"/>
        </w:r>
      </w:ins>
    </w:p>
    <w:p w:rsidR="0017337A" w:rsidRDefault="0017337A">
      <w:pPr>
        <w:pStyle w:val="TOC2"/>
        <w:rPr>
          <w:ins w:id="53" w:author="Amy Byers" w:date="2014-09-10T18:09:00Z"/>
          <w:rFonts w:asciiTheme="minorHAnsi" w:eastAsiaTheme="minorEastAsia" w:hAnsiTheme="minorHAnsi" w:cstheme="minorBidi"/>
          <w:noProof/>
          <w:sz w:val="22"/>
          <w:szCs w:val="22"/>
        </w:rPr>
      </w:pPr>
      <w:ins w:id="54"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"_Toc398135912"</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3.1</w:t>
        </w:r>
        <w:r>
          <w:rPr>
            <w:rFonts w:asciiTheme="minorHAnsi" w:eastAsiaTheme="minorEastAsia" w:hAnsiTheme="minorHAnsi" w:cstheme="minorBidi"/>
            <w:noProof/>
            <w:sz w:val="22"/>
            <w:szCs w:val="22"/>
          </w:rPr>
          <w:tab/>
        </w:r>
        <w:r w:rsidRPr="00AC212F">
          <w:rPr>
            <w:rStyle w:val="Hyperlink"/>
            <w:noProof/>
          </w:rPr>
          <w:t>Feature Flow</w:t>
        </w:r>
        <w:r>
          <w:rPr>
            <w:noProof/>
            <w:webHidden/>
          </w:rPr>
          <w:tab/>
        </w:r>
        <w:r>
          <w:rPr>
            <w:noProof/>
            <w:webHidden/>
          </w:rPr>
          <w:fldChar w:fldCharType="begin"/>
        </w:r>
        <w:r>
          <w:rPr>
            <w:noProof/>
            <w:webHidden/>
          </w:rPr>
          <w:instrText xml:space="preserve"> PAGEREF _Toc398135912 \h </w:instrText>
        </w:r>
        <w:r>
          <w:rPr>
            <w:noProof/>
            <w:webHidden/>
          </w:rPr>
        </w:r>
      </w:ins>
      <w:r>
        <w:rPr>
          <w:noProof/>
          <w:webHidden/>
        </w:rPr>
        <w:fldChar w:fldCharType="separate"/>
      </w:r>
      <w:ins w:id="55" w:author="Amy Byers" w:date="2014-09-10T18:10:00Z">
        <w:r>
          <w:rPr>
            <w:noProof/>
            <w:webHidden/>
          </w:rPr>
          <w:t>5</w:t>
        </w:r>
      </w:ins>
      <w:ins w:id="56" w:author="Amy Byers" w:date="2014-09-10T18:09:00Z">
        <w:r>
          <w:rPr>
            <w:noProof/>
            <w:webHidden/>
          </w:rPr>
          <w:fldChar w:fldCharType="end"/>
        </w:r>
        <w:r w:rsidRPr="00AC212F">
          <w:rPr>
            <w:rStyle w:val="Hyperlink"/>
            <w:noProof/>
          </w:rPr>
          <w:fldChar w:fldCharType="end"/>
        </w:r>
      </w:ins>
    </w:p>
    <w:p w:rsidR="0017337A" w:rsidRDefault="0017337A">
      <w:pPr>
        <w:pStyle w:val="TOC2"/>
        <w:rPr>
          <w:ins w:id="57" w:author="Amy Byers" w:date="2014-09-10T18:09:00Z"/>
          <w:rFonts w:asciiTheme="minorHAnsi" w:eastAsiaTheme="minorEastAsia" w:hAnsiTheme="minorHAnsi" w:cstheme="minorBidi"/>
          <w:noProof/>
          <w:sz w:val="22"/>
          <w:szCs w:val="22"/>
        </w:rPr>
      </w:pPr>
      <w:ins w:id="58"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"_Toc398135913"</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3.2</w:t>
        </w:r>
        <w:r>
          <w:rPr>
            <w:rFonts w:asciiTheme="minorHAnsi" w:eastAsiaTheme="minorEastAsia" w:hAnsiTheme="minorHAnsi" w:cstheme="minorBidi"/>
            <w:noProof/>
            <w:sz w:val="22"/>
            <w:szCs w:val="22"/>
          </w:rPr>
          <w:tab/>
        </w:r>
        <w:r w:rsidRPr="00AC212F">
          <w:rPr>
            <w:rStyle w:val="Hyperlink"/>
            <w:noProof/>
          </w:rPr>
          <w:t>Precondition</w:t>
        </w:r>
        <w:r>
          <w:rPr>
            <w:noProof/>
            <w:webHidden/>
          </w:rPr>
          <w:tab/>
        </w:r>
        <w:r>
          <w:rPr>
            <w:noProof/>
            <w:webHidden/>
          </w:rPr>
          <w:fldChar w:fldCharType="begin"/>
        </w:r>
        <w:r>
          <w:rPr>
            <w:noProof/>
            <w:webHidden/>
          </w:rPr>
          <w:instrText xml:space="preserve"> PAGEREF _Toc398135913 \h </w:instrText>
        </w:r>
        <w:r>
          <w:rPr>
            <w:noProof/>
            <w:webHidden/>
          </w:rPr>
        </w:r>
      </w:ins>
      <w:r>
        <w:rPr>
          <w:noProof/>
          <w:webHidden/>
        </w:rPr>
        <w:fldChar w:fldCharType="separate"/>
      </w:r>
      <w:ins w:id="59" w:author="Amy Byers" w:date="2014-09-10T18:10:00Z">
        <w:r>
          <w:rPr>
            <w:noProof/>
            <w:webHidden/>
          </w:rPr>
          <w:t>5</w:t>
        </w:r>
      </w:ins>
      <w:ins w:id="60" w:author="Amy Byers" w:date="2014-09-10T18:09:00Z">
        <w:r>
          <w:rPr>
            <w:noProof/>
            <w:webHidden/>
          </w:rPr>
          <w:fldChar w:fldCharType="end"/>
        </w:r>
        <w:r w:rsidRPr="00AC212F">
          <w:rPr>
            <w:rStyle w:val="Hyperlink"/>
            <w:noProof/>
          </w:rPr>
          <w:fldChar w:fldCharType="end"/>
        </w:r>
      </w:ins>
    </w:p>
    <w:p w:rsidR="0017337A" w:rsidRDefault="0017337A">
      <w:pPr>
        <w:pStyle w:val="TOC2"/>
        <w:rPr>
          <w:ins w:id="61" w:author="Amy Byers" w:date="2014-09-10T18:09:00Z"/>
          <w:rFonts w:asciiTheme="minorHAnsi" w:eastAsiaTheme="minorEastAsia" w:hAnsiTheme="minorHAnsi" w:cstheme="minorBidi"/>
          <w:noProof/>
          <w:sz w:val="22"/>
          <w:szCs w:val="22"/>
        </w:rPr>
      </w:pPr>
      <w:ins w:id="62"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"_Toc398135914"</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3.3</w:t>
        </w:r>
        <w:r>
          <w:rPr>
            <w:rFonts w:asciiTheme="minorHAnsi" w:eastAsiaTheme="minorEastAsia" w:hAnsiTheme="minorHAnsi" w:cstheme="minorBidi"/>
            <w:noProof/>
            <w:sz w:val="22"/>
            <w:szCs w:val="22"/>
          </w:rPr>
          <w:tab/>
        </w:r>
        <w:r w:rsidRPr="00AC212F">
          <w:rPr>
            <w:rStyle w:val="Hyperlink"/>
            <w:noProof/>
          </w:rPr>
          <w:t>Main Flow</w:t>
        </w:r>
        <w:r>
          <w:rPr>
            <w:noProof/>
            <w:webHidden/>
          </w:rPr>
          <w:tab/>
        </w:r>
        <w:r>
          <w:rPr>
            <w:noProof/>
            <w:webHidden/>
          </w:rPr>
          <w:fldChar w:fldCharType="begin"/>
        </w:r>
        <w:r>
          <w:rPr>
            <w:noProof/>
            <w:webHidden/>
          </w:rPr>
          <w:instrText xml:space="preserve"> PAGEREF _Toc398135914 \h </w:instrText>
        </w:r>
        <w:r>
          <w:rPr>
            <w:noProof/>
            <w:webHidden/>
          </w:rPr>
        </w:r>
      </w:ins>
      <w:r>
        <w:rPr>
          <w:noProof/>
          <w:webHidden/>
        </w:rPr>
        <w:fldChar w:fldCharType="separate"/>
      </w:r>
      <w:ins w:id="63" w:author="Amy Byers" w:date="2014-09-10T18:10:00Z">
        <w:r>
          <w:rPr>
            <w:noProof/>
            <w:webHidden/>
          </w:rPr>
          <w:t>5</w:t>
        </w:r>
      </w:ins>
      <w:ins w:id="64" w:author="Amy Byers" w:date="2014-09-10T18:09:00Z">
        <w:r>
          <w:rPr>
            <w:noProof/>
            <w:webHidden/>
          </w:rPr>
          <w:fldChar w:fldCharType="end"/>
        </w:r>
        <w:r w:rsidRPr="00AC212F">
          <w:rPr>
            <w:rStyle w:val="Hyperlink"/>
            <w:noProof/>
          </w:rPr>
          <w:fldChar w:fldCharType="end"/>
        </w:r>
      </w:ins>
    </w:p>
    <w:p w:rsidR="0017337A" w:rsidRDefault="0017337A">
      <w:pPr>
        <w:pStyle w:val="TOC2"/>
        <w:rPr>
          <w:ins w:id="65" w:author="Amy Byers" w:date="2014-09-10T18:09:00Z"/>
          <w:rFonts w:asciiTheme="minorHAnsi" w:eastAsiaTheme="minorEastAsia" w:hAnsiTheme="minorHAnsi" w:cstheme="minorBidi"/>
          <w:noProof/>
          <w:sz w:val="22"/>
          <w:szCs w:val="22"/>
        </w:rPr>
      </w:pPr>
      <w:ins w:id="66"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"_Toc398135915"</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3.4</w:t>
        </w:r>
        <w:r>
          <w:rPr>
            <w:rFonts w:asciiTheme="minorHAnsi" w:eastAsiaTheme="minorEastAsia" w:hAnsiTheme="minorHAnsi" w:cstheme="minorBidi"/>
            <w:noProof/>
            <w:sz w:val="22"/>
            <w:szCs w:val="22"/>
          </w:rPr>
          <w:tab/>
        </w:r>
        <w:r w:rsidRPr="00AC212F">
          <w:rPr>
            <w:rStyle w:val="Hyperlink"/>
            <w:noProof/>
          </w:rPr>
          <w:t>Alternate Flows</w:t>
        </w:r>
        <w:r>
          <w:rPr>
            <w:noProof/>
            <w:webHidden/>
          </w:rPr>
          <w:tab/>
        </w:r>
        <w:r>
          <w:rPr>
            <w:noProof/>
            <w:webHidden/>
          </w:rPr>
          <w:fldChar w:fldCharType="begin"/>
        </w:r>
        <w:r>
          <w:rPr>
            <w:noProof/>
            <w:webHidden/>
          </w:rPr>
          <w:instrText xml:space="preserve"> PAGEREF _Toc398135915 \h </w:instrText>
        </w:r>
        <w:r>
          <w:rPr>
            <w:noProof/>
            <w:webHidden/>
          </w:rPr>
        </w:r>
      </w:ins>
      <w:r>
        <w:rPr>
          <w:noProof/>
          <w:webHidden/>
        </w:rPr>
        <w:fldChar w:fldCharType="separate"/>
      </w:r>
      <w:ins w:id="67" w:author="Amy Byers" w:date="2014-09-10T18:10:00Z">
        <w:r>
          <w:rPr>
            <w:noProof/>
            <w:webHidden/>
          </w:rPr>
          <w:t>6</w:t>
        </w:r>
      </w:ins>
      <w:ins w:id="68" w:author="Amy Byers" w:date="2014-09-10T18:09:00Z">
        <w:r>
          <w:rPr>
            <w:noProof/>
            <w:webHidden/>
          </w:rPr>
          <w:fldChar w:fldCharType="end"/>
        </w:r>
        <w:r w:rsidRPr="00AC212F">
          <w:rPr>
            <w:rStyle w:val="Hyperlink"/>
            <w:noProof/>
          </w:rPr>
          <w:fldChar w:fldCharType="end"/>
        </w:r>
      </w:ins>
    </w:p>
    <w:p w:rsidR="0017337A" w:rsidRDefault="0017337A">
      <w:pPr>
        <w:pStyle w:val="TOC2"/>
        <w:rPr>
          <w:ins w:id="69" w:author="Amy Byers" w:date="2014-09-10T18:09:00Z"/>
          <w:rFonts w:asciiTheme="minorHAnsi" w:eastAsiaTheme="minorEastAsia" w:hAnsiTheme="minorHAnsi" w:cstheme="minorBidi"/>
          <w:noProof/>
          <w:sz w:val="22"/>
          <w:szCs w:val="22"/>
        </w:rPr>
      </w:pPr>
      <w:ins w:id="70"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"_Toc398135916"</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3.5</w:t>
        </w:r>
        <w:r>
          <w:rPr>
            <w:rFonts w:asciiTheme="minorHAnsi" w:eastAsiaTheme="minorEastAsia" w:hAnsiTheme="minorHAnsi" w:cstheme="minorBidi"/>
            <w:noProof/>
            <w:sz w:val="22"/>
            <w:szCs w:val="22"/>
          </w:rPr>
          <w:tab/>
        </w:r>
        <w:r w:rsidRPr="00AC212F">
          <w:rPr>
            <w:rStyle w:val="Hyperlink"/>
            <w:noProof/>
          </w:rPr>
          <w:t>Post Condition</w:t>
        </w:r>
        <w:r>
          <w:rPr>
            <w:noProof/>
            <w:webHidden/>
          </w:rPr>
          <w:tab/>
        </w:r>
        <w:r>
          <w:rPr>
            <w:noProof/>
            <w:webHidden/>
          </w:rPr>
          <w:fldChar w:fldCharType="begin"/>
        </w:r>
        <w:r>
          <w:rPr>
            <w:noProof/>
            <w:webHidden/>
          </w:rPr>
          <w:instrText xml:space="preserve"> PAGEREF _Toc398135916 \h </w:instrText>
        </w:r>
        <w:r>
          <w:rPr>
            <w:noProof/>
            <w:webHidden/>
          </w:rPr>
        </w:r>
      </w:ins>
      <w:r>
        <w:rPr>
          <w:noProof/>
          <w:webHidden/>
        </w:rPr>
        <w:fldChar w:fldCharType="separate"/>
      </w:r>
      <w:ins w:id="71" w:author="Amy Byers" w:date="2014-09-10T18:10:00Z">
        <w:r>
          <w:rPr>
            <w:noProof/>
            <w:webHidden/>
          </w:rPr>
          <w:t>6</w:t>
        </w:r>
      </w:ins>
      <w:ins w:id="72" w:author="Amy Byers" w:date="2014-09-10T18:09:00Z">
        <w:r>
          <w:rPr>
            <w:noProof/>
            <w:webHidden/>
          </w:rPr>
          <w:fldChar w:fldCharType="end"/>
        </w:r>
        <w:r w:rsidRPr="00AC212F">
          <w:rPr>
            <w:rStyle w:val="Hyperlink"/>
            <w:noProof/>
          </w:rPr>
          <w:fldChar w:fldCharType="end"/>
        </w:r>
      </w:ins>
    </w:p>
    <w:p w:rsidR="0017337A" w:rsidRDefault="0017337A">
      <w:pPr>
        <w:pStyle w:val="TOC2"/>
        <w:rPr>
          <w:ins w:id="73" w:author="Amy Byers" w:date="2014-09-10T18:09:00Z"/>
          <w:rFonts w:asciiTheme="minorHAnsi" w:eastAsiaTheme="minorEastAsia" w:hAnsiTheme="minorHAnsi" w:cstheme="minorBidi"/>
          <w:noProof/>
          <w:sz w:val="22"/>
          <w:szCs w:val="22"/>
        </w:rPr>
      </w:pPr>
      <w:ins w:id="74"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"_Toc398135917"</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3.6</w:t>
        </w:r>
        <w:r>
          <w:rPr>
            <w:rFonts w:asciiTheme="minorHAnsi" w:eastAsiaTheme="minorEastAsia" w:hAnsiTheme="minorHAnsi" w:cstheme="minorBidi"/>
            <w:noProof/>
            <w:sz w:val="22"/>
            <w:szCs w:val="22"/>
          </w:rPr>
          <w:tab/>
        </w:r>
        <w:r w:rsidRPr="00AC212F">
          <w:rPr>
            <w:rStyle w:val="Hyperlink"/>
            <w:noProof/>
          </w:rPr>
          <w:t>Special Requirements</w:t>
        </w:r>
        <w:r>
          <w:rPr>
            <w:noProof/>
            <w:webHidden/>
          </w:rPr>
          <w:tab/>
        </w:r>
        <w:r>
          <w:rPr>
            <w:noProof/>
            <w:webHidden/>
          </w:rPr>
          <w:fldChar w:fldCharType="begin"/>
        </w:r>
        <w:r>
          <w:rPr>
            <w:noProof/>
            <w:webHidden/>
          </w:rPr>
          <w:instrText xml:space="preserve"> PAGEREF _Toc398135917 \h </w:instrText>
        </w:r>
        <w:r>
          <w:rPr>
            <w:noProof/>
            <w:webHidden/>
          </w:rPr>
        </w:r>
      </w:ins>
      <w:r>
        <w:rPr>
          <w:noProof/>
          <w:webHidden/>
        </w:rPr>
        <w:fldChar w:fldCharType="separate"/>
      </w:r>
      <w:ins w:id="75" w:author="Amy Byers" w:date="2014-09-10T18:10:00Z">
        <w:r>
          <w:rPr>
            <w:noProof/>
            <w:webHidden/>
          </w:rPr>
          <w:t>6</w:t>
        </w:r>
      </w:ins>
      <w:ins w:id="76" w:author="Amy Byers" w:date="2014-09-10T18:09:00Z">
        <w:r>
          <w:rPr>
            <w:noProof/>
            <w:webHidden/>
          </w:rPr>
          <w:fldChar w:fldCharType="end"/>
        </w:r>
        <w:r w:rsidRPr="00AC212F">
          <w:rPr>
            <w:rStyle w:val="Hyperlink"/>
            <w:noProof/>
          </w:rPr>
          <w:fldChar w:fldCharType="end"/>
        </w:r>
      </w:ins>
    </w:p>
    <w:p w:rsidR="0017337A" w:rsidRDefault="0017337A">
      <w:pPr>
        <w:pStyle w:val="TOC1"/>
        <w:rPr>
          <w:ins w:id="77" w:author="Amy Byers" w:date="2014-09-10T18:09:00Z"/>
          <w:rFonts w:asciiTheme="minorHAnsi" w:eastAsiaTheme="minorEastAsia" w:hAnsiTheme="minorHAnsi" w:cstheme="minorBidi"/>
          <w:noProof/>
          <w:sz w:val="22"/>
          <w:szCs w:val="22"/>
        </w:rPr>
      </w:pPr>
      <w:ins w:id="78"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"_Toc398135918"</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i/>
            <w:noProof/>
          </w:rPr>
          <w:t>4.</w:t>
        </w:r>
        <w:r>
          <w:rPr>
            <w:rFonts w:asciiTheme="minorHAnsi" w:eastAsiaTheme="minorEastAsia" w:hAnsiTheme="minorHAnsi" w:cstheme="minorBidi"/>
            <w:noProof/>
            <w:sz w:val="22"/>
            <w:szCs w:val="22"/>
          </w:rPr>
          <w:tab/>
        </w:r>
        <w:r w:rsidRPr="00AC212F">
          <w:rPr>
            <w:rStyle w:val="Hyperlink"/>
            <w:i/>
            <w:noProof/>
          </w:rPr>
          <w:t>USE CASE: Search by Customer</w:t>
        </w:r>
        <w:r>
          <w:rPr>
            <w:noProof/>
            <w:webHidden/>
          </w:rPr>
          <w:tab/>
        </w:r>
        <w:r>
          <w:rPr>
            <w:noProof/>
            <w:webHidden/>
          </w:rPr>
          <w:fldChar w:fldCharType="begin"/>
        </w:r>
        <w:r>
          <w:rPr>
            <w:noProof/>
            <w:webHidden/>
          </w:rPr>
          <w:instrText xml:space="preserve"> PAGEREF _Toc398135918 \h </w:instrText>
        </w:r>
        <w:r>
          <w:rPr>
            <w:noProof/>
            <w:webHidden/>
          </w:rPr>
        </w:r>
      </w:ins>
      <w:r>
        <w:rPr>
          <w:noProof/>
          <w:webHidden/>
        </w:rPr>
        <w:fldChar w:fldCharType="separate"/>
      </w:r>
      <w:ins w:id="79" w:author="Amy Byers" w:date="2014-09-10T18:10:00Z">
        <w:r>
          <w:rPr>
            <w:noProof/>
            <w:webHidden/>
          </w:rPr>
          <w:t>7</w:t>
        </w:r>
      </w:ins>
      <w:ins w:id="80" w:author="Amy Byers" w:date="2014-09-10T18:09:00Z">
        <w:r>
          <w:rPr>
            <w:noProof/>
            <w:webHidden/>
          </w:rPr>
          <w:fldChar w:fldCharType="end"/>
        </w:r>
        <w:r w:rsidRPr="00AC212F">
          <w:rPr>
            <w:rStyle w:val="Hyperlink"/>
            <w:noProof/>
          </w:rPr>
          <w:fldChar w:fldCharType="end"/>
        </w:r>
      </w:ins>
    </w:p>
    <w:p w:rsidR="0017337A" w:rsidRDefault="0017337A">
      <w:pPr>
        <w:pStyle w:val="TOC2"/>
        <w:rPr>
          <w:ins w:id="81" w:author="Amy Byers" w:date="2014-09-10T18:09:00Z"/>
          <w:rFonts w:asciiTheme="minorHAnsi" w:eastAsiaTheme="minorEastAsia" w:hAnsiTheme="minorHAnsi" w:cstheme="minorBidi"/>
          <w:noProof/>
          <w:sz w:val="22"/>
          <w:szCs w:val="22"/>
        </w:rPr>
      </w:pPr>
      <w:ins w:id="82"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"_Toc398135919"</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4.1</w:t>
        </w:r>
        <w:r>
          <w:rPr>
            <w:rFonts w:asciiTheme="minorHAnsi" w:eastAsiaTheme="minorEastAsia" w:hAnsiTheme="minorHAnsi" w:cstheme="minorBidi"/>
            <w:noProof/>
            <w:sz w:val="22"/>
            <w:szCs w:val="22"/>
          </w:rPr>
          <w:tab/>
        </w:r>
        <w:r w:rsidRPr="00AC212F">
          <w:rPr>
            <w:rStyle w:val="Hyperlink"/>
            <w:noProof/>
          </w:rPr>
          <w:t>Feature Flow</w:t>
        </w:r>
        <w:r>
          <w:rPr>
            <w:noProof/>
            <w:webHidden/>
          </w:rPr>
          <w:tab/>
        </w:r>
        <w:r>
          <w:rPr>
            <w:noProof/>
            <w:webHidden/>
          </w:rPr>
          <w:fldChar w:fldCharType="begin"/>
        </w:r>
        <w:r>
          <w:rPr>
            <w:noProof/>
            <w:webHidden/>
          </w:rPr>
          <w:instrText xml:space="preserve"> PAGEREF _Toc398135919 \h </w:instrText>
        </w:r>
        <w:r>
          <w:rPr>
            <w:noProof/>
            <w:webHidden/>
          </w:rPr>
        </w:r>
      </w:ins>
      <w:r>
        <w:rPr>
          <w:noProof/>
          <w:webHidden/>
        </w:rPr>
        <w:fldChar w:fldCharType="separate"/>
      </w:r>
      <w:ins w:id="83" w:author="Amy Byers" w:date="2014-09-10T18:10:00Z">
        <w:r>
          <w:rPr>
            <w:noProof/>
            <w:webHidden/>
          </w:rPr>
          <w:t>7</w:t>
        </w:r>
      </w:ins>
      <w:ins w:id="84" w:author="Amy Byers" w:date="2014-09-10T18:09:00Z">
        <w:r>
          <w:rPr>
            <w:noProof/>
            <w:webHidden/>
          </w:rPr>
          <w:fldChar w:fldCharType="end"/>
        </w:r>
        <w:r w:rsidRPr="00AC212F">
          <w:rPr>
            <w:rStyle w:val="Hyperlink"/>
            <w:noProof/>
          </w:rPr>
          <w:fldChar w:fldCharType="end"/>
        </w:r>
      </w:ins>
    </w:p>
    <w:p w:rsidR="0017337A" w:rsidRDefault="0017337A">
      <w:pPr>
        <w:pStyle w:val="TOC2"/>
        <w:rPr>
          <w:ins w:id="85" w:author="Amy Byers" w:date="2014-09-10T18:09:00Z"/>
          <w:rFonts w:asciiTheme="minorHAnsi" w:eastAsiaTheme="minorEastAsia" w:hAnsiTheme="minorHAnsi" w:cstheme="minorBidi"/>
          <w:noProof/>
          <w:sz w:val="22"/>
          <w:szCs w:val="22"/>
        </w:rPr>
      </w:pPr>
      <w:ins w:id="86"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"_Toc398135920"</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4.2</w:t>
        </w:r>
        <w:r>
          <w:rPr>
            <w:rFonts w:asciiTheme="minorHAnsi" w:eastAsiaTheme="minorEastAsia" w:hAnsiTheme="minorHAnsi" w:cstheme="minorBidi"/>
            <w:noProof/>
            <w:sz w:val="22"/>
            <w:szCs w:val="22"/>
          </w:rPr>
          <w:tab/>
        </w:r>
        <w:r w:rsidRPr="00AC212F">
          <w:rPr>
            <w:rStyle w:val="Hyperlink"/>
            <w:noProof/>
          </w:rPr>
          <w:t>Precondition</w:t>
        </w:r>
        <w:r>
          <w:rPr>
            <w:noProof/>
            <w:webHidden/>
          </w:rPr>
          <w:tab/>
        </w:r>
        <w:r>
          <w:rPr>
            <w:noProof/>
            <w:webHidden/>
          </w:rPr>
          <w:fldChar w:fldCharType="begin"/>
        </w:r>
        <w:r>
          <w:rPr>
            <w:noProof/>
            <w:webHidden/>
          </w:rPr>
          <w:instrText xml:space="preserve"> PAGEREF _Toc398135920 \h </w:instrText>
        </w:r>
        <w:r>
          <w:rPr>
            <w:noProof/>
            <w:webHidden/>
          </w:rPr>
        </w:r>
      </w:ins>
      <w:r>
        <w:rPr>
          <w:noProof/>
          <w:webHidden/>
        </w:rPr>
        <w:fldChar w:fldCharType="separate"/>
      </w:r>
      <w:ins w:id="87" w:author="Amy Byers" w:date="2014-09-10T18:10:00Z">
        <w:r>
          <w:rPr>
            <w:noProof/>
            <w:webHidden/>
          </w:rPr>
          <w:t>7</w:t>
        </w:r>
      </w:ins>
      <w:ins w:id="88" w:author="Amy Byers" w:date="2014-09-10T18:09:00Z">
        <w:r>
          <w:rPr>
            <w:noProof/>
            <w:webHidden/>
          </w:rPr>
          <w:fldChar w:fldCharType="end"/>
        </w:r>
        <w:r w:rsidRPr="00AC212F">
          <w:rPr>
            <w:rStyle w:val="Hyperlink"/>
            <w:noProof/>
          </w:rPr>
          <w:fldChar w:fldCharType="end"/>
        </w:r>
      </w:ins>
    </w:p>
    <w:p w:rsidR="0017337A" w:rsidRDefault="0017337A">
      <w:pPr>
        <w:pStyle w:val="TOC2"/>
        <w:rPr>
          <w:ins w:id="89" w:author="Amy Byers" w:date="2014-09-10T18:09:00Z"/>
          <w:rFonts w:asciiTheme="minorHAnsi" w:eastAsiaTheme="minorEastAsia" w:hAnsiTheme="minorHAnsi" w:cstheme="minorBidi"/>
          <w:noProof/>
          <w:sz w:val="22"/>
          <w:szCs w:val="22"/>
        </w:rPr>
      </w:pPr>
      <w:ins w:id="90"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"_Toc398135921"</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4.3</w:t>
        </w:r>
        <w:r>
          <w:rPr>
            <w:rFonts w:asciiTheme="minorHAnsi" w:eastAsiaTheme="minorEastAsia" w:hAnsiTheme="minorHAnsi" w:cstheme="minorBidi"/>
            <w:noProof/>
            <w:sz w:val="22"/>
            <w:szCs w:val="22"/>
          </w:rPr>
          <w:tab/>
        </w:r>
        <w:r w:rsidRPr="00AC212F">
          <w:rPr>
            <w:rStyle w:val="Hyperlink"/>
            <w:noProof/>
          </w:rPr>
          <w:t>Main Flow</w:t>
        </w:r>
        <w:r>
          <w:rPr>
            <w:noProof/>
            <w:webHidden/>
          </w:rPr>
          <w:tab/>
        </w:r>
        <w:r>
          <w:rPr>
            <w:noProof/>
            <w:webHidden/>
          </w:rPr>
          <w:fldChar w:fldCharType="begin"/>
        </w:r>
        <w:r>
          <w:rPr>
            <w:noProof/>
            <w:webHidden/>
          </w:rPr>
          <w:instrText xml:space="preserve"> PAGEREF _Toc398135921 \h </w:instrText>
        </w:r>
        <w:r>
          <w:rPr>
            <w:noProof/>
            <w:webHidden/>
          </w:rPr>
        </w:r>
      </w:ins>
      <w:r>
        <w:rPr>
          <w:noProof/>
          <w:webHidden/>
        </w:rPr>
        <w:fldChar w:fldCharType="separate"/>
      </w:r>
      <w:ins w:id="91" w:author="Amy Byers" w:date="2014-09-10T18:10:00Z">
        <w:r>
          <w:rPr>
            <w:noProof/>
            <w:webHidden/>
          </w:rPr>
          <w:t>7</w:t>
        </w:r>
      </w:ins>
      <w:ins w:id="92" w:author="Amy Byers" w:date="2014-09-10T18:09:00Z">
        <w:r>
          <w:rPr>
            <w:noProof/>
            <w:webHidden/>
          </w:rPr>
          <w:fldChar w:fldCharType="end"/>
        </w:r>
        <w:r w:rsidRPr="00AC212F">
          <w:rPr>
            <w:rStyle w:val="Hyperlink"/>
            <w:noProof/>
          </w:rPr>
          <w:fldChar w:fldCharType="end"/>
        </w:r>
      </w:ins>
    </w:p>
    <w:p w:rsidR="0017337A" w:rsidRDefault="0017337A">
      <w:pPr>
        <w:pStyle w:val="TOC2"/>
        <w:rPr>
          <w:ins w:id="93" w:author="Amy Byers" w:date="2014-09-10T18:09:00Z"/>
          <w:rFonts w:asciiTheme="minorHAnsi" w:eastAsiaTheme="minorEastAsia" w:hAnsiTheme="minorHAnsi" w:cstheme="minorBidi"/>
          <w:noProof/>
          <w:sz w:val="22"/>
          <w:szCs w:val="22"/>
        </w:rPr>
      </w:pPr>
      <w:ins w:id="94"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"_Toc398135922"</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4.4</w:t>
        </w:r>
        <w:r>
          <w:rPr>
            <w:rFonts w:asciiTheme="minorHAnsi" w:eastAsiaTheme="minorEastAsia" w:hAnsiTheme="minorHAnsi" w:cstheme="minorBidi"/>
            <w:noProof/>
            <w:sz w:val="22"/>
            <w:szCs w:val="22"/>
          </w:rPr>
          <w:tab/>
        </w:r>
        <w:r w:rsidRPr="00AC212F">
          <w:rPr>
            <w:rStyle w:val="Hyperlink"/>
            <w:noProof/>
          </w:rPr>
          <w:t>Alternate Flows</w:t>
        </w:r>
        <w:r>
          <w:rPr>
            <w:noProof/>
            <w:webHidden/>
          </w:rPr>
          <w:tab/>
        </w:r>
        <w:r>
          <w:rPr>
            <w:noProof/>
            <w:webHidden/>
          </w:rPr>
          <w:fldChar w:fldCharType="begin"/>
        </w:r>
        <w:r>
          <w:rPr>
            <w:noProof/>
            <w:webHidden/>
          </w:rPr>
          <w:instrText xml:space="preserve"> PAGEREF _Toc398135922 \h </w:instrText>
        </w:r>
        <w:r>
          <w:rPr>
            <w:noProof/>
            <w:webHidden/>
          </w:rPr>
        </w:r>
      </w:ins>
      <w:r>
        <w:rPr>
          <w:noProof/>
          <w:webHidden/>
        </w:rPr>
        <w:fldChar w:fldCharType="separate"/>
      </w:r>
      <w:ins w:id="95" w:author="Amy Byers" w:date="2014-09-10T18:10:00Z">
        <w:r>
          <w:rPr>
            <w:noProof/>
            <w:webHidden/>
          </w:rPr>
          <w:t>8</w:t>
        </w:r>
      </w:ins>
      <w:ins w:id="96" w:author="Amy Byers" w:date="2014-09-10T18:09:00Z">
        <w:r>
          <w:rPr>
            <w:noProof/>
            <w:webHidden/>
          </w:rPr>
          <w:fldChar w:fldCharType="end"/>
        </w:r>
        <w:r w:rsidRPr="00AC212F">
          <w:rPr>
            <w:rStyle w:val="Hyperlink"/>
            <w:noProof/>
          </w:rPr>
          <w:fldChar w:fldCharType="end"/>
        </w:r>
      </w:ins>
    </w:p>
    <w:p w:rsidR="0017337A" w:rsidRDefault="0017337A">
      <w:pPr>
        <w:pStyle w:val="TOC2"/>
        <w:rPr>
          <w:ins w:id="97" w:author="Amy Byers" w:date="2014-09-10T18:09:00Z"/>
          <w:rFonts w:asciiTheme="minorHAnsi" w:eastAsiaTheme="minorEastAsia" w:hAnsiTheme="minorHAnsi" w:cstheme="minorBidi"/>
          <w:noProof/>
          <w:sz w:val="22"/>
          <w:szCs w:val="22"/>
        </w:rPr>
      </w:pPr>
      <w:ins w:id="98"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"_Toc398135923"</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4.5</w:t>
        </w:r>
        <w:r>
          <w:rPr>
            <w:rFonts w:asciiTheme="minorHAnsi" w:eastAsiaTheme="minorEastAsia" w:hAnsiTheme="minorHAnsi" w:cstheme="minorBidi"/>
            <w:noProof/>
            <w:sz w:val="22"/>
            <w:szCs w:val="22"/>
          </w:rPr>
          <w:tab/>
        </w:r>
        <w:r w:rsidRPr="00AC212F">
          <w:rPr>
            <w:rStyle w:val="Hyperlink"/>
            <w:noProof/>
          </w:rPr>
          <w:t>Post Condition</w:t>
        </w:r>
        <w:r>
          <w:rPr>
            <w:noProof/>
            <w:webHidden/>
          </w:rPr>
          <w:tab/>
        </w:r>
        <w:r>
          <w:rPr>
            <w:noProof/>
            <w:webHidden/>
          </w:rPr>
          <w:fldChar w:fldCharType="begin"/>
        </w:r>
        <w:r>
          <w:rPr>
            <w:noProof/>
            <w:webHidden/>
          </w:rPr>
          <w:instrText xml:space="preserve"> PAGEREF _Toc398135923 \h </w:instrText>
        </w:r>
        <w:r>
          <w:rPr>
            <w:noProof/>
            <w:webHidden/>
          </w:rPr>
        </w:r>
      </w:ins>
      <w:r>
        <w:rPr>
          <w:noProof/>
          <w:webHidden/>
        </w:rPr>
        <w:fldChar w:fldCharType="separate"/>
      </w:r>
      <w:ins w:id="99" w:author="Amy Byers" w:date="2014-09-10T18:10:00Z">
        <w:r>
          <w:rPr>
            <w:noProof/>
            <w:webHidden/>
          </w:rPr>
          <w:t>8</w:t>
        </w:r>
      </w:ins>
      <w:ins w:id="100" w:author="Amy Byers" w:date="2014-09-10T18:09:00Z">
        <w:r>
          <w:rPr>
            <w:noProof/>
            <w:webHidden/>
          </w:rPr>
          <w:fldChar w:fldCharType="end"/>
        </w:r>
        <w:r w:rsidRPr="00AC212F">
          <w:rPr>
            <w:rStyle w:val="Hyperlink"/>
            <w:noProof/>
          </w:rPr>
          <w:fldChar w:fldCharType="end"/>
        </w:r>
      </w:ins>
    </w:p>
    <w:p w:rsidR="0017337A" w:rsidRDefault="0017337A">
      <w:pPr>
        <w:pStyle w:val="TOC2"/>
        <w:rPr>
          <w:ins w:id="101" w:author="Amy Byers" w:date="2014-09-10T18:09:00Z"/>
          <w:rFonts w:asciiTheme="minorHAnsi" w:eastAsiaTheme="minorEastAsia" w:hAnsiTheme="minorHAnsi" w:cstheme="minorBidi"/>
          <w:noProof/>
          <w:sz w:val="22"/>
          <w:szCs w:val="22"/>
        </w:rPr>
      </w:pPr>
      <w:ins w:id="102"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"_Toc398135924"</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4.6</w:t>
        </w:r>
        <w:r>
          <w:rPr>
            <w:rFonts w:asciiTheme="minorHAnsi" w:eastAsiaTheme="minorEastAsia" w:hAnsiTheme="minorHAnsi" w:cstheme="minorBidi"/>
            <w:noProof/>
            <w:sz w:val="22"/>
            <w:szCs w:val="22"/>
          </w:rPr>
          <w:tab/>
        </w:r>
        <w:r w:rsidRPr="00AC212F">
          <w:rPr>
            <w:rStyle w:val="Hyperlink"/>
            <w:noProof/>
          </w:rPr>
          <w:t>Special Requirements</w:t>
        </w:r>
        <w:r>
          <w:rPr>
            <w:noProof/>
            <w:webHidden/>
          </w:rPr>
          <w:tab/>
        </w:r>
        <w:r>
          <w:rPr>
            <w:noProof/>
            <w:webHidden/>
          </w:rPr>
          <w:fldChar w:fldCharType="begin"/>
        </w:r>
        <w:r>
          <w:rPr>
            <w:noProof/>
            <w:webHidden/>
          </w:rPr>
          <w:instrText xml:space="preserve"> PAGEREF _Toc398135924 \h </w:instrText>
        </w:r>
        <w:r>
          <w:rPr>
            <w:noProof/>
            <w:webHidden/>
          </w:rPr>
        </w:r>
      </w:ins>
      <w:r>
        <w:rPr>
          <w:noProof/>
          <w:webHidden/>
        </w:rPr>
        <w:fldChar w:fldCharType="separate"/>
      </w:r>
      <w:ins w:id="103" w:author="Amy Byers" w:date="2014-09-10T18:10:00Z">
        <w:r>
          <w:rPr>
            <w:noProof/>
            <w:webHidden/>
          </w:rPr>
          <w:t>8</w:t>
        </w:r>
      </w:ins>
      <w:ins w:id="104" w:author="Amy Byers" w:date="2014-09-10T18:09:00Z">
        <w:r>
          <w:rPr>
            <w:noProof/>
            <w:webHidden/>
          </w:rPr>
          <w:fldChar w:fldCharType="end"/>
        </w:r>
        <w:r w:rsidRPr="00AC212F">
          <w:rPr>
            <w:rStyle w:val="Hyperlink"/>
            <w:noProof/>
          </w:rPr>
          <w:fldChar w:fldCharType="end"/>
        </w:r>
      </w:ins>
    </w:p>
    <w:p w:rsidR="0017337A" w:rsidRDefault="0017337A">
      <w:pPr>
        <w:pStyle w:val="TOC1"/>
        <w:rPr>
          <w:ins w:id="105" w:author="Amy Byers" w:date="2014-09-10T18:09:00Z"/>
          <w:rFonts w:asciiTheme="minorHAnsi" w:eastAsiaTheme="minorEastAsia" w:hAnsiTheme="minorHAnsi" w:cstheme="minorBidi"/>
          <w:noProof/>
          <w:sz w:val="22"/>
          <w:szCs w:val="22"/>
        </w:rPr>
      </w:pPr>
      <w:ins w:id="106"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"_Toc398135925"</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i/>
            <w:noProof/>
          </w:rPr>
          <w:t>5.</w:t>
        </w:r>
        <w:r>
          <w:rPr>
            <w:rFonts w:asciiTheme="minorHAnsi" w:eastAsiaTheme="minorEastAsia" w:hAnsiTheme="minorHAnsi" w:cstheme="minorBidi"/>
            <w:noProof/>
            <w:sz w:val="22"/>
            <w:szCs w:val="22"/>
          </w:rPr>
          <w:tab/>
        </w:r>
        <w:r w:rsidRPr="00AC212F">
          <w:rPr>
            <w:rStyle w:val="Hyperlink"/>
            <w:i/>
            <w:noProof/>
          </w:rPr>
          <w:t>USE CASE: Retrieve Transaction</w:t>
        </w:r>
        <w:r>
          <w:rPr>
            <w:noProof/>
            <w:webHidden/>
          </w:rPr>
          <w:tab/>
        </w:r>
        <w:r>
          <w:rPr>
            <w:noProof/>
            <w:webHidden/>
          </w:rPr>
          <w:fldChar w:fldCharType="begin"/>
        </w:r>
        <w:r>
          <w:rPr>
            <w:noProof/>
            <w:webHidden/>
          </w:rPr>
          <w:instrText xml:space="preserve"> PAGEREF _Toc398135925 \h </w:instrText>
        </w:r>
        <w:r>
          <w:rPr>
            <w:noProof/>
            <w:webHidden/>
          </w:rPr>
        </w:r>
      </w:ins>
      <w:r>
        <w:rPr>
          <w:noProof/>
          <w:webHidden/>
        </w:rPr>
        <w:fldChar w:fldCharType="separate"/>
      </w:r>
      <w:ins w:id="107" w:author="Amy Byers" w:date="2014-09-10T18:10:00Z">
        <w:r>
          <w:rPr>
            <w:noProof/>
            <w:webHidden/>
          </w:rPr>
          <w:t>8</w:t>
        </w:r>
      </w:ins>
      <w:ins w:id="108" w:author="Amy Byers" w:date="2014-09-10T18:09:00Z">
        <w:r>
          <w:rPr>
            <w:noProof/>
            <w:webHidden/>
          </w:rPr>
          <w:fldChar w:fldCharType="end"/>
        </w:r>
        <w:r w:rsidRPr="00AC212F">
          <w:rPr>
            <w:rStyle w:val="Hyperlink"/>
            <w:noProof/>
          </w:rPr>
          <w:fldChar w:fldCharType="end"/>
        </w:r>
      </w:ins>
    </w:p>
    <w:p w:rsidR="0017337A" w:rsidRDefault="0017337A">
      <w:pPr>
        <w:pStyle w:val="TOC2"/>
        <w:rPr>
          <w:ins w:id="109" w:author="Amy Byers" w:date="2014-09-10T18:09:00Z"/>
          <w:rFonts w:asciiTheme="minorHAnsi" w:eastAsiaTheme="minorEastAsia" w:hAnsiTheme="minorHAnsi" w:cstheme="minorBidi"/>
          <w:noProof/>
          <w:sz w:val="22"/>
          <w:szCs w:val="22"/>
        </w:rPr>
      </w:pPr>
      <w:ins w:id="110"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"_Toc398135926"</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5.1</w:t>
        </w:r>
        <w:r>
          <w:rPr>
            <w:rFonts w:asciiTheme="minorHAnsi" w:eastAsiaTheme="minorEastAsia" w:hAnsiTheme="minorHAnsi" w:cstheme="minorBidi"/>
            <w:noProof/>
            <w:sz w:val="22"/>
            <w:szCs w:val="22"/>
          </w:rPr>
          <w:tab/>
        </w:r>
        <w:r w:rsidRPr="00AC212F">
          <w:rPr>
            <w:rStyle w:val="Hyperlink"/>
            <w:noProof/>
          </w:rPr>
          <w:t>Feature Flow</w:t>
        </w:r>
        <w:r>
          <w:rPr>
            <w:noProof/>
            <w:webHidden/>
          </w:rPr>
          <w:tab/>
        </w:r>
        <w:r>
          <w:rPr>
            <w:noProof/>
            <w:webHidden/>
          </w:rPr>
          <w:fldChar w:fldCharType="begin"/>
        </w:r>
        <w:r>
          <w:rPr>
            <w:noProof/>
            <w:webHidden/>
          </w:rPr>
          <w:instrText xml:space="preserve"> PAGEREF _Toc398135926 \h </w:instrText>
        </w:r>
        <w:r>
          <w:rPr>
            <w:noProof/>
            <w:webHidden/>
          </w:rPr>
        </w:r>
      </w:ins>
      <w:r>
        <w:rPr>
          <w:noProof/>
          <w:webHidden/>
        </w:rPr>
        <w:fldChar w:fldCharType="separate"/>
      </w:r>
      <w:ins w:id="111" w:author="Amy Byers" w:date="2014-09-10T18:10:00Z">
        <w:r>
          <w:rPr>
            <w:noProof/>
            <w:webHidden/>
          </w:rPr>
          <w:t>8</w:t>
        </w:r>
      </w:ins>
      <w:ins w:id="112" w:author="Amy Byers" w:date="2014-09-10T18:09:00Z">
        <w:r>
          <w:rPr>
            <w:noProof/>
            <w:webHidden/>
          </w:rPr>
          <w:fldChar w:fldCharType="end"/>
        </w:r>
        <w:r w:rsidRPr="00AC212F">
          <w:rPr>
            <w:rStyle w:val="Hyperlink"/>
            <w:noProof/>
          </w:rPr>
          <w:fldChar w:fldCharType="end"/>
        </w:r>
      </w:ins>
    </w:p>
    <w:p w:rsidR="0017337A" w:rsidRDefault="0017337A">
      <w:pPr>
        <w:pStyle w:val="TOC2"/>
        <w:rPr>
          <w:ins w:id="113" w:author="Amy Byers" w:date="2014-09-10T18:09:00Z"/>
          <w:rFonts w:asciiTheme="minorHAnsi" w:eastAsiaTheme="minorEastAsia" w:hAnsiTheme="minorHAnsi" w:cstheme="minorBidi"/>
          <w:noProof/>
          <w:sz w:val="22"/>
          <w:szCs w:val="22"/>
        </w:rPr>
      </w:pPr>
      <w:ins w:id="114"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"_Toc398135927"</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5.2</w:t>
        </w:r>
        <w:r>
          <w:rPr>
            <w:rFonts w:asciiTheme="minorHAnsi" w:eastAsiaTheme="minorEastAsia" w:hAnsiTheme="minorHAnsi" w:cstheme="minorBidi"/>
            <w:noProof/>
            <w:sz w:val="22"/>
            <w:szCs w:val="22"/>
          </w:rPr>
          <w:tab/>
        </w:r>
        <w:r w:rsidRPr="00AC212F">
          <w:rPr>
            <w:rStyle w:val="Hyperlink"/>
            <w:noProof/>
          </w:rPr>
          <w:t>Precondition</w:t>
        </w:r>
        <w:r>
          <w:rPr>
            <w:noProof/>
            <w:webHidden/>
          </w:rPr>
          <w:tab/>
        </w:r>
        <w:r>
          <w:rPr>
            <w:noProof/>
            <w:webHidden/>
          </w:rPr>
          <w:fldChar w:fldCharType="begin"/>
        </w:r>
        <w:r>
          <w:rPr>
            <w:noProof/>
            <w:webHidden/>
          </w:rPr>
          <w:instrText xml:space="preserve"> PAGEREF _Toc398135927 \h </w:instrText>
        </w:r>
        <w:r>
          <w:rPr>
            <w:noProof/>
            <w:webHidden/>
          </w:rPr>
        </w:r>
      </w:ins>
      <w:r>
        <w:rPr>
          <w:noProof/>
          <w:webHidden/>
        </w:rPr>
        <w:fldChar w:fldCharType="separate"/>
      </w:r>
      <w:ins w:id="115" w:author="Amy Byers" w:date="2014-09-10T18:10:00Z">
        <w:r>
          <w:rPr>
            <w:noProof/>
            <w:webHidden/>
          </w:rPr>
          <w:t>8</w:t>
        </w:r>
      </w:ins>
      <w:ins w:id="116" w:author="Amy Byers" w:date="2014-09-10T18:09:00Z">
        <w:r>
          <w:rPr>
            <w:noProof/>
            <w:webHidden/>
          </w:rPr>
          <w:fldChar w:fldCharType="end"/>
        </w:r>
        <w:r w:rsidRPr="00AC212F">
          <w:rPr>
            <w:rStyle w:val="Hyperlink"/>
            <w:noProof/>
          </w:rPr>
          <w:fldChar w:fldCharType="end"/>
        </w:r>
      </w:ins>
    </w:p>
    <w:p w:rsidR="0017337A" w:rsidRDefault="0017337A">
      <w:pPr>
        <w:pStyle w:val="TOC2"/>
        <w:rPr>
          <w:ins w:id="117" w:author="Amy Byers" w:date="2014-09-10T18:09:00Z"/>
          <w:rFonts w:asciiTheme="minorHAnsi" w:eastAsiaTheme="minorEastAsia" w:hAnsiTheme="minorHAnsi" w:cstheme="minorBidi"/>
          <w:noProof/>
          <w:sz w:val="22"/>
          <w:szCs w:val="22"/>
        </w:rPr>
      </w:pPr>
      <w:ins w:id="118"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"_Toc398135928"</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5.3</w:t>
        </w:r>
        <w:r>
          <w:rPr>
            <w:rFonts w:asciiTheme="minorHAnsi" w:eastAsiaTheme="minorEastAsia" w:hAnsiTheme="minorHAnsi" w:cstheme="minorBidi"/>
            <w:noProof/>
            <w:sz w:val="22"/>
            <w:szCs w:val="22"/>
          </w:rPr>
          <w:tab/>
        </w:r>
        <w:r w:rsidRPr="00AC212F">
          <w:rPr>
            <w:rStyle w:val="Hyperlink"/>
            <w:noProof/>
          </w:rPr>
          <w:t>Main Flow</w:t>
        </w:r>
        <w:r>
          <w:rPr>
            <w:noProof/>
            <w:webHidden/>
          </w:rPr>
          <w:tab/>
        </w:r>
        <w:r>
          <w:rPr>
            <w:noProof/>
            <w:webHidden/>
          </w:rPr>
          <w:fldChar w:fldCharType="begin"/>
        </w:r>
        <w:r>
          <w:rPr>
            <w:noProof/>
            <w:webHidden/>
          </w:rPr>
          <w:instrText xml:space="preserve"> PAGEREF _Toc398135928 \h </w:instrText>
        </w:r>
        <w:r>
          <w:rPr>
            <w:noProof/>
            <w:webHidden/>
          </w:rPr>
        </w:r>
      </w:ins>
      <w:r>
        <w:rPr>
          <w:noProof/>
          <w:webHidden/>
        </w:rPr>
        <w:fldChar w:fldCharType="separate"/>
      </w:r>
      <w:ins w:id="119" w:author="Amy Byers" w:date="2014-09-10T18:10:00Z">
        <w:r>
          <w:rPr>
            <w:noProof/>
            <w:webHidden/>
          </w:rPr>
          <w:t>9</w:t>
        </w:r>
      </w:ins>
      <w:ins w:id="120" w:author="Amy Byers" w:date="2014-09-10T18:09:00Z">
        <w:r>
          <w:rPr>
            <w:noProof/>
            <w:webHidden/>
          </w:rPr>
          <w:fldChar w:fldCharType="end"/>
        </w:r>
        <w:r w:rsidRPr="00AC212F">
          <w:rPr>
            <w:rStyle w:val="Hyperlink"/>
            <w:noProof/>
          </w:rPr>
          <w:fldChar w:fldCharType="end"/>
        </w:r>
      </w:ins>
    </w:p>
    <w:p w:rsidR="0017337A" w:rsidRDefault="0017337A">
      <w:pPr>
        <w:pStyle w:val="TOC2"/>
        <w:rPr>
          <w:ins w:id="121" w:author="Amy Byers" w:date="2014-09-10T18:09:00Z"/>
          <w:rFonts w:asciiTheme="minorHAnsi" w:eastAsiaTheme="minorEastAsia" w:hAnsiTheme="minorHAnsi" w:cstheme="minorBidi"/>
          <w:noProof/>
          <w:sz w:val="22"/>
          <w:szCs w:val="22"/>
        </w:rPr>
      </w:pPr>
      <w:ins w:id="122"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"_Toc398135929"</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5.4</w:t>
        </w:r>
        <w:r>
          <w:rPr>
            <w:rFonts w:asciiTheme="minorHAnsi" w:eastAsiaTheme="minorEastAsia" w:hAnsiTheme="minorHAnsi" w:cstheme="minorBidi"/>
            <w:noProof/>
            <w:sz w:val="22"/>
            <w:szCs w:val="22"/>
          </w:rPr>
          <w:tab/>
        </w:r>
        <w:r w:rsidRPr="00AC212F">
          <w:rPr>
            <w:rStyle w:val="Hyperlink"/>
            <w:noProof/>
          </w:rPr>
          <w:t>Alternate Flows</w:t>
        </w:r>
        <w:r>
          <w:rPr>
            <w:noProof/>
            <w:webHidden/>
          </w:rPr>
          <w:tab/>
        </w:r>
        <w:r>
          <w:rPr>
            <w:noProof/>
            <w:webHidden/>
          </w:rPr>
          <w:fldChar w:fldCharType="begin"/>
        </w:r>
        <w:r>
          <w:rPr>
            <w:noProof/>
            <w:webHidden/>
          </w:rPr>
          <w:instrText xml:space="preserve"> PAGEREF _Toc398135929 \h </w:instrText>
        </w:r>
        <w:r>
          <w:rPr>
            <w:noProof/>
            <w:webHidden/>
          </w:rPr>
        </w:r>
      </w:ins>
      <w:r>
        <w:rPr>
          <w:noProof/>
          <w:webHidden/>
        </w:rPr>
        <w:fldChar w:fldCharType="separate"/>
      </w:r>
      <w:ins w:id="123" w:author="Amy Byers" w:date="2014-09-10T18:10:00Z">
        <w:r>
          <w:rPr>
            <w:noProof/>
            <w:webHidden/>
          </w:rPr>
          <w:t>9</w:t>
        </w:r>
      </w:ins>
      <w:ins w:id="124" w:author="Amy Byers" w:date="2014-09-10T18:09:00Z">
        <w:r>
          <w:rPr>
            <w:noProof/>
            <w:webHidden/>
          </w:rPr>
          <w:fldChar w:fldCharType="end"/>
        </w:r>
        <w:r w:rsidRPr="00AC212F">
          <w:rPr>
            <w:rStyle w:val="Hyperlink"/>
            <w:noProof/>
          </w:rPr>
          <w:fldChar w:fldCharType="end"/>
        </w:r>
      </w:ins>
    </w:p>
    <w:p w:rsidR="0017337A" w:rsidRDefault="0017337A">
      <w:pPr>
        <w:pStyle w:val="TOC2"/>
        <w:rPr>
          <w:ins w:id="125" w:author="Amy Byers" w:date="2014-09-10T18:09:00Z"/>
          <w:rFonts w:asciiTheme="minorHAnsi" w:eastAsiaTheme="minorEastAsia" w:hAnsiTheme="minorHAnsi" w:cstheme="minorBidi"/>
          <w:noProof/>
          <w:sz w:val="22"/>
          <w:szCs w:val="22"/>
        </w:rPr>
      </w:pPr>
      <w:ins w:id="126"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"_Toc398135930"</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5.5</w:t>
        </w:r>
        <w:r>
          <w:rPr>
            <w:rFonts w:asciiTheme="minorHAnsi" w:eastAsiaTheme="minorEastAsia" w:hAnsiTheme="minorHAnsi" w:cstheme="minorBidi"/>
            <w:noProof/>
            <w:sz w:val="22"/>
            <w:szCs w:val="22"/>
          </w:rPr>
          <w:tab/>
        </w:r>
        <w:r w:rsidRPr="00AC212F">
          <w:rPr>
            <w:rStyle w:val="Hyperlink"/>
            <w:noProof/>
          </w:rPr>
          <w:t>Post Condition</w:t>
        </w:r>
        <w:r>
          <w:rPr>
            <w:noProof/>
            <w:webHidden/>
          </w:rPr>
          <w:tab/>
        </w:r>
        <w:r>
          <w:rPr>
            <w:noProof/>
            <w:webHidden/>
          </w:rPr>
          <w:fldChar w:fldCharType="begin"/>
        </w:r>
        <w:r>
          <w:rPr>
            <w:noProof/>
            <w:webHidden/>
          </w:rPr>
          <w:instrText xml:space="preserve"> PAGEREF _Toc398135930 \h </w:instrText>
        </w:r>
        <w:r>
          <w:rPr>
            <w:noProof/>
            <w:webHidden/>
          </w:rPr>
        </w:r>
      </w:ins>
      <w:r>
        <w:rPr>
          <w:noProof/>
          <w:webHidden/>
        </w:rPr>
        <w:fldChar w:fldCharType="separate"/>
      </w:r>
      <w:ins w:id="127" w:author="Amy Byers" w:date="2014-09-10T18:10:00Z">
        <w:r>
          <w:rPr>
            <w:noProof/>
            <w:webHidden/>
          </w:rPr>
          <w:t>9</w:t>
        </w:r>
      </w:ins>
      <w:ins w:id="128" w:author="Amy Byers" w:date="2014-09-10T18:09:00Z">
        <w:r>
          <w:rPr>
            <w:noProof/>
            <w:webHidden/>
          </w:rPr>
          <w:fldChar w:fldCharType="end"/>
        </w:r>
        <w:r w:rsidRPr="00AC212F">
          <w:rPr>
            <w:rStyle w:val="Hyperlink"/>
            <w:noProof/>
          </w:rPr>
          <w:fldChar w:fldCharType="end"/>
        </w:r>
      </w:ins>
    </w:p>
    <w:p w:rsidR="0017337A" w:rsidRDefault="0017337A">
      <w:pPr>
        <w:pStyle w:val="TOC2"/>
        <w:rPr>
          <w:ins w:id="129" w:author="Amy Byers" w:date="2014-09-10T18:09:00Z"/>
          <w:rFonts w:asciiTheme="minorHAnsi" w:eastAsiaTheme="minorEastAsia" w:hAnsiTheme="minorHAnsi" w:cstheme="minorBidi"/>
          <w:noProof/>
          <w:sz w:val="22"/>
          <w:szCs w:val="22"/>
        </w:rPr>
      </w:pPr>
      <w:ins w:id="130"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"_Toc398135931"</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5.6</w:t>
        </w:r>
        <w:r>
          <w:rPr>
            <w:rFonts w:asciiTheme="minorHAnsi" w:eastAsiaTheme="minorEastAsia" w:hAnsiTheme="minorHAnsi" w:cstheme="minorBidi"/>
            <w:noProof/>
            <w:sz w:val="22"/>
            <w:szCs w:val="22"/>
          </w:rPr>
          <w:tab/>
        </w:r>
        <w:r w:rsidRPr="00AC212F">
          <w:rPr>
            <w:rStyle w:val="Hyperlink"/>
            <w:noProof/>
          </w:rPr>
          <w:t>Special Requirements</w:t>
        </w:r>
        <w:r>
          <w:rPr>
            <w:noProof/>
            <w:webHidden/>
          </w:rPr>
          <w:tab/>
        </w:r>
        <w:r>
          <w:rPr>
            <w:noProof/>
            <w:webHidden/>
          </w:rPr>
          <w:fldChar w:fldCharType="begin"/>
        </w:r>
        <w:r>
          <w:rPr>
            <w:noProof/>
            <w:webHidden/>
          </w:rPr>
          <w:instrText xml:space="preserve"> PAGEREF _Toc398135931 \h </w:instrText>
        </w:r>
        <w:r>
          <w:rPr>
            <w:noProof/>
            <w:webHidden/>
          </w:rPr>
        </w:r>
      </w:ins>
      <w:r>
        <w:rPr>
          <w:noProof/>
          <w:webHidden/>
        </w:rPr>
        <w:fldChar w:fldCharType="separate"/>
      </w:r>
      <w:ins w:id="131" w:author="Amy Byers" w:date="2014-09-10T18:10:00Z">
        <w:r>
          <w:rPr>
            <w:noProof/>
            <w:webHidden/>
          </w:rPr>
          <w:t>9</w:t>
        </w:r>
      </w:ins>
      <w:ins w:id="132" w:author="Amy Byers" w:date="2014-09-10T18:09:00Z">
        <w:r>
          <w:rPr>
            <w:noProof/>
            <w:webHidden/>
          </w:rPr>
          <w:fldChar w:fldCharType="end"/>
        </w:r>
        <w:r w:rsidRPr="00AC212F">
          <w:rPr>
            <w:rStyle w:val="Hyperlink"/>
            <w:noProof/>
          </w:rPr>
          <w:fldChar w:fldCharType="end"/>
        </w:r>
      </w:ins>
    </w:p>
    <w:p w:rsidR="0017337A" w:rsidRDefault="0017337A">
      <w:pPr>
        <w:pStyle w:val="TOC1"/>
        <w:rPr>
          <w:ins w:id="133" w:author="Amy Byers" w:date="2014-09-10T18:09:00Z"/>
          <w:rFonts w:asciiTheme="minorHAnsi" w:eastAsiaTheme="minorEastAsia" w:hAnsiTheme="minorHAnsi" w:cstheme="minorBidi"/>
          <w:noProof/>
          <w:sz w:val="22"/>
          <w:szCs w:val="22"/>
        </w:rPr>
      </w:pPr>
      <w:ins w:id="134"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"_Toc398135932"</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i/>
            <w:noProof/>
          </w:rPr>
          <w:t>6.</w:t>
        </w:r>
        <w:r>
          <w:rPr>
            <w:rFonts w:asciiTheme="minorHAnsi" w:eastAsiaTheme="minorEastAsia" w:hAnsiTheme="minorHAnsi" w:cstheme="minorBidi"/>
            <w:noProof/>
            <w:sz w:val="22"/>
            <w:szCs w:val="22"/>
          </w:rPr>
          <w:tab/>
        </w:r>
        <w:r w:rsidRPr="00AC212F">
          <w:rPr>
            <w:rStyle w:val="Hyperlink"/>
            <w:i/>
            <w:noProof/>
          </w:rPr>
          <w:t>Supplemental Specifications</w:t>
        </w:r>
        <w:r>
          <w:rPr>
            <w:noProof/>
            <w:webHidden/>
          </w:rPr>
          <w:tab/>
        </w:r>
        <w:r>
          <w:rPr>
            <w:noProof/>
            <w:webHidden/>
          </w:rPr>
          <w:fldChar w:fldCharType="begin"/>
        </w:r>
        <w:r>
          <w:rPr>
            <w:noProof/>
            <w:webHidden/>
          </w:rPr>
          <w:instrText xml:space="preserve"> PAGEREF _Toc398135932 \h </w:instrText>
        </w:r>
        <w:r>
          <w:rPr>
            <w:noProof/>
            <w:webHidden/>
          </w:rPr>
        </w:r>
      </w:ins>
      <w:r>
        <w:rPr>
          <w:noProof/>
          <w:webHidden/>
        </w:rPr>
        <w:fldChar w:fldCharType="separate"/>
      </w:r>
      <w:ins w:id="135" w:author="Amy Byers" w:date="2014-09-10T18:10:00Z">
        <w:r>
          <w:rPr>
            <w:noProof/>
            <w:webHidden/>
          </w:rPr>
          <w:t>9</w:t>
        </w:r>
      </w:ins>
      <w:ins w:id="136" w:author="Amy Byers" w:date="2014-09-10T18:09:00Z">
        <w:r>
          <w:rPr>
            <w:noProof/>
            <w:webHidden/>
          </w:rPr>
          <w:fldChar w:fldCharType="end"/>
        </w:r>
        <w:r w:rsidRPr="00AC212F">
          <w:rPr>
            <w:rStyle w:val="Hyperlink"/>
            <w:noProof/>
          </w:rPr>
          <w:fldChar w:fldCharType="end"/>
        </w:r>
      </w:ins>
    </w:p>
    <w:p w:rsidR="0017337A" w:rsidRDefault="0017337A">
      <w:pPr>
        <w:pStyle w:val="TOC2"/>
        <w:rPr>
          <w:ins w:id="137" w:author="Amy Byers" w:date="2014-09-10T18:09:00Z"/>
          <w:rFonts w:asciiTheme="minorHAnsi" w:eastAsiaTheme="minorEastAsia" w:hAnsiTheme="minorHAnsi" w:cstheme="minorBidi"/>
          <w:noProof/>
          <w:sz w:val="22"/>
          <w:szCs w:val="22"/>
        </w:rPr>
      </w:pPr>
      <w:ins w:id="138"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"_Toc398135933"</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6.1</w:t>
        </w:r>
        <w:r>
          <w:rPr>
            <w:rFonts w:asciiTheme="minorHAnsi" w:eastAsiaTheme="minorEastAsia" w:hAnsiTheme="minorHAnsi" w:cstheme="minorBidi"/>
            <w:noProof/>
            <w:sz w:val="22"/>
            <w:szCs w:val="22"/>
          </w:rPr>
          <w:tab/>
        </w:r>
        <w:r w:rsidRPr="00AC212F">
          <w:rPr>
            <w:rStyle w:val="Hyperlink"/>
            <w:noProof/>
          </w:rPr>
          <w:t>Reprint Receipt</w:t>
        </w:r>
        <w:r>
          <w:rPr>
            <w:noProof/>
            <w:webHidden/>
          </w:rPr>
          <w:tab/>
        </w:r>
        <w:r>
          <w:rPr>
            <w:noProof/>
            <w:webHidden/>
          </w:rPr>
          <w:fldChar w:fldCharType="begin"/>
        </w:r>
        <w:r>
          <w:rPr>
            <w:noProof/>
            <w:webHidden/>
          </w:rPr>
          <w:instrText xml:space="preserve"> PAGEREF _Toc398135933 \h </w:instrText>
        </w:r>
        <w:r>
          <w:rPr>
            <w:noProof/>
            <w:webHidden/>
          </w:rPr>
        </w:r>
      </w:ins>
      <w:r>
        <w:rPr>
          <w:noProof/>
          <w:webHidden/>
        </w:rPr>
        <w:fldChar w:fldCharType="separate"/>
      </w:r>
      <w:ins w:id="139" w:author="Amy Byers" w:date="2014-09-10T18:10:00Z">
        <w:r>
          <w:rPr>
            <w:noProof/>
            <w:webHidden/>
          </w:rPr>
          <w:t>9</w:t>
        </w:r>
      </w:ins>
      <w:ins w:id="140" w:author="Amy Byers" w:date="2014-09-10T18:09:00Z">
        <w:r>
          <w:rPr>
            <w:noProof/>
            <w:webHidden/>
          </w:rPr>
          <w:fldChar w:fldCharType="end"/>
        </w:r>
        <w:r w:rsidRPr="00AC212F">
          <w:rPr>
            <w:rStyle w:val="Hyperlink"/>
            <w:noProof/>
          </w:rPr>
          <w:fldChar w:fldCharType="end"/>
        </w:r>
      </w:ins>
    </w:p>
    <w:p w:rsidR="0017337A" w:rsidRDefault="0017337A">
      <w:pPr>
        <w:pStyle w:val="TOC1"/>
        <w:rPr>
          <w:ins w:id="141" w:author="Amy Byers" w:date="2014-09-10T18:09:00Z"/>
          <w:rFonts w:asciiTheme="minorHAnsi" w:eastAsiaTheme="minorEastAsia" w:hAnsiTheme="minorHAnsi" w:cstheme="minorBidi"/>
          <w:noProof/>
          <w:sz w:val="22"/>
          <w:szCs w:val="22"/>
        </w:rPr>
      </w:pPr>
      <w:ins w:id="142"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"_Toc398135934"</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i/>
            <w:noProof/>
          </w:rPr>
          <w:t>7.</w:t>
        </w:r>
        <w:r>
          <w:rPr>
            <w:rFonts w:asciiTheme="minorHAnsi" w:eastAsiaTheme="minorEastAsia" w:hAnsiTheme="minorHAnsi" w:cstheme="minorBidi"/>
            <w:noProof/>
            <w:sz w:val="22"/>
            <w:szCs w:val="22"/>
          </w:rPr>
          <w:tab/>
        </w:r>
        <w:r w:rsidRPr="00AC212F">
          <w:rPr>
            <w:rStyle w:val="Hyperlink"/>
            <w:i/>
            <w:noProof/>
          </w:rPr>
          <w:t>Screen Layouts</w:t>
        </w:r>
        <w:r>
          <w:rPr>
            <w:noProof/>
            <w:webHidden/>
          </w:rPr>
          <w:tab/>
        </w:r>
        <w:r>
          <w:rPr>
            <w:noProof/>
            <w:webHidden/>
          </w:rPr>
          <w:fldChar w:fldCharType="begin"/>
        </w:r>
        <w:r>
          <w:rPr>
            <w:noProof/>
            <w:webHidden/>
          </w:rPr>
          <w:instrText xml:space="preserve"> PAGEREF _Toc398135934 \h </w:instrText>
        </w:r>
        <w:r>
          <w:rPr>
            <w:noProof/>
            <w:webHidden/>
          </w:rPr>
        </w:r>
      </w:ins>
      <w:r>
        <w:rPr>
          <w:noProof/>
          <w:webHidden/>
        </w:rPr>
        <w:fldChar w:fldCharType="separate"/>
      </w:r>
      <w:ins w:id="143" w:author="Amy Byers" w:date="2014-09-10T18:10:00Z">
        <w:r>
          <w:rPr>
            <w:noProof/>
            <w:webHidden/>
          </w:rPr>
          <w:t>10</w:t>
        </w:r>
      </w:ins>
      <w:ins w:id="144" w:author="Amy Byers" w:date="2014-09-10T18:09:00Z">
        <w:r>
          <w:rPr>
            <w:noProof/>
            <w:webHidden/>
          </w:rPr>
          <w:fldChar w:fldCharType="end"/>
        </w:r>
        <w:r w:rsidRPr="00AC212F">
          <w:rPr>
            <w:rStyle w:val="Hyperlink"/>
            <w:noProof/>
          </w:rPr>
          <w:fldChar w:fldCharType="end"/>
        </w:r>
      </w:ins>
    </w:p>
    <w:p w:rsidR="0017337A" w:rsidRDefault="0017337A">
      <w:pPr>
        <w:pStyle w:val="TOC2"/>
        <w:rPr>
          <w:ins w:id="145" w:author="Amy Byers" w:date="2014-09-10T18:09:00Z"/>
          <w:rFonts w:asciiTheme="minorHAnsi" w:eastAsiaTheme="minorEastAsia" w:hAnsiTheme="minorHAnsi" w:cstheme="minorBidi"/>
          <w:noProof/>
          <w:sz w:val="22"/>
          <w:szCs w:val="22"/>
        </w:rPr>
      </w:pPr>
      <w:ins w:id="146"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"_Toc398135935"</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7.1</w:t>
        </w:r>
        <w:r>
          <w:rPr>
            <w:rFonts w:asciiTheme="minorHAnsi" w:eastAsiaTheme="minorEastAsia" w:hAnsiTheme="minorHAnsi" w:cstheme="minorBidi"/>
            <w:noProof/>
            <w:sz w:val="22"/>
            <w:szCs w:val="22"/>
          </w:rPr>
          <w:tab/>
        </w:r>
        <w:r w:rsidRPr="00AC212F">
          <w:rPr>
            <w:rStyle w:val="Hyperlink"/>
            <w:noProof/>
          </w:rPr>
          <w:t>Transaction Search by Transaction</w:t>
        </w:r>
        <w:r>
          <w:rPr>
            <w:noProof/>
            <w:webHidden/>
          </w:rPr>
          <w:tab/>
        </w:r>
        <w:r>
          <w:rPr>
            <w:noProof/>
            <w:webHidden/>
          </w:rPr>
          <w:fldChar w:fldCharType="begin"/>
        </w:r>
        <w:r>
          <w:rPr>
            <w:noProof/>
            <w:webHidden/>
          </w:rPr>
          <w:instrText xml:space="preserve"> PAGEREF _Toc398135935 \h </w:instrText>
        </w:r>
        <w:r>
          <w:rPr>
            <w:noProof/>
            <w:webHidden/>
          </w:rPr>
        </w:r>
      </w:ins>
      <w:r>
        <w:rPr>
          <w:noProof/>
          <w:webHidden/>
        </w:rPr>
        <w:fldChar w:fldCharType="separate"/>
      </w:r>
      <w:ins w:id="147" w:author="Amy Byers" w:date="2014-09-10T18:10:00Z">
        <w:r>
          <w:rPr>
            <w:noProof/>
            <w:webHidden/>
          </w:rPr>
          <w:t>10</w:t>
        </w:r>
      </w:ins>
      <w:ins w:id="148" w:author="Amy Byers" w:date="2014-09-10T18:09:00Z">
        <w:r>
          <w:rPr>
            <w:noProof/>
            <w:webHidden/>
          </w:rPr>
          <w:fldChar w:fldCharType="end"/>
        </w:r>
        <w:r w:rsidRPr="00AC212F">
          <w:rPr>
            <w:rStyle w:val="Hyperlink"/>
            <w:noProof/>
          </w:rPr>
          <w:fldChar w:fldCharType="end"/>
        </w:r>
      </w:ins>
    </w:p>
    <w:p w:rsidR="0017337A" w:rsidRDefault="0017337A">
      <w:pPr>
        <w:pStyle w:val="TOC2"/>
        <w:rPr>
          <w:ins w:id="149" w:author="Amy Byers" w:date="2014-09-10T18:09:00Z"/>
          <w:rFonts w:asciiTheme="minorHAnsi" w:eastAsiaTheme="minorEastAsia" w:hAnsiTheme="minorHAnsi" w:cstheme="minorBidi"/>
          <w:noProof/>
          <w:sz w:val="22"/>
          <w:szCs w:val="22"/>
        </w:rPr>
      </w:pPr>
      <w:ins w:id="150"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"_Toc398135936"</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7.2</w:t>
        </w:r>
        <w:r>
          <w:rPr>
            <w:rFonts w:asciiTheme="minorHAnsi" w:eastAsiaTheme="minorEastAsia" w:hAnsiTheme="minorHAnsi" w:cstheme="minorBidi"/>
            <w:noProof/>
            <w:sz w:val="22"/>
            <w:szCs w:val="22"/>
          </w:rPr>
          <w:tab/>
        </w:r>
        <w:r w:rsidRPr="00AC212F">
          <w:rPr>
            <w:rStyle w:val="Hyperlink"/>
            <w:noProof/>
          </w:rPr>
          <w:t>Transaction Search by Tender</w:t>
        </w:r>
        <w:r>
          <w:rPr>
            <w:noProof/>
            <w:webHidden/>
          </w:rPr>
          <w:tab/>
        </w:r>
        <w:r>
          <w:rPr>
            <w:noProof/>
            <w:webHidden/>
          </w:rPr>
          <w:fldChar w:fldCharType="begin"/>
        </w:r>
        <w:r>
          <w:rPr>
            <w:noProof/>
            <w:webHidden/>
          </w:rPr>
          <w:instrText xml:space="preserve"> PAGEREF _Toc398135936 \h </w:instrText>
        </w:r>
        <w:r>
          <w:rPr>
            <w:noProof/>
            <w:webHidden/>
          </w:rPr>
        </w:r>
      </w:ins>
      <w:r>
        <w:rPr>
          <w:noProof/>
          <w:webHidden/>
        </w:rPr>
        <w:fldChar w:fldCharType="separate"/>
      </w:r>
      <w:ins w:id="151" w:author="Amy Byers" w:date="2014-09-10T18:10:00Z">
        <w:r>
          <w:rPr>
            <w:noProof/>
            <w:webHidden/>
          </w:rPr>
          <w:t>12</w:t>
        </w:r>
      </w:ins>
      <w:ins w:id="152" w:author="Amy Byers" w:date="2014-09-10T18:09:00Z">
        <w:r>
          <w:rPr>
            <w:noProof/>
            <w:webHidden/>
          </w:rPr>
          <w:fldChar w:fldCharType="end"/>
        </w:r>
        <w:r w:rsidRPr="00AC212F">
          <w:rPr>
            <w:rStyle w:val="Hyperlink"/>
            <w:noProof/>
          </w:rPr>
          <w:fldChar w:fldCharType="end"/>
        </w:r>
      </w:ins>
    </w:p>
    <w:p w:rsidR="0017337A" w:rsidRDefault="0017337A">
      <w:pPr>
        <w:pStyle w:val="TOC2"/>
        <w:rPr>
          <w:ins w:id="153" w:author="Amy Byers" w:date="2014-09-10T18:09:00Z"/>
          <w:rFonts w:asciiTheme="minorHAnsi" w:eastAsiaTheme="minorEastAsia" w:hAnsiTheme="minorHAnsi" w:cstheme="minorBidi"/>
          <w:noProof/>
          <w:sz w:val="22"/>
          <w:szCs w:val="22"/>
        </w:rPr>
      </w:pPr>
      <w:ins w:id="154"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"_Toc398135937"</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7.3</w:t>
        </w:r>
        <w:r>
          <w:rPr>
            <w:rFonts w:asciiTheme="minorHAnsi" w:eastAsiaTheme="minorEastAsia" w:hAnsiTheme="minorHAnsi" w:cstheme="minorBidi"/>
            <w:noProof/>
            <w:sz w:val="22"/>
            <w:szCs w:val="22"/>
          </w:rPr>
          <w:tab/>
        </w:r>
        <w:r w:rsidRPr="00AC212F">
          <w:rPr>
            <w:rStyle w:val="Hyperlink"/>
            <w:noProof/>
          </w:rPr>
          <w:t>Transaction Search by Customer</w:t>
        </w:r>
        <w:r>
          <w:rPr>
            <w:noProof/>
            <w:webHidden/>
          </w:rPr>
          <w:tab/>
        </w:r>
        <w:r>
          <w:rPr>
            <w:noProof/>
            <w:webHidden/>
          </w:rPr>
          <w:fldChar w:fldCharType="begin"/>
        </w:r>
        <w:r>
          <w:rPr>
            <w:noProof/>
            <w:webHidden/>
          </w:rPr>
          <w:instrText xml:space="preserve"> PAGEREF _Toc398135937 \h </w:instrText>
        </w:r>
        <w:r>
          <w:rPr>
            <w:noProof/>
            <w:webHidden/>
          </w:rPr>
        </w:r>
      </w:ins>
      <w:r>
        <w:rPr>
          <w:noProof/>
          <w:webHidden/>
        </w:rPr>
        <w:fldChar w:fldCharType="separate"/>
      </w:r>
      <w:ins w:id="155" w:author="Amy Byers" w:date="2014-09-10T18:10:00Z">
        <w:r>
          <w:rPr>
            <w:noProof/>
            <w:webHidden/>
          </w:rPr>
          <w:t>15</w:t>
        </w:r>
      </w:ins>
      <w:ins w:id="156" w:author="Amy Byers" w:date="2014-09-10T18:09:00Z">
        <w:r>
          <w:rPr>
            <w:noProof/>
            <w:webHidden/>
          </w:rPr>
          <w:fldChar w:fldCharType="end"/>
        </w:r>
        <w:r w:rsidRPr="00AC212F">
          <w:rPr>
            <w:rStyle w:val="Hyperlink"/>
            <w:noProof/>
          </w:rPr>
          <w:fldChar w:fldCharType="end"/>
        </w:r>
      </w:ins>
    </w:p>
    <w:p w:rsidR="0017337A" w:rsidRDefault="0017337A">
      <w:pPr>
        <w:pStyle w:val="TOC1"/>
        <w:rPr>
          <w:ins w:id="157" w:author="Amy Byers" w:date="2014-09-10T18:09:00Z"/>
          <w:rFonts w:asciiTheme="minorHAnsi" w:eastAsiaTheme="minorEastAsia" w:hAnsiTheme="minorHAnsi" w:cstheme="minorBidi"/>
          <w:noProof/>
          <w:sz w:val="22"/>
          <w:szCs w:val="22"/>
        </w:rPr>
      </w:pPr>
      <w:ins w:id="158"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"_Toc398135938"</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i/>
            <w:noProof/>
          </w:rPr>
          <w:t>8.</w:t>
        </w:r>
        <w:r>
          <w:rPr>
            <w:rFonts w:asciiTheme="minorHAnsi" w:eastAsiaTheme="minorEastAsia" w:hAnsiTheme="minorHAnsi" w:cstheme="minorBidi"/>
            <w:noProof/>
            <w:sz w:val="22"/>
            <w:szCs w:val="22"/>
          </w:rPr>
          <w:tab/>
        </w:r>
        <w:r w:rsidRPr="00AC212F">
          <w:rPr>
            <w:rStyle w:val="Hyperlink"/>
            <w:i/>
            <w:noProof/>
          </w:rPr>
          <w:t>Revision History</w:t>
        </w:r>
        <w:r>
          <w:rPr>
            <w:noProof/>
            <w:webHidden/>
          </w:rPr>
          <w:tab/>
        </w:r>
        <w:r>
          <w:rPr>
            <w:noProof/>
            <w:webHidden/>
          </w:rPr>
          <w:fldChar w:fldCharType="begin"/>
        </w:r>
        <w:r>
          <w:rPr>
            <w:noProof/>
            <w:webHidden/>
          </w:rPr>
          <w:instrText xml:space="preserve"> PAGEREF _Toc398135938 \h </w:instrText>
        </w:r>
        <w:r>
          <w:rPr>
            <w:noProof/>
            <w:webHidden/>
          </w:rPr>
        </w:r>
      </w:ins>
      <w:r>
        <w:rPr>
          <w:noProof/>
          <w:webHidden/>
        </w:rPr>
        <w:fldChar w:fldCharType="separate"/>
      </w:r>
      <w:ins w:id="159" w:author="Amy Byers" w:date="2014-09-10T18:10:00Z">
        <w:r>
          <w:rPr>
            <w:noProof/>
            <w:webHidden/>
          </w:rPr>
          <w:t>17</w:t>
        </w:r>
      </w:ins>
      <w:ins w:id="160" w:author="Amy Byers" w:date="2014-09-10T18:09:00Z">
        <w:r>
          <w:rPr>
            <w:noProof/>
            <w:webHidden/>
          </w:rPr>
          <w:fldChar w:fldCharType="end"/>
        </w:r>
        <w:r w:rsidRPr="00AC212F">
          <w:rPr>
            <w:rStyle w:val="Hyperlink"/>
            <w:noProof/>
          </w:rPr>
          <w:fldChar w:fldCharType="end"/>
        </w:r>
      </w:ins>
    </w:p>
    <w:p w:rsidR="0017337A" w:rsidRDefault="0017337A">
      <w:pPr>
        <w:pStyle w:val="TOC1"/>
        <w:rPr>
          <w:ins w:id="161" w:author="Amy Byers" w:date="2014-09-10T18:09:00Z"/>
          <w:rFonts w:asciiTheme="minorHAnsi" w:eastAsiaTheme="minorEastAsia" w:hAnsiTheme="minorHAnsi" w:cstheme="minorBidi"/>
          <w:noProof/>
          <w:sz w:val="22"/>
          <w:szCs w:val="22"/>
        </w:rPr>
      </w:pPr>
      <w:ins w:id="162"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"_Toc398135939"</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i/>
            <w:noProof/>
          </w:rPr>
          <w:t>9.</w:t>
        </w:r>
        <w:r>
          <w:rPr>
            <w:rFonts w:asciiTheme="minorHAnsi" w:eastAsiaTheme="minorEastAsia" w:hAnsiTheme="minorHAnsi" w:cstheme="minorBidi"/>
            <w:noProof/>
            <w:sz w:val="22"/>
            <w:szCs w:val="22"/>
          </w:rPr>
          <w:tab/>
        </w:r>
        <w:r w:rsidRPr="00AC212F">
          <w:rPr>
            <w:rStyle w:val="Hyperlink"/>
            <w:i/>
            <w:noProof/>
          </w:rPr>
          <w:t xml:space="preserve">Appendix </w:t>
        </w:r>
        <w:r w:rsidRPr="00AC212F">
          <w:rPr>
            <w:rStyle w:val="Hyperlink"/>
            <w:noProof/>
          </w:rPr>
          <w:t>A</w:t>
        </w:r>
        <w:r w:rsidRPr="00AC212F">
          <w:rPr>
            <w:rStyle w:val="Hyperlink"/>
            <w:i/>
            <w:noProof/>
          </w:rPr>
          <w:t>: Source Documentation</w:t>
        </w:r>
        <w:r>
          <w:rPr>
            <w:noProof/>
            <w:webHidden/>
          </w:rPr>
          <w:tab/>
        </w:r>
        <w:r>
          <w:rPr>
            <w:noProof/>
            <w:webHidden/>
          </w:rPr>
          <w:fldChar w:fldCharType="begin"/>
        </w:r>
        <w:r>
          <w:rPr>
            <w:noProof/>
            <w:webHidden/>
          </w:rPr>
          <w:instrText xml:space="preserve"> PAGEREF _Toc398135939 \h </w:instrText>
        </w:r>
        <w:r>
          <w:rPr>
            <w:noProof/>
            <w:webHidden/>
          </w:rPr>
        </w:r>
      </w:ins>
      <w:r>
        <w:rPr>
          <w:noProof/>
          <w:webHidden/>
        </w:rPr>
        <w:fldChar w:fldCharType="separate"/>
      </w:r>
      <w:ins w:id="163" w:author="Amy Byers" w:date="2014-09-10T18:10:00Z">
        <w:r>
          <w:rPr>
            <w:noProof/>
            <w:webHidden/>
          </w:rPr>
          <w:t>17</w:t>
        </w:r>
      </w:ins>
      <w:ins w:id="164" w:author="Amy Byers" w:date="2014-09-10T18:09:00Z">
        <w:r>
          <w:rPr>
            <w:noProof/>
            <w:webHidden/>
          </w:rPr>
          <w:fldChar w:fldCharType="end"/>
        </w:r>
        <w:r w:rsidRPr="00AC212F">
          <w:rPr>
            <w:rStyle w:val="Hyperlink"/>
            <w:noProof/>
          </w:rPr>
          <w:fldChar w:fldCharType="end"/>
        </w:r>
      </w:ins>
    </w:p>
    <w:p w:rsidR="0017337A" w:rsidRDefault="0017337A">
      <w:pPr>
        <w:pStyle w:val="TOC2"/>
        <w:rPr>
          <w:ins w:id="165" w:author="Amy Byers" w:date="2014-09-10T18:09:00Z"/>
          <w:rFonts w:asciiTheme="minorHAnsi" w:eastAsiaTheme="minorEastAsia" w:hAnsiTheme="minorHAnsi" w:cstheme="minorBidi"/>
          <w:noProof/>
          <w:sz w:val="22"/>
          <w:szCs w:val="22"/>
        </w:rPr>
      </w:pPr>
      <w:ins w:id="166"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"_Toc398135940"</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9.1</w:t>
        </w:r>
        <w:r>
          <w:rPr>
            <w:rFonts w:asciiTheme="minorHAnsi" w:eastAsiaTheme="minorEastAsia" w:hAnsiTheme="minorHAnsi" w:cstheme="minorBidi"/>
            <w:noProof/>
            <w:sz w:val="22"/>
            <w:szCs w:val="22"/>
          </w:rPr>
          <w:tab/>
        </w:r>
        <w:r w:rsidRPr="00AC212F">
          <w:rPr>
            <w:rStyle w:val="Hyperlink"/>
            <w:noProof/>
          </w:rPr>
          <w:t>Functional Requirements</w:t>
        </w:r>
        <w:r>
          <w:rPr>
            <w:noProof/>
            <w:webHidden/>
          </w:rPr>
          <w:tab/>
        </w:r>
        <w:r>
          <w:rPr>
            <w:noProof/>
            <w:webHidden/>
          </w:rPr>
          <w:fldChar w:fldCharType="begin"/>
        </w:r>
        <w:r>
          <w:rPr>
            <w:noProof/>
            <w:webHidden/>
          </w:rPr>
          <w:instrText xml:space="preserve"> PAGEREF _Toc398135940 \h </w:instrText>
        </w:r>
        <w:r>
          <w:rPr>
            <w:noProof/>
            <w:webHidden/>
          </w:rPr>
        </w:r>
      </w:ins>
      <w:r>
        <w:rPr>
          <w:noProof/>
          <w:webHidden/>
        </w:rPr>
        <w:fldChar w:fldCharType="separate"/>
      </w:r>
      <w:ins w:id="167" w:author="Amy Byers" w:date="2014-09-10T18:10:00Z">
        <w:r>
          <w:rPr>
            <w:noProof/>
            <w:webHidden/>
          </w:rPr>
          <w:t>17</w:t>
        </w:r>
      </w:ins>
      <w:ins w:id="168" w:author="Amy Byers" w:date="2014-09-10T18:09:00Z">
        <w:r>
          <w:rPr>
            <w:noProof/>
            <w:webHidden/>
          </w:rPr>
          <w:fldChar w:fldCharType="end"/>
        </w:r>
        <w:r w:rsidRPr="00AC212F">
          <w:rPr>
            <w:rStyle w:val="Hyperlink"/>
            <w:noProof/>
          </w:rPr>
          <w:fldChar w:fldCharType="end"/>
        </w:r>
      </w:ins>
    </w:p>
    <w:p w:rsidR="0017337A" w:rsidRDefault="0017337A">
      <w:pPr>
        <w:pStyle w:val="TOC1"/>
        <w:rPr>
          <w:ins w:id="169" w:author="Amy Byers" w:date="2014-09-10T18:09:00Z"/>
          <w:rFonts w:asciiTheme="minorHAnsi" w:eastAsiaTheme="minorEastAsia" w:hAnsiTheme="minorHAnsi" w:cstheme="minorBidi"/>
          <w:noProof/>
          <w:sz w:val="22"/>
          <w:szCs w:val="22"/>
        </w:rPr>
      </w:pPr>
      <w:ins w:id="170"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"_Toc398135941"</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i/>
            <w:noProof/>
          </w:rPr>
          <w:t>10.</w:t>
        </w:r>
        <w:r>
          <w:rPr>
            <w:rFonts w:asciiTheme="minorHAnsi" w:eastAsiaTheme="minorEastAsia" w:hAnsiTheme="minorHAnsi" w:cstheme="minorBidi"/>
            <w:noProof/>
            <w:sz w:val="22"/>
            <w:szCs w:val="22"/>
          </w:rPr>
          <w:tab/>
        </w:r>
        <w:r w:rsidRPr="00AC212F">
          <w:rPr>
            <w:rStyle w:val="Hyperlink"/>
            <w:i/>
            <w:noProof/>
          </w:rPr>
          <w:t xml:space="preserve">Appendix </w:t>
        </w:r>
        <w:r w:rsidRPr="00AC212F">
          <w:rPr>
            <w:rStyle w:val="Hyperlink"/>
            <w:noProof/>
          </w:rPr>
          <w:t>B</w:t>
        </w:r>
        <w:r w:rsidRPr="00AC212F">
          <w:rPr>
            <w:rStyle w:val="Hyperlink"/>
            <w:i/>
            <w:noProof/>
          </w:rPr>
          <w:t>: Glossary</w:t>
        </w:r>
        <w:r>
          <w:rPr>
            <w:noProof/>
            <w:webHidden/>
          </w:rPr>
          <w:tab/>
        </w:r>
        <w:r>
          <w:rPr>
            <w:noProof/>
            <w:webHidden/>
          </w:rPr>
          <w:fldChar w:fldCharType="begin"/>
        </w:r>
        <w:r>
          <w:rPr>
            <w:noProof/>
            <w:webHidden/>
          </w:rPr>
          <w:instrText xml:space="preserve"> PAGEREF _Toc398135941 \h </w:instrText>
        </w:r>
        <w:r>
          <w:rPr>
            <w:noProof/>
            <w:webHidden/>
          </w:rPr>
        </w:r>
      </w:ins>
      <w:r>
        <w:rPr>
          <w:noProof/>
          <w:webHidden/>
        </w:rPr>
        <w:fldChar w:fldCharType="separate"/>
      </w:r>
      <w:ins w:id="171" w:author="Amy Byers" w:date="2014-09-10T18:10:00Z">
        <w:r>
          <w:rPr>
            <w:noProof/>
            <w:webHidden/>
          </w:rPr>
          <w:t>17</w:t>
        </w:r>
      </w:ins>
      <w:ins w:id="172" w:author="Amy Byers" w:date="2014-09-10T18:09:00Z">
        <w:r>
          <w:rPr>
            <w:noProof/>
            <w:webHidden/>
          </w:rPr>
          <w:fldChar w:fldCharType="end"/>
        </w:r>
        <w:r w:rsidRPr="00AC212F">
          <w:rPr>
            <w:rStyle w:val="Hyperlink"/>
            <w:noProof/>
          </w:rPr>
          <w:fldChar w:fldCharType="end"/>
        </w:r>
      </w:ins>
    </w:p>
    <w:p w:rsidR="0017337A" w:rsidRDefault="0017337A">
      <w:pPr>
        <w:pStyle w:val="TOC1"/>
        <w:rPr>
          <w:ins w:id="173" w:author="Amy Byers" w:date="2014-09-10T18:09:00Z"/>
          <w:rFonts w:asciiTheme="minorHAnsi" w:eastAsiaTheme="minorEastAsia" w:hAnsiTheme="minorHAnsi" w:cstheme="minorBidi"/>
          <w:noProof/>
          <w:sz w:val="22"/>
          <w:szCs w:val="22"/>
        </w:rPr>
      </w:pPr>
      <w:ins w:id="174"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"_Toc398135942"</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i/>
            <w:noProof/>
          </w:rPr>
          <w:t>11.</w:t>
        </w:r>
        <w:r>
          <w:rPr>
            <w:rFonts w:asciiTheme="minorHAnsi" w:eastAsiaTheme="minorEastAsia" w:hAnsiTheme="minorHAnsi" w:cstheme="minorBidi"/>
            <w:noProof/>
            <w:sz w:val="22"/>
            <w:szCs w:val="22"/>
          </w:rPr>
          <w:tab/>
        </w:r>
        <w:r w:rsidRPr="00AC212F">
          <w:rPr>
            <w:rStyle w:val="Hyperlink"/>
            <w:i/>
            <w:noProof/>
          </w:rPr>
          <w:t>Interface: Transaction Lookup</w:t>
        </w:r>
        <w:r>
          <w:rPr>
            <w:noProof/>
            <w:webHidden/>
          </w:rPr>
          <w:tab/>
        </w:r>
        <w:r>
          <w:rPr>
            <w:noProof/>
            <w:webHidden/>
          </w:rPr>
          <w:fldChar w:fldCharType="begin"/>
        </w:r>
        <w:r>
          <w:rPr>
            <w:noProof/>
            <w:webHidden/>
          </w:rPr>
          <w:instrText xml:space="preserve"> PAGEREF _Toc398135942 \h </w:instrText>
        </w:r>
        <w:r>
          <w:rPr>
            <w:noProof/>
            <w:webHidden/>
          </w:rPr>
        </w:r>
      </w:ins>
      <w:r>
        <w:rPr>
          <w:noProof/>
          <w:webHidden/>
        </w:rPr>
        <w:fldChar w:fldCharType="separate"/>
      </w:r>
      <w:ins w:id="175" w:author="Amy Byers" w:date="2014-09-10T18:10:00Z">
        <w:r>
          <w:rPr>
            <w:noProof/>
            <w:webHidden/>
          </w:rPr>
          <w:t>18</w:t>
        </w:r>
      </w:ins>
      <w:ins w:id="176" w:author="Amy Byers" w:date="2014-09-10T18:09:00Z">
        <w:r>
          <w:rPr>
            <w:noProof/>
            <w:webHidden/>
          </w:rPr>
          <w:fldChar w:fldCharType="end"/>
        </w:r>
        <w:r w:rsidRPr="00AC212F">
          <w:rPr>
            <w:rStyle w:val="Hyperlink"/>
            <w:noProof/>
          </w:rPr>
          <w:fldChar w:fldCharType="end"/>
        </w:r>
      </w:ins>
    </w:p>
    <w:p w:rsidR="0017337A" w:rsidRDefault="0017337A">
      <w:pPr>
        <w:pStyle w:val="TOC2"/>
        <w:rPr>
          <w:ins w:id="177" w:author="Amy Byers" w:date="2014-09-10T18:09:00Z"/>
          <w:rFonts w:asciiTheme="minorHAnsi" w:eastAsiaTheme="minorEastAsia" w:hAnsiTheme="minorHAnsi" w:cstheme="minorBidi"/>
          <w:noProof/>
          <w:sz w:val="22"/>
          <w:szCs w:val="22"/>
        </w:rPr>
      </w:pPr>
      <w:ins w:id="178"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"_Toc398135943"</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11.1</w:t>
        </w:r>
        <w:r>
          <w:rPr>
            <w:rFonts w:asciiTheme="minorHAnsi" w:eastAsiaTheme="minorEastAsia" w:hAnsiTheme="minorHAnsi" w:cstheme="minorBidi"/>
            <w:noProof/>
            <w:sz w:val="22"/>
            <w:szCs w:val="22"/>
          </w:rPr>
          <w:tab/>
        </w:r>
        <w:r w:rsidRPr="00AC212F">
          <w:rPr>
            <w:rStyle w:val="Hyperlink"/>
            <w:noProof/>
          </w:rPr>
          <w:t>Search by Tender</w:t>
        </w:r>
        <w:r>
          <w:rPr>
            <w:noProof/>
            <w:webHidden/>
          </w:rPr>
          <w:tab/>
        </w:r>
        <w:r>
          <w:rPr>
            <w:noProof/>
            <w:webHidden/>
          </w:rPr>
          <w:fldChar w:fldCharType="begin"/>
        </w:r>
        <w:r>
          <w:rPr>
            <w:noProof/>
            <w:webHidden/>
          </w:rPr>
          <w:instrText xml:space="preserve"> PAGEREF _Toc398135943 \h </w:instrText>
        </w:r>
        <w:r>
          <w:rPr>
            <w:noProof/>
            <w:webHidden/>
          </w:rPr>
        </w:r>
      </w:ins>
      <w:r>
        <w:rPr>
          <w:noProof/>
          <w:webHidden/>
        </w:rPr>
        <w:fldChar w:fldCharType="separate"/>
      </w:r>
      <w:ins w:id="179" w:author="Amy Byers" w:date="2014-09-10T18:10:00Z">
        <w:r>
          <w:rPr>
            <w:noProof/>
            <w:webHidden/>
          </w:rPr>
          <w:t>18</w:t>
        </w:r>
      </w:ins>
      <w:ins w:id="180" w:author="Amy Byers" w:date="2014-09-10T18:09:00Z">
        <w:r>
          <w:rPr>
            <w:noProof/>
            <w:webHidden/>
          </w:rPr>
          <w:fldChar w:fldCharType="end"/>
        </w:r>
        <w:r w:rsidRPr="00AC212F">
          <w:rPr>
            <w:rStyle w:val="Hyperlink"/>
            <w:noProof/>
          </w:rPr>
          <w:fldChar w:fldCharType="end"/>
        </w:r>
      </w:ins>
    </w:p>
    <w:p w:rsidR="0017337A" w:rsidRDefault="0017337A">
      <w:pPr>
        <w:pStyle w:val="TOC2"/>
        <w:rPr>
          <w:ins w:id="181" w:author="Amy Byers" w:date="2014-09-10T18:09:00Z"/>
          <w:rFonts w:asciiTheme="minorHAnsi" w:eastAsiaTheme="minorEastAsia" w:hAnsiTheme="minorHAnsi" w:cstheme="minorBidi"/>
          <w:noProof/>
          <w:sz w:val="22"/>
          <w:szCs w:val="22"/>
        </w:rPr>
      </w:pPr>
      <w:ins w:id="182"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"_Toc398135944"</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11.2</w:t>
        </w:r>
        <w:r>
          <w:rPr>
            <w:rFonts w:asciiTheme="minorHAnsi" w:eastAsiaTheme="minorEastAsia" w:hAnsiTheme="minorHAnsi" w:cstheme="minorBidi"/>
            <w:noProof/>
            <w:sz w:val="22"/>
            <w:szCs w:val="22"/>
          </w:rPr>
          <w:tab/>
        </w:r>
        <w:r w:rsidRPr="00AC212F">
          <w:rPr>
            <w:rStyle w:val="Hyperlink"/>
            <w:noProof/>
          </w:rPr>
          <w:t>Search By Customer</w:t>
        </w:r>
        <w:r>
          <w:rPr>
            <w:noProof/>
            <w:webHidden/>
          </w:rPr>
          <w:tab/>
        </w:r>
        <w:r>
          <w:rPr>
            <w:noProof/>
            <w:webHidden/>
          </w:rPr>
          <w:fldChar w:fldCharType="begin"/>
        </w:r>
        <w:r>
          <w:rPr>
            <w:noProof/>
            <w:webHidden/>
          </w:rPr>
          <w:instrText xml:space="preserve"> PAGEREF _Toc398135944 \h </w:instrText>
        </w:r>
        <w:r>
          <w:rPr>
            <w:noProof/>
            <w:webHidden/>
          </w:rPr>
        </w:r>
      </w:ins>
      <w:r>
        <w:rPr>
          <w:noProof/>
          <w:webHidden/>
        </w:rPr>
        <w:fldChar w:fldCharType="separate"/>
      </w:r>
      <w:ins w:id="183" w:author="Amy Byers" w:date="2014-09-10T18:10:00Z">
        <w:r>
          <w:rPr>
            <w:noProof/>
            <w:webHidden/>
          </w:rPr>
          <w:t>18</w:t>
        </w:r>
      </w:ins>
      <w:ins w:id="184" w:author="Amy Byers" w:date="2014-09-10T18:09:00Z">
        <w:r>
          <w:rPr>
            <w:noProof/>
            <w:webHidden/>
          </w:rPr>
          <w:fldChar w:fldCharType="end"/>
        </w:r>
        <w:r w:rsidRPr="00AC212F">
          <w:rPr>
            <w:rStyle w:val="Hyperlink"/>
            <w:noProof/>
          </w:rPr>
          <w:fldChar w:fldCharType="end"/>
        </w:r>
      </w:ins>
    </w:p>
    <w:p w:rsidR="0017337A" w:rsidRDefault="0017337A">
      <w:pPr>
        <w:pStyle w:val="TOC2"/>
        <w:rPr>
          <w:ins w:id="185" w:author="Amy Byers" w:date="2014-09-10T18:09:00Z"/>
          <w:rFonts w:asciiTheme="minorHAnsi" w:eastAsiaTheme="minorEastAsia" w:hAnsiTheme="minorHAnsi" w:cstheme="minorBidi"/>
          <w:noProof/>
          <w:sz w:val="22"/>
          <w:szCs w:val="22"/>
        </w:rPr>
      </w:pPr>
      <w:ins w:id="186" w:author="Amy Byers" w:date="2014-09-10T18:09:00Z">
        <w:r w:rsidRPr="00AC212F">
          <w:rPr>
            <w:rStyle w:val="Hyperlink"/>
            <w:noProof/>
          </w:rPr>
          <w:fldChar w:fldCharType="begin"/>
        </w:r>
        <w:r w:rsidRPr="00AC212F">
          <w:rPr>
            <w:rStyle w:val="Hyperlink"/>
            <w:noProof/>
          </w:rPr>
          <w:instrText xml:space="preserve"> </w:instrText>
        </w:r>
        <w:r>
          <w:rPr>
            <w:noProof/>
          </w:rPr>
          <w:instrText>HYPERLINK \l "_Toc398135945"</w:instrText>
        </w:r>
        <w:r w:rsidRPr="00AC212F">
          <w:rPr>
            <w:rStyle w:val="Hyperlink"/>
            <w:noProof/>
          </w:rPr>
          <w:instrText xml:space="preserve"> </w:instrText>
        </w:r>
        <w:r w:rsidRPr="00AC212F">
          <w:rPr>
            <w:rStyle w:val="Hyperlink"/>
            <w:noProof/>
          </w:rPr>
        </w:r>
        <w:r w:rsidRPr="00AC212F">
          <w:rPr>
            <w:rStyle w:val="Hyperlink"/>
            <w:noProof/>
          </w:rPr>
          <w:fldChar w:fldCharType="separate"/>
        </w:r>
        <w:r w:rsidRPr="00AC212F">
          <w:rPr>
            <w:rStyle w:val="Hyperlink"/>
            <w:noProof/>
          </w:rPr>
          <w:t>11.3</w:t>
        </w:r>
        <w:r>
          <w:rPr>
            <w:rFonts w:asciiTheme="minorHAnsi" w:eastAsiaTheme="minorEastAsia" w:hAnsiTheme="minorHAnsi" w:cstheme="minorBidi"/>
            <w:noProof/>
            <w:sz w:val="22"/>
            <w:szCs w:val="22"/>
          </w:rPr>
          <w:tab/>
        </w:r>
        <w:r w:rsidRPr="00AC212F">
          <w:rPr>
            <w:rStyle w:val="Hyperlink"/>
            <w:noProof/>
          </w:rPr>
          <w:t>Search By Transaction</w:t>
        </w:r>
        <w:r>
          <w:rPr>
            <w:noProof/>
            <w:webHidden/>
          </w:rPr>
          <w:tab/>
        </w:r>
        <w:r>
          <w:rPr>
            <w:noProof/>
            <w:webHidden/>
          </w:rPr>
          <w:fldChar w:fldCharType="begin"/>
        </w:r>
        <w:r>
          <w:rPr>
            <w:noProof/>
            <w:webHidden/>
          </w:rPr>
          <w:instrText xml:space="preserve"> PAGEREF _Toc398135945 \h </w:instrText>
        </w:r>
        <w:r>
          <w:rPr>
            <w:noProof/>
            <w:webHidden/>
          </w:rPr>
        </w:r>
      </w:ins>
      <w:r>
        <w:rPr>
          <w:noProof/>
          <w:webHidden/>
        </w:rPr>
        <w:fldChar w:fldCharType="separate"/>
      </w:r>
      <w:ins w:id="187" w:author="Amy Byers" w:date="2014-09-10T18:10:00Z">
        <w:r>
          <w:rPr>
            <w:noProof/>
            <w:webHidden/>
          </w:rPr>
          <w:t>18</w:t>
        </w:r>
      </w:ins>
      <w:ins w:id="188" w:author="Amy Byers" w:date="2014-09-10T18:09:00Z">
        <w:r>
          <w:rPr>
            <w:noProof/>
            <w:webHidden/>
          </w:rPr>
          <w:fldChar w:fldCharType="end"/>
        </w:r>
        <w:r w:rsidRPr="00AC212F">
          <w:rPr>
            <w:rStyle w:val="Hyperlink"/>
            <w:noProof/>
          </w:rPr>
          <w:fldChar w:fldCharType="end"/>
        </w:r>
      </w:ins>
    </w:p>
    <w:p w:rsidR="00175DB5" w:rsidRPr="00E32221" w:rsidDel="0017337A" w:rsidRDefault="00175DB5">
      <w:pPr>
        <w:pStyle w:val="TOC1"/>
        <w:rPr>
          <w:del w:id="189" w:author="Amy Byers" w:date="2014-09-10T18:09:00Z"/>
          <w:rFonts w:asciiTheme="minorHAnsi" w:eastAsiaTheme="minorEastAsia" w:hAnsiTheme="minorHAnsi" w:cstheme="minorBidi"/>
          <w:noProof/>
          <w:sz w:val="22"/>
          <w:szCs w:val="22"/>
        </w:rPr>
      </w:pPr>
      <w:del w:id="190" w:author="Amy Byers" w:date="2014-09-10T18:09:00Z">
        <w:r w:rsidRPr="0017337A" w:rsidDel="0017337A">
          <w:rPr>
            <w:i/>
            <w:noProof/>
          </w:rPr>
          <w:delText>1.</w:delText>
        </w:r>
        <w:r w:rsidRPr="00E32221" w:rsidDel="0017337A">
          <w:rPr>
            <w:rFonts w:asciiTheme="minorHAnsi" w:eastAsiaTheme="minorEastAsia" w:hAnsiTheme="minorHAnsi" w:cstheme="minorBidi"/>
            <w:noProof/>
            <w:sz w:val="22"/>
            <w:szCs w:val="22"/>
          </w:rPr>
          <w:tab/>
        </w:r>
        <w:r w:rsidRPr="0017337A" w:rsidDel="0017337A">
          <w:rPr>
            <w:i/>
            <w:noProof/>
          </w:rPr>
          <w:delText>Feature Overview</w:delText>
        </w:r>
        <w:r w:rsidRPr="00E32221" w:rsidDel="0017337A">
          <w:rPr>
            <w:noProof/>
            <w:webHidden/>
          </w:rPr>
          <w:tab/>
          <w:delText>3</w:delText>
        </w:r>
      </w:del>
    </w:p>
    <w:p w:rsidR="00175DB5" w:rsidRPr="00E32221" w:rsidDel="0017337A" w:rsidRDefault="00175DB5">
      <w:pPr>
        <w:pStyle w:val="TOC2"/>
        <w:rPr>
          <w:del w:id="191" w:author="Amy Byers" w:date="2014-09-10T18:09:00Z"/>
          <w:rFonts w:asciiTheme="minorHAnsi" w:eastAsiaTheme="minorEastAsia" w:hAnsiTheme="minorHAnsi" w:cstheme="minorBidi"/>
          <w:noProof/>
          <w:sz w:val="22"/>
          <w:szCs w:val="22"/>
        </w:rPr>
      </w:pPr>
      <w:del w:id="192" w:author="Amy Byers" w:date="2014-09-10T18:09:00Z">
        <w:r w:rsidRPr="0017337A" w:rsidDel="0017337A">
          <w:rPr>
            <w:noProof/>
          </w:rPr>
          <w:delText>1.1</w:delText>
        </w:r>
        <w:r w:rsidRPr="00E32221" w:rsidDel="0017337A">
          <w:rPr>
            <w:rFonts w:asciiTheme="minorHAnsi" w:eastAsiaTheme="minorEastAsia" w:hAnsiTheme="minorHAnsi" w:cstheme="minorBidi"/>
            <w:noProof/>
            <w:sz w:val="22"/>
            <w:szCs w:val="22"/>
          </w:rPr>
          <w:tab/>
        </w:r>
        <w:r w:rsidRPr="0017337A" w:rsidDel="0017337A">
          <w:rPr>
            <w:noProof/>
          </w:rPr>
          <w:delText>Feature Description</w:delText>
        </w:r>
        <w:r w:rsidRPr="00E32221" w:rsidDel="0017337A">
          <w:rPr>
            <w:noProof/>
            <w:webHidden/>
          </w:rPr>
          <w:tab/>
          <w:delText>3</w:delText>
        </w:r>
      </w:del>
    </w:p>
    <w:p w:rsidR="00175DB5" w:rsidRPr="00E32221" w:rsidDel="0017337A" w:rsidRDefault="00175DB5">
      <w:pPr>
        <w:pStyle w:val="TOC2"/>
        <w:rPr>
          <w:del w:id="193" w:author="Amy Byers" w:date="2014-09-10T18:09:00Z"/>
          <w:rFonts w:asciiTheme="minorHAnsi" w:eastAsiaTheme="minorEastAsia" w:hAnsiTheme="minorHAnsi" w:cstheme="minorBidi"/>
          <w:noProof/>
          <w:sz w:val="22"/>
          <w:szCs w:val="22"/>
        </w:rPr>
      </w:pPr>
      <w:del w:id="194" w:author="Amy Byers" w:date="2014-09-10T18:09:00Z">
        <w:r w:rsidRPr="0017337A" w:rsidDel="0017337A">
          <w:rPr>
            <w:noProof/>
          </w:rPr>
          <w:delText>1.2</w:delText>
        </w:r>
        <w:r w:rsidRPr="00E32221" w:rsidDel="0017337A">
          <w:rPr>
            <w:rFonts w:asciiTheme="minorHAnsi" w:eastAsiaTheme="minorEastAsia" w:hAnsiTheme="minorHAnsi" w:cstheme="minorBidi"/>
            <w:noProof/>
            <w:sz w:val="22"/>
            <w:szCs w:val="22"/>
          </w:rPr>
          <w:tab/>
        </w:r>
        <w:r w:rsidRPr="0017337A" w:rsidDel="0017337A">
          <w:rPr>
            <w:noProof/>
          </w:rPr>
          <w:delText>Assumptions</w:delText>
        </w:r>
        <w:r w:rsidRPr="00E32221" w:rsidDel="0017337A">
          <w:rPr>
            <w:noProof/>
            <w:webHidden/>
          </w:rPr>
          <w:tab/>
          <w:delText>3</w:delText>
        </w:r>
      </w:del>
    </w:p>
    <w:p w:rsidR="00175DB5" w:rsidRPr="00E32221" w:rsidDel="0017337A" w:rsidRDefault="00175DB5">
      <w:pPr>
        <w:pStyle w:val="TOC2"/>
        <w:rPr>
          <w:del w:id="195" w:author="Amy Byers" w:date="2014-09-10T18:09:00Z"/>
          <w:rFonts w:asciiTheme="minorHAnsi" w:eastAsiaTheme="minorEastAsia" w:hAnsiTheme="minorHAnsi" w:cstheme="minorBidi"/>
          <w:noProof/>
          <w:sz w:val="22"/>
          <w:szCs w:val="22"/>
        </w:rPr>
      </w:pPr>
      <w:del w:id="196" w:author="Amy Byers" w:date="2014-09-10T18:09:00Z">
        <w:r w:rsidRPr="0017337A" w:rsidDel="0017337A">
          <w:rPr>
            <w:noProof/>
          </w:rPr>
          <w:delText>1.3</w:delText>
        </w:r>
        <w:r w:rsidRPr="00E32221" w:rsidDel="0017337A">
          <w:rPr>
            <w:rFonts w:asciiTheme="minorHAnsi" w:eastAsiaTheme="minorEastAsia" w:hAnsiTheme="minorHAnsi" w:cstheme="minorBidi"/>
            <w:noProof/>
            <w:sz w:val="22"/>
            <w:szCs w:val="22"/>
          </w:rPr>
          <w:tab/>
        </w:r>
        <w:r w:rsidRPr="0017337A" w:rsidDel="0017337A">
          <w:rPr>
            <w:noProof/>
          </w:rPr>
          <w:delText>Parameters and System Settings</w:delText>
        </w:r>
        <w:r w:rsidRPr="00E32221" w:rsidDel="0017337A">
          <w:rPr>
            <w:noProof/>
            <w:webHidden/>
          </w:rPr>
          <w:tab/>
          <w:delText>3</w:delText>
        </w:r>
      </w:del>
    </w:p>
    <w:p w:rsidR="00175DB5" w:rsidRPr="00E32221" w:rsidDel="0017337A" w:rsidRDefault="00175DB5">
      <w:pPr>
        <w:pStyle w:val="TOC2"/>
        <w:rPr>
          <w:del w:id="197" w:author="Amy Byers" w:date="2014-09-10T18:09:00Z"/>
          <w:rFonts w:asciiTheme="minorHAnsi" w:eastAsiaTheme="minorEastAsia" w:hAnsiTheme="minorHAnsi" w:cstheme="minorBidi"/>
          <w:noProof/>
          <w:sz w:val="22"/>
          <w:szCs w:val="22"/>
        </w:rPr>
      </w:pPr>
      <w:del w:id="198" w:author="Amy Byers" w:date="2014-09-10T18:09:00Z">
        <w:r w:rsidRPr="0017337A" w:rsidDel="0017337A">
          <w:rPr>
            <w:noProof/>
          </w:rPr>
          <w:delText>1.4</w:delText>
        </w:r>
        <w:r w:rsidRPr="00E32221" w:rsidDel="0017337A">
          <w:rPr>
            <w:rFonts w:asciiTheme="minorHAnsi" w:eastAsiaTheme="minorEastAsia" w:hAnsiTheme="minorHAnsi" w:cstheme="minorBidi"/>
            <w:noProof/>
            <w:sz w:val="22"/>
            <w:szCs w:val="22"/>
          </w:rPr>
          <w:tab/>
        </w:r>
        <w:r w:rsidRPr="0017337A" w:rsidDel="0017337A">
          <w:rPr>
            <w:noProof/>
          </w:rPr>
          <w:delText>Interfaces</w:delText>
        </w:r>
        <w:r w:rsidRPr="00E32221" w:rsidDel="0017337A">
          <w:rPr>
            <w:noProof/>
            <w:webHidden/>
          </w:rPr>
          <w:tab/>
          <w:delText>3</w:delText>
        </w:r>
      </w:del>
    </w:p>
    <w:p w:rsidR="00175DB5" w:rsidRPr="00E32221" w:rsidDel="0017337A" w:rsidRDefault="00175DB5">
      <w:pPr>
        <w:pStyle w:val="TOC1"/>
        <w:rPr>
          <w:del w:id="199" w:author="Amy Byers" w:date="2014-09-10T18:09:00Z"/>
          <w:rFonts w:asciiTheme="minorHAnsi" w:eastAsiaTheme="minorEastAsia" w:hAnsiTheme="minorHAnsi" w:cstheme="minorBidi"/>
          <w:noProof/>
          <w:sz w:val="22"/>
          <w:szCs w:val="22"/>
        </w:rPr>
      </w:pPr>
      <w:del w:id="200" w:author="Amy Byers" w:date="2014-09-10T18:09:00Z">
        <w:r w:rsidRPr="0017337A" w:rsidDel="0017337A">
          <w:rPr>
            <w:i/>
            <w:noProof/>
          </w:rPr>
          <w:delText>2.</w:delText>
        </w:r>
        <w:r w:rsidRPr="00E32221" w:rsidDel="0017337A">
          <w:rPr>
            <w:rFonts w:asciiTheme="minorHAnsi" w:eastAsiaTheme="minorEastAsia" w:hAnsiTheme="minorHAnsi" w:cstheme="minorBidi"/>
            <w:noProof/>
            <w:sz w:val="22"/>
            <w:szCs w:val="22"/>
          </w:rPr>
          <w:tab/>
        </w:r>
        <w:r w:rsidRPr="0017337A" w:rsidDel="0017337A">
          <w:rPr>
            <w:i/>
            <w:noProof/>
          </w:rPr>
          <w:delText>USE CASE: Search by Transaction</w:delText>
        </w:r>
        <w:r w:rsidRPr="00E32221" w:rsidDel="0017337A">
          <w:rPr>
            <w:noProof/>
            <w:webHidden/>
          </w:rPr>
          <w:tab/>
          <w:delText>3</w:delText>
        </w:r>
      </w:del>
    </w:p>
    <w:p w:rsidR="00175DB5" w:rsidRPr="00E32221" w:rsidDel="0017337A" w:rsidRDefault="00175DB5">
      <w:pPr>
        <w:pStyle w:val="TOC2"/>
        <w:rPr>
          <w:del w:id="201" w:author="Amy Byers" w:date="2014-09-10T18:09:00Z"/>
          <w:rFonts w:asciiTheme="minorHAnsi" w:eastAsiaTheme="minorEastAsia" w:hAnsiTheme="minorHAnsi" w:cstheme="minorBidi"/>
          <w:noProof/>
          <w:sz w:val="22"/>
          <w:szCs w:val="22"/>
        </w:rPr>
      </w:pPr>
      <w:del w:id="202" w:author="Amy Byers" w:date="2014-09-10T18:09:00Z">
        <w:r w:rsidRPr="0017337A" w:rsidDel="0017337A">
          <w:rPr>
            <w:noProof/>
          </w:rPr>
          <w:delText>2.1</w:delText>
        </w:r>
        <w:r w:rsidRPr="00E32221" w:rsidDel="0017337A">
          <w:rPr>
            <w:rFonts w:asciiTheme="minorHAnsi" w:eastAsiaTheme="minorEastAsia" w:hAnsiTheme="minorHAnsi" w:cstheme="minorBidi"/>
            <w:noProof/>
            <w:sz w:val="22"/>
            <w:szCs w:val="22"/>
          </w:rPr>
          <w:tab/>
        </w:r>
        <w:r w:rsidRPr="0017337A" w:rsidDel="0017337A">
          <w:rPr>
            <w:noProof/>
          </w:rPr>
          <w:delText>Feature Flow</w:delText>
        </w:r>
        <w:r w:rsidRPr="00E32221" w:rsidDel="0017337A">
          <w:rPr>
            <w:noProof/>
            <w:webHidden/>
          </w:rPr>
          <w:tab/>
          <w:delText>3</w:delText>
        </w:r>
      </w:del>
    </w:p>
    <w:p w:rsidR="00175DB5" w:rsidRPr="00E32221" w:rsidDel="0017337A" w:rsidRDefault="00175DB5">
      <w:pPr>
        <w:pStyle w:val="TOC2"/>
        <w:rPr>
          <w:del w:id="203" w:author="Amy Byers" w:date="2014-09-10T18:09:00Z"/>
          <w:rFonts w:asciiTheme="minorHAnsi" w:eastAsiaTheme="minorEastAsia" w:hAnsiTheme="minorHAnsi" w:cstheme="minorBidi"/>
          <w:noProof/>
          <w:sz w:val="22"/>
          <w:szCs w:val="22"/>
        </w:rPr>
      </w:pPr>
      <w:del w:id="204" w:author="Amy Byers" w:date="2014-09-10T18:09:00Z">
        <w:r w:rsidRPr="0017337A" w:rsidDel="0017337A">
          <w:rPr>
            <w:noProof/>
          </w:rPr>
          <w:delText>2.2</w:delText>
        </w:r>
        <w:r w:rsidRPr="00E32221" w:rsidDel="0017337A">
          <w:rPr>
            <w:rFonts w:asciiTheme="minorHAnsi" w:eastAsiaTheme="minorEastAsia" w:hAnsiTheme="minorHAnsi" w:cstheme="minorBidi"/>
            <w:noProof/>
            <w:sz w:val="22"/>
            <w:szCs w:val="22"/>
          </w:rPr>
          <w:tab/>
        </w:r>
        <w:r w:rsidRPr="0017337A" w:rsidDel="0017337A">
          <w:rPr>
            <w:noProof/>
          </w:rPr>
          <w:delText>Precondition</w:delText>
        </w:r>
        <w:r w:rsidRPr="00E32221" w:rsidDel="0017337A">
          <w:rPr>
            <w:noProof/>
            <w:webHidden/>
          </w:rPr>
          <w:tab/>
          <w:delText>3</w:delText>
        </w:r>
      </w:del>
    </w:p>
    <w:p w:rsidR="00175DB5" w:rsidRPr="00E32221" w:rsidDel="0017337A" w:rsidRDefault="00175DB5">
      <w:pPr>
        <w:pStyle w:val="TOC2"/>
        <w:rPr>
          <w:del w:id="205" w:author="Amy Byers" w:date="2014-09-10T18:09:00Z"/>
          <w:rFonts w:asciiTheme="minorHAnsi" w:eastAsiaTheme="minorEastAsia" w:hAnsiTheme="minorHAnsi" w:cstheme="minorBidi"/>
          <w:noProof/>
          <w:sz w:val="22"/>
          <w:szCs w:val="22"/>
        </w:rPr>
      </w:pPr>
      <w:del w:id="206" w:author="Amy Byers" w:date="2014-09-10T18:09:00Z">
        <w:r w:rsidRPr="0017337A" w:rsidDel="0017337A">
          <w:rPr>
            <w:noProof/>
          </w:rPr>
          <w:delText>2.3</w:delText>
        </w:r>
        <w:r w:rsidRPr="00E32221" w:rsidDel="0017337A">
          <w:rPr>
            <w:rFonts w:asciiTheme="minorHAnsi" w:eastAsiaTheme="minorEastAsia" w:hAnsiTheme="minorHAnsi" w:cstheme="minorBidi"/>
            <w:noProof/>
            <w:sz w:val="22"/>
            <w:szCs w:val="22"/>
          </w:rPr>
          <w:tab/>
        </w:r>
        <w:r w:rsidRPr="0017337A" w:rsidDel="0017337A">
          <w:rPr>
            <w:noProof/>
          </w:rPr>
          <w:delText>Main Flow</w:delText>
        </w:r>
        <w:r w:rsidRPr="00E32221" w:rsidDel="0017337A">
          <w:rPr>
            <w:noProof/>
            <w:webHidden/>
          </w:rPr>
          <w:tab/>
          <w:delText>3</w:delText>
        </w:r>
      </w:del>
    </w:p>
    <w:p w:rsidR="00175DB5" w:rsidRPr="00E32221" w:rsidDel="0017337A" w:rsidRDefault="00175DB5">
      <w:pPr>
        <w:pStyle w:val="TOC2"/>
        <w:rPr>
          <w:del w:id="207" w:author="Amy Byers" w:date="2014-09-10T18:09:00Z"/>
          <w:rFonts w:asciiTheme="minorHAnsi" w:eastAsiaTheme="minorEastAsia" w:hAnsiTheme="minorHAnsi" w:cstheme="minorBidi"/>
          <w:noProof/>
          <w:sz w:val="22"/>
          <w:szCs w:val="22"/>
        </w:rPr>
      </w:pPr>
      <w:del w:id="208" w:author="Amy Byers" w:date="2014-09-10T18:09:00Z">
        <w:r w:rsidRPr="0017337A" w:rsidDel="0017337A">
          <w:rPr>
            <w:noProof/>
          </w:rPr>
          <w:delText>2.4</w:delText>
        </w:r>
        <w:r w:rsidRPr="00E32221" w:rsidDel="0017337A">
          <w:rPr>
            <w:rFonts w:asciiTheme="minorHAnsi" w:eastAsiaTheme="minorEastAsia" w:hAnsiTheme="minorHAnsi" w:cstheme="minorBidi"/>
            <w:noProof/>
            <w:sz w:val="22"/>
            <w:szCs w:val="22"/>
          </w:rPr>
          <w:tab/>
        </w:r>
        <w:r w:rsidRPr="0017337A" w:rsidDel="0017337A">
          <w:rPr>
            <w:noProof/>
          </w:rPr>
          <w:delText>Alternate Flows</w:delText>
        </w:r>
        <w:r w:rsidRPr="00E32221" w:rsidDel="0017337A">
          <w:rPr>
            <w:noProof/>
            <w:webHidden/>
          </w:rPr>
          <w:tab/>
          <w:delText>4</w:delText>
        </w:r>
      </w:del>
    </w:p>
    <w:p w:rsidR="00175DB5" w:rsidRPr="00E32221" w:rsidDel="0017337A" w:rsidRDefault="00175DB5">
      <w:pPr>
        <w:pStyle w:val="TOC2"/>
        <w:rPr>
          <w:del w:id="209" w:author="Amy Byers" w:date="2014-09-10T18:09:00Z"/>
          <w:rFonts w:asciiTheme="minorHAnsi" w:eastAsiaTheme="minorEastAsia" w:hAnsiTheme="minorHAnsi" w:cstheme="minorBidi"/>
          <w:noProof/>
          <w:sz w:val="22"/>
          <w:szCs w:val="22"/>
        </w:rPr>
      </w:pPr>
      <w:del w:id="210" w:author="Amy Byers" w:date="2014-09-10T18:09:00Z">
        <w:r w:rsidRPr="0017337A" w:rsidDel="0017337A">
          <w:rPr>
            <w:noProof/>
          </w:rPr>
          <w:delText>2.5</w:delText>
        </w:r>
        <w:r w:rsidRPr="00E32221" w:rsidDel="0017337A">
          <w:rPr>
            <w:rFonts w:asciiTheme="minorHAnsi" w:eastAsiaTheme="minorEastAsia" w:hAnsiTheme="minorHAnsi" w:cstheme="minorBidi"/>
            <w:noProof/>
            <w:sz w:val="22"/>
            <w:szCs w:val="22"/>
          </w:rPr>
          <w:tab/>
        </w:r>
        <w:r w:rsidRPr="0017337A" w:rsidDel="0017337A">
          <w:rPr>
            <w:noProof/>
          </w:rPr>
          <w:delText>Post Condition</w:delText>
        </w:r>
        <w:r w:rsidRPr="00E32221" w:rsidDel="0017337A">
          <w:rPr>
            <w:noProof/>
            <w:webHidden/>
          </w:rPr>
          <w:tab/>
          <w:delText>4</w:delText>
        </w:r>
      </w:del>
    </w:p>
    <w:p w:rsidR="00175DB5" w:rsidRPr="00E32221" w:rsidDel="0017337A" w:rsidRDefault="00175DB5">
      <w:pPr>
        <w:pStyle w:val="TOC2"/>
        <w:rPr>
          <w:del w:id="211" w:author="Amy Byers" w:date="2014-09-10T18:09:00Z"/>
          <w:rFonts w:asciiTheme="minorHAnsi" w:eastAsiaTheme="minorEastAsia" w:hAnsiTheme="minorHAnsi" w:cstheme="minorBidi"/>
          <w:noProof/>
          <w:sz w:val="22"/>
          <w:szCs w:val="22"/>
        </w:rPr>
      </w:pPr>
      <w:del w:id="212" w:author="Amy Byers" w:date="2014-09-10T18:09:00Z">
        <w:r w:rsidRPr="0017337A" w:rsidDel="0017337A">
          <w:rPr>
            <w:noProof/>
          </w:rPr>
          <w:delText>2.6</w:delText>
        </w:r>
        <w:r w:rsidRPr="00E32221" w:rsidDel="0017337A">
          <w:rPr>
            <w:rFonts w:asciiTheme="minorHAnsi" w:eastAsiaTheme="minorEastAsia" w:hAnsiTheme="minorHAnsi" w:cstheme="minorBidi"/>
            <w:noProof/>
            <w:sz w:val="22"/>
            <w:szCs w:val="22"/>
          </w:rPr>
          <w:tab/>
        </w:r>
        <w:r w:rsidRPr="0017337A" w:rsidDel="0017337A">
          <w:rPr>
            <w:noProof/>
          </w:rPr>
          <w:delText>Special Requirements</w:delText>
        </w:r>
        <w:r w:rsidRPr="00E32221" w:rsidDel="0017337A">
          <w:rPr>
            <w:noProof/>
            <w:webHidden/>
          </w:rPr>
          <w:tab/>
          <w:delText>4</w:delText>
        </w:r>
      </w:del>
    </w:p>
    <w:p w:rsidR="00175DB5" w:rsidRPr="00E32221" w:rsidDel="0017337A" w:rsidRDefault="00175DB5">
      <w:pPr>
        <w:pStyle w:val="TOC1"/>
        <w:rPr>
          <w:del w:id="213" w:author="Amy Byers" w:date="2014-09-10T18:09:00Z"/>
          <w:rFonts w:asciiTheme="minorHAnsi" w:eastAsiaTheme="minorEastAsia" w:hAnsiTheme="minorHAnsi" w:cstheme="minorBidi"/>
          <w:noProof/>
          <w:sz w:val="22"/>
          <w:szCs w:val="22"/>
        </w:rPr>
      </w:pPr>
      <w:del w:id="214" w:author="Amy Byers" w:date="2014-09-10T18:09:00Z">
        <w:r w:rsidRPr="0017337A" w:rsidDel="0017337A">
          <w:rPr>
            <w:i/>
            <w:noProof/>
          </w:rPr>
          <w:delText>3.</w:delText>
        </w:r>
        <w:r w:rsidRPr="00E32221" w:rsidDel="0017337A">
          <w:rPr>
            <w:rFonts w:asciiTheme="minorHAnsi" w:eastAsiaTheme="minorEastAsia" w:hAnsiTheme="minorHAnsi" w:cstheme="minorBidi"/>
            <w:noProof/>
            <w:sz w:val="22"/>
            <w:szCs w:val="22"/>
          </w:rPr>
          <w:tab/>
        </w:r>
        <w:r w:rsidRPr="0017337A" w:rsidDel="0017337A">
          <w:rPr>
            <w:i/>
            <w:noProof/>
          </w:rPr>
          <w:delText>USE CASE: Search by Tender</w:delText>
        </w:r>
        <w:r w:rsidRPr="00E32221" w:rsidDel="0017337A">
          <w:rPr>
            <w:noProof/>
            <w:webHidden/>
          </w:rPr>
          <w:tab/>
          <w:delText>5</w:delText>
        </w:r>
      </w:del>
    </w:p>
    <w:p w:rsidR="00175DB5" w:rsidRPr="00E32221" w:rsidDel="0017337A" w:rsidRDefault="00175DB5">
      <w:pPr>
        <w:pStyle w:val="TOC2"/>
        <w:rPr>
          <w:del w:id="215" w:author="Amy Byers" w:date="2014-09-10T18:09:00Z"/>
          <w:rFonts w:asciiTheme="minorHAnsi" w:eastAsiaTheme="minorEastAsia" w:hAnsiTheme="minorHAnsi" w:cstheme="minorBidi"/>
          <w:noProof/>
          <w:sz w:val="22"/>
          <w:szCs w:val="22"/>
        </w:rPr>
      </w:pPr>
      <w:del w:id="216" w:author="Amy Byers" w:date="2014-09-10T18:09:00Z">
        <w:r w:rsidRPr="0017337A" w:rsidDel="0017337A">
          <w:rPr>
            <w:noProof/>
          </w:rPr>
          <w:delText>3.1</w:delText>
        </w:r>
        <w:r w:rsidRPr="00E32221" w:rsidDel="0017337A">
          <w:rPr>
            <w:rFonts w:asciiTheme="minorHAnsi" w:eastAsiaTheme="minorEastAsia" w:hAnsiTheme="minorHAnsi" w:cstheme="minorBidi"/>
            <w:noProof/>
            <w:sz w:val="22"/>
            <w:szCs w:val="22"/>
          </w:rPr>
          <w:tab/>
        </w:r>
        <w:r w:rsidRPr="0017337A" w:rsidDel="0017337A">
          <w:rPr>
            <w:noProof/>
          </w:rPr>
          <w:delText>Feature Flow</w:delText>
        </w:r>
        <w:r w:rsidRPr="00E32221" w:rsidDel="0017337A">
          <w:rPr>
            <w:noProof/>
            <w:webHidden/>
          </w:rPr>
          <w:tab/>
          <w:delText>5</w:delText>
        </w:r>
      </w:del>
    </w:p>
    <w:p w:rsidR="00175DB5" w:rsidRPr="00E32221" w:rsidDel="0017337A" w:rsidRDefault="00175DB5">
      <w:pPr>
        <w:pStyle w:val="TOC2"/>
        <w:rPr>
          <w:del w:id="217" w:author="Amy Byers" w:date="2014-09-10T18:09:00Z"/>
          <w:rFonts w:asciiTheme="minorHAnsi" w:eastAsiaTheme="minorEastAsia" w:hAnsiTheme="minorHAnsi" w:cstheme="minorBidi"/>
          <w:noProof/>
          <w:sz w:val="22"/>
          <w:szCs w:val="22"/>
        </w:rPr>
      </w:pPr>
      <w:del w:id="218" w:author="Amy Byers" w:date="2014-09-10T18:09:00Z">
        <w:r w:rsidRPr="0017337A" w:rsidDel="0017337A">
          <w:rPr>
            <w:noProof/>
          </w:rPr>
          <w:delText>3.2</w:delText>
        </w:r>
        <w:r w:rsidRPr="00E32221" w:rsidDel="0017337A">
          <w:rPr>
            <w:rFonts w:asciiTheme="minorHAnsi" w:eastAsiaTheme="minorEastAsia" w:hAnsiTheme="minorHAnsi" w:cstheme="minorBidi"/>
            <w:noProof/>
            <w:sz w:val="22"/>
            <w:szCs w:val="22"/>
          </w:rPr>
          <w:tab/>
        </w:r>
        <w:r w:rsidRPr="0017337A" w:rsidDel="0017337A">
          <w:rPr>
            <w:noProof/>
          </w:rPr>
          <w:delText>Precondition</w:delText>
        </w:r>
        <w:r w:rsidRPr="00E32221" w:rsidDel="0017337A">
          <w:rPr>
            <w:noProof/>
            <w:webHidden/>
          </w:rPr>
          <w:tab/>
          <w:delText>5</w:delText>
        </w:r>
      </w:del>
    </w:p>
    <w:p w:rsidR="00175DB5" w:rsidRPr="00E32221" w:rsidDel="0017337A" w:rsidRDefault="00175DB5">
      <w:pPr>
        <w:pStyle w:val="TOC2"/>
        <w:rPr>
          <w:del w:id="219" w:author="Amy Byers" w:date="2014-09-10T18:09:00Z"/>
          <w:rFonts w:asciiTheme="minorHAnsi" w:eastAsiaTheme="minorEastAsia" w:hAnsiTheme="minorHAnsi" w:cstheme="minorBidi"/>
          <w:noProof/>
          <w:sz w:val="22"/>
          <w:szCs w:val="22"/>
        </w:rPr>
      </w:pPr>
      <w:del w:id="220" w:author="Amy Byers" w:date="2014-09-10T18:09:00Z">
        <w:r w:rsidRPr="0017337A" w:rsidDel="0017337A">
          <w:rPr>
            <w:noProof/>
          </w:rPr>
          <w:delText>3.3</w:delText>
        </w:r>
        <w:r w:rsidRPr="00E32221" w:rsidDel="0017337A">
          <w:rPr>
            <w:rFonts w:asciiTheme="minorHAnsi" w:eastAsiaTheme="minorEastAsia" w:hAnsiTheme="minorHAnsi" w:cstheme="minorBidi"/>
            <w:noProof/>
            <w:sz w:val="22"/>
            <w:szCs w:val="22"/>
          </w:rPr>
          <w:tab/>
        </w:r>
        <w:r w:rsidRPr="0017337A" w:rsidDel="0017337A">
          <w:rPr>
            <w:noProof/>
          </w:rPr>
          <w:delText>Main Flow</w:delText>
        </w:r>
        <w:r w:rsidRPr="00E32221" w:rsidDel="0017337A">
          <w:rPr>
            <w:noProof/>
            <w:webHidden/>
          </w:rPr>
          <w:tab/>
          <w:delText>5</w:delText>
        </w:r>
      </w:del>
    </w:p>
    <w:p w:rsidR="00175DB5" w:rsidRPr="00E32221" w:rsidDel="0017337A" w:rsidRDefault="00175DB5">
      <w:pPr>
        <w:pStyle w:val="TOC2"/>
        <w:rPr>
          <w:del w:id="221" w:author="Amy Byers" w:date="2014-09-10T18:09:00Z"/>
          <w:rFonts w:asciiTheme="minorHAnsi" w:eastAsiaTheme="minorEastAsia" w:hAnsiTheme="minorHAnsi" w:cstheme="minorBidi"/>
          <w:noProof/>
          <w:sz w:val="22"/>
          <w:szCs w:val="22"/>
        </w:rPr>
      </w:pPr>
      <w:del w:id="222" w:author="Amy Byers" w:date="2014-09-10T18:09:00Z">
        <w:r w:rsidRPr="0017337A" w:rsidDel="0017337A">
          <w:rPr>
            <w:noProof/>
          </w:rPr>
          <w:delText>3.4</w:delText>
        </w:r>
        <w:r w:rsidRPr="00E32221" w:rsidDel="0017337A">
          <w:rPr>
            <w:rFonts w:asciiTheme="minorHAnsi" w:eastAsiaTheme="minorEastAsia" w:hAnsiTheme="minorHAnsi" w:cstheme="minorBidi"/>
            <w:noProof/>
            <w:sz w:val="22"/>
            <w:szCs w:val="22"/>
          </w:rPr>
          <w:tab/>
        </w:r>
        <w:r w:rsidRPr="0017337A" w:rsidDel="0017337A">
          <w:rPr>
            <w:noProof/>
          </w:rPr>
          <w:delText>Alternate Flows</w:delText>
        </w:r>
        <w:r w:rsidRPr="00E32221" w:rsidDel="0017337A">
          <w:rPr>
            <w:noProof/>
            <w:webHidden/>
          </w:rPr>
          <w:tab/>
          <w:delText>5</w:delText>
        </w:r>
      </w:del>
    </w:p>
    <w:p w:rsidR="00175DB5" w:rsidRPr="00E32221" w:rsidDel="0017337A" w:rsidRDefault="00175DB5">
      <w:pPr>
        <w:pStyle w:val="TOC2"/>
        <w:rPr>
          <w:del w:id="223" w:author="Amy Byers" w:date="2014-09-10T18:09:00Z"/>
          <w:rFonts w:asciiTheme="minorHAnsi" w:eastAsiaTheme="minorEastAsia" w:hAnsiTheme="minorHAnsi" w:cstheme="minorBidi"/>
          <w:noProof/>
          <w:sz w:val="22"/>
          <w:szCs w:val="22"/>
        </w:rPr>
      </w:pPr>
      <w:del w:id="224" w:author="Amy Byers" w:date="2014-09-10T18:09:00Z">
        <w:r w:rsidRPr="0017337A" w:rsidDel="0017337A">
          <w:rPr>
            <w:noProof/>
          </w:rPr>
          <w:delText>3.5</w:delText>
        </w:r>
        <w:r w:rsidRPr="00E32221" w:rsidDel="0017337A">
          <w:rPr>
            <w:rFonts w:asciiTheme="minorHAnsi" w:eastAsiaTheme="minorEastAsia" w:hAnsiTheme="minorHAnsi" w:cstheme="minorBidi"/>
            <w:noProof/>
            <w:sz w:val="22"/>
            <w:szCs w:val="22"/>
          </w:rPr>
          <w:tab/>
        </w:r>
        <w:r w:rsidRPr="0017337A" w:rsidDel="0017337A">
          <w:rPr>
            <w:noProof/>
          </w:rPr>
          <w:delText>Post Condition</w:delText>
        </w:r>
        <w:r w:rsidRPr="00E32221" w:rsidDel="0017337A">
          <w:rPr>
            <w:noProof/>
            <w:webHidden/>
          </w:rPr>
          <w:tab/>
          <w:delText>6</w:delText>
        </w:r>
      </w:del>
    </w:p>
    <w:p w:rsidR="00175DB5" w:rsidRPr="00E32221" w:rsidDel="0017337A" w:rsidRDefault="00175DB5">
      <w:pPr>
        <w:pStyle w:val="TOC2"/>
        <w:rPr>
          <w:del w:id="225" w:author="Amy Byers" w:date="2014-09-10T18:09:00Z"/>
          <w:rFonts w:asciiTheme="minorHAnsi" w:eastAsiaTheme="minorEastAsia" w:hAnsiTheme="minorHAnsi" w:cstheme="minorBidi"/>
          <w:noProof/>
          <w:sz w:val="22"/>
          <w:szCs w:val="22"/>
        </w:rPr>
      </w:pPr>
      <w:del w:id="226" w:author="Amy Byers" w:date="2014-09-10T18:09:00Z">
        <w:r w:rsidRPr="0017337A" w:rsidDel="0017337A">
          <w:rPr>
            <w:noProof/>
          </w:rPr>
          <w:delText>3.6</w:delText>
        </w:r>
        <w:r w:rsidRPr="00E32221" w:rsidDel="0017337A">
          <w:rPr>
            <w:rFonts w:asciiTheme="minorHAnsi" w:eastAsiaTheme="minorEastAsia" w:hAnsiTheme="minorHAnsi" w:cstheme="minorBidi"/>
            <w:noProof/>
            <w:sz w:val="22"/>
            <w:szCs w:val="22"/>
          </w:rPr>
          <w:tab/>
        </w:r>
        <w:r w:rsidRPr="0017337A" w:rsidDel="0017337A">
          <w:rPr>
            <w:noProof/>
          </w:rPr>
          <w:delText>Special Requirements</w:delText>
        </w:r>
        <w:r w:rsidRPr="00E32221" w:rsidDel="0017337A">
          <w:rPr>
            <w:noProof/>
            <w:webHidden/>
          </w:rPr>
          <w:tab/>
          <w:delText>6</w:delText>
        </w:r>
      </w:del>
    </w:p>
    <w:p w:rsidR="00175DB5" w:rsidRPr="00E32221" w:rsidDel="0017337A" w:rsidRDefault="00175DB5">
      <w:pPr>
        <w:pStyle w:val="TOC1"/>
        <w:rPr>
          <w:del w:id="227" w:author="Amy Byers" w:date="2014-09-10T18:09:00Z"/>
          <w:rFonts w:asciiTheme="minorHAnsi" w:eastAsiaTheme="minorEastAsia" w:hAnsiTheme="minorHAnsi" w:cstheme="minorBidi"/>
          <w:noProof/>
          <w:sz w:val="22"/>
          <w:szCs w:val="22"/>
        </w:rPr>
      </w:pPr>
      <w:del w:id="228" w:author="Amy Byers" w:date="2014-09-10T18:09:00Z">
        <w:r w:rsidRPr="0017337A" w:rsidDel="0017337A">
          <w:rPr>
            <w:i/>
            <w:noProof/>
          </w:rPr>
          <w:delText>4.</w:delText>
        </w:r>
        <w:r w:rsidRPr="00E32221" w:rsidDel="0017337A">
          <w:rPr>
            <w:rFonts w:asciiTheme="minorHAnsi" w:eastAsiaTheme="minorEastAsia" w:hAnsiTheme="minorHAnsi" w:cstheme="minorBidi"/>
            <w:noProof/>
            <w:sz w:val="22"/>
            <w:szCs w:val="22"/>
          </w:rPr>
          <w:tab/>
        </w:r>
        <w:r w:rsidRPr="0017337A" w:rsidDel="0017337A">
          <w:rPr>
            <w:i/>
            <w:noProof/>
          </w:rPr>
          <w:delText>USE CASE: Search by Customer</w:delText>
        </w:r>
        <w:r w:rsidRPr="00E32221" w:rsidDel="0017337A">
          <w:rPr>
            <w:noProof/>
            <w:webHidden/>
          </w:rPr>
          <w:tab/>
          <w:delText>7</w:delText>
        </w:r>
      </w:del>
    </w:p>
    <w:p w:rsidR="00175DB5" w:rsidRPr="00E32221" w:rsidDel="0017337A" w:rsidRDefault="00175DB5">
      <w:pPr>
        <w:pStyle w:val="TOC2"/>
        <w:rPr>
          <w:del w:id="229" w:author="Amy Byers" w:date="2014-09-10T18:09:00Z"/>
          <w:rFonts w:asciiTheme="minorHAnsi" w:eastAsiaTheme="minorEastAsia" w:hAnsiTheme="minorHAnsi" w:cstheme="minorBidi"/>
          <w:noProof/>
          <w:sz w:val="22"/>
          <w:szCs w:val="22"/>
        </w:rPr>
      </w:pPr>
      <w:del w:id="230" w:author="Amy Byers" w:date="2014-09-10T18:09:00Z">
        <w:r w:rsidRPr="0017337A" w:rsidDel="0017337A">
          <w:rPr>
            <w:noProof/>
          </w:rPr>
          <w:delText>4.1</w:delText>
        </w:r>
        <w:r w:rsidRPr="00E32221" w:rsidDel="0017337A">
          <w:rPr>
            <w:rFonts w:asciiTheme="minorHAnsi" w:eastAsiaTheme="minorEastAsia" w:hAnsiTheme="minorHAnsi" w:cstheme="minorBidi"/>
            <w:noProof/>
            <w:sz w:val="22"/>
            <w:szCs w:val="22"/>
          </w:rPr>
          <w:tab/>
        </w:r>
        <w:r w:rsidRPr="0017337A" w:rsidDel="0017337A">
          <w:rPr>
            <w:noProof/>
          </w:rPr>
          <w:delText>Feature Flow</w:delText>
        </w:r>
        <w:r w:rsidRPr="00E32221" w:rsidDel="0017337A">
          <w:rPr>
            <w:noProof/>
            <w:webHidden/>
          </w:rPr>
          <w:tab/>
          <w:delText>7</w:delText>
        </w:r>
      </w:del>
    </w:p>
    <w:p w:rsidR="00175DB5" w:rsidRPr="00E32221" w:rsidDel="0017337A" w:rsidRDefault="00175DB5">
      <w:pPr>
        <w:pStyle w:val="TOC2"/>
        <w:rPr>
          <w:del w:id="231" w:author="Amy Byers" w:date="2014-09-10T18:09:00Z"/>
          <w:rFonts w:asciiTheme="minorHAnsi" w:eastAsiaTheme="minorEastAsia" w:hAnsiTheme="minorHAnsi" w:cstheme="minorBidi"/>
          <w:noProof/>
          <w:sz w:val="22"/>
          <w:szCs w:val="22"/>
        </w:rPr>
      </w:pPr>
      <w:del w:id="232" w:author="Amy Byers" w:date="2014-09-10T18:09:00Z">
        <w:r w:rsidRPr="0017337A" w:rsidDel="0017337A">
          <w:rPr>
            <w:noProof/>
          </w:rPr>
          <w:delText>4.2</w:delText>
        </w:r>
        <w:r w:rsidRPr="00E32221" w:rsidDel="0017337A">
          <w:rPr>
            <w:rFonts w:asciiTheme="minorHAnsi" w:eastAsiaTheme="minorEastAsia" w:hAnsiTheme="minorHAnsi" w:cstheme="minorBidi"/>
            <w:noProof/>
            <w:sz w:val="22"/>
            <w:szCs w:val="22"/>
          </w:rPr>
          <w:tab/>
        </w:r>
        <w:r w:rsidRPr="0017337A" w:rsidDel="0017337A">
          <w:rPr>
            <w:noProof/>
          </w:rPr>
          <w:delText>Precondition</w:delText>
        </w:r>
        <w:r w:rsidRPr="00E32221" w:rsidDel="0017337A">
          <w:rPr>
            <w:noProof/>
            <w:webHidden/>
          </w:rPr>
          <w:tab/>
          <w:delText>7</w:delText>
        </w:r>
      </w:del>
    </w:p>
    <w:p w:rsidR="00175DB5" w:rsidRPr="00E32221" w:rsidDel="0017337A" w:rsidRDefault="00175DB5">
      <w:pPr>
        <w:pStyle w:val="TOC2"/>
        <w:rPr>
          <w:del w:id="233" w:author="Amy Byers" w:date="2014-09-10T18:09:00Z"/>
          <w:rFonts w:asciiTheme="minorHAnsi" w:eastAsiaTheme="minorEastAsia" w:hAnsiTheme="minorHAnsi" w:cstheme="minorBidi"/>
          <w:noProof/>
          <w:sz w:val="22"/>
          <w:szCs w:val="22"/>
        </w:rPr>
      </w:pPr>
      <w:del w:id="234" w:author="Amy Byers" w:date="2014-09-10T18:09:00Z">
        <w:r w:rsidRPr="0017337A" w:rsidDel="0017337A">
          <w:rPr>
            <w:noProof/>
          </w:rPr>
          <w:delText>4.3</w:delText>
        </w:r>
        <w:r w:rsidRPr="00E32221" w:rsidDel="0017337A">
          <w:rPr>
            <w:rFonts w:asciiTheme="minorHAnsi" w:eastAsiaTheme="minorEastAsia" w:hAnsiTheme="minorHAnsi" w:cstheme="minorBidi"/>
            <w:noProof/>
            <w:sz w:val="22"/>
            <w:szCs w:val="22"/>
          </w:rPr>
          <w:tab/>
        </w:r>
        <w:r w:rsidRPr="0017337A" w:rsidDel="0017337A">
          <w:rPr>
            <w:noProof/>
          </w:rPr>
          <w:delText>Main Flow</w:delText>
        </w:r>
        <w:r w:rsidRPr="00E32221" w:rsidDel="0017337A">
          <w:rPr>
            <w:noProof/>
            <w:webHidden/>
          </w:rPr>
          <w:tab/>
          <w:delText>7</w:delText>
        </w:r>
      </w:del>
    </w:p>
    <w:p w:rsidR="00175DB5" w:rsidRPr="00E32221" w:rsidDel="0017337A" w:rsidRDefault="00175DB5">
      <w:pPr>
        <w:pStyle w:val="TOC2"/>
        <w:rPr>
          <w:del w:id="235" w:author="Amy Byers" w:date="2014-09-10T18:09:00Z"/>
          <w:rFonts w:asciiTheme="minorHAnsi" w:eastAsiaTheme="minorEastAsia" w:hAnsiTheme="minorHAnsi" w:cstheme="minorBidi"/>
          <w:noProof/>
          <w:sz w:val="22"/>
          <w:szCs w:val="22"/>
        </w:rPr>
      </w:pPr>
      <w:del w:id="236" w:author="Amy Byers" w:date="2014-09-10T18:09:00Z">
        <w:r w:rsidRPr="0017337A" w:rsidDel="0017337A">
          <w:rPr>
            <w:noProof/>
          </w:rPr>
          <w:delText>4.4</w:delText>
        </w:r>
        <w:r w:rsidRPr="00E32221" w:rsidDel="0017337A">
          <w:rPr>
            <w:rFonts w:asciiTheme="minorHAnsi" w:eastAsiaTheme="minorEastAsia" w:hAnsiTheme="minorHAnsi" w:cstheme="minorBidi"/>
            <w:noProof/>
            <w:sz w:val="22"/>
            <w:szCs w:val="22"/>
          </w:rPr>
          <w:tab/>
        </w:r>
        <w:r w:rsidRPr="0017337A" w:rsidDel="0017337A">
          <w:rPr>
            <w:noProof/>
          </w:rPr>
          <w:delText>Alternate Flows</w:delText>
        </w:r>
        <w:r w:rsidRPr="00E32221" w:rsidDel="0017337A">
          <w:rPr>
            <w:noProof/>
            <w:webHidden/>
          </w:rPr>
          <w:tab/>
          <w:delText>7</w:delText>
        </w:r>
      </w:del>
    </w:p>
    <w:p w:rsidR="00175DB5" w:rsidRPr="00E32221" w:rsidDel="0017337A" w:rsidRDefault="00175DB5">
      <w:pPr>
        <w:pStyle w:val="TOC2"/>
        <w:rPr>
          <w:del w:id="237" w:author="Amy Byers" w:date="2014-09-10T18:09:00Z"/>
          <w:rFonts w:asciiTheme="minorHAnsi" w:eastAsiaTheme="minorEastAsia" w:hAnsiTheme="minorHAnsi" w:cstheme="minorBidi"/>
          <w:noProof/>
          <w:sz w:val="22"/>
          <w:szCs w:val="22"/>
        </w:rPr>
      </w:pPr>
      <w:del w:id="238" w:author="Amy Byers" w:date="2014-09-10T18:09:00Z">
        <w:r w:rsidRPr="0017337A" w:rsidDel="0017337A">
          <w:rPr>
            <w:noProof/>
          </w:rPr>
          <w:delText>4.5</w:delText>
        </w:r>
        <w:r w:rsidRPr="00E32221" w:rsidDel="0017337A">
          <w:rPr>
            <w:rFonts w:asciiTheme="minorHAnsi" w:eastAsiaTheme="minorEastAsia" w:hAnsiTheme="minorHAnsi" w:cstheme="minorBidi"/>
            <w:noProof/>
            <w:sz w:val="22"/>
            <w:szCs w:val="22"/>
          </w:rPr>
          <w:tab/>
        </w:r>
        <w:r w:rsidRPr="0017337A" w:rsidDel="0017337A">
          <w:rPr>
            <w:noProof/>
          </w:rPr>
          <w:delText>Post Condition</w:delText>
        </w:r>
        <w:r w:rsidRPr="00E32221" w:rsidDel="0017337A">
          <w:rPr>
            <w:noProof/>
            <w:webHidden/>
          </w:rPr>
          <w:tab/>
          <w:delText>7</w:delText>
        </w:r>
      </w:del>
    </w:p>
    <w:p w:rsidR="00175DB5" w:rsidRPr="00E32221" w:rsidDel="0017337A" w:rsidRDefault="00175DB5">
      <w:pPr>
        <w:pStyle w:val="TOC2"/>
        <w:rPr>
          <w:del w:id="239" w:author="Amy Byers" w:date="2014-09-10T18:09:00Z"/>
          <w:rFonts w:asciiTheme="minorHAnsi" w:eastAsiaTheme="minorEastAsia" w:hAnsiTheme="minorHAnsi" w:cstheme="minorBidi"/>
          <w:noProof/>
          <w:sz w:val="22"/>
          <w:szCs w:val="22"/>
        </w:rPr>
      </w:pPr>
      <w:del w:id="240" w:author="Amy Byers" w:date="2014-09-10T18:09:00Z">
        <w:r w:rsidRPr="0017337A" w:rsidDel="0017337A">
          <w:rPr>
            <w:noProof/>
          </w:rPr>
          <w:delText>4.6</w:delText>
        </w:r>
        <w:r w:rsidRPr="00E32221" w:rsidDel="0017337A">
          <w:rPr>
            <w:rFonts w:asciiTheme="minorHAnsi" w:eastAsiaTheme="minorEastAsia" w:hAnsiTheme="minorHAnsi" w:cstheme="minorBidi"/>
            <w:noProof/>
            <w:sz w:val="22"/>
            <w:szCs w:val="22"/>
          </w:rPr>
          <w:tab/>
        </w:r>
        <w:r w:rsidRPr="0017337A" w:rsidDel="0017337A">
          <w:rPr>
            <w:noProof/>
          </w:rPr>
          <w:delText>Special Requirements</w:delText>
        </w:r>
        <w:r w:rsidRPr="00E32221" w:rsidDel="0017337A">
          <w:rPr>
            <w:noProof/>
            <w:webHidden/>
          </w:rPr>
          <w:tab/>
          <w:delText>7</w:delText>
        </w:r>
      </w:del>
    </w:p>
    <w:p w:rsidR="00175DB5" w:rsidRPr="00E32221" w:rsidDel="0017337A" w:rsidRDefault="00175DB5">
      <w:pPr>
        <w:pStyle w:val="TOC1"/>
        <w:rPr>
          <w:del w:id="241" w:author="Amy Byers" w:date="2014-09-10T18:09:00Z"/>
          <w:rFonts w:asciiTheme="minorHAnsi" w:eastAsiaTheme="minorEastAsia" w:hAnsiTheme="minorHAnsi" w:cstheme="minorBidi"/>
          <w:noProof/>
          <w:sz w:val="22"/>
          <w:szCs w:val="22"/>
        </w:rPr>
      </w:pPr>
      <w:del w:id="242" w:author="Amy Byers" w:date="2014-09-10T18:09:00Z">
        <w:r w:rsidRPr="0017337A" w:rsidDel="0017337A">
          <w:rPr>
            <w:i/>
            <w:noProof/>
          </w:rPr>
          <w:delText>5.</w:delText>
        </w:r>
        <w:r w:rsidRPr="00E32221" w:rsidDel="0017337A">
          <w:rPr>
            <w:rFonts w:asciiTheme="minorHAnsi" w:eastAsiaTheme="minorEastAsia" w:hAnsiTheme="minorHAnsi" w:cstheme="minorBidi"/>
            <w:noProof/>
            <w:sz w:val="22"/>
            <w:szCs w:val="22"/>
          </w:rPr>
          <w:tab/>
        </w:r>
        <w:r w:rsidRPr="0017337A" w:rsidDel="0017337A">
          <w:rPr>
            <w:i/>
            <w:noProof/>
          </w:rPr>
          <w:delText>USE CASE: Retrieve Transaction</w:delText>
        </w:r>
        <w:r w:rsidRPr="00E32221" w:rsidDel="0017337A">
          <w:rPr>
            <w:noProof/>
            <w:webHidden/>
          </w:rPr>
          <w:tab/>
          <w:delText>8</w:delText>
        </w:r>
      </w:del>
    </w:p>
    <w:p w:rsidR="00175DB5" w:rsidRPr="00E32221" w:rsidDel="0017337A" w:rsidRDefault="00175DB5">
      <w:pPr>
        <w:pStyle w:val="TOC2"/>
        <w:rPr>
          <w:del w:id="243" w:author="Amy Byers" w:date="2014-09-10T18:09:00Z"/>
          <w:rFonts w:asciiTheme="minorHAnsi" w:eastAsiaTheme="minorEastAsia" w:hAnsiTheme="minorHAnsi" w:cstheme="minorBidi"/>
          <w:noProof/>
          <w:sz w:val="22"/>
          <w:szCs w:val="22"/>
        </w:rPr>
      </w:pPr>
      <w:del w:id="244" w:author="Amy Byers" w:date="2014-09-10T18:09:00Z">
        <w:r w:rsidRPr="0017337A" w:rsidDel="0017337A">
          <w:rPr>
            <w:noProof/>
          </w:rPr>
          <w:delText>5.1</w:delText>
        </w:r>
        <w:r w:rsidRPr="00E32221" w:rsidDel="0017337A">
          <w:rPr>
            <w:rFonts w:asciiTheme="minorHAnsi" w:eastAsiaTheme="minorEastAsia" w:hAnsiTheme="minorHAnsi" w:cstheme="minorBidi"/>
            <w:noProof/>
            <w:sz w:val="22"/>
            <w:szCs w:val="22"/>
          </w:rPr>
          <w:tab/>
        </w:r>
        <w:r w:rsidRPr="0017337A" w:rsidDel="0017337A">
          <w:rPr>
            <w:noProof/>
          </w:rPr>
          <w:delText>Feature Flow</w:delText>
        </w:r>
        <w:r w:rsidRPr="00E32221" w:rsidDel="0017337A">
          <w:rPr>
            <w:noProof/>
            <w:webHidden/>
          </w:rPr>
          <w:tab/>
          <w:delText>8</w:delText>
        </w:r>
      </w:del>
    </w:p>
    <w:p w:rsidR="00175DB5" w:rsidRPr="00E32221" w:rsidDel="0017337A" w:rsidRDefault="00175DB5">
      <w:pPr>
        <w:pStyle w:val="TOC2"/>
        <w:rPr>
          <w:del w:id="245" w:author="Amy Byers" w:date="2014-09-10T18:09:00Z"/>
          <w:rFonts w:asciiTheme="minorHAnsi" w:eastAsiaTheme="minorEastAsia" w:hAnsiTheme="minorHAnsi" w:cstheme="minorBidi"/>
          <w:noProof/>
          <w:sz w:val="22"/>
          <w:szCs w:val="22"/>
        </w:rPr>
      </w:pPr>
      <w:del w:id="246" w:author="Amy Byers" w:date="2014-09-10T18:09:00Z">
        <w:r w:rsidRPr="0017337A" w:rsidDel="0017337A">
          <w:rPr>
            <w:noProof/>
          </w:rPr>
          <w:delText>5.2</w:delText>
        </w:r>
        <w:r w:rsidRPr="00E32221" w:rsidDel="0017337A">
          <w:rPr>
            <w:rFonts w:asciiTheme="minorHAnsi" w:eastAsiaTheme="minorEastAsia" w:hAnsiTheme="minorHAnsi" w:cstheme="minorBidi"/>
            <w:noProof/>
            <w:sz w:val="22"/>
            <w:szCs w:val="22"/>
          </w:rPr>
          <w:tab/>
        </w:r>
        <w:r w:rsidRPr="0017337A" w:rsidDel="0017337A">
          <w:rPr>
            <w:noProof/>
          </w:rPr>
          <w:delText>Precondition</w:delText>
        </w:r>
        <w:r w:rsidRPr="00E32221" w:rsidDel="0017337A">
          <w:rPr>
            <w:noProof/>
            <w:webHidden/>
          </w:rPr>
          <w:tab/>
          <w:delText>8</w:delText>
        </w:r>
      </w:del>
    </w:p>
    <w:p w:rsidR="00175DB5" w:rsidRPr="00E32221" w:rsidDel="0017337A" w:rsidRDefault="00175DB5">
      <w:pPr>
        <w:pStyle w:val="TOC2"/>
        <w:rPr>
          <w:del w:id="247" w:author="Amy Byers" w:date="2014-09-10T18:09:00Z"/>
          <w:rFonts w:asciiTheme="minorHAnsi" w:eastAsiaTheme="minorEastAsia" w:hAnsiTheme="minorHAnsi" w:cstheme="minorBidi"/>
          <w:noProof/>
          <w:sz w:val="22"/>
          <w:szCs w:val="22"/>
        </w:rPr>
      </w:pPr>
      <w:del w:id="248" w:author="Amy Byers" w:date="2014-09-10T18:09:00Z">
        <w:r w:rsidRPr="0017337A" w:rsidDel="0017337A">
          <w:rPr>
            <w:noProof/>
          </w:rPr>
          <w:delText>5.3</w:delText>
        </w:r>
        <w:r w:rsidRPr="00E32221" w:rsidDel="0017337A">
          <w:rPr>
            <w:rFonts w:asciiTheme="minorHAnsi" w:eastAsiaTheme="minorEastAsia" w:hAnsiTheme="minorHAnsi" w:cstheme="minorBidi"/>
            <w:noProof/>
            <w:sz w:val="22"/>
            <w:szCs w:val="22"/>
          </w:rPr>
          <w:tab/>
        </w:r>
        <w:r w:rsidRPr="0017337A" w:rsidDel="0017337A">
          <w:rPr>
            <w:noProof/>
          </w:rPr>
          <w:delText>Main Flow</w:delText>
        </w:r>
        <w:r w:rsidRPr="00E32221" w:rsidDel="0017337A">
          <w:rPr>
            <w:noProof/>
            <w:webHidden/>
          </w:rPr>
          <w:tab/>
          <w:delText>8</w:delText>
        </w:r>
      </w:del>
    </w:p>
    <w:p w:rsidR="00175DB5" w:rsidRPr="00E32221" w:rsidDel="0017337A" w:rsidRDefault="00175DB5">
      <w:pPr>
        <w:pStyle w:val="TOC2"/>
        <w:rPr>
          <w:del w:id="249" w:author="Amy Byers" w:date="2014-09-10T18:09:00Z"/>
          <w:rFonts w:asciiTheme="minorHAnsi" w:eastAsiaTheme="minorEastAsia" w:hAnsiTheme="minorHAnsi" w:cstheme="minorBidi"/>
          <w:noProof/>
          <w:sz w:val="22"/>
          <w:szCs w:val="22"/>
        </w:rPr>
      </w:pPr>
      <w:del w:id="250" w:author="Amy Byers" w:date="2014-09-10T18:09:00Z">
        <w:r w:rsidRPr="0017337A" w:rsidDel="0017337A">
          <w:rPr>
            <w:noProof/>
          </w:rPr>
          <w:delText>5.4</w:delText>
        </w:r>
        <w:r w:rsidRPr="00E32221" w:rsidDel="0017337A">
          <w:rPr>
            <w:rFonts w:asciiTheme="minorHAnsi" w:eastAsiaTheme="minorEastAsia" w:hAnsiTheme="minorHAnsi" w:cstheme="minorBidi"/>
            <w:noProof/>
            <w:sz w:val="22"/>
            <w:szCs w:val="22"/>
          </w:rPr>
          <w:tab/>
        </w:r>
        <w:r w:rsidRPr="0017337A" w:rsidDel="0017337A">
          <w:rPr>
            <w:noProof/>
          </w:rPr>
          <w:delText>Alternate Flows</w:delText>
        </w:r>
        <w:r w:rsidRPr="00E32221" w:rsidDel="0017337A">
          <w:rPr>
            <w:noProof/>
            <w:webHidden/>
          </w:rPr>
          <w:tab/>
          <w:delText>9</w:delText>
        </w:r>
      </w:del>
    </w:p>
    <w:p w:rsidR="00175DB5" w:rsidRPr="00E32221" w:rsidDel="0017337A" w:rsidRDefault="00175DB5">
      <w:pPr>
        <w:pStyle w:val="TOC2"/>
        <w:rPr>
          <w:del w:id="251" w:author="Amy Byers" w:date="2014-09-10T18:09:00Z"/>
          <w:rFonts w:asciiTheme="minorHAnsi" w:eastAsiaTheme="minorEastAsia" w:hAnsiTheme="minorHAnsi" w:cstheme="minorBidi"/>
          <w:noProof/>
          <w:sz w:val="22"/>
          <w:szCs w:val="22"/>
        </w:rPr>
      </w:pPr>
      <w:del w:id="252" w:author="Amy Byers" w:date="2014-09-10T18:09:00Z">
        <w:r w:rsidRPr="0017337A" w:rsidDel="0017337A">
          <w:rPr>
            <w:noProof/>
          </w:rPr>
          <w:delText>5.5</w:delText>
        </w:r>
        <w:r w:rsidRPr="00E32221" w:rsidDel="0017337A">
          <w:rPr>
            <w:rFonts w:asciiTheme="minorHAnsi" w:eastAsiaTheme="minorEastAsia" w:hAnsiTheme="minorHAnsi" w:cstheme="minorBidi"/>
            <w:noProof/>
            <w:sz w:val="22"/>
            <w:szCs w:val="22"/>
          </w:rPr>
          <w:tab/>
        </w:r>
        <w:r w:rsidRPr="0017337A" w:rsidDel="0017337A">
          <w:rPr>
            <w:noProof/>
          </w:rPr>
          <w:delText>Post Condition</w:delText>
        </w:r>
        <w:r w:rsidRPr="00E32221" w:rsidDel="0017337A">
          <w:rPr>
            <w:noProof/>
            <w:webHidden/>
          </w:rPr>
          <w:tab/>
          <w:delText>9</w:delText>
        </w:r>
      </w:del>
    </w:p>
    <w:p w:rsidR="00175DB5" w:rsidRPr="00E32221" w:rsidDel="0017337A" w:rsidRDefault="00175DB5">
      <w:pPr>
        <w:pStyle w:val="TOC2"/>
        <w:rPr>
          <w:del w:id="253" w:author="Amy Byers" w:date="2014-09-10T18:09:00Z"/>
          <w:rFonts w:asciiTheme="minorHAnsi" w:eastAsiaTheme="minorEastAsia" w:hAnsiTheme="minorHAnsi" w:cstheme="minorBidi"/>
          <w:noProof/>
          <w:sz w:val="22"/>
          <w:szCs w:val="22"/>
        </w:rPr>
      </w:pPr>
      <w:del w:id="254" w:author="Amy Byers" w:date="2014-09-10T18:09:00Z">
        <w:r w:rsidRPr="0017337A" w:rsidDel="0017337A">
          <w:rPr>
            <w:noProof/>
          </w:rPr>
          <w:delText>5.6</w:delText>
        </w:r>
        <w:r w:rsidRPr="00E32221" w:rsidDel="0017337A">
          <w:rPr>
            <w:rFonts w:asciiTheme="minorHAnsi" w:eastAsiaTheme="minorEastAsia" w:hAnsiTheme="minorHAnsi" w:cstheme="minorBidi"/>
            <w:noProof/>
            <w:sz w:val="22"/>
            <w:szCs w:val="22"/>
          </w:rPr>
          <w:tab/>
        </w:r>
        <w:r w:rsidRPr="0017337A" w:rsidDel="0017337A">
          <w:rPr>
            <w:noProof/>
          </w:rPr>
          <w:delText>Special Requirements</w:delText>
        </w:r>
        <w:r w:rsidRPr="00E32221" w:rsidDel="0017337A">
          <w:rPr>
            <w:noProof/>
            <w:webHidden/>
          </w:rPr>
          <w:tab/>
          <w:delText>9</w:delText>
        </w:r>
      </w:del>
    </w:p>
    <w:p w:rsidR="00175DB5" w:rsidRPr="00E32221" w:rsidDel="0017337A" w:rsidRDefault="00175DB5">
      <w:pPr>
        <w:pStyle w:val="TOC1"/>
        <w:rPr>
          <w:del w:id="255" w:author="Amy Byers" w:date="2014-09-10T18:09:00Z"/>
          <w:rFonts w:asciiTheme="minorHAnsi" w:eastAsiaTheme="minorEastAsia" w:hAnsiTheme="minorHAnsi" w:cstheme="minorBidi"/>
          <w:noProof/>
          <w:sz w:val="22"/>
          <w:szCs w:val="22"/>
        </w:rPr>
      </w:pPr>
      <w:del w:id="256" w:author="Amy Byers" w:date="2014-09-10T18:09:00Z">
        <w:r w:rsidRPr="0017337A" w:rsidDel="0017337A">
          <w:rPr>
            <w:i/>
            <w:noProof/>
          </w:rPr>
          <w:delText>6.</w:delText>
        </w:r>
        <w:r w:rsidRPr="00E32221" w:rsidDel="0017337A">
          <w:rPr>
            <w:rFonts w:asciiTheme="minorHAnsi" w:eastAsiaTheme="minorEastAsia" w:hAnsiTheme="minorHAnsi" w:cstheme="minorBidi"/>
            <w:noProof/>
            <w:sz w:val="22"/>
            <w:szCs w:val="22"/>
          </w:rPr>
          <w:tab/>
        </w:r>
        <w:r w:rsidRPr="0017337A" w:rsidDel="0017337A">
          <w:rPr>
            <w:i/>
            <w:noProof/>
          </w:rPr>
          <w:delText>Supplemental Specifications</w:delText>
        </w:r>
        <w:r w:rsidRPr="00E32221" w:rsidDel="0017337A">
          <w:rPr>
            <w:noProof/>
            <w:webHidden/>
          </w:rPr>
          <w:tab/>
          <w:delText>9</w:delText>
        </w:r>
      </w:del>
    </w:p>
    <w:p w:rsidR="00175DB5" w:rsidRPr="00E32221" w:rsidDel="0017337A" w:rsidRDefault="00175DB5">
      <w:pPr>
        <w:pStyle w:val="TOC2"/>
        <w:rPr>
          <w:del w:id="257" w:author="Amy Byers" w:date="2014-09-10T18:09:00Z"/>
          <w:rFonts w:asciiTheme="minorHAnsi" w:eastAsiaTheme="minorEastAsia" w:hAnsiTheme="minorHAnsi" w:cstheme="minorBidi"/>
          <w:noProof/>
          <w:sz w:val="22"/>
          <w:szCs w:val="22"/>
        </w:rPr>
      </w:pPr>
      <w:del w:id="258" w:author="Amy Byers" w:date="2014-09-10T18:09:00Z">
        <w:r w:rsidRPr="0017337A" w:rsidDel="0017337A">
          <w:rPr>
            <w:noProof/>
          </w:rPr>
          <w:delText>6.1</w:delText>
        </w:r>
        <w:r w:rsidRPr="00E32221" w:rsidDel="0017337A">
          <w:rPr>
            <w:rFonts w:asciiTheme="minorHAnsi" w:eastAsiaTheme="minorEastAsia" w:hAnsiTheme="minorHAnsi" w:cstheme="minorBidi"/>
            <w:noProof/>
            <w:sz w:val="22"/>
            <w:szCs w:val="22"/>
          </w:rPr>
          <w:tab/>
        </w:r>
        <w:r w:rsidRPr="0017337A" w:rsidDel="0017337A">
          <w:rPr>
            <w:noProof/>
          </w:rPr>
          <w:delText>Reprint Receipt</w:delText>
        </w:r>
        <w:r w:rsidRPr="00E32221" w:rsidDel="0017337A">
          <w:rPr>
            <w:noProof/>
            <w:webHidden/>
          </w:rPr>
          <w:tab/>
          <w:delText>9</w:delText>
        </w:r>
      </w:del>
    </w:p>
    <w:p w:rsidR="00175DB5" w:rsidRPr="00E32221" w:rsidDel="0017337A" w:rsidRDefault="00175DB5">
      <w:pPr>
        <w:pStyle w:val="TOC1"/>
        <w:rPr>
          <w:del w:id="259" w:author="Amy Byers" w:date="2014-09-10T18:09:00Z"/>
          <w:rFonts w:asciiTheme="minorHAnsi" w:eastAsiaTheme="minorEastAsia" w:hAnsiTheme="minorHAnsi" w:cstheme="minorBidi"/>
          <w:noProof/>
          <w:sz w:val="22"/>
          <w:szCs w:val="22"/>
        </w:rPr>
      </w:pPr>
      <w:del w:id="260" w:author="Amy Byers" w:date="2014-09-10T18:09:00Z">
        <w:r w:rsidRPr="0017337A" w:rsidDel="0017337A">
          <w:rPr>
            <w:i/>
            <w:noProof/>
          </w:rPr>
          <w:delText>7.</w:delText>
        </w:r>
        <w:r w:rsidRPr="00E32221" w:rsidDel="0017337A">
          <w:rPr>
            <w:rFonts w:asciiTheme="minorHAnsi" w:eastAsiaTheme="minorEastAsia" w:hAnsiTheme="minorHAnsi" w:cstheme="minorBidi"/>
            <w:noProof/>
            <w:sz w:val="22"/>
            <w:szCs w:val="22"/>
          </w:rPr>
          <w:tab/>
        </w:r>
        <w:r w:rsidRPr="0017337A" w:rsidDel="0017337A">
          <w:rPr>
            <w:i/>
            <w:noProof/>
          </w:rPr>
          <w:delText>Screen Layouts</w:delText>
        </w:r>
        <w:r w:rsidRPr="00E32221" w:rsidDel="0017337A">
          <w:rPr>
            <w:noProof/>
            <w:webHidden/>
          </w:rPr>
          <w:tab/>
          <w:delText>10</w:delText>
        </w:r>
      </w:del>
    </w:p>
    <w:p w:rsidR="00175DB5" w:rsidRPr="00E32221" w:rsidDel="0017337A" w:rsidRDefault="00175DB5">
      <w:pPr>
        <w:pStyle w:val="TOC2"/>
        <w:rPr>
          <w:del w:id="261" w:author="Amy Byers" w:date="2014-09-10T18:09:00Z"/>
          <w:rFonts w:asciiTheme="minorHAnsi" w:eastAsiaTheme="minorEastAsia" w:hAnsiTheme="minorHAnsi" w:cstheme="minorBidi"/>
          <w:noProof/>
          <w:sz w:val="22"/>
          <w:szCs w:val="22"/>
        </w:rPr>
      </w:pPr>
      <w:del w:id="262" w:author="Amy Byers" w:date="2014-09-10T18:09:00Z">
        <w:r w:rsidRPr="0017337A" w:rsidDel="0017337A">
          <w:rPr>
            <w:noProof/>
          </w:rPr>
          <w:delText>7.1</w:delText>
        </w:r>
        <w:r w:rsidRPr="00E32221" w:rsidDel="0017337A">
          <w:rPr>
            <w:rFonts w:asciiTheme="minorHAnsi" w:eastAsiaTheme="minorEastAsia" w:hAnsiTheme="minorHAnsi" w:cstheme="minorBidi"/>
            <w:noProof/>
            <w:sz w:val="22"/>
            <w:szCs w:val="22"/>
          </w:rPr>
          <w:tab/>
        </w:r>
        <w:r w:rsidRPr="0017337A" w:rsidDel="0017337A">
          <w:rPr>
            <w:noProof/>
          </w:rPr>
          <w:delText>Transaction Search by Transaction</w:delText>
        </w:r>
        <w:r w:rsidRPr="00E32221" w:rsidDel="0017337A">
          <w:rPr>
            <w:noProof/>
            <w:webHidden/>
          </w:rPr>
          <w:tab/>
          <w:delText>10</w:delText>
        </w:r>
      </w:del>
    </w:p>
    <w:p w:rsidR="00175DB5" w:rsidRPr="00E32221" w:rsidDel="0017337A" w:rsidRDefault="00175DB5">
      <w:pPr>
        <w:pStyle w:val="TOC2"/>
        <w:rPr>
          <w:del w:id="263" w:author="Amy Byers" w:date="2014-09-10T18:09:00Z"/>
          <w:rFonts w:asciiTheme="minorHAnsi" w:eastAsiaTheme="minorEastAsia" w:hAnsiTheme="minorHAnsi" w:cstheme="minorBidi"/>
          <w:noProof/>
          <w:sz w:val="22"/>
          <w:szCs w:val="22"/>
        </w:rPr>
      </w:pPr>
      <w:del w:id="264" w:author="Amy Byers" w:date="2014-09-10T18:09:00Z">
        <w:r w:rsidRPr="0017337A" w:rsidDel="0017337A">
          <w:rPr>
            <w:noProof/>
          </w:rPr>
          <w:delText>7.2</w:delText>
        </w:r>
        <w:r w:rsidRPr="00E32221" w:rsidDel="0017337A">
          <w:rPr>
            <w:rFonts w:asciiTheme="minorHAnsi" w:eastAsiaTheme="minorEastAsia" w:hAnsiTheme="minorHAnsi" w:cstheme="minorBidi"/>
            <w:noProof/>
            <w:sz w:val="22"/>
            <w:szCs w:val="22"/>
          </w:rPr>
          <w:tab/>
        </w:r>
        <w:r w:rsidRPr="0017337A" w:rsidDel="0017337A">
          <w:rPr>
            <w:noProof/>
          </w:rPr>
          <w:delText>Transaction Search by Tender</w:delText>
        </w:r>
        <w:r w:rsidRPr="00E32221" w:rsidDel="0017337A">
          <w:rPr>
            <w:noProof/>
            <w:webHidden/>
          </w:rPr>
          <w:tab/>
          <w:delText>12</w:delText>
        </w:r>
      </w:del>
    </w:p>
    <w:p w:rsidR="00175DB5" w:rsidRPr="00E32221" w:rsidDel="0017337A" w:rsidRDefault="00175DB5">
      <w:pPr>
        <w:pStyle w:val="TOC2"/>
        <w:rPr>
          <w:del w:id="265" w:author="Amy Byers" w:date="2014-09-10T18:09:00Z"/>
          <w:rFonts w:asciiTheme="minorHAnsi" w:eastAsiaTheme="minorEastAsia" w:hAnsiTheme="minorHAnsi" w:cstheme="minorBidi"/>
          <w:noProof/>
          <w:sz w:val="22"/>
          <w:szCs w:val="22"/>
        </w:rPr>
      </w:pPr>
      <w:del w:id="266" w:author="Amy Byers" w:date="2014-09-10T18:09:00Z">
        <w:r w:rsidRPr="0017337A" w:rsidDel="0017337A">
          <w:rPr>
            <w:noProof/>
          </w:rPr>
          <w:delText>7.3</w:delText>
        </w:r>
        <w:r w:rsidRPr="00E32221" w:rsidDel="0017337A">
          <w:rPr>
            <w:rFonts w:asciiTheme="minorHAnsi" w:eastAsiaTheme="minorEastAsia" w:hAnsiTheme="minorHAnsi" w:cstheme="minorBidi"/>
            <w:noProof/>
            <w:sz w:val="22"/>
            <w:szCs w:val="22"/>
          </w:rPr>
          <w:tab/>
        </w:r>
        <w:r w:rsidRPr="0017337A" w:rsidDel="0017337A">
          <w:rPr>
            <w:noProof/>
          </w:rPr>
          <w:delText>Transaction Search by Customer</w:delText>
        </w:r>
        <w:r w:rsidRPr="00E32221" w:rsidDel="0017337A">
          <w:rPr>
            <w:noProof/>
            <w:webHidden/>
          </w:rPr>
          <w:tab/>
          <w:delText>15</w:delText>
        </w:r>
      </w:del>
    </w:p>
    <w:p w:rsidR="00175DB5" w:rsidRPr="00E32221" w:rsidDel="0017337A" w:rsidRDefault="00175DB5">
      <w:pPr>
        <w:pStyle w:val="TOC2"/>
        <w:rPr>
          <w:del w:id="267" w:author="Amy Byers" w:date="2014-09-10T18:09:00Z"/>
          <w:rFonts w:asciiTheme="minorHAnsi" w:eastAsiaTheme="minorEastAsia" w:hAnsiTheme="minorHAnsi" w:cstheme="minorBidi"/>
          <w:noProof/>
          <w:sz w:val="22"/>
          <w:szCs w:val="22"/>
        </w:rPr>
      </w:pPr>
      <w:del w:id="268" w:author="Amy Byers" w:date="2014-09-10T18:09:00Z">
        <w:r w:rsidRPr="0017337A" w:rsidDel="0017337A">
          <w:rPr>
            <w:noProof/>
          </w:rPr>
          <w:delText>7.4</w:delText>
        </w:r>
        <w:r w:rsidRPr="00E32221" w:rsidDel="0017337A">
          <w:rPr>
            <w:rFonts w:asciiTheme="minorHAnsi" w:eastAsiaTheme="minorEastAsia" w:hAnsiTheme="minorHAnsi" w:cstheme="minorBidi"/>
            <w:noProof/>
            <w:sz w:val="22"/>
            <w:szCs w:val="22"/>
          </w:rPr>
          <w:tab/>
        </w:r>
        <w:r w:rsidRPr="0017337A" w:rsidDel="0017337A">
          <w:rPr>
            <w:noProof/>
          </w:rPr>
          <w:delText>Transaction List – Reprint Receipt</w:delText>
        </w:r>
        <w:r w:rsidRPr="00E32221" w:rsidDel="0017337A">
          <w:rPr>
            <w:noProof/>
            <w:webHidden/>
          </w:rPr>
          <w:tab/>
          <w:delText>17</w:delText>
        </w:r>
      </w:del>
    </w:p>
    <w:p w:rsidR="00175DB5" w:rsidRPr="00E32221" w:rsidDel="0017337A" w:rsidRDefault="00175DB5">
      <w:pPr>
        <w:pStyle w:val="TOC1"/>
        <w:rPr>
          <w:del w:id="269" w:author="Amy Byers" w:date="2014-09-10T18:09:00Z"/>
          <w:rFonts w:asciiTheme="minorHAnsi" w:eastAsiaTheme="minorEastAsia" w:hAnsiTheme="minorHAnsi" w:cstheme="minorBidi"/>
          <w:noProof/>
          <w:sz w:val="22"/>
          <w:szCs w:val="22"/>
        </w:rPr>
      </w:pPr>
      <w:del w:id="270" w:author="Amy Byers" w:date="2014-09-10T18:09:00Z">
        <w:r w:rsidRPr="0017337A" w:rsidDel="0017337A">
          <w:rPr>
            <w:i/>
            <w:noProof/>
          </w:rPr>
          <w:delText>8.</w:delText>
        </w:r>
        <w:r w:rsidRPr="00E32221" w:rsidDel="0017337A">
          <w:rPr>
            <w:rFonts w:asciiTheme="minorHAnsi" w:eastAsiaTheme="minorEastAsia" w:hAnsiTheme="minorHAnsi" w:cstheme="minorBidi"/>
            <w:noProof/>
            <w:sz w:val="22"/>
            <w:szCs w:val="22"/>
          </w:rPr>
          <w:tab/>
        </w:r>
        <w:r w:rsidRPr="0017337A" w:rsidDel="0017337A">
          <w:rPr>
            <w:i/>
            <w:noProof/>
          </w:rPr>
          <w:delText>Revision History</w:delText>
        </w:r>
        <w:r w:rsidRPr="00E32221" w:rsidDel="0017337A">
          <w:rPr>
            <w:noProof/>
            <w:webHidden/>
          </w:rPr>
          <w:tab/>
          <w:delText>18</w:delText>
        </w:r>
      </w:del>
    </w:p>
    <w:p w:rsidR="00175DB5" w:rsidRPr="00E32221" w:rsidDel="0017337A" w:rsidRDefault="00175DB5">
      <w:pPr>
        <w:pStyle w:val="TOC1"/>
        <w:rPr>
          <w:del w:id="271" w:author="Amy Byers" w:date="2014-09-10T18:09:00Z"/>
          <w:rFonts w:asciiTheme="minorHAnsi" w:eastAsiaTheme="minorEastAsia" w:hAnsiTheme="minorHAnsi" w:cstheme="minorBidi"/>
          <w:noProof/>
          <w:sz w:val="22"/>
          <w:szCs w:val="22"/>
        </w:rPr>
      </w:pPr>
      <w:del w:id="272" w:author="Amy Byers" w:date="2014-09-10T18:09:00Z">
        <w:r w:rsidRPr="0017337A" w:rsidDel="0017337A">
          <w:rPr>
            <w:i/>
            <w:noProof/>
          </w:rPr>
          <w:delText>9.</w:delText>
        </w:r>
        <w:r w:rsidRPr="00E32221" w:rsidDel="0017337A">
          <w:rPr>
            <w:rFonts w:asciiTheme="minorHAnsi" w:eastAsiaTheme="minorEastAsia" w:hAnsiTheme="minorHAnsi" w:cstheme="minorBidi"/>
            <w:noProof/>
            <w:sz w:val="22"/>
            <w:szCs w:val="22"/>
          </w:rPr>
          <w:tab/>
        </w:r>
        <w:r w:rsidRPr="0017337A" w:rsidDel="0017337A">
          <w:rPr>
            <w:i/>
            <w:noProof/>
          </w:rPr>
          <w:delText>Appendix A: Glossary</w:delText>
        </w:r>
        <w:r w:rsidRPr="00E32221" w:rsidDel="0017337A">
          <w:rPr>
            <w:noProof/>
            <w:webHidden/>
          </w:rPr>
          <w:tab/>
          <w:delText>18</w:delText>
        </w:r>
      </w:del>
    </w:p>
    <w:p w:rsidR="00175DB5" w:rsidRPr="00E32221" w:rsidDel="0017337A" w:rsidRDefault="00175DB5">
      <w:pPr>
        <w:pStyle w:val="TOC1"/>
        <w:rPr>
          <w:del w:id="273" w:author="Amy Byers" w:date="2014-09-10T18:09:00Z"/>
          <w:rFonts w:asciiTheme="minorHAnsi" w:eastAsiaTheme="minorEastAsia" w:hAnsiTheme="minorHAnsi" w:cstheme="minorBidi"/>
          <w:noProof/>
          <w:sz w:val="22"/>
          <w:szCs w:val="22"/>
        </w:rPr>
      </w:pPr>
      <w:del w:id="274" w:author="Amy Byers" w:date="2014-09-10T18:09:00Z">
        <w:r w:rsidRPr="0017337A" w:rsidDel="0017337A">
          <w:rPr>
            <w:i/>
            <w:noProof/>
          </w:rPr>
          <w:delText>10.</w:delText>
        </w:r>
        <w:r w:rsidRPr="00E32221" w:rsidDel="0017337A">
          <w:rPr>
            <w:rFonts w:asciiTheme="minorHAnsi" w:eastAsiaTheme="minorEastAsia" w:hAnsiTheme="minorHAnsi" w:cstheme="minorBidi"/>
            <w:noProof/>
            <w:sz w:val="22"/>
            <w:szCs w:val="22"/>
          </w:rPr>
          <w:tab/>
        </w:r>
        <w:r w:rsidRPr="0017337A" w:rsidDel="0017337A">
          <w:rPr>
            <w:i/>
            <w:noProof/>
          </w:rPr>
          <w:delText>Interface: Transaction Lookup</w:delText>
        </w:r>
        <w:r w:rsidRPr="00E32221" w:rsidDel="0017337A">
          <w:rPr>
            <w:noProof/>
            <w:webHidden/>
          </w:rPr>
          <w:tab/>
          <w:delText>19</w:delText>
        </w:r>
      </w:del>
    </w:p>
    <w:p w:rsidR="00175DB5" w:rsidRPr="00E32221" w:rsidDel="0017337A" w:rsidRDefault="00175DB5">
      <w:pPr>
        <w:pStyle w:val="TOC2"/>
        <w:rPr>
          <w:del w:id="275" w:author="Amy Byers" w:date="2014-09-10T18:09:00Z"/>
          <w:rFonts w:asciiTheme="minorHAnsi" w:eastAsiaTheme="minorEastAsia" w:hAnsiTheme="minorHAnsi" w:cstheme="minorBidi"/>
          <w:noProof/>
          <w:sz w:val="22"/>
          <w:szCs w:val="22"/>
        </w:rPr>
      </w:pPr>
      <w:del w:id="276" w:author="Amy Byers" w:date="2014-09-10T18:09:00Z">
        <w:r w:rsidRPr="0017337A" w:rsidDel="0017337A">
          <w:rPr>
            <w:noProof/>
          </w:rPr>
          <w:delText>10.1</w:delText>
        </w:r>
        <w:r w:rsidRPr="00E32221" w:rsidDel="0017337A">
          <w:rPr>
            <w:rFonts w:asciiTheme="minorHAnsi" w:eastAsiaTheme="minorEastAsia" w:hAnsiTheme="minorHAnsi" w:cstheme="minorBidi"/>
            <w:noProof/>
            <w:sz w:val="22"/>
            <w:szCs w:val="22"/>
          </w:rPr>
          <w:tab/>
        </w:r>
        <w:r w:rsidRPr="0017337A" w:rsidDel="0017337A">
          <w:rPr>
            <w:noProof/>
          </w:rPr>
          <w:delText>Search by Tender</w:delText>
        </w:r>
        <w:r w:rsidRPr="00E32221" w:rsidDel="0017337A">
          <w:rPr>
            <w:noProof/>
            <w:webHidden/>
          </w:rPr>
          <w:tab/>
          <w:delText>19</w:delText>
        </w:r>
      </w:del>
    </w:p>
    <w:p w:rsidR="00175DB5" w:rsidRPr="00E32221" w:rsidDel="0017337A" w:rsidRDefault="00175DB5">
      <w:pPr>
        <w:pStyle w:val="TOC2"/>
        <w:rPr>
          <w:del w:id="277" w:author="Amy Byers" w:date="2014-09-10T18:09:00Z"/>
          <w:rFonts w:asciiTheme="minorHAnsi" w:eastAsiaTheme="minorEastAsia" w:hAnsiTheme="minorHAnsi" w:cstheme="minorBidi"/>
          <w:noProof/>
          <w:sz w:val="22"/>
          <w:szCs w:val="22"/>
        </w:rPr>
      </w:pPr>
      <w:del w:id="278" w:author="Amy Byers" w:date="2014-09-10T18:09:00Z">
        <w:r w:rsidRPr="0017337A" w:rsidDel="0017337A">
          <w:rPr>
            <w:noProof/>
          </w:rPr>
          <w:delText>10.2</w:delText>
        </w:r>
        <w:r w:rsidRPr="00E32221" w:rsidDel="0017337A">
          <w:rPr>
            <w:rFonts w:asciiTheme="minorHAnsi" w:eastAsiaTheme="minorEastAsia" w:hAnsiTheme="minorHAnsi" w:cstheme="minorBidi"/>
            <w:noProof/>
            <w:sz w:val="22"/>
            <w:szCs w:val="22"/>
          </w:rPr>
          <w:tab/>
        </w:r>
        <w:r w:rsidRPr="0017337A" w:rsidDel="0017337A">
          <w:rPr>
            <w:noProof/>
          </w:rPr>
          <w:delText>Search By Customer</w:delText>
        </w:r>
        <w:r w:rsidRPr="00E32221" w:rsidDel="0017337A">
          <w:rPr>
            <w:noProof/>
            <w:webHidden/>
          </w:rPr>
          <w:tab/>
          <w:delText>19</w:delText>
        </w:r>
      </w:del>
    </w:p>
    <w:p w:rsidR="00175DB5" w:rsidRPr="00E32221" w:rsidDel="0017337A" w:rsidRDefault="00175DB5">
      <w:pPr>
        <w:pStyle w:val="TOC2"/>
        <w:rPr>
          <w:del w:id="279" w:author="Amy Byers" w:date="2014-09-10T18:09:00Z"/>
          <w:rFonts w:asciiTheme="minorHAnsi" w:eastAsiaTheme="minorEastAsia" w:hAnsiTheme="minorHAnsi" w:cstheme="minorBidi"/>
          <w:noProof/>
          <w:sz w:val="22"/>
          <w:szCs w:val="22"/>
        </w:rPr>
      </w:pPr>
      <w:del w:id="280" w:author="Amy Byers" w:date="2014-09-10T18:09:00Z">
        <w:r w:rsidRPr="0017337A" w:rsidDel="0017337A">
          <w:rPr>
            <w:noProof/>
          </w:rPr>
          <w:delText>10.3</w:delText>
        </w:r>
        <w:r w:rsidRPr="00E32221" w:rsidDel="0017337A">
          <w:rPr>
            <w:rFonts w:asciiTheme="minorHAnsi" w:eastAsiaTheme="minorEastAsia" w:hAnsiTheme="minorHAnsi" w:cstheme="minorBidi"/>
            <w:noProof/>
            <w:sz w:val="22"/>
            <w:szCs w:val="22"/>
          </w:rPr>
          <w:tab/>
        </w:r>
        <w:r w:rsidRPr="0017337A" w:rsidDel="0017337A">
          <w:rPr>
            <w:noProof/>
          </w:rPr>
          <w:delText>Search By Transaction</w:delText>
        </w:r>
        <w:r w:rsidRPr="00E32221" w:rsidDel="0017337A">
          <w:rPr>
            <w:noProof/>
            <w:webHidden/>
          </w:rPr>
          <w:tab/>
          <w:delText>19</w:delText>
        </w:r>
      </w:del>
    </w:p>
    <w:p w:rsidR="00F54203" w:rsidRPr="00E32221" w:rsidRDefault="00CD4171" w:rsidP="00F54203">
      <w:pPr>
        <w:pStyle w:val="BodyText"/>
      </w:pPr>
      <w:r w:rsidRPr="00E32221">
        <w:rPr>
          <w:b/>
          <w:sz w:val="24"/>
          <w:szCs w:val="24"/>
        </w:rPr>
        <w:fldChar w:fldCharType="end"/>
      </w:r>
      <w:bookmarkEnd w:id="0"/>
    </w:p>
    <w:p w:rsidR="008163BF" w:rsidRPr="00E32221" w:rsidRDefault="00B22A66" w:rsidP="003A372C">
      <w:pPr>
        <w:pStyle w:val="Heading1"/>
        <w:rPr>
          <w:i/>
        </w:rPr>
      </w:pPr>
      <w:r w:rsidRPr="00E32221">
        <w:rPr>
          <w:i/>
        </w:rPr>
        <w:br w:type="page"/>
      </w:r>
      <w:bookmarkStart w:id="281" w:name="_Toc122934306"/>
      <w:bookmarkStart w:id="282" w:name="_Toc398135899"/>
      <w:r w:rsidR="003B6D48" w:rsidRPr="00E32221">
        <w:rPr>
          <w:i/>
        </w:rPr>
        <w:lastRenderedPageBreak/>
        <w:t>Feature</w:t>
      </w:r>
      <w:r w:rsidR="009C1FFA" w:rsidRPr="00E32221">
        <w:rPr>
          <w:i/>
        </w:rPr>
        <w:t xml:space="preserve"> </w:t>
      </w:r>
      <w:bookmarkEnd w:id="281"/>
      <w:r w:rsidR="00341299" w:rsidRPr="00E32221">
        <w:rPr>
          <w:i/>
        </w:rPr>
        <w:t>Overview</w:t>
      </w:r>
      <w:bookmarkEnd w:id="282"/>
    </w:p>
    <w:p w:rsidR="008163BF" w:rsidRPr="00E32221" w:rsidRDefault="003B6D48" w:rsidP="008163BF">
      <w:pPr>
        <w:pStyle w:val="Heading2"/>
      </w:pPr>
      <w:bookmarkStart w:id="283" w:name="_Toc110839329"/>
      <w:bookmarkStart w:id="284" w:name="_Toc122934307"/>
      <w:bookmarkStart w:id="285" w:name="_Toc398135900"/>
      <w:r w:rsidRPr="00E32221">
        <w:t>Feature</w:t>
      </w:r>
      <w:r w:rsidR="00A5528D" w:rsidRPr="00E32221">
        <w:t xml:space="preserve"> </w:t>
      </w:r>
      <w:r w:rsidR="008163BF" w:rsidRPr="00E32221">
        <w:t>Description</w:t>
      </w:r>
      <w:bookmarkEnd w:id="283"/>
      <w:bookmarkEnd w:id="284"/>
      <w:bookmarkEnd w:id="285"/>
    </w:p>
    <w:p w:rsidR="002D0D92" w:rsidRPr="00E32221" w:rsidRDefault="00664D1B" w:rsidP="002D0D92">
      <w:pPr>
        <w:pStyle w:val="BodyText"/>
      </w:pPr>
      <w:r w:rsidRPr="00E32221">
        <w:t xml:space="preserve">The Transaction Search functionality provides the ability to search for transactional information using various search criteria.  Transaction Search is not available as a </w:t>
      </w:r>
      <w:r w:rsidR="002A06FB" w:rsidRPr="00E32221">
        <w:t xml:space="preserve">selectable </w:t>
      </w:r>
      <w:r w:rsidRPr="00E32221">
        <w:t xml:space="preserve">feature within </w:t>
      </w:r>
      <w:proofErr w:type="spellStart"/>
      <w:r w:rsidRPr="00E32221">
        <w:t>mPOS</w:t>
      </w:r>
      <w:proofErr w:type="spellEnd"/>
      <w:r w:rsidRPr="00E32221">
        <w:t xml:space="preserve"> </w:t>
      </w:r>
      <w:r w:rsidR="002A06FB" w:rsidRPr="00E32221">
        <w:t xml:space="preserve">via the UI </w:t>
      </w:r>
      <w:r w:rsidRPr="00E32221">
        <w:t xml:space="preserve">but is used by other features, such as </w:t>
      </w:r>
      <w:r w:rsidR="00292F2C" w:rsidRPr="00E32221">
        <w:t>Receipt Reprint</w:t>
      </w:r>
      <w:r w:rsidR="002A06FB" w:rsidRPr="00E32221">
        <w:t xml:space="preserve">.  </w:t>
      </w:r>
    </w:p>
    <w:p w:rsidR="00F523F6" w:rsidRPr="00E32221" w:rsidRDefault="0063125C" w:rsidP="00341299">
      <w:pPr>
        <w:pStyle w:val="Heading2"/>
      </w:pPr>
      <w:bookmarkStart w:id="286" w:name="_Toc398135901"/>
      <w:r w:rsidRPr="00E32221">
        <w:t>Assumptions</w:t>
      </w:r>
      <w:bookmarkEnd w:id="286"/>
    </w:p>
    <w:p w:rsidR="00AF2B15" w:rsidRPr="00E32221" w:rsidRDefault="00292F2C" w:rsidP="00F23CDE">
      <w:pPr>
        <w:pStyle w:val="BodyText"/>
        <w:numPr>
          <w:ilvl w:val="0"/>
          <w:numId w:val="4"/>
        </w:numPr>
      </w:pPr>
      <w:r w:rsidRPr="00E32221">
        <w:t>Transaction searches are completed against the customer’s corporate database via the Transaction Lookup Service.  The system does not search against the current database.</w:t>
      </w:r>
    </w:p>
    <w:p w:rsidR="00320DD3" w:rsidRPr="00E32221" w:rsidRDefault="00320DD3" w:rsidP="00341299">
      <w:pPr>
        <w:pStyle w:val="Heading2"/>
      </w:pPr>
      <w:bookmarkStart w:id="287" w:name="_Parameters"/>
      <w:bookmarkStart w:id="288" w:name="_Toc398135902"/>
      <w:bookmarkEnd w:id="287"/>
      <w:r w:rsidRPr="00E32221">
        <w:t>Parameters</w:t>
      </w:r>
      <w:r w:rsidR="00027F72" w:rsidRPr="00E32221">
        <w:t xml:space="preserve"> and System Settings</w:t>
      </w:r>
      <w:bookmarkEnd w:id="288"/>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32"/>
        <w:gridCol w:w="5352"/>
        <w:gridCol w:w="2480"/>
      </w:tblGrid>
      <w:tr w:rsidR="00731DE3" w:rsidRPr="00E32221" w:rsidTr="00731DE3">
        <w:trPr>
          <w:cantSplit/>
        </w:trPr>
        <w:tc>
          <w:tcPr>
            <w:tcW w:w="1293" w:type="pct"/>
            <w:tcBorders>
              <w:top w:val="single" w:sz="8" w:space="0" w:color="4F81BD"/>
              <w:left w:val="single" w:sz="8" w:space="0" w:color="4F81BD"/>
              <w:bottom w:val="single" w:sz="18" w:space="0" w:color="4F81BD"/>
              <w:right w:val="single" w:sz="8" w:space="0" w:color="4F81BD"/>
            </w:tcBorders>
          </w:tcPr>
          <w:p w:rsidR="00731DE3" w:rsidRPr="00E32221" w:rsidRDefault="00731DE3" w:rsidP="00721745">
            <w:pPr>
              <w:rPr>
                <w:b/>
              </w:rPr>
            </w:pPr>
            <w:r w:rsidRPr="00E32221">
              <w:rPr>
                <w:b/>
              </w:rPr>
              <w:t>Parameter Mnemonic</w:t>
            </w:r>
          </w:p>
        </w:tc>
        <w:tc>
          <w:tcPr>
            <w:tcW w:w="2533" w:type="pct"/>
            <w:tcBorders>
              <w:top w:val="single" w:sz="8" w:space="0" w:color="4F81BD"/>
              <w:left w:val="single" w:sz="8" w:space="0" w:color="4F81BD"/>
              <w:bottom w:val="single" w:sz="18" w:space="0" w:color="4F81BD"/>
              <w:right w:val="single" w:sz="8" w:space="0" w:color="4F81BD"/>
            </w:tcBorders>
          </w:tcPr>
          <w:p w:rsidR="00731DE3" w:rsidRPr="00E32221" w:rsidRDefault="00731DE3" w:rsidP="00721745">
            <w:pPr>
              <w:rPr>
                <w:b/>
                <w:vanish/>
                <w:szCs w:val="20"/>
              </w:rPr>
            </w:pPr>
            <w:r w:rsidRPr="00E32221">
              <w:rPr>
                <w:b/>
                <w:szCs w:val="20"/>
              </w:rPr>
              <w:t>Description</w:t>
            </w:r>
          </w:p>
        </w:tc>
        <w:tc>
          <w:tcPr>
            <w:tcW w:w="1174" w:type="pct"/>
            <w:tcBorders>
              <w:top w:val="single" w:sz="8" w:space="0" w:color="4F81BD"/>
              <w:left w:val="single" w:sz="8" w:space="0" w:color="4F81BD"/>
              <w:bottom w:val="single" w:sz="18" w:space="0" w:color="4F81BD"/>
              <w:right w:val="single" w:sz="8" w:space="0" w:color="4F81BD"/>
            </w:tcBorders>
          </w:tcPr>
          <w:p w:rsidR="00731DE3" w:rsidRPr="00E32221" w:rsidRDefault="00731DE3" w:rsidP="00721745">
            <w:pPr>
              <w:rPr>
                <w:b/>
                <w:szCs w:val="20"/>
              </w:rPr>
            </w:pPr>
            <w:r w:rsidRPr="00E32221">
              <w:rPr>
                <w:b/>
                <w:szCs w:val="20"/>
              </w:rPr>
              <w:t>Valid Values</w:t>
            </w:r>
          </w:p>
        </w:tc>
      </w:tr>
      <w:tr w:rsidR="00731DE3" w:rsidRPr="00E32221" w:rsidTr="00731DE3">
        <w:trPr>
          <w:cantSplit/>
        </w:trPr>
        <w:tc>
          <w:tcPr>
            <w:tcW w:w="1293" w:type="pct"/>
            <w:tcBorders>
              <w:top w:val="single" w:sz="18" w:space="0" w:color="4F81BD"/>
              <w:left w:val="single" w:sz="8" w:space="0" w:color="4F81BD"/>
              <w:bottom w:val="single" w:sz="8" w:space="0" w:color="4F81BD"/>
              <w:right w:val="single" w:sz="8" w:space="0" w:color="4F81BD"/>
            </w:tcBorders>
            <w:shd w:val="clear" w:color="auto" w:fill="D3DFEE"/>
          </w:tcPr>
          <w:p w:rsidR="00731DE3" w:rsidRPr="00E32221" w:rsidRDefault="00AF2B15" w:rsidP="00721745">
            <w:pPr>
              <w:rPr>
                <w:bCs/>
                <w:szCs w:val="20"/>
              </w:rPr>
            </w:pPr>
            <w:r w:rsidRPr="00E32221">
              <w:rPr>
                <w:bCs/>
                <w:szCs w:val="20"/>
              </w:rPr>
              <w:t>Maximum Search Matches</w:t>
            </w:r>
          </w:p>
        </w:tc>
        <w:tc>
          <w:tcPr>
            <w:tcW w:w="2533" w:type="pct"/>
            <w:tcBorders>
              <w:top w:val="single" w:sz="18" w:space="0" w:color="4F81BD"/>
              <w:left w:val="single" w:sz="8" w:space="0" w:color="4F81BD"/>
              <w:bottom w:val="single" w:sz="8" w:space="0" w:color="4F81BD"/>
              <w:right w:val="single" w:sz="8" w:space="0" w:color="4F81BD"/>
            </w:tcBorders>
            <w:shd w:val="clear" w:color="auto" w:fill="D3DFEE"/>
          </w:tcPr>
          <w:p w:rsidR="00731DE3" w:rsidRPr="00E32221" w:rsidRDefault="00AF2B15" w:rsidP="00721745">
            <w:pPr>
              <w:rPr>
                <w:szCs w:val="20"/>
              </w:rPr>
            </w:pPr>
            <w:r w:rsidRPr="00E32221">
              <w:rPr>
                <w:szCs w:val="20"/>
              </w:rPr>
              <w:t>Determines the maximum amount of search results to be displayed for a given transaction search</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731DE3" w:rsidRPr="00E32221" w:rsidRDefault="00AF2B15" w:rsidP="00721745">
            <w:pPr>
              <w:rPr>
                <w:szCs w:val="20"/>
              </w:rPr>
            </w:pPr>
            <w:r w:rsidRPr="00E32221">
              <w:rPr>
                <w:szCs w:val="20"/>
              </w:rPr>
              <w:t>0 to 99</w:t>
            </w:r>
          </w:p>
        </w:tc>
      </w:tr>
    </w:tbl>
    <w:p w:rsidR="00D8448E" w:rsidRPr="00E32221" w:rsidRDefault="00D8448E" w:rsidP="00D8448E">
      <w:pPr>
        <w:pStyle w:val="Heading2"/>
      </w:pPr>
      <w:bookmarkStart w:id="289" w:name="_Toc318210821"/>
      <w:bookmarkStart w:id="290" w:name="_Toc290020120"/>
      <w:bookmarkStart w:id="291" w:name="_Toc71960215"/>
      <w:bookmarkStart w:id="292" w:name="_Toc398135903"/>
      <w:r w:rsidRPr="00E32221">
        <w:t>Interfaces</w:t>
      </w:r>
      <w:bookmarkEnd w:id="289"/>
      <w:bookmarkEnd w:id="292"/>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5282"/>
        <w:gridCol w:w="5282"/>
      </w:tblGrid>
      <w:tr w:rsidR="00D8448E" w:rsidRPr="00E32221" w:rsidTr="008204FD">
        <w:trPr>
          <w:cantSplit/>
        </w:trPr>
        <w:tc>
          <w:tcPr>
            <w:tcW w:w="2500" w:type="pct"/>
            <w:tcBorders>
              <w:top w:val="single" w:sz="8" w:space="0" w:color="4F81BD"/>
              <w:left w:val="single" w:sz="8" w:space="0" w:color="4F81BD"/>
              <w:bottom w:val="single" w:sz="18" w:space="0" w:color="4F81BD"/>
              <w:right w:val="single" w:sz="8" w:space="0" w:color="4F81BD"/>
            </w:tcBorders>
          </w:tcPr>
          <w:p w:rsidR="00D8448E" w:rsidRPr="00E32221" w:rsidRDefault="00D8448E" w:rsidP="008204FD">
            <w:pPr>
              <w:rPr>
                <w:b/>
              </w:rPr>
            </w:pPr>
            <w:r w:rsidRPr="00E32221">
              <w:rPr>
                <w:b/>
              </w:rPr>
              <w:t>Interface</w:t>
            </w:r>
          </w:p>
        </w:tc>
        <w:tc>
          <w:tcPr>
            <w:tcW w:w="2500" w:type="pct"/>
            <w:tcBorders>
              <w:top w:val="single" w:sz="8" w:space="0" w:color="4F81BD"/>
              <w:left w:val="single" w:sz="8" w:space="0" w:color="4F81BD"/>
              <w:bottom w:val="single" w:sz="18" w:space="0" w:color="4F81BD"/>
              <w:right w:val="single" w:sz="8" w:space="0" w:color="4F81BD"/>
            </w:tcBorders>
          </w:tcPr>
          <w:p w:rsidR="00D8448E" w:rsidRPr="00E32221" w:rsidRDefault="00D8448E" w:rsidP="008204FD">
            <w:pPr>
              <w:rPr>
                <w:b/>
                <w:vanish/>
                <w:szCs w:val="20"/>
              </w:rPr>
            </w:pPr>
            <w:r w:rsidRPr="00E32221">
              <w:rPr>
                <w:b/>
                <w:szCs w:val="20"/>
              </w:rPr>
              <w:t>Description</w:t>
            </w:r>
          </w:p>
        </w:tc>
      </w:tr>
      <w:tr w:rsidR="00292F2C" w:rsidRPr="00E32221" w:rsidTr="00292F2C">
        <w:trPr>
          <w:cantSplit/>
        </w:trPr>
        <w:tc>
          <w:tcPr>
            <w:tcW w:w="2500" w:type="pct"/>
            <w:tcBorders>
              <w:top w:val="single" w:sz="18" w:space="0" w:color="4F81BD"/>
              <w:left w:val="single" w:sz="8" w:space="0" w:color="4F81BD"/>
              <w:bottom w:val="single" w:sz="8" w:space="0" w:color="4F81BD"/>
              <w:right w:val="single" w:sz="8" w:space="0" w:color="4F81BD"/>
            </w:tcBorders>
            <w:shd w:val="clear" w:color="auto" w:fill="D3DFEE"/>
          </w:tcPr>
          <w:p w:rsidR="00292F2C" w:rsidRPr="00E32221" w:rsidRDefault="00292F2C" w:rsidP="00292F2C">
            <w:pPr>
              <w:rPr>
                <w:bCs/>
                <w:szCs w:val="20"/>
              </w:rPr>
            </w:pPr>
            <w:r w:rsidRPr="00E32221">
              <w:rPr>
                <w:bCs/>
                <w:szCs w:val="20"/>
              </w:rPr>
              <w:t>Transaction Lookup Service</w:t>
            </w:r>
          </w:p>
        </w:tc>
        <w:tc>
          <w:tcPr>
            <w:tcW w:w="2500" w:type="pct"/>
            <w:tcBorders>
              <w:top w:val="single" w:sz="18" w:space="0" w:color="4F81BD"/>
              <w:left w:val="single" w:sz="8" w:space="0" w:color="4F81BD"/>
              <w:bottom w:val="single" w:sz="8" w:space="0" w:color="4F81BD"/>
              <w:right w:val="single" w:sz="8" w:space="0" w:color="4F81BD"/>
            </w:tcBorders>
            <w:shd w:val="clear" w:color="auto" w:fill="D3DFEE"/>
          </w:tcPr>
          <w:p w:rsidR="00292F2C" w:rsidRPr="00E32221" w:rsidRDefault="00292F2C" w:rsidP="00292F2C">
            <w:pPr>
              <w:rPr>
                <w:szCs w:val="20"/>
              </w:rPr>
            </w:pPr>
            <w:r w:rsidRPr="00E32221">
              <w:rPr>
                <w:szCs w:val="20"/>
              </w:rPr>
              <w:t>Searches for transactions against the Customer’s database.  The search criteria can be 4-part transaction key, tender or customer details.</w:t>
            </w:r>
          </w:p>
        </w:tc>
      </w:tr>
    </w:tbl>
    <w:p w:rsidR="00FD5BA1" w:rsidRPr="00E32221" w:rsidRDefault="00FD5BA1" w:rsidP="00FD5BA1">
      <w:pPr>
        <w:pStyle w:val="Heading1"/>
        <w:rPr>
          <w:i/>
        </w:rPr>
      </w:pPr>
      <w:bookmarkStart w:id="293" w:name="_Toc398135904"/>
      <w:r w:rsidRPr="00E32221">
        <w:rPr>
          <w:i/>
        </w:rPr>
        <w:t xml:space="preserve">USE CASE: </w:t>
      </w:r>
      <w:bookmarkEnd w:id="290"/>
      <w:r w:rsidR="00283145" w:rsidRPr="00E32221">
        <w:rPr>
          <w:i/>
        </w:rPr>
        <w:t>Search by Transaction</w:t>
      </w:r>
      <w:bookmarkEnd w:id="293"/>
    </w:p>
    <w:p w:rsidR="00366130" w:rsidRPr="00E32221" w:rsidRDefault="00366130" w:rsidP="00FD5BA1">
      <w:pPr>
        <w:pStyle w:val="Heading2"/>
      </w:pPr>
      <w:bookmarkStart w:id="294" w:name="_Toc290020122"/>
      <w:bookmarkStart w:id="295" w:name="_Toc398135905"/>
      <w:r w:rsidRPr="00E32221">
        <w:t>Feature Flow</w:t>
      </w:r>
      <w:bookmarkEnd w:id="295"/>
    </w:p>
    <w:p w:rsidR="00D42A9E" w:rsidRPr="00E32221" w:rsidRDefault="00D42A9E" w:rsidP="00D42A9E">
      <w:pPr>
        <w:pStyle w:val="BodyText"/>
        <w:jc w:val="center"/>
      </w:pPr>
      <w:r w:rsidRPr="00E32221">
        <w:object w:dxaOrig="9804" w:dyaOrig="4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9pt;height:225.35pt" o:ole="">
            <v:imagedata r:id="rId13" o:title=""/>
          </v:shape>
          <o:OLEObject Type="Embed" ProgID="Visio.Drawing.11" ShapeID="_x0000_i1025" DrawAspect="Content" ObjectID="_1471877821" r:id="rId14"/>
        </w:object>
      </w:r>
    </w:p>
    <w:p w:rsidR="00FD5BA1" w:rsidRPr="00E32221" w:rsidRDefault="00FD5BA1" w:rsidP="00FD5BA1">
      <w:pPr>
        <w:pStyle w:val="Heading2"/>
      </w:pPr>
      <w:bookmarkStart w:id="296" w:name="_Toc398135906"/>
      <w:r w:rsidRPr="00E32221">
        <w:t>Precondition</w:t>
      </w:r>
      <w:bookmarkEnd w:id="294"/>
      <w:bookmarkEnd w:id="296"/>
    </w:p>
    <w:p w:rsidR="00FD5BA1" w:rsidRPr="00E32221" w:rsidRDefault="002128B1" w:rsidP="00F23CDE">
      <w:pPr>
        <w:pStyle w:val="BodyText"/>
        <w:numPr>
          <w:ilvl w:val="0"/>
          <w:numId w:val="1"/>
        </w:numPr>
      </w:pPr>
      <w:r w:rsidRPr="00E32221">
        <w:t>The system initiates a search for a transaction based on transaction information.</w:t>
      </w:r>
    </w:p>
    <w:p w:rsidR="0017337A" w:rsidRDefault="0017337A">
      <w:pPr>
        <w:rPr>
          <w:ins w:id="297" w:author="Amy Byers" w:date="2014-09-10T18:09:00Z"/>
          <w:rFonts w:cs="Arial"/>
          <w:b/>
          <w:bCs/>
          <w:iCs/>
          <w:sz w:val="24"/>
          <w:szCs w:val="28"/>
        </w:rPr>
      </w:pPr>
      <w:bookmarkStart w:id="298" w:name="_Ref233697587"/>
      <w:bookmarkStart w:id="299" w:name="_Ref233697593"/>
      <w:bookmarkStart w:id="300" w:name="_Toc290020123"/>
      <w:bookmarkStart w:id="301" w:name="_Toc398135907"/>
      <w:ins w:id="302" w:author="Amy Byers" w:date="2014-09-10T18:09:00Z">
        <w:r>
          <w:br w:type="page"/>
        </w:r>
      </w:ins>
    </w:p>
    <w:p w:rsidR="00FD5BA1" w:rsidRPr="00E32221" w:rsidRDefault="00FD5BA1" w:rsidP="00FD5BA1">
      <w:pPr>
        <w:pStyle w:val="Heading2"/>
      </w:pPr>
      <w:r w:rsidRPr="00E32221">
        <w:lastRenderedPageBreak/>
        <w:t>Main Flow</w:t>
      </w:r>
      <w:bookmarkEnd w:id="298"/>
      <w:bookmarkEnd w:id="299"/>
      <w:bookmarkEnd w:id="300"/>
      <w:bookmarkEnd w:id="301"/>
    </w:p>
    <w:p w:rsidR="00FD5BA1" w:rsidRPr="00E32221" w:rsidRDefault="002E3528" w:rsidP="00F23CDE">
      <w:pPr>
        <w:pStyle w:val="BodyText"/>
        <w:numPr>
          <w:ilvl w:val="0"/>
          <w:numId w:val="5"/>
        </w:numPr>
      </w:pPr>
      <w:r w:rsidRPr="00E32221">
        <w:t>The system prompts the operator to enter the transaction information.</w:t>
      </w:r>
    </w:p>
    <w:p w:rsidR="00806D8A" w:rsidRPr="00E32221" w:rsidRDefault="00806D8A" w:rsidP="00F23CDE">
      <w:pPr>
        <w:pStyle w:val="BodyText"/>
        <w:numPr>
          <w:ilvl w:val="0"/>
          <w:numId w:val="5"/>
        </w:numPr>
      </w:pPr>
      <w:r w:rsidRPr="00E32221">
        <w:t xml:space="preserve">If the operator selects to search by tender, the use case ends and the system executes the Search </w:t>
      </w:r>
      <w:proofErr w:type="gramStart"/>
      <w:r w:rsidRPr="00E32221">
        <w:t>By</w:t>
      </w:r>
      <w:proofErr w:type="gramEnd"/>
      <w:r w:rsidRPr="00E32221">
        <w:t xml:space="preserve"> Tender use case.</w:t>
      </w:r>
    </w:p>
    <w:p w:rsidR="00806D8A" w:rsidRPr="00E32221" w:rsidRDefault="00806D8A" w:rsidP="00F23CDE">
      <w:pPr>
        <w:pStyle w:val="BodyText"/>
        <w:numPr>
          <w:ilvl w:val="0"/>
          <w:numId w:val="5"/>
        </w:numPr>
      </w:pPr>
      <w:r w:rsidRPr="00E32221">
        <w:t xml:space="preserve">If the operator selects to search by customer, the use case ends and the system executes the Search </w:t>
      </w:r>
      <w:proofErr w:type="gramStart"/>
      <w:r w:rsidRPr="00E32221">
        <w:t>By</w:t>
      </w:r>
      <w:proofErr w:type="gramEnd"/>
      <w:r w:rsidRPr="00E32221">
        <w:t xml:space="preserve"> Customer use case.</w:t>
      </w:r>
    </w:p>
    <w:p w:rsidR="002E3528" w:rsidRPr="00E32221" w:rsidRDefault="002E3528" w:rsidP="00F23CDE">
      <w:pPr>
        <w:pStyle w:val="BodyText"/>
        <w:numPr>
          <w:ilvl w:val="0"/>
          <w:numId w:val="5"/>
        </w:numPr>
      </w:pPr>
      <w:r w:rsidRPr="00E32221">
        <w:t>The operator enters the transaction information and accepts the entry.</w:t>
      </w:r>
    </w:p>
    <w:p w:rsidR="00A6597B" w:rsidRPr="00E32221" w:rsidRDefault="00A6597B" w:rsidP="00F23CDE">
      <w:pPr>
        <w:pStyle w:val="BodyText"/>
        <w:numPr>
          <w:ilvl w:val="0"/>
          <w:numId w:val="5"/>
        </w:numPr>
      </w:pPr>
      <w:r w:rsidRPr="00E32221">
        <w:t>The system validates the transaction information.</w:t>
      </w:r>
    </w:p>
    <w:p w:rsidR="00A6597B" w:rsidRPr="00E32221" w:rsidRDefault="00A6597B" w:rsidP="00F23CDE">
      <w:pPr>
        <w:pStyle w:val="BodyText"/>
        <w:numPr>
          <w:ilvl w:val="0"/>
          <w:numId w:val="5"/>
        </w:numPr>
      </w:pPr>
      <w:r w:rsidRPr="00E32221">
        <w:t>If the transaction information is invalid, the system displays a message, the operator acknowledges the message and the Main Flow restarts.</w:t>
      </w:r>
    </w:p>
    <w:p w:rsidR="002E3528" w:rsidRPr="00E32221" w:rsidRDefault="002E3528" w:rsidP="00F23CDE">
      <w:pPr>
        <w:pStyle w:val="BodyText"/>
        <w:numPr>
          <w:ilvl w:val="0"/>
          <w:numId w:val="5"/>
        </w:numPr>
      </w:pPr>
      <w:r w:rsidRPr="00E32221">
        <w:t>The system executes the Retrieve Transaction alternate flow.</w:t>
      </w:r>
    </w:p>
    <w:p w:rsidR="00FD5BA1" w:rsidRPr="00E32221" w:rsidRDefault="00FD5BA1" w:rsidP="00FD5BA1">
      <w:pPr>
        <w:pStyle w:val="Heading2"/>
      </w:pPr>
      <w:bookmarkStart w:id="303" w:name="_Toc290020124"/>
      <w:bookmarkStart w:id="304" w:name="_Toc398135908"/>
      <w:r w:rsidRPr="00E32221">
        <w:t>Alternate Flows</w:t>
      </w:r>
      <w:bookmarkEnd w:id="303"/>
      <w:bookmarkEnd w:id="304"/>
    </w:p>
    <w:p w:rsidR="00FD5BA1" w:rsidRPr="00E32221" w:rsidRDefault="002E3528" w:rsidP="002E3528">
      <w:pPr>
        <w:pStyle w:val="BodyText"/>
      </w:pPr>
      <w:r w:rsidRPr="00E32221">
        <w:t>None</w:t>
      </w:r>
    </w:p>
    <w:p w:rsidR="00FD5BA1" w:rsidRPr="00E32221" w:rsidRDefault="00FD5BA1" w:rsidP="00994CCD">
      <w:pPr>
        <w:pStyle w:val="Heading2"/>
      </w:pPr>
      <w:bookmarkStart w:id="305" w:name="_Toc290020125"/>
      <w:bookmarkStart w:id="306" w:name="_Toc398135909"/>
      <w:r w:rsidRPr="00E32221">
        <w:t>Post Condition</w:t>
      </w:r>
      <w:bookmarkEnd w:id="305"/>
      <w:bookmarkEnd w:id="306"/>
    </w:p>
    <w:p w:rsidR="00FA3EAA" w:rsidRPr="00E32221" w:rsidRDefault="00FA3EAA" w:rsidP="00F23CDE">
      <w:pPr>
        <w:pStyle w:val="BodyText"/>
        <w:numPr>
          <w:ilvl w:val="0"/>
          <w:numId w:val="1"/>
        </w:numPr>
      </w:pPr>
      <w:bookmarkStart w:id="307" w:name="_Toc290020126"/>
      <w:r w:rsidRPr="00E32221">
        <w:t>Transaction information is coll</w:t>
      </w:r>
      <w:r w:rsidR="00D54F46" w:rsidRPr="00E32221">
        <w:t>ected and the system calls external</w:t>
      </w:r>
      <w:r w:rsidRPr="00E32221">
        <w:t xml:space="preserve"> transaction lookups service to search for the transaction using the search criteria.</w:t>
      </w:r>
    </w:p>
    <w:p w:rsidR="00FD5BA1" w:rsidRPr="00E32221" w:rsidRDefault="00FD5BA1" w:rsidP="00A6597B">
      <w:pPr>
        <w:pStyle w:val="Heading2"/>
      </w:pPr>
      <w:bookmarkStart w:id="308" w:name="_Ref398135801"/>
      <w:bookmarkStart w:id="309" w:name="_Ref398135804"/>
      <w:bookmarkStart w:id="310" w:name="_Toc398135910"/>
      <w:r w:rsidRPr="00E32221">
        <w:t>Special Requirements</w:t>
      </w:r>
      <w:bookmarkEnd w:id="307"/>
      <w:bookmarkEnd w:id="308"/>
      <w:bookmarkEnd w:id="309"/>
      <w:bookmarkEnd w:id="310"/>
    </w:p>
    <w:p w:rsidR="00A6597B" w:rsidRPr="00E32221" w:rsidRDefault="00A6597B" w:rsidP="00F23CDE">
      <w:pPr>
        <w:pStyle w:val="BodyText"/>
        <w:numPr>
          <w:ilvl w:val="0"/>
          <w:numId w:val="10"/>
        </w:numPr>
      </w:pPr>
      <w:r w:rsidRPr="00E32221">
        <w:t>Validation is based on entering the minimum/maximum number of characters in the UI.</w:t>
      </w:r>
    </w:p>
    <w:p w:rsidR="00A6597B" w:rsidRDefault="00A6597B" w:rsidP="00F23CDE">
      <w:pPr>
        <w:pStyle w:val="BodyText"/>
        <w:numPr>
          <w:ilvl w:val="0"/>
          <w:numId w:val="10"/>
        </w:numPr>
        <w:rPr>
          <w:ins w:id="311" w:author="Amy Byers" w:date="2014-09-10T18:03:00Z"/>
        </w:rPr>
      </w:pPr>
      <w:r w:rsidRPr="00E32221">
        <w:t>When using the scanner to enter the transaction key, scanning is an implied enter.</w:t>
      </w:r>
    </w:p>
    <w:p w:rsidR="0017337A" w:rsidRDefault="0017337A" w:rsidP="00C444EE">
      <w:pPr>
        <w:pStyle w:val="BodyText"/>
        <w:numPr>
          <w:ilvl w:val="0"/>
          <w:numId w:val="10"/>
        </w:numPr>
        <w:rPr>
          <w:ins w:id="312" w:author="Amy Byers" w:date="2014-09-10T18:03:00Z"/>
        </w:rPr>
      </w:pPr>
      <w:ins w:id="313" w:author="Amy Byers" w:date="2014-09-10T18:03:00Z">
        <w:r>
          <w:t>When performing a receipt search by Transaction, the data entry fields will be presented in the order in which they appear on a receipt allowing the focus to follow the same flow (when navigating between data fields using a hardware keyboard):</w:t>
        </w:r>
      </w:ins>
      <w:ins w:id="314" w:author="Amy Byers" w:date="2014-09-10T18:04:00Z">
        <w:r>
          <w:br/>
        </w:r>
      </w:ins>
      <w:ins w:id="315" w:author="Amy Byers" w:date="2014-09-10T18:03:00Z">
        <w:r>
          <w:t>Store</w:t>
        </w:r>
      </w:ins>
      <w:ins w:id="316" w:author="Amy Byers" w:date="2014-09-10T18:04:00Z">
        <w:r>
          <w:br/>
        </w:r>
        <w:r>
          <w:t>Register</w:t>
        </w:r>
        <w:r>
          <w:br/>
        </w:r>
        <w:r>
          <w:t>Transaction</w:t>
        </w:r>
        <w:r>
          <w:br/>
        </w:r>
        <w:r>
          <w:t>Date</w:t>
        </w:r>
        <w:r>
          <w:br/>
        </w:r>
      </w:ins>
      <w:ins w:id="317" w:author="Amy Byers" w:date="2014-09-10T18:05:00Z">
        <w:r>
          <w:t>SKU</w:t>
        </w:r>
      </w:ins>
    </w:p>
    <w:p w:rsidR="0017337A" w:rsidRPr="00E32221" w:rsidDel="0017337A" w:rsidRDefault="0017337A" w:rsidP="0017337A">
      <w:pPr>
        <w:pStyle w:val="BodyText"/>
        <w:numPr>
          <w:ilvl w:val="0"/>
          <w:numId w:val="10"/>
        </w:numPr>
        <w:rPr>
          <w:del w:id="318" w:author="Amy Byers" w:date="2014-09-10T18:05:00Z"/>
        </w:rPr>
      </w:pPr>
    </w:p>
    <w:p w:rsidR="00FD5BA1" w:rsidRPr="00E32221" w:rsidRDefault="00FD5BA1" w:rsidP="0051277F">
      <w:pPr>
        <w:pStyle w:val="Heading3"/>
      </w:pPr>
      <w:r w:rsidRPr="00E32221">
        <w:t>Special Offline Requirements</w:t>
      </w:r>
    </w:p>
    <w:p w:rsidR="00FD5BA1" w:rsidRPr="00E32221" w:rsidRDefault="00FD5BA1" w:rsidP="00366130">
      <w:pPr>
        <w:pStyle w:val="BodyText"/>
      </w:pPr>
      <w:r w:rsidRPr="00E32221">
        <w:t>No additional offline requirements as offline behaviors are explained in the use case or do not impact this feature</w:t>
      </w:r>
      <w:r w:rsidR="002E3528" w:rsidRPr="00E32221">
        <w:t>.</w:t>
      </w:r>
    </w:p>
    <w:p w:rsidR="00FD5BA1" w:rsidRPr="00E32221" w:rsidRDefault="00FD5BA1" w:rsidP="0051277F">
      <w:pPr>
        <w:pStyle w:val="Heading3"/>
      </w:pPr>
      <w:bookmarkStart w:id="319" w:name="_Ref255302603"/>
      <w:r w:rsidRPr="00E32221">
        <w:t>Data Input/Output</w:t>
      </w:r>
      <w:bookmarkEnd w:id="319"/>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FD5BA1" w:rsidRPr="00E32221" w:rsidTr="00366130">
        <w:trPr>
          <w:cantSplit/>
        </w:trPr>
        <w:tc>
          <w:tcPr>
            <w:tcW w:w="1284" w:type="pct"/>
            <w:tcBorders>
              <w:top w:val="single" w:sz="8" w:space="0" w:color="4F81BD"/>
              <w:left w:val="single" w:sz="8" w:space="0" w:color="4F81BD"/>
              <w:bottom w:val="single" w:sz="18" w:space="0" w:color="4F81BD"/>
              <w:right w:val="single" w:sz="8" w:space="0" w:color="4F81BD"/>
            </w:tcBorders>
          </w:tcPr>
          <w:p w:rsidR="00FD5BA1" w:rsidRPr="00E32221" w:rsidRDefault="00FD5BA1" w:rsidP="00366130">
            <w:pPr>
              <w:rPr>
                <w:b/>
              </w:rPr>
            </w:pPr>
            <w:r w:rsidRPr="00E32221">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FD5BA1" w:rsidRPr="00E32221" w:rsidRDefault="00FD5BA1" w:rsidP="00366130">
            <w:pPr>
              <w:rPr>
                <w:b/>
                <w:szCs w:val="20"/>
              </w:rPr>
            </w:pPr>
            <w:r w:rsidRPr="00E32221">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FD5BA1" w:rsidRPr="00E32221" w:rsidRDefault="00FD5BA1" w:rsidP="00366130">
            <w:pPr>
              <w:rPr>
                <w:b/>
                <w:szCs w:val="20"/>
              </w:rPr>
            </w:pPr>
            <w:r w:rsidRPr="00E32221">
              <w:rPr>
                <w:b/>
                <w:szCs w:val="20"/>
              </w:rPr>
              <w:t>Destination</w:t>
            </w:r>
          </w:p>
        </w:tc>
      </w:tr>
      <w:tr w:rsidR="00051223" w:rsidRPr="00E32221" w:rsidTr="00366130">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051223" w:rsidRPr="00E32221" w:rsidRDefault="00051223" w:rsidP="00051223">
            <w:pPr>
              <w:rPr>
                <w:bCs/>
                <w:szCs w:val="20"/>
              </w:rPr>
            </w:pPr>
            <w:r w:rsidRPr="00E32221">
              <w:rPr>
                <w:bCs/>
                <w:szCs w:val="20"/>
              </w:rPr>
              <w:t>Transaction Search by Transaction Entry</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051223" w:rsidRPr="00E32221" w:rsidRDefault="00051223" w:rsidP="00051223">
            <w:pPr>
              <w:rPr>
                <w:szCs w:val="20"/>
              </w:rPr>
            </w:pPr>
            <w:r w:rsidRPr="00E32221">
              <w:rPr>
                <w:szCs w:val="20"/>
              </w:rPr>
              <w:t xml:space="preserve">Journal entry stating the </w:t>
            </w:r>
            <w:r w:rsidRPr="00E32221">
              <w:rPr>
                <w:bCs/>
                <w:szCs w:val="20"/>
              </w:rPr>
              <w:t xml:space="preserve">Search by Transaction </w:t>
            </w:r>
            <w:r w:rsidRPr="00E32221">
              <w:rPr>
                <w:szCs w:val="20"/>
              </w:rPr>
              <w:t>process is starting</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051223" w:rsidRPr="00E32221" w:rsidRDefault="00051223" w:rsidP="00F23CDE">
            <w:pPr>
              <w:numPr>
                <w:ilvl w:val="0"/>
                <w:numId w:val="1"/>
              </w:numPr>
              <w:rPr>
                <w:szCs w:val="20"/>
              </w:rPr>
            </w:pPr>
            <w:r w:rsidRPr="00E32221">
              <w:rPr>
                <w:szCs w:val="20"/>
              </w:rPr>
              <w:t>E-Journal</w:t>
            </w:r>
          </w:p>
        </w:tc>
      </w:tr>
    </w:tbl>
    <w:p w:rsidR="00283145" w:rsidRPr="00E32221" w:rsidRDefault="00283145" w:rsidP="00FD5BA1">
      <w:pPr>
        <w:pStyle w:val="Heading1"/>
        <w:rPr>
          <w:i/>
        </w:rPr>
      </w:pPr>
      <w:bookmarkStart w:id="320" w:name="_Toc290020127"/>
      <w:bookmarkStart w:id="321" w:name="_Toc398135911"/>
      <w:r w:rsidRPr="00E32221">
        <w:rPr>
          <w:i/>
        </w:rPr>
        <w:lastRenderedPageBreak/>
        <w:t>USE CASE: Search by Tender</w:t>
      </w:r>
      <w:bookmarkEnd w:id="321"/>
    </w:p>
    <w:p w:rsidR="00283145" w:rsidRPr="00E32221" w:rsidRDefault="00283145" w:rsidP="00283145">
      <w:pPr>
        <w:pStyle w:val="Heading2"/>
      </w:pPr>
      <w:bookmarkStart w:id="322" w:name="_Toc398135912"/>
      <w:r w:rsidRPr="00E32221">
        <w:t>Feature Flow</w:t>
      </w:r>
      <w:bookmarkEnd w:id="322"/>
    </w:p>
    <w:p w:rsidR="00283145" w:rsidRPr="00E32221" w:rsidRDefault="00D42A9E" w:rsidP="00D42A9E">
      <w:pPr>
        <w:pStyle w:val="BodyText"/>
        <w:jc w:val="center"/>
        <w:rPr>
          <w:color w:val="FF0000"/>
        </w:rPr>
      </w:pPr>
      <w:r w:rsidRPr="00E32221">
        <w:object w:dxaOrig="9804" w:dyaOrig="4495">
          <v:shape id="_x0000_i1026" type="#_x0000_t75" style="width:490.9pt;height:225.35pt" o:ole="">
            <v:imagedata r:id="rId15" o:title=""/>
          </v:shape>
          <o:OLEObject Type="Embed" ProgID="Visio.Drawing.11" ShapeID="_x0000_i1026" DrawAspect="Content" ObjectID="_1471877822" r:id="rId16"/>
        </w:object>
      </w:r>
    </w:p>
    <w:p w:rsidR="00283145" w:rsidRPr="00E32221" w:rsidRDefault="00283145" w:rsidP="00283145">
      <w:pPr>
        <w:pStyle w:val="Heading2"/>
      </w:pPr>
      <w:bookmarkStart w:id="323" w:name="_Toc398135913"/>
      <w:r w:rsidRPr="00E32221">
        <w:t>Precondition</w:t>
      </w:r>
      <w:bookmarkEnd w:id="323"/>
    </w:p>
    <w:p w:rsidR="00283145" w:rsidRPr="00E32221" w:rsidRDefault="002128B1" w:rsidP="00F23CDE">
      <w:pPr>
        <w:pStyle w:val="BodyText"/>
        <w:numPr>
          <w:ilvl w:val="0"/>
          <w:numId w:val="1"/>
        </w:numPr>
      </w:pPr>
      <w:r w:rsidRPr="00E32221">
        <w:t>The system initiates a search for a transaction based on tender information</w:t>
      </w:r>
      <w:r w:rsidRPr="00E32221">
        <w:rPr>
          <w:color w:val="FF0000"/>
        </w:rPr>
        <w:t>.</w:t>
      </w:r>
    </w:p>
    <w:p w:rsidR="00283145" w:rsidRPr="00E32221" w:rsidRDefault="00283145" w:rsidP="00283145">
      <w:pPr>
        <w:pStyle w:val="Heading2"/>
      </w:pPr>
      <w:bookmarkStart w:id="324" w:name="_Toc398135914"/>
      <w:r w:rsidRPr="00E32221">
        <w:t>Main Flow</w:t>
      </w:r>
      <w:bookmarkEnd w:id="324"/>
    </w:p>
    <w:p w:rsidR="00283145" w:rsidRPr="00E32221" w:rsidRDefault="00283145" w:rsidP="00F23CDE">
      <w:pPr>
        <w:pStyle w:val="BodyText"/>
        <w:numPr>
          <w:ilvl w:val="0"/>
          <w:numId w:val="7"/>
        </w:numPr>
      </w:pPr>
      <w:r w:rsidRPr="00E32221">
        <w:t>The system prompts the operator to enter the tender information.</w:t>
      </w:r>
    </w:p>
    <w:p w:rsidR="00806D8A" w:rsidRPr="00E32221" w:rsidRDefault="00806D8A" w:rsidP="00F23CDE">
      <w:pPr>
        <w:pStyle w:val="BodyText"/>
        <w:numPr>
          <w:ilvl w:val="0"/>
          <w:numId w:val="7"/>
        </w:numPr>
      </w:pPr>
      <w:r w:rsidRPr="00E32221">
        <w:t xml:space="preserve">If the operator selects to search by customer, the use case ends and the system executes the Search </w:t>
      </w:r>
      <w:proofErr w:type="gramStart"/>
      <w:r w:rsidRPr="00E32221">
        <w:t>By</w:t>
      </w:r>
      <w:proofErr w:type="gramEnd"/>
      <w:r w:rsidRPr="00E32221">
        <w:t xml:space="preserve"> Customer use case.</w:t>
      </w:r>
    </w:p>
    <w:p w:rsidR="00806D8A" w:rsidRPr="00E32221" w:rsidRDefault="00806D8A" w:rsidP="00F23CDE">
      <w:pPr>
        <w:pStyle w:val="BodyText"/>
        <w:numPr>
          <w:ilvl w:val="0"/>
          <w:numId w:val="7"/>
        </w:numPr>
      </w:pPr>
      <w:r w:rsidRPr="00E32221">
        <w:t xml:space="preserve">If the operator selects to search by transaction, the use case ends and the system executes the Search </w:t>
      </w:r>
      <w:proofErr w:type="gramStart"/>
      <w:r w:rsidRPr="00E32221">
        <w:t>By</w:t>
      </w:r>
      <w:proofErr w:type="gramEnd"/>
      <w:r w:rsidRPr="00E32221">
        <w:t xml:space="preserve"> Transaction use case.</w:t>
      </w:r>
    </w:p>
    <w:p w:rsidR="00283145" w:rsidRPr="00E32221" w:rsidRDefault="00283145" w:rsidP="00F23CDE">
      <w:pPr>
        <w:pStyle w:val="BodyText"/>
        <w:numPr>
          <w:ilvl w:val="0"/>
          <w:numId w:val="7"/>
        </w:numPr>
      </w:pPr>
      <w:r w:rsidRPr="00E32221">
        <w:t xml:space="preserve">If the operator manually enters the </w:t>
      </w:r>
      <w:r w:rsidR="005A0C01" w:rsidRPr="00E32221">
        <w:t>tender information</w:t>
      </w:r>
      <w:r w:rsidRPr="00E32221">
        <w:t xml:space="preserve">, the </w:t>
      </w:r>
      <w:r w:rsidR="005A0C01" w:rsidRPr="00E32221">
        <w:t>Search</w:t>
      </w:r>
      <w:r w:rsidRPr="00E32221">
        <w:t xml:space="preserve"> by Manual Entry alternate flow is executed.</w:t>
      </w:r>
    </w:p>
    <w:p w:rsidR="00283145" w:rsidRPr="00E32221" w:rsidRDefault="005A0C01" w:rsidP="00F23CDE">
      <w:pPr>
        <w:pStyle w:val="BodyText"/>
        <w:numPr>
          <w:ilvl w:val="0"/>
          <w:numId w:val="7"/>
        </w:numPr>
      </w:pPr>
      <w:r w:rsidRPr="00E32221">
        <w:t>If the operator scans the tender information</w:t>
      </w:r>
      <w:r w:rsidR="00283145" w:rsidRPr="00E32221">
        <w:t xml:space="preserve">, the </w:t>
      </w:r>
      <w:r w:rsidRPr="00E32221">
        <w:t>Search</w:t>
      </w:r>
      <w:r w:rsidR="00283145" w:rsidRPr="00E32221">
        <w:t xml:space="preserve"> by Scan alternate flow is executed.</w:t>
      </w:r>
    </w:p>
    <w:p w:rsidR="00283145" w:rsidRPr="00E32221" w:rsidRDefault="00283145" w:rsidP="00F23CDE">
      <w:pPr>
        <w:pStyle w:val="BodyText"/>
        <w:numPr>
          <w:ilvl w:val="0"/>
          <w:numId w:val="5"/>
        </w:numPr>
      </w:pPr>
      <w:r w:rsidRPr="00E32221">
        <w:t xml:space="preserve">The operator swipes the </w:t>
      </w:r>
      <w:r w:rsidR="005A0C01" w:rsidRPr="00E32221">
        <w:t>c</w:t>
      </w:r>
      <w:r w:rsidRPr="00E32221">
        <w:t xml:space="preserve">ard </w:t>
      </w:r>
      <w:r w:rsidR="005A0C01" w:rsidRPr="00E32221">
        <w:t>a</w:t>
      </w:r>
      <w:r w:rsidRPr="00E32221">
        <w:t>nd accepts the entry.</w:t>
      </w:r>
    </w:p>
    <w:p w:rsidR="00283145" w:rsidRPr="00E32221" w:rsidRDefault="00283145" w:rsidP="00F23CDE">
      <w:pPr>
        <w:pStyle w:val="BodyText"/>
        <w:numPr>
          <w:ilvl w:val="0"/>
          <w:numId w:val="7"/>
        </w:numPr>
      </w:pPr>
      <w:r w:rsidRPr="00E32221">
        <w:t>If the swipe is unsuccessful, the system displays a message, the operator acknowledges the message and the Main Flow restarts.</w:t>
      </w:r>
    </w:p>
    <w:p w:rsidR="005A0C01" w:rsidRPr="00E32221" w:rsidRDefault="005A0C01" w:rsidP="00F23CDE">
      <w:pPr>
        <w:pStyle w:val="BodyText"/>
        <w:numPr>
          <w:ilvl w:val="0"/>
          <w:numId w:val="7"/>
        </w:numPr>
      </w:pPr>
      <w:r w:rsidRPr="00E32221">
        <w:t>The device reads the data on the magnetic stripe.</w:t>
      </w:r>
    </w:p>
    <w:p w:rsidR="005A0C01" w:rsidRPr="00E32221" w:rsidRDefault="005A0C01" w:rsidP="00F23CDE">
      <w:pPr>
        <w:pStyle w:val="BodyText"/>
        <w:numPr>
          <w:ilvl w:val="0"/>
          <w:numId w:val="7"/>
        </w:numPr>
      </w:pPr>
      <w:r w:rsidRPr="00E32221">
        <w:t>If the swipe is successful, the system validates the card ID.</w:t>
      </w:r>
    </w:p>
    <w:p w:rsidR="00283145" w:rsidRPr="00E32221" w:rsidRDefault="005A0C01" w:rsidP="00F23CDE">
      <w:pPr>
        <w:pStyle w:val="BodyText"/>
        <w:numPr>
          <w:ilvl w:val="0"/>
          <w:numId w:val="7"/>
        </w:numPr>
      </w:pPr>
      <w:r w:rsidRPr="00E32221">
        <w:t>If the card ID is invalid, the system displays a message, the operator acknowledges the message and the Main Flow restarts.</w:t>
      </w:r>
    </w:p>
    <w:p w:rsidR="005A0C01" w:rsidRPr="00E32221" w:rsidRDefault="005A0C01" w:rsidP="00F23CDE">
      <w:pPr>
        <w:pStyle w:val="BodyText"/>
        <w:numPr>
          <w:ilvl w:val="0"/>
          <w:numId w:val="7"/>
        </w:numPr>
      </w:pPr>
      <w:r w:rsidRPr="00E32221">
        <w:t>The system executes the Retrieve Transaction alternate flow.</w:t>
      </w:r>
    </w:p>
    <w:p w:rsidR="0017337A" w:rsidRDefault="0017337A">
      <w:pPr>
        <w:rPr>
          <w:ins w:id="325" w:author="Amy Byers" w:date="2014-09-10T18:09:00Z"/>
          <w:rFonts w:cs="Arial"/>
          <w:b/>
          <w:bCs/>
          <w:iCs/>
          <w:sz w:val="24"/>
          <w:szCs w:val="28"/>
        </w:rPr>
      </w:pPr>
      <w:bookmarkStart w:id="326" w:name="_Toc398135915"/>
      <w:ins w:id="327" w:author="Amy Byers" w:date="2014-09-10T18:09:00Z">
        <w:r>
          <w:br w:type="page"/>
        </w:r>
      </w:ins>
    </w:p>
    <w:p w:rsidR="00283145" w:rsidRPr="00E32221" w:rsidRDefault="00283145" w:rsidP="00283145">
      <w:pPr>
        <w:pStyle w:val="Heading2"/>
      </w:pPr>
      <w:r w:rsidRPr="00E32221">
        <w:lastRenderedPageBreak/>
        <w:t>Alternate Flows</w:t>
      </w:r>
      <w:bookmarkEnd w:id="326"/>
    </w:p>
    <w:p w:rsidR="005A0C01" w:rsidRPr="00E32221" w:rsidRDefault="005A0C01" w:rsidP="005A0C01">
      <w:pPr>
        <w:pStyle w:val="Heading3"/>
      </w:pPr>
      <w:r w:rsidRPr="00E32221">
        <w:t>Search by Manual Entry</w:t>
      </w:r>
    </w:p>
    <w:p w:rsidR="005A0C01" w:rsidRPr="00E32221" w:rsidRDefault="005A0C01" w:rsidP="00F23CDE">
      <w:pPr>
        <w:pStyle w:val="BodyText"/>
        <w:numPr>
          <w:ilvl w:val="0"/>
          <w:numId w:val="8"/>
        </w:numPr>
      </w:pPr>
      <w:r w:rsidRPr="00E32221">
        <w:t>The operator enters the card ID and accepts the entry.</w:t>
      </w:r>
    </w:p>
    <w:p w:rsidR="005A0C01" w:rsidRPr="00E32221" w:rsidRDefault="005A0C01" w:rsidP="00F23CDE">
      <w:pPr>
        <w:pStyle w:val="BodyText"/>
        <w:numPr>
          <w:ilvl w:val="0"/>
          <w:numId w:val="8"/>
        </w:numPr>
      </w:pPr>
      <w:r w:rsidRPr="00E32221">
        <w:t>The system determines if a Check Digit computation is required.</w:t>
      </w:r>
    </w:p>
    <w:p w:rsidR="005A0C01" w:rsidRPr="00E32221" w:rsidRDefault="005A0C01" w:rsidP="00F23CDE">
      <w:pPr>
        <w:pStyle w:val="BodyText"/>
        <w:numPr>
          <w:ilvl w:val="0"/>
          <w:numId w:val="8"/>
        </w:numPr>
      </w:pPr>
      <w:r w:rsidRPr="00E32221">
        <w:t>If a Check Digit computation is required, the Check Digit use case is executed.</w:t>
      </w:r>
    </w:p>
    <w:p w:rsidR="005A0C01" w:rsidRPr="00E32221" w:rsidRDefault="005A0C01" w:rsidP="00F23CDE">
      <w:pPr>
        <w:pStyle w:val="BodyText"/>
        <w:numPr>
          <w:ilvl w:val="0"/>
          <w:numId w:val="8"/>
        </w:numPr>
      </w:pPr>
      <w:r w:rsidRPr="00E32221">
        <w:t>If the system returns from the Check Digit use case with an invalid check digit, the system displays a message, the operator acknowledges the message and the Main Flow restarts.</w:t>
      </w:r>
    </w:p>
    <w:p w:rsidR="005A0C01" w:rsidRPr="00E32221" w:rsidRDefault="005A0C01" w:rsidP="00F23CDE">
      <w:pPr>
        <w:pStyle w:val="BodyText"/>
        <w:numPr>
          <w:ilvl w:val="0"/>
          <w:numId w:val="8"/>
        </w:numPr>
      </w:pPr>
      <w:r w:rsidRPr="00E32221">
        <w:t>The system executes the Retrieve Transaction alternate flow.</w:t>
      </w:r>
    </w:p>
    <w:p w:rsidR="005A0C01" w:rsidRPr="00E32221" w:rsidRDefault="005A0C01" w:rsidP="005A0C01">
      <w:pPr>
        <w:pStyle w:val="Heading3"/>
      </w:pPr>
      <w:bookmarkStart w:id="328" w:name="_Ref318291943"/>
      <w:r w:rsidRPr="00E32221">
        <w:t>Inquiry by Scan</w:t>
      </w:r>
      <w:bookmarkEnd w:id="328"/>
    </w:p>
    <w:p w:rsidR="005A0C01" w:rsidRPr="00E32221" w:rsidRDefault="005A0C01" w:rsidP="00F23CDE">
      <w:pPr>
        <w:numPr>
          <w:ilvl w:val="0"/>
          <w:numId w:val="9"/>
        </w:numPr>
        <w:spacing w:after="120"/>
      </w:pPr>
      <w:r w:rsidRPr="00E32221">
        <w:t>If the scan is unsuccessful, the system restarts the Main Flow.</w:t>
      </w:r>
    </w:p>
    <w:p w:rsidR="005A0C01" w:rsidRPr="00E32221" w:rsidRDefault="005A0C01" w:rsidP="00F23CDE">
      <w:pPr>
        <w:numPr>
          <w:ilvl w:val="0"/>
          <w:numId w:val="9"/>
        </w:numPr>
        <w:spacing w:after="120"/>
      </w:pPr>
      <w:r w:rsidRPr="00E32221">
        <w:t>The device reads the card information from the bar code.</w:t>
      </w:r>
    </w:p>
    <w:p w:rsidR="005A0C01" w:rsidRPr="00E32221" w:rsidRDefault="005A0C01" w:rsidP="00F23CDE">
      <w:pPr>
        <w:numPr>
          <w:ilvl w:val="0"/>
          <w:numId w:val="9"/>
        </w:numPr>
        <w:spacing w:after="120"/>
      </w:pPr>
      <w:r w:rsidRPr="00E32221">
        <w:t>The system determines if a Check Digit computation is required.</w:t>
      </w:r>
    </w:p>
    <w:p w:rsidR="005A0C01" w:rsidRPr="00E32221" w:rsidRDefault="005A0C01" w:rsidP="00F23CDE">
      <w:pPr>
        <w:numPr>
          <w:ilvl w:val="0"/>
          <w:numId w:val="9"/>
        </w:numPr>
        <w:spacing w:after="120"/>
      </w:pPr>
      <w:r w:rsidRPr="00E32221">
        <w:t>If a Check Digit computation is required, the Check Digit use case is executed.</w:t>
      </w:r>
    </w:p>
    <w:p w:rsidR="005A0C01" w:rsidRPr="00E32221" w:rsidRDefault="005A0C01" w:rsidP="00F23CDE">
      <w:pPr>
        <w:numPr>
          <w:ilvl w:val="0"/>
          <w:numId w:val="9"/>
        </w:numPr>
        <w:spacing w:after="120"/>
      </w:pPr>
      <w:r w:rsidRPr="00E32221">
        <w:t>If the system returns from the Check Digit use case with an invalid check digit, the system displays a message, the operator acknowledges the message and the Main Flow restarts.</w:t>
      </w:r>
    </w:p>
    <w:p w:rsidR="00283145" w:rsidRPr="00E32221" w:rsidRDefault="005A0C01" w:rsidP="00F23CDE">
      <w:pPr>
        <w:numPr>
          <w:ilvl w:val="0"/>
          <w:numId w:val="9"/>
        </w:numPr>
        <w:spacing w:after="120"/>
      </w:pPr>
      <w:r w:rsidRPr="00E32221">
        <w:t>The system executes the Retrieve Transaction alternate flow.</w:t>
      </w:r>
    </w:p>
    <w:p w:rsidR="00283145" w:rsidRPr="00E32221" w:rsidRDefault="00283145" w:rsidP="00283145">
      <w:pPr>
        <w:pStyle w:val="Heading2"/>
      </w:pPr>
      <w:bookmarkStart w:id="329" w:name="_Toc398135916"/>
      <w:r w:rsidRPr="00E32221">
        <w:t>Post Condition</w:t>
      </w:r>
      <w:bookmarkEnd w:id="329"/>
    </w:p>
    <w:p w:rsidR="00FA3EAA" w:rsidRPr="00E32221" w:rsidRDefault="00FA3EAA" w:rsidP="00F23CDE">
      <w:pPr>
        <w:pStyle w:val="BodyText"/>
        <w:numPr>
          <w:ilvl w:val="0"/>
          <w:numId w:val="1"/>
        </w:numPr>
      </w:pPr>
      <w:r w:rsidRPr="00E32221">
        <w:t xml:space="preserve">Tender information is collected and the system calls </w:t>
      </w:r>
      <w:r w:rsidR="00D54F46" w:rsidRPr="00E32221">
        <w:t xml:space="preserve">external </w:t>
      </w:r>
      <w:r w:rsidRPr="00E32221">
        <w:t>transaction lookups service to search for the transaction using the search criteria.</w:t>
      </w:r>
    </w:p>
    <w:p w:rsidR="00283145" w:rsidRPr="00E32221" w:rsidRDefault="00283145" w:rsidP="00283145">
      <w:pPr>
        <w:pStyle w:val="Heading2"/>
      </w:pPr>
      <w:bookmarkStart w:id="330" w:name="_Ref398135822"/>
      <w:bookmarkStart w:id="331" w:name="_Ref398135824"/>
      <w:bookmarkStart w:id="332" w:name="_Toc398135917"/>
      <w:r w:rsidRPr="00E32221">
        <w:t>Special Requirements</w:t>
      </w:r>
      <w:bookmarkEnd w:id="330"/>
      <w:bookmarkEnd w:id="331"/>
      <w:bookmarkEnd w:id="332"/>
    </w:p>
    <w:p w:rsidR="00F97EEF" w:rsidRPr="00E32221" w:rsidRDefault="00F97EEF" w:rsidP="00F23CDE">
      <w:pPr>
        <w:numPr>
          <w:ilvl w:val="0"/>
          <w:numId w:val="14"/>
        </w:numPr>
        <w:spacing w:after="120"/>
      </w:pPr>
      <w:r w:rsidRPr="00E32221">
        <w:t>The Search by Tender screen is the first screen displayed when Reprint Receipt is selected from Transaction Modify menu.</w:t>
      </w:r>
    </w:p>
    <w:p w:rsidR="00F97EEF" w:rsidRPr="00E32221" w:rsidRDefault="00F97EEF" w:rsidP="00F23CDE">
      <w:pPr>
        <w:numPr>
          <w:ilvl w:val="0"/>
          <w:numId w:val="14"/>
        </w:numPr>
        <w:spacing w:after="120"/>
      </w:pPr>
      <w:r w:rsidRPr="00E32221">
        <w:t>Search Criteria include the following:</w:t>
      </w:r>
    </w:p>
    <w:p w:rsidR="00F97EEF" w:rsidRPr="00E32221" w:rsidRDefault="00F97EEF" w:rsidP="00F23CDE">
      <w:pPr>
        <w:numPr>
          <w:ilvl w:val="1"/>
          <w:numId w:val="14"/>
        </w:numPr>
        <w:spacing w:after="120"/>
      </w:pPr>
      <w:r w:rsidRPr="00E32221">
        <w:t>Card Type – required selection</w:t>
      </w:r>
    </w:p>
    <w:p w:rsidR="00F97EEF" w:rsidRPr="00E32221" w:rsidRDefault="00F97EEF" w:rsidP="00F23CDE">
      <w:pPr>
        <w:numPr>
          <w:ilvl w:val="1"/>
          <w:numId w:val="14"/>
        </w:numPr>
        <w:spacing w:after="120"/>
      </w:pPr>
      <w:r w:rsidRPr="00E32221">
        <w:t>Account Number – required entry/scan</w:t>
      </w:r>
    </w:p>
    <w:p w:rsidR="00F97EEF" w:rsidRPr="00E32221" w:rsidRDefault="00F97EEF" w:rsidP="00F23CDE">
      <w:pPr>
        <w:numPr>
          <w:ilvl w:val="1"/>
          <w:numId w:val="14"/>
        </w:numPr>
        <w:spacing w:after="120"/>
      </w:pPr>
      <w:r w:rsidRPr="00E32221">
        <w:t>Date Range – required, maximum 6 month range</w:t>
      </w:r>
    </w:p>
    <w:p w:rsidR="00F97EEF" w:rsidRPr="00E32221" w:rsidRDefault="00F97EEF" w:rsidP="00F23CDE">
      <w:pPr>
        <w:numPr>
          <w:ilvl w:val="1"/>
          <w:numId w:val="14"/>
        </w:numPr>
        <w:spacing w:after="120"/>
      </w:pPr>
      <w:r w:rsidRPr="00E32221">
        <w:t>Store - optional</w:t>
      </w:r>
    </w:p>
    <w:p w:rsidR="004D21F8" w:rsidRDefault="004D21F8" w:rsidP="00F23CDE">
      <w:pPr>
        <w:numPr>
          <w:ilvl w:val="0"/>
          <w:numId w:val="14"/>
        </w:numPr>
        <w:spacing w:after="120"/>
        <w:rPr>
          <w:ins w:id="333" w:author="Amy Byers" w:date="2014-09-10T18:02:00Z"/>
        </w:rPr>
      </w:pPr>
      <w:r w:rsidRPr="00E32221">
        <w:t xml:space="preserve">The system allows different types of card types to be entered </w:t>
      </w:r>
      <w:proofErr w:type="gramStart"/>
      <w:r w:rsidRPr="00E32221">
        <w:t>-  Credit</w:t>
      </w:r>
      <w:proofErr w:type="gramEnd"/>
      <w:r w:rsidRPr="00E32221">
        <w:t xml:space="preserve">  Card (CC), Debit Card (DC), Gift Card (GC).  The codes associated with card type is passed to the external system to search for the transaction.</w:t>
      </w:r>
    </w:p>
    <w:p w:rsidR="0017337A" w:rsidRPr="00E32221" w:rsidRDefault="0017337A" w:rsidP="0017337A">
      <w:pPr>
        <w:numPr>
          <w:ilvl w:val="0"/>
          <w:numId w:val="14"/>
        </w:numPr>
        <w:spacing w:after="120"/>
      </w:pPr>
      <w:ins w:id="334" w:author="Amy Byers" w:date="2014-09-10T18:02:00Z">
        <w:r w:rsidRPr="0017337A">
          <w:t>Card numbers, whether entered manually or swiped will not be displayed to the user in the data entry field.  The numbers will be represented by asterisks.</w:t>
        </w:r>
      </w:ins>
    </w:p>
    <w:p w:rsidR="00283145" w:rsidRPr="00E32221" w:rsidRDefault="00283145" w:rsidP="00283145">
      <w:pPr>
        <w:pStyle w:val="Heading3"/>
      </w:pPr>
      <w:r w:rsidRPr="00E32221">
        <w:t>Special Offline Requirements</w:t>
      </w:r>
    </w:p>
    <w:p w:rsidR="002E3528" w:rsidRPr="00E32221" w:rsidRDefault="00283145" w:rsidP="002E3528">
      <w:pPr>
        <w:pStyle w:val="BodyText"/>
      </w:pPr>
      <w:r w:rsidRPr="00E32221">
        <w:t>No additional offline requirements as offline behaviors are explained in the use case or do not impact this feature.</w:t>
      </w:r>
    </w:p>
    <w:p w:rsidR="00283145" w:rsidRPr="00E32221" w:rsidRDefault="00283145" w:rsidP="002E3528">
      <w:pPr>
        <w:pStyle w:val="Heading3"/>
      </w:pPr>
      <w:bookmarkStart w:id="335" w:name="_Ref350233236"/>
      <w:r w:rsidRPr="00E32221">
        <w:t>Data Input/Output</w:t>
      </w:r>
      <w:bookmarkEnd w:id="335"/>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283145" w:rsidRPr="00E32221" w:rsidTr="008204FD">
        <w:trPr>
          <w:cantSplit/>
        </w:trPr>
        <w:tc>
          <w:tcPr>
            <w:tcW w:w="1284" w:type="pct"/>
            <w:tcBorders>
              <w:top w:val="single" w:sz="8" w:space="0" w:color="4F81BD"/>
              <w:left w:val="single" w:sz="8" w:space="0" w:color="4F81BD"/>
              <w:bottom w:val="single" w:sz="18" w:space="0" w:color="4F81BD"/>
              <w:right w:val="single" w:sz="8" w:space="0" w:color="4F81BD"/>
            </w:tcBorders>
          </w:tcPr>
          <w:p w:rsidR="00283145" w:rsidRPr="00E32221" w:rsidRDefault="00283145" w:rsidP="008204FD">
            <w:pPr>
              <w:rPr>
                <w:b/>
              </w:rPr>
            </w:pPr>
            <w:r w:rsidRPr="00E32221">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283145" w:rsidRPr="00E32221" w:rsidRDefault="00283145" w:rsidP="008204FD">
            <w:pPr>
              <w:rPr>
                <w:b/>
                <w:szCs w:val="20"/>
              </w:rPr>
            </w:pPr>
            <w:r w:rsidRPr="00E32221">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283145" w:rsidRPr="00E32221" w:rsidRDefault="00283145" w:rsidP="008204FD">
            <w:pPr>
              <w:rPr>
                <w:b/>
                <w:szCs w:val="20"/>
              </w:rPr>
            </w:pPr>
            <w:r w:rsidRPr="00E32221">
              <w:rPr>
                <w:b/>
                <w:szCs w:val="20"/>
              </w:rPr>
              <w:t>Destination</w:t>
            </w:r>
          </w:p>
        </w:tc>
      </w:tr>
      <w:tr w:rsidR="00051223" w:rsidRPr="00E32221" w:rsidTr="008204FD">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051223" w:rsidRPr="00E32221" w:rsidRDefault="00051223" w:rsidP="00051223">
            <w:pPr>
              <w:rPr>
                <w:bCs/>
                <w:szCs w:val="20"/>
              </w:rPr>
            </w:pPr>
            <w:r w:rsidRPr="00E32221">
              <w:rPr>
                <w:bCs/>
                <w:szCs w:val="20"/>
              </w:rPr>
              <w:t>Transaction Search by Tender Entry</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051223" w:rsidRPr="00E32221" w:rsidRDefault="00051223" w:rsidP="00051223">
            <w:pPr>
              <w:rPr>
                <w:szCs w:val="20"/>
              </w:rPr>
            </w:pPr>
            <w:r w:rsidRPr="00E32221">
              <w:rPr>
                <w:szCs w:val="20"/>
              </w:rPr>
              <w:t xml:space="preserve">Journal entry stating the </w:t>
            </w:r>
            <w:r w:rsidRPr="00E32221">
              <w:rPr>
                <w:bCs/>
                <w:szCs w:val="20"/>
              </w:rPr>
              <w:t xml:space="preserve">Transaction Search by Tender </w:t>
            </w:r>
            <w:r w:rsidRPr="00E32221">
              <w:rPr>
                <w:szCs w:val="20"/>
              </w:rPr>
              <w:t>process is starting</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051223" w:rsidRPr="00E32221" w:rsidRDefault="00051223" w:rsidP="00F23CDE">
            <w:pPr>
              <w:numPr>
                <w:ilvl w:val="0"/>
                <w:numId w:val="1"/>
              </w:numPr>
              <w:rPr>
                <w:szCs w:val="20"/>
              </w:rPr>
            </w:pPr>
            <w:r w:rsidRPr="00E32221">
              <w:rPr>
                <w:szCs w:val="20"/>
              </w:rPr>
              <w:t>E-Journal</w:t>
            </w:r>
          </w:p>
        </w:tc>
      </w:tr>
    </w:tbl>
    <w:p w:rsidR="002D58D1" w:rsidRPr="00E32221" w:rsidRDefault="002D58D1" w:rsidP="002D58D1">
      <w:pPr>
        <w:pStyle w:val="Heading1"/>
        <w:rPr>
          <w:i/>
        </w:rPr>
      </w:pPr>
      <w:bookmarkStart w:id="336" w:name="_Toc398135918"/>
      <w:r w:rsidRPr="00E32221">
        <w:rPr>
          <w:i/>
        </w:rPr>
        <w:lastRenderedPageBreak/>
        <w:t>USE CASE: Search by Customer</w:t>
      </w:r>
      <w:bookmarkEnd w:id="336"/>
    </w:p>
    <w:p w:rsidR="002D58D1" w:rsidRPr="00E32221" w:rsidRDefault="002D58D1" w:rsidP="002D58D1">
      <w:pPr>
        <w:pStyle w:val="Heading2"/>
      </w:pPr>
      <w:bookmarkStart w:id="337" w:name="_Toc398135919"/>
      <w:r w:rsidRPr="00E32221">
        <w:t>Feature Flow</w:t>
      </w:r>
      <w:bookmarkEnd w:id="337"/>
    </w:p>
    <w:p w:rsidR="00D42A9E" w:rsidRPr="00E32221" w:rsidRDefault="00757F1F" w:rsidP="00D42A9E">
      <w:pPr>
        <w:pStyle w:val="BodyText"/>
        <w:jc w:val="center"/>
      </w:pPr>
      <w:r w:rsidRPr="00E32221">
        <w:rPr>
          <w:noProof/>
        </w:rPr>
        <w:drawing>
          <wp:inline distT="0" distB="0" distL="0" distR="0" wp14:anchorId="41325F4B" wp14:editId="447EA087">
            <wp:extent cx="6858000" cy="2948922"/>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6858000" cy="2948922"/>
                    </a:xfrm>
                    <a:prstGeom prst="rect">
                      <a:avLst/>
                    </a:prstGeom>
                    <a:noFill/>
                    <a:ln w="9525">
                      <a:noFill/>
                      <a:miter lim="800000"/>
                      <a:headEnd/>
                      <a:tailEnd/>
                    </a:ln>
                  </pic:spPr>
                </pic:pic>
              </a:graphicData>
            </a:graphic>
          </wp:inline>
        </w:drawing>
      </w:r>
    </w:p>
    <w:p w:rsidR="002D58D1" w:rsidRPr="00E32221" w:rsidRDefault="002D58D1" w:rsidP="002D58D1">
      <w:pPr>
        <w:pStyle w:val="Heading2"/>
      </w:pPr>
      <w:bookmarkStart w:id="338" w:name="_Toc398135920"/>
      <w:r w:rsidRPr="00E32221">
        <w:t>Precondition</w:t>
      </w:r>
      <w:bookmarkEnd w:id="338"/>
    </w:p>
    <w:p w:rsidR="002D58D1" w:rsidRPr="00E32221" w:rsidRDefault="002D58D1" w:rsidP="00F23CDE">
      <w:pPr>
        <w:pStyle w:val="BodyText"/>
        <w:numPr>
          <w:ilvl w:val="0"/>
          <w:numId w:val="1"/>
        </w:numPr>
      </w:pPr>
      <w:r w:rsidRPr="00E32221">
        <w:t xml:space="preserve">The system initiates a search for a transaction based on </w:t>
      </w:r>
      <w:r w:rsidR="00F97EEF" w:rsidRPr="00E32221">
        <w:t>customer</w:t>
      </w:r>
      <w:r w:rsidRPr="00E32221">
        <w:t xml:space="preserve"> information.</w:t>
      </w:r>
    </w:p>
    <w:p w:rsidR="002D58D1" w:rsidRPr="00E32221" w:rsidRDefault="002D58D1" w:rsidP="002D58D1">
      <w:pPr>
        <w:pStyle w:val="Heading2"/>
      </w:pPr>
      <w:bookmarkStart w:id="339" w:name="_Toc398135921"/>
      <w:r w:rsidRPr="00E32221">
        <w:t>Main Flow</w:t>
      </w:r>
      <w:bookmarkEnd w:id="339"/>
    </w:p>
    <w:p w:rsidR="002D58D1" w:rsidRPr="00E32221" w:rsidRDefault="002D58D1" w:rsidP="00F23CDE">
      <w:pPr>
        <w:pStyle w:val="BodyText"/>
        <w:numPr>
          <w:ilvl w:val="0"/>
          <w:numId w:val="13"/>
        </w:numPr>
      </w:pPr>
      <w:r w:rsidRPr="00E32221">
        <w:t xml:space="preserve">The system prompts the operator to enter the </w:t>
      </w:r>
      <w:r w:rsidR="00F97EEF" w:rsidRPr="00E32221">
        <w:t>customer</w:t>
      </w:r>
      <w:r w:rsidRPr="00E32221">
        <w:t xml:space="preserve"> information.</w:t>
      </w:r>
    </w:p>
    <w:p w:rsidR="00806D8A" w:rsidRPr="00E32221" w:rsidRDefault="00806D8A" w:rsidP="00F23CDE">
      <w:pPr>
        <w:pStyle w:val="BodyText"/>
        <w:numPr>
          <w:ilvl w:val="0"/>
          <w:numId w:val="13"/>
        </w:numPr>
      </w:pPr>
      <w:r w:rsidRPr="00E32221">
        <w:t xml:space="preserve">If the operator selects to search by tender, the use case ends and the system executes the Search </w:t>
      </w:r>
      <w:proofErr w:type="gramStart"/>
      <w:r w:rsidRPr="00E32221">
        <w:t>By</w:t>
      </w:r>
      <w:proofErr w:type="gramEnd"/>
      <w:r w:rsidRPr="00E32221">
        <w:t xml:space="preserve"> Tender use case.</w:t>
      </w:r>
    </w:p>
    <w:p w:rsidR="00806D8A" w:rsidRPr="00E32221" w:rsidRDefault="00806D8A" w:rsidP="00F23CDE">
      <w:pPr>
        <w:pStyle w:val="BodyText"/>
        <w:numPr>
          <w:ilvl w:val="0"/>
          <w:numId w:val="13"/>
        </w:numPr>
      </w:pPr>
      <w:r w:rsidRPr="00E32221">
        <w:t xml:space="preserve">If the operator selects to search by transaction, the use case ends and the system executes the Search </w:t>
      </w:r>
      <w:proofErr w:type="gramStart"/>
      <w:r w:rsidRPr="00E32221">
        <w:t>By</w:t>
      </w:r>
      <w:proofErr w:type="gramEnd"/>
      <w:r w:rsidRPr="00E32221">
        <w:t xml:space="preserve"> Transaction use case.</w:t>
      </w:r>
    </w:p>
    <w:p w:rsidR="002D58D1" w:rsidRPr="00E32221" w:rsidRDefault="002D58D1" w:rsidP="00F23CDE">
      <w:pPr>
        <w:pStyle w:val="BodyText"/>
        <w:numPr>
          <w:ilvl w:val="0"/>
          <w:numId w:val="13"/>
        </w:numPr>
      </w:pPr>
      <w:r w:rsidRPr="00E32221">
        <w:t xml:space="preserve">The operator enters the </w:t>
      </w:r>
      <w:r w:rsidR="00F97EEF" w:rsidRPr="00E32221">
        <w:t>customer</w:t>
      </w:r>
      <w:r w:rsidRPr="00E32221">
        <w:t xml:space="preserve"> information and accepts the entry.</w:t>
      </w:r>
    </w:p>
    <w:p w:rsidR="002D58D1" w:rsidRPr="00E32221" w:rsidRDefault="002D58D1" w:rsidP="00F23CDE">
      <w:pPr>
        <w:pStyle w:val="BodyText"/>
        <w:numPr>
          <w:ilvl w:val="0"/>
          <w:numId w:val="13"/>
        </w:numPr>
      </w:pPr>
      <w:r w:rsidRPr="00E32221">
        <w:t xml:space="preserve">The system validates the </w:t>
      </w:r>
      <w:r w:rsidR="00F97EEF" w:rsidRPr="00E32221">
        <w:t>customer</w:t>
      </w:r>
      <w:r w:rsidRPr="00E32221">
        <w:t xml:space="preserve"> information.</w:t>
      </w:r>
    </w:p>
    <w:p w:rsidR="002D58D1" w:rsidRPr="00E32221" w:rsidRDefault="002D58D1" w:rsidP="00F23CDE">
      <w:pPr>
        <w:pStyle w:val="BodyText"/>
        <w:numPr>
          <w:ilvl w:val="0"/>
          <w:numId w:val="13"/>
        </w:numPr>
      </w:pPr>
      <w:r w:rsidRPr="00E32221">
        <w:t xml:space="preserve">If the </w:t>
      </w:r>
      <w:r w:rsidR="00F97EEF" w:rsidRPr="00E32221">
        <w:t>customer</w:t>
      </w:r>
      <w:r w:rsidRPr="00E32221">
        <w:t xml:space="preserve"> information is invalid, the system displays a message, the operator acknowledges the message and the Main Flow restarts.</w:t>
      </w:r>
    </w:p>
    <w:p w:rsidR="005B4AA4" w:rsidRPr="00E32221" w:rsidRDefault="005B4AA4" w:rsidP="005B4AA4">
      <w:pPr>
        <w:pStyle w:val="BodyText"/>
        <w:numPr>
          <w:ilvl w:val="0"/>
          <w:numId w:val="13"/>
        </w:numPr>
      </w:pPr>
      <w:r w:rsidRPr="00E32221">
        <w:t>The system searches for the customer information.</w:t>
      </w:r>
    </w:p>
    <w:p w:rsidR="005B4AA4" w:rsidRPr="00E32221" w:rsidRDefault="005B4AA4" w:rsidP="005B4AA4">
      <w:pPr>
        <w:pStyle w:val="BodyText"/>
        <w:numPr>
          <w:ilvl w:val="0"/>
          <w:numId w:val="13"/>
        </w:numPr>
      </w:pPr>
      <w:r w:rsidRPr="00E32221">
        <w:t>If no results are returned or no results are found because the system is offline or the search times out, the system displays a message; the operator acknowledges the message and the Main Flow is restarted.</w:t>
      </w:r>
    </w:p>
    <w:p w:rsidR="005B4AA4" w:rsidRPr="00E32221" w:rsidRDefault="005B4AA4" w:rsidP="005B4AA4">
      <w:pPr>
        <w:pStyle w:val="BodyText"/>
        <w:numPr>
          <w:ilvl w:val="0"/>
          <w:numId w:val="13"/>
        </w:numPr>
      </w:pPr>
      <w:r w:rsidRPr="00E32221">
        <w:t>If the search returns a single record, the flow continues where the system displays the customer details and prompts the operator to select an option.</w:t>
      </w:r>
    </w:p>
    <w:p w:rsidR="005B4AA4" w:rsidRPr="00E32221" w:rsidRDefault="005B4AA4" w:rsidP="005B4AA4">
      <w:pPr>
        <w:pStyle w:val="BodyText"/>
        <w:numPr>
          <w:ilvl w:val="0"/>
          <w:numId w:val="13"/>
        </w:numPr>
      </w:pPr>
      <w:r w:rsidRPr="00E32221">
        <w:t>If the search returns two or more results, the system displays the search results and prompts the operator to select a customer or select an option.</w:t>
      </w:r>
    </w:p>
    <w:p w:rsidR="005B4AA4" w:rsidRPr="00E32221" w:rsidRDefault="005B4AA4" w:rsidP="005B4AA4">
      <w:pPr>
        <w:pStyle w:val="BodyText"/>
        <w:numPr>
          <w:ilvl w:val="0"/>
          <w:numId w:val="13"/>
        </w:numPr>
      </w:pPr>
      <w:r w:rsidRPr="00E32221">
        <w:t>If the operator selects to search again, the Main Flow is restarted.</w:t>
      </w:r>
    </w:p>
    <w:p w:rsidR="005B4AA4" w:rsidRPr="00E32221" w:rsidRDefault="005B4AA4" w:rsidP="005B4AA4">
      <w:pPr>
        <w:pStyle w:val="BodyText"/>
        <w:numPr>
          <w:ilvl w:val="0"/>
          <w:numId w:val="13"/>
        </w:numPr>
      </w:pPr>
      <w:r w:rsidRPr="00E32221">
        <w:t>The operator selects a customer.</w:t>
      </w:r>
    </w:p>
    <w:p w:rsidR="002D58D1" w:rsidRPr="00E32221" w:rsidRDefault="002D58D1" w:rsidP="00F23CDE">
      <w:pPr>
        <w:pStyle w:val="BodyText"/>
        <w:numPr>
          <w:ilvl w:val="0"/>
          <w:numId w:val="13"/>
        </w:numPr>
      </w:pPr>
      <w:r w:rsidRPr="00E32221">
        <w:t>The system executes the Retrieve Transaction alternate flow.</w:t>
      </w:r>
    </w:p>
    <w:p w:rsidR="002D58D1" w:rsidRPr="00E32221" w:rsidRDefault="002D58D1" w:rsidP="002D58D1">
      <w:pPr>
        <w:pStyle w:val="Heading2"/>
      </w:pPr>
      <w:bookmarkStart w:id="340" w:name="_Toc398135922"/>
      <w:r w:rsidRPr="00E32221">
        <w:lastRenderedPageBreak/>
        <w:t>Alternate Flows</w:t>
      </w:r>
      <w:bookmarkEnd w:id="340"/>
    </w:p>
    <w:p w:rsidR="002D58D1" w:rsidRPr="00E32221" w:rsidRDefault="002D58D1" w:rsidP="002D58D1">
      <w:pPr>
        <w:pStyle w:val="BodyText"/>
      </w:pPr>
      <w:r w:rsidRPr="00E32221">
        <w:t>None</w:t>
      </w:r>
    </w:p>
    <w:p w:rsidR="002D58D1" w:rsidRPr="00E32221" w:rsidRDefault="002D58D1" w:rsidP="002D58D1">
      <w:pPr>
        <w:pStyle w:val="Heading2"/>
      </w:pPr>
      <w:bookmarkStart w:id="341" w:name="_Toc398135923"/>
      <w:r w:rsidRPr="00E32221">
        <w:t>Post Condition</w:t>
      </w:r>
      <w:bookmarkEnd w:id="341"/>
    </w:p>
    <w:p w:rsidR="002D58D1" w:rsidRPr="00E32221" w:rsidRDefault="00FA3EAA" w:rsidP="00F23CDE">
      <w:pPr>
        <w:pStyle w:val="BodyText"/>
        <w:numPr>
          <w:ilvl w:val="0"/>
          <w:numId w:val="1"/>
        </w:numPr>
      </w:pPr>
      <w:r w:rsidRPr="00E32221">
        <w:t>Customer</w:t>
      </w:r>
      <w:r w:rsidR="002D58D1" w:rsidRPr="00E32221">
        <w:t xml:space="preserve"> information is collected and the system </w:t>
      </w:r>
      <w:r w:rsidRPr="00E32221">
        <w:t xml:space="preserve">calls </w:t>
      </w:r>
      <w:r w:rsidR="00D54F46" w:rsidRPr="00E32221">
        <w:t xml:space="preserve">external </w:t>
      </w:r>
      <w:r w:rsidRPr="00E32221">
        <w:t xml:space="preserve">transaction lookups service to search </w:t>
      </w:r>
      <w:r w:rsidR="002D58D1" w:rsidRPr="00E32221">
        <w:t>for the transaction using the search criteria.</w:t>
      </w:r>
    </w:p>
    <w:p w:rsidR="002D58D1" w:rsidRPr="00E32221" w:rsidRDefault="002D58D1" w:rsidP="002D58D1">
      <w:pPr>
        <w:pStyle w:val="Heading2"/>
      </w:pPr>
      <w:bookmarkStart w:id="342" w:name="_Toc398135924"/>
      <w:r w:rsidRPr="00E32221">
        <w:t>Special Requirements</w:t>
      </w:r>
      <w:bookmarkEnd w:id="342"/>
    </w:p>
    <w:p w:rsidR="00F97EEF" w:rsidRPr="00E32221" w:rsidRDefault="00F97EEF" w:rsidP="00F23CDE">
      <w:pPr>
        <w:numPr>
          <w:ilvl w:val="0"/>
          <w:numId w:val="16"/>
        </w:numPr>
        <w:spacing w:after="120"/>
      </w:pPr>
      <w:r w:rsidRPr="00E32221">
        <w:t>Search Criteria include the following:</w:t>
      </w:r>
    </w:p>
    <w:p w:rsidR="00F97EEF" w:rsidRPr="00E32221" w:rsidRDefault="00F97EEF" w:rsidP="00F23CDE">
      <w:pPr>
        <w:numPr>
          <w:ilvl w:val="1"/>
          <w:numId w:val="16"/>
        </w:numPr>
        <w:spacing w:after="120"/>
      </w:pPr>
      <w:r w:rsidRPr="00E32221">
        <w:t>Phone Number – the system requires either Phone Number or Last Name or both to be entered</w:t>
      </w:r>
    </w:p>
    <w:p w:rsidR="00F97EEF" w:rsidRPr="00E32221" w:rsidRDefault="00F97EEF" w:rsidP="00F23CDE">
      <w:pPr>
        <w:numPr>
          <w:ilvl w:val="1"/>
          <w:numId w:val="16"/>
        </w:numPr>
        <w:spacing w:after="120"/>
      </w:pPr>
      <w:r w:rsidRPr="00E32221">
        <w:t>First Name – optional</w:t>
      </w:r>
    </w:p>
    <w:p w:rsidR="00F97EEF" w:rsidRPr="00E32221" w:rsidRDefault="00F97EEF" w:rsidP="00F23CDE">
      <w:pPr>
        <w:numPr>
          <w:ilvl w:val="1"/>
          <w:numId w:val="16"/>
        </w:numPr>
        <w:spacing w:after="120"/>
      </w:pPr>
      <w:r w:rsidRPr="00E32221">
        <w:t>Last Name - the system requires either Phone Number or Last Name or both to be entered</w:t>
      </w:r>
    </w:p>
    <w:p w:rsidR="00F97EEF" w:rsidRPr="00E32221" w:rsidRDefault="00F97EEF" w:rsidP="00F23CDE">
      <w:pPr>
        <w:numPr>
          <w:ilvl w:val="1"/>
          <w:numId w:val="16"/>
        </w:numPr>
        <w:spacing w:after="120"/>
      </w:pPr>
      <w:r w:rsidRPr="00E32221">
        <w:t>Date Range – required, maximum 6 month range</w:t>
      </w:r>
    </w:p>
    <w:p w:rsidR="002D58D1" w:rsidRPr="00E32221" w:rsidRDefault="002D58D1" w:rsidP="00F23CDE">
      <w:pPr>
        <w:pStyle w:val="BodyText"/>
        <w:numPr>
          <w:ilvl w:val="0"/>
          <w:numId w:val="16"/>
        </w:numPr>
      </w:pPr>
      <w:r w:rsidRPr="00E32221">
        <w:t>Validation is based on entering the minimum/maximum number of characters in the UI.</w:t>
      </w:r>
    </w:p>
    <w:p w:rsidR="002D58D1" w:rsidRPr="00E32221" w:rsidRDefault="002D58D1" w:rsidP="002D58D1">
      <w:pPr>
        <w:pStyle w:val="Heading3"/>
      </w:pPr>
      <w:r w:rsidRPr="00E32221">
        <w:t>Special Offline Requirements</w:t>
      </w:r>
    </w:p>
    <w:p w:rsidR="002D58D1" w:rsidRPr="00E32221" w:rsidRDefault="002D58D1" w:rsidP="002D58D1">
      <w:pPr>
        <w:pStyle w:val="BodyText"/>
      </w:pPr>
      <w:r w:rsidRPr="00E32221">
        <w:t>No additional offline requirements as offline behaviors are explained in the use case or do not impact this feature.</w:t>
      </w:r>
    </w:p>
    <w:p w:rsidR="002D58D1" w:rsidRPr="00E32221" w:rsidRDefault="002D58D1" w:rsidP="002D58D1">
      <w:pPr>
        <w:pStyle w:val="Heading3"/>
      </w:pPr>
      <w:r w:rsidRPr="00E32221">
        <w:t>Data Input/Output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2D58D1" w:rsidRPr="00E32221" w:rsidTr="005B1C63">
        <w:trPr>
          <w:cantSplit/>
        </w:trPr>
        <w:tc>
          <w:tcPr>
            <w:tcW w:w="1284" w:type="pct"/>
            <w:tcBorders>
              <w:top w:val="single" w:sz="8" w:space="0" w:color="4F81BD"/>
              <w:left w:val="single" w:sz="8" w:space="0" w:color="4F81BD"/>
              <w:bottom w:val="single" w:sz="18" w:space="0" w:color="4F81BD"/>
              <w:right w:val="single" w:sz="8" w:space="0" w:color="4F81BD"/>
            </w:tcBorders>
          </w:tcPr>
          <w:p w:rsidR="002D58D1" w:rsidRPr="00E32221" w:rsidRDefault="002D58D1" w:rsidP="005B1C63">
            <w:pPr>
              <w:rPr>
                <w:b/>
              </w:rPr>
            </w:pPr>
            <w:r w:rsidRPr="00E32221">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2D58D1" w:rsidRPr="00E32221" w:rsidRDefault="002D58D1" w:rsidP="005B1C63">
            <w:pPr>
              <w:rPr>
                <w:b/>
                <w:szCs w:val="20"/>
              </w:rPr>
            </w:pPr>
            <w:r w:rsidRPr="00E32221">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2D58D1" w:rsidRPr="00E32221" w:rsidRDefault="002D58D1" w:rsidP="005B1C63">
            <w:pPr>
              <w:rPr>
                <w:b/>
                <w:szCs w:val="20"/>
              </w:rPr>
            </w:pPr>
            <w:r w:rsidRPr="00E32221">
              <w:rPr>
                <w:b/>
                <w:szCs w:val="20"/>
              </w:rPr>
              <w:t>Destination</w:t>
            </w:r>
          </w:p>
        </w:tc>
      </w:tr>
      <w:tr w:rsidR="002D58D1" w:rsidRPr="00E32221" w:rsidTr="005B1C63">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2D58D1" w:rsidRPr="00E32221" w:rsidRDefault="002D58D1" w:rsidP="005B1C63">
            <w:pPr>
              <w:rPr>
                <w:bCs/>
                <w:szCs w:val="20"/>
              </w:rPr>
            </w:pPr>
            <w:r w:rsidRPr="00E32221">
              <w:rPr>
                <w:bCs/>
                <w:szCs w:val="20"/>
              </w:rPr>
              <w:t>Transaction Search by Transaction Entry</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2D58D1" w:rsidRPr="00E32221" w:rsidRDefault="002D58D1" w:rsidP="005B1C63">
            <w:pPr>
              <w:rPr>
                <w:szCs w:val="20"/>
              </w:rPr>
            </w:pPr>
            <w:r w:rsidRPr="00E32221">
              <w:rPr>
                <w:szCs w:val="20"/>
              </w:rPr>
              <w:t xml:space="preserve">Journal entry stating the </w:t>
            </w:r>
            <w:r w:rsidRPr="00E32221">
              <w:rPr>
                <w:bCs/>
                <w:szCs w:val="20"/>
              </w:rPr>
              <w:t xml:space="preserve">Search by Transaction </w:t>
            </w:r>
            <w:r w:rsidRPr="00E32221">
              <w:rPr>
                <w:szCs w:val="20"/>
              </w:rPr>
              <w:t>process is starting</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2D58D1" w:rsidRPr="00E32221" w:rsidRDefault="002D58D1" w:rsidP="00F23CDE">
            <w:pPr>
              <w:numPr>
                <w:ilvl w:val="0"/>
                <w:numId w:val="1"/>
              </w:numPr>
              <w:rPr>
                <w:szCs w:val="20"/>
              </w:rPr>
            </w:pPr>
            <w:r w:rsidRPr="00E32221">
              <w:rPr>
                <w:szCs w:val="20"/>
              </w:rPr>
              <w:t>E-Journal</w:t>
            </w:r>
          </w:p>
        </w:tc>
      </w:tr>
    </w:tbl>
    <w:p w:rsidR="00283145" w:rsidRPr="00E32221" w:rsidRDefault="00283145" w:rsidP="00FD5BA1">
      <w:pPr>
        <w:pStyle w:val="Heading1"/>
        <w:rPr>
          <w:i/>
        </w:rPr>
      </w:pPr>
      <w:bookmarkStart w:id="343" w:name="_Toc398135925"/>
      <w:r w:rsidRPr="00E32221">
        <w:rPr>
          <w:i/>
        </w:rPr>
        <w:t>USE CASE: Retrieve Transaction</w:t>
      </w:r>
      <w:bookmarkEnd w:id="343"/>
    </w:p>
    <w:p w:rsidR="00283145" w:rsidRPr="00E32221" w:rsidRDefault="00283145" w:rsidP="00283145">
      <w:pPr>
        <w:pStyle w:val="Heading2"/>
      </w:pPr>
      <w:bookmarkStart w:id="344" w:name="_Toc398135926"/>
      <w:r w:rsidRPr="00E32221">
        <w:t>Feature Flow</w:t>
      </w:r>
      <w:bookmarkEnd w:id="344"/>
    </w:p>
    <w:p w:rsidR="00175DB5" w:rsidRPr="00E32221" w:rsidRDefault="00175DB5" w:rsidP="00175DB5">
      <w:pPr>
        <w:pStyle w:val="BodyText"/>
        <w:jc w:val="center"/>
      </w:pPr>
      <w:r w:rsidRPr="00E32221">
        <w:object w:dxaOrig="6234" w:dyaOrig="4314">
          <v:shape id="_x0000_i1027" type="#_x0000_t75" style="width:312.3pt;height:3in" o:ole="">
            <v:imagedata r:id="rId18" o:title=""/>
          </v:shape>
          <o:OLEObject Type="Embed" ProgID="Visio.Drawing.11" ShapeID="_x0000_i1027" DrawAspect="Content" ObjectID="_1471877823" r:id="rId19"/>
        </w:object>
      </w:r>
    </w:p>
    <w:p w:rsidR="00283145" w:rsidRPr="00E32221" w:rsidRDefault="00283145" w:rsidP="00283145">
      <w:pPr>
        <w:pStyle w:val="Heading2"/>
      </w:pPr>
      <w:bookmarkStart w:id="345" w:name="_Toc398135927"/>
      <w:r w:rsidRPr="00E32221">
        <w:t>Precondition</w:t>
      </w:r>
      <w:bookmarkEnd w:id="345"/>
    </w:p>
    <w:p w:rsidR="00283145" w:rsidRPr="00E32221" w:rsidRDefault="00705969" w:rsidP="00F23CDE">
      <w:pPr>
        <w:pStyle w:val="BodyText"/>
        <w:numPr>
          <w:ilvl w:val="0"/>
          <w:numId w:val="1"/>
        </w:numPr>
      </w:pPr>
      <w:r w:rsidRPr="00E32221">
        <w:t>The system receives search criteria to retrieve a transaction.</w:t>
      </w:r>
    </w:p>
    <w:p w:rsidR="0017337A" w:rsidRDefault="0017337A">
      <w:pPr>
        <w:rPr>
          <w:ins w:id="346" w:author="Amy Byers" w:date="2014-09-10T18:10:00Z"/>
          <w:rFonts w:cs="Arial"/>
          <w:b/>
          <w:bCs/>
          <w:iCs/>
          <w:sz w:val="24"/>
          <w:szCs w:val="28"/>
        </w:rPr>
      </w:pPr>
      <w:bookmarkStart w:id="347" w:name="_Ref350233280"/>
      <w:bookmarkStart w:id="348" w:name="_Toc398135928"/>
      <w:ins w:id="349" w:author="Amy Byers" w:date="2014-09-10T18:10:00Z">
        <w:r>
          <w:br w:type="page"/>
        </w:r>
      </w:ins>
    </w:p>
    <w:p w:rsidR="00283145" w:rsidRPr="00E32221" w:rsidRDefault="00283145" w:rsidP="00283145">
      <w:pPr>
        <w:pStyle w:val="Heading2"/>
      </w:pPr>
      <w:r w:rsidRPr="00E32221">
        <w:lastRenderedPageBreak/>
        <w:t>Main Flow</w:t>
      </w:r>
      <w:bookmarkEnd w:id="347"/>
      <w:bookmarkEnd w:id="348"/>
    </w:p>
    <w:p w:rsidR="00283145" w:rsidRPr="00E32221" w:rsidRDefault="00283145" w:rsidP="00F23CDE">
      <w:pPr>
        <w:pStyle w:val="BodyText"/>
        <w:numPr>
          <w:ilvl w:val="0"/>
          <w:numId w:val="6"/>
        </w:numPr>
      </w:pPr>
      <w:r w:rsidRPr="00E32221">
        <w:t xml:space="preserve">The system </w:t>
      </w:r>
      <w:r w:rsidR="00FA3EAA" w:rsidRPr="00E32221">
        <w:t xml:space="preserve">calls external transaction lookup service to search </w:t>
      </w:r>
      <w:r w:rsidRPr="00E32221">
        <w:t>for transactions meeting the search criteria entered.</w:t>
      </w:r>
    </w:p>
    <w:p w:rsidR="00283145" w:rsidRPr="00E32221" w:rsidRDefault="00283145" w:rsidP="00F23CDE">
      <w:pPr>
        <w:pStyle w:val="BodyText"/>
        <w:numPr>
          <w:ilvl w:val="0"/>
          <w:numId w:val="6"/>
        </w:numPr>
      </w:pPr>
      <w:r w:rsidRPr="00E32221">
        <w:t>If a</w:t>
      </w:r>
      <w:r w:rsidR="001418B8" w:rsidRPr="00E32221">
        <w:t xml:space="preserve"> connection error or timeout occurs</w:t>
      </w:r>
      <w:r w:rsidRPr="00E32221">
        <w:t>, the system displays a message, the operator acknowledges the message, the use case ends and the system returns to the calling use case.</w:t>
      </w:r>
    </w:p>
    <w:p w:rsidR="00283145" w:rsidRPr="00E32221" w:rsidRDefault="00283145" w:rsidP="00F23CDE">
      <w:pPr>
        <w:pStyle w:val="BodyText"/>
        <w:numPr>
          <w:ilvl w:val="0"/>
          <w:numId w:val="6"/>
        </w:numPr>
      </w:pPr>
      <w:r w:rsidRPr="00E32221">
        <w:t xml:space="preserve">If no transaction </w:t>
      </w:r>
      <w:r w:rsidR="001418B8" w:rsidRPr="00E32221">
        <w:t>is</w:t>
      </w:r>
      <w:r w:rsidRPr="00E32221">
        <w:t xml:space="preserve"> found, the system displays a message, the operator acknowledges the message, the use case ends and the system returns to the calling use case.</w:t>
      </w:r>
    </w:p>
    <w:p w:rsidR="00283145" w:rsidRPr="00E32221" w:rsidRDefault="00283145" w:rsidP="00F23CDE">
      <w:pPr>
        <w:pStyle w:val="BodyText"/>
        <w:numPr>
          <w:ilvl w:val="0"/>
          <w:numId w:val="6"/>
        </w:numPr>
      </w:pPr>
      <w:r w:rsidRPr="00E32221">
        <w:t xml:space="preserve">If more than one transaction is found but less than the </w:t>
      </w:r>
      <w:r w:rsidR="00AF2B15" w:rsidRPr="00E32221">
        <w:rPr>
          <w:bCs/>
        </w:rPr>
        <w:t>Maximum Search Matches</w:t>
      </w:r>
      <w:r w:rsidR="00AF2B15" w:rsidRPr="00E32221">
        <w:t xml:space="preserve"> </w:t>
      </w:r>
      <w:r w:rsidRPr="00E32221">
        <w:t>parameter, the system displays a list of matching transactions and prompts the operator to select a transaction.</w:t>
      </w:r>
    </w:p>
    <w:p w:rsidR="00283145" w:rsidRPr="00E32221" w:rsidRDefault="00283145" w:rsidP="00F23CDE">
      <w:pPr>
        <w:pStyle w:val="BodyText"/>
        <w:numPr>
          <w:ilvl w:val="0"/>
          <w:numId w:val="6"/>
        </w:numPr>
      </w:pPr>
      <w:r w:rsidRPr="00E32221">
        <w:t>The system retrieves the transaction.</w:t>
      </w:r>
    </w:p>
    <w:p w:rsidR="001418B8" w:rsidRPr="00E32221" w:rsidRDefault="001418B8" w:rsidP="00F23CDE">
      <w:pPr>
        <w:pStyle w:val="BodyText"/>
        <w:numPr>
          <w:ilvl w:val="0"/>
          <w:numId w:val="13"/>
        </w:numPr>
      </w:pPr>
      <w:r w:rsidRPr="00E32221">
        <w:t>If the calling use case is Return without Receipt, the use case ends and returns to the Return with Receipt use case where the system prompts the operator to enter the item(s) for return.</w:t>
      </w:r>
    </w:p>
    <w:p w:rsidR="001418B8" w:rsidRPr="00E32221" w:rsidRDefault="001418B8" w:rsidP="00F23CDE">
      <w:pPr>
        <w:pStyle w:val="BodyText"/>
        <w:numPr>
          <w:ilvl w:val="0"/>
          <w:numId w:val="6"/>
        </w:numPr>
      </w:pPr>
      <w:r w:rsidRPr="00E32221">
        <w:t xml:space="preserve">The use case ends and returns to the calling use case. </w:t>
      </w:r>
    </w:p>
    <w:p w:rsidR="00283145" w:rsidRPr="00E32221" w:rsidRDefault="00283145" w:rsidP="00283145">
      <w:pPr>
        <w:pStyle w:val="Heading2"/>
      </w:pPr>
      <w:bookmarkStart w:id="350" w:name="_Toc398135929"/>
      <w:r w:rsidRPr="00E32221">
        <w:t>Alternate Flows</w:t>
      </w:r>
      <w:bookmarkEnd w:id="350"/>
    </w:p>
    <w:p w:rsidR="00283145" w:rsidRPr="00E32221" w:rsidRDefault="001418B8" w:rsidP="001418B8">
      <w:pPr>
        <w:pStyle w:val="BodyText"/>
      </w:pPr>
      <w:r w:rsidRPr="00E32221">
        <w:t>None</w:t>
      </w:r>
    </w:p>
    <w:p w:rsidR="00283145" w:rsidRPr="00E32221" w:rsidRDefault="00283145" w:rsidP="00283145">
      <w:pPr>
        <w:pStyle w:val="Heading2"/>
      </w:pPr>
      <w:bookmarkStart w:id="351" w:name="_Toc398135930"/>
      <w:r w:rsidRPr="00E32221">
        <w:t>Post Condition</w:t>
      </w:r>
      <w:bookmarkEnd w:id="351"/>
    </w:p>
    <w:p w:rsidR="00283145" w:rsidRPr="00E32221" w:rsidRDefault="001418B8" w:rsidP="00F23CDE">
      <w:pPr>
        <w:pStyle w:val="BodyText"/>
        <w:numPr>
          <w:ilvl w:val="0"/>
          <w:numId w:val="1"/>
        </w:numPr>
      </w:pPr>
      <w:r w:rsidRPr="00E32221">
        <w:t>A transaction is retrieved.</w:t>
      </w:r>
    </w:p>
    <w:p w:rsidR="00283145" w:rsidRPr="00E32221" w:rsidRDefault="00283145" w:rsidP="00283145">
      <w:pPr>
        <w:pStyle w:val="Heading2"/>
      </w:pPr>
      <w:bookmarkStart w:id="352" w:name="_Ref350233313"/>
      <w:bookmarkStart w:id="353" w:name="_Toc398135931"/>
      <w:r w:rsidRPr="00E32221">
        <w:t>Special Requirements</w:t>
      </w:r>
      <w:bookmarkEnd w:id="352"/>
      <w:bookmarkEnd w:id="353"/>
    </w:p>
    <w:p w:rsidR="005C2434" w:rsidRPr="00E32221" w:rsidRDefault="005C2434" w:rsidP="00F23CDE">
      <w:pPr>
        <w:pStyle w:val="BodyText"/>
        <w:numPr>
          <w:ilvl w:val="0"/>
          <w:numId w:val="12"/>
        </w:numPr>
      </w:pPr>
      <w:r w:rsidRPr="00E32221">
        <w:t>Transactions are displayed in chronological order, newest to oldest.</w:t>
      </w:r>
    </w:p>
    <w:p w:rsidR="00283145" w:rsidRPr="00E32221" w:rsidRDefault="00283145" w:rsidP="00283145">
      <w:pPr>
        <w:pStyle w:val="Heading3"/>
      </w:pPr>
      <w:r w:rsidRPr="00E32221">
        <w:t>Special Offline Requirements</w:t>
      </w:r>
    </w:p>
    <w:p w:rsidR="00283145" w:rsidRPr="00E32221" w:rsidRDefault="00283145" w:rsidP="00283145">
      <w:pPr>
        <w:pStyle w:val="BodyText"/>
      </w:pPr>
      <w:r w:rsidRPr="00E32221">
        <w:t>No additional offline requirements as offline behaviors are explained in the use case</w:t>
      </w:r>
      <w:r w:rsidR="001418B8" w:rsidRPr="00E32221">
        <w:t xml:space="preserve"> or do not impact this feature.</w:t>
      </w:r>
    </w:p>
    <w:p w:rsidR="00283145" w:rsidRPr="00E32221" w:rsidRDefault="00283145" w:rsidP="00283145">
      <w:pPr>
        <w:pStyle w:val="Heading3"/>
      </w:pPr>
      <w:bookmarkStart w:id="354" w:name="_Ref350233336"/>
      <w:r w:rsidRPr="00E32221">
        <w:t>Data Input/Output</w:t>
      </w:r>
      <w:bookmarkEnd w:id="354"/>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283145" w:rsidRPr="00E32221" w:rsidTr="008204FD">
        <w:trPr>
          <w:cantSplit/>
        </w:trPr>
        <w:tc>
          <w:tcPr>
            <w:tcW w:w="1284" w:type="pct"/>
            <w:tcBorders>
              <w:top w:val="single" w:sz="8" w:space="0" w:color="4F81BD"/>
              <w:left w:val="single" w:sz="8" w:space="0" w:color="4F81BD"/>
              <w:bottom w:val="single" w:sz="18" w:space="0" w:color="4F81BD"/>
              <w:right w:val="single" w:sz="8" w:space="0" w:color="4F81BD"/>
            </w:tcBorders>
          </w:tcPr>
          <w:p w:rsidR="00283145" w:rsidRPr="00E32221" w:rsidRDefault="00283145" w:rsidP="008204FD">
            <w:pPr>
              <w:rPr>
                <w:b/>
              </w:rPr>
            </w:pPr>
            <w:r w:rsidRPr="00E32221">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283145" w:rsidRPr="00E32221" w:rsidRDefault="00283145" w:rsidP="008204FD">
            <w:pPr>
              <w:rPr>
                <w:b/>
                <w:szCs w:val="20"/>
              </w:rPr>
            </w:pPr>
            <w:r w:rsidRPr="00E32221">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283145" w:rsidRPr="00E32221" w:rsidRDefault="00283145" w:rsidP="008204FD">
            <w:pPr>
              <w:rPr>
                <w:b/>
                <w:szCs w:val="20"/>
              </w:rPr>
            </w:pPr>
            <w:r w:rsidRPr="00E32221">
              <w:rPr>
                <w:b/>
                <w:szCs w:val="20"/>
              </w:rPr>
              <w:t>Destination</w:t>
            </w:r>
          </w:p>
        </w:tc>
      </w:tr>
      <w:tr w:rsidR="00F97EEF" w:rsidRPr="00E32221" w:rsidTr="00FA3EAA">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F97EEF" w:rsidRPr="00E32221" w:rsidRDefault="00F97EEF" w:rsidP="00FA3EAA">
            <w:pPr>
              <w:rPr>
                <w:bCs/>
                <w:szCs w:val="20"/>
              </w:rPr>
            </w:pPr>
            <w:r w:rsidRPr="00E32221">
              <w:rPr>
                <w:bCs/>
                <w:szCs w:val="20"/>
              </w:rPr>
              <w:t>Search Criteria</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F97EEF" w:rsidRPr="00E32221" w:rsidRDefault="00F97EEF" w:rsidP="00FA3EAA">
            <w:pPr>
              <w:rPr>
                <w:szCs w:val="20"/>
              </w:rPr>
            </w:pPr>
            <w:r w:rsidRPr="00E32221">
              <w:rPr>
                <w:szCs w:val="20"/>
              </w:rPr>
              <w:t xml:space="preserve">Entered search criteria </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F97EEF" w:rsidRPr="00E32221" w:rsidRDefault="00FA3EAA" w:rsidP="00F23CDE">
            <w:pPr>
              <w:numPr>
                <w:ilvl w:val="0"/>
                <w:numId w:val="1"/>
              </w:numPr>
              <w:rPr>
                <w:szCs w:val="20"/>
              </w:rPr>
            </w:pPr>
            <w:r w:rsidRPr="00E32221">
              <w:rPr>
                <w:szCs w:val="20"/>
              </w:rPr>
              <w:t xml:space="preserve">External </w:t>
            </w:r>
            <w:r w:rsidR="00F97EEF" w:rsidRPr="00E32221">
              <w:rPr>
                <w:szCs w:val="20"/>
              </w:rPr>
              <w:t>Transaction Lookup Service</w:t>
            </w:r>
          </w:p>
        </w:tc>
      </w:tr>
      <w:tr w:rsidR="00051223" w:rsidRPr="00E32221" w:rsidTr="008204FD">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051223" w:rsidRPr="00E32221" w:rsidRDefault="00051223" w:rsidP="00051223">
            <w:pPr>
              <w:rPr>
                <w:bCs/>
                <w:szCs w:val="20"/>
              </w:rPr>
            </w:pPr>
            <w:r w:rsidRPr="00E32221">
              <w:rPr>
                <w:bCs/>
                <w:szCs w:val="20"/>
              </w:rPr>
              <w:t>Transaction Search Exit</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051223" w:rsidRPr="00E32221" w:rsidRDefault="00051223" w:rsidP="00051223">
            <w:pPr>
              <w:rPr>
                <w:szCs w:val="20"/>
              </w:rPr>
            </w:pPr>
            <w:r w:rsidRPr="00E32221">
              <w:rPr>
                <w:szCs w:val="20"/>
              </w:rPr>
              <w:t xml:space="preserve">Journal entry stating the </w:t>
            </w:r>
            <w:r w:rsidRPr="00E32221">
              <w:rPr>
                <w:bCs/>
                <w:szCs w:val="20"/>
              </w:rPr>
              <w:t xml:space="preserve">Transaction Search </w:t>
            </w:r>
            <w:r w:rsidRPr="00E32221">
              <w:rPr>
                <w:szCs w:val="20"/>
              </w:rPr>
              <w:t>process is over</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051223" w:rsidRPr="00E32221" w:rsidRDefault="00051223" w:rsidP="00F23CDE">
            <w:pPr>
              <w:numPr>
                <w:ilvl w:val="0"/>
                <w:numId w:val="1"/>
              </w:numPr>
              <w:rPr>
                <w:szCs w:val="20"/>
              </w:rPr>
            </w:pPr>
            <w:r w:rsidRPr="00E32221">
              <w:rPr>
                <w:szCs w:val="20"/>
              </w:rPr>
              <w:t>E-Journal</w:t>
            </w:r>
          </w:p>
        </w:tc>
      </w:tr>
    </w:tbl>
    <w:p w:rsidR="00FD5BA1" w:rsidRPr="00E32221" w:rsidRDefault="00FD5BA1" w:rsidP="00FD5BA1">
      <w:pPr>
        <w:pStyle w:val="Heading1"/>
        <w:rPr>
          <w:i/>
        </w:rPr>
      </w:pPr>
      <w:bookmarkStart w:id="355" w:name="_Toc398135932"/>
      <w:r w:rsidRPr="00E32221">
        <w:rPr>
          <w:i/>
        </w:rPr>
        <w:t>Supplemental Specifications</w:t>
      </w:r>
      <w:bookmarkEnd w:id="320"/>
      <w:bookmarkEnd w:id="355"/>
    </w:p>
    <w:p w:rsidR="00A36851" w:rsidRPr="00E32221" w:rsidRDefault="005F2791" w:rsidP="00B951D2">
      <w:pPr>
        <w:pStyle w:val="Heading2"/>
      </w:pPr>
      <w:bookmarkStart w:id="356" w:name="_Toc398135933"/>
      <w:r w:rsidRPr="00E32221">
        <w:t>Reprint Receipt</w:t>
      </w:r>
      <w:bookmarkEnd w:id="356"/>
    </w:p>
    <w:p w:rsidR="00A36851" w:rsidRPr="00E32221" w:rsidRDefault="00CD7AF4" w:rsidP="00A36851">
      <w:pPr>
        <w:pStyle w:val="BodyText"/>
      </w:pPr>
      <w:r w:rsidRPr="00E32221">
        <w:t xml:space="preserve">The Transaction Search </w:t>
      </w:r>
      <w:r w:rsidR="00A36851" w:rsidRPr="00E32221">
        <w:t>Use Case</w:t>
      </w:r>
      <w:r w:rsidRPr="00E32221">
        <w:t>s</w:t>
      </w:r>
      <w:r w:rsidR="00A36851" w:rsidRPr="00E32221">
        <w:t xml:space="preserve"> </w:t>
      </w:r>
      <w:r w:rsidRPr="00E32221">
        <w:t xml:space="preserve">are executed </w:t>
      </w:r>
      <w:r w:rsidR="002F3817" w:rsidRPr="00E32221">
        <w:t xml:space="preserve">from the </w:t>
      </w:r>
      <w:r w:rsidR="005F2791" w:rsidRPr="00E32221">
        <w:t>Reprint Receipt</w:t>
      </w:r>
      <w:r w:rsidR="002F3817" w:rsidRPr="00E32221">
        <w:t xml:space="preserve"> use cases</w:t>
      </w:r>
      <w:r w:rsidRPr="00E32221">
        <w:t>.</w:t>
      </w:r>
    </w:p>
    <w:p w:rsidR="006176AC" w:rsidRPr="00E32221" w:rsidRDefault="006176AC" w:rsidP="00A36851">
      <w:pPr>
        <w:pStyle w:val="BodyText"/>
        <w:rPr>
          <w:color w:val="FF0000"/>
        </w:rPr>
      </w:pPr>
    </w:p>
    <w:p w:rsidR="00320DD3" w:rsidRPr="00E32221" w:rsidRDefault="0015173B" w:rsidP="0015173B">
      <w:pPr>
        <w:pStyle w:val="Heading1"/>
        <w:rPr>
          <w:i/>
        </w:rPr>
      </w:pPr>
      <w:r w:rsidRPr="00E32221">
        <w:rPr>
          <w:i/>
          <w:color w:val="FF0000"/>
        </w:rPr>
        <w:br w:type="page"/>
      </w:r>
      <w:bookmarkStart w:id="357" w:name="_Toc398135934"/>
      <w:r w:rsidR="0063125C" w:rsidRPr="00E32221">
        <w:rPr>
          <w:i/>
        </w:rPr>
        <w:lastRenderedPageBreak/>
        <w:t xml:space="preserve">Screen </w:t>
      </w:r>
      <w:bookmarkEnd w:id="291"/>
      <w:r w:rsidR="00D01C88" w:rsidRPr="00E32221">
        <w:rPr>
          <w:i/>
        </w:rPr>
        <w:t>Layouts</w:t>
      </w:r>
      <w:bookmarkEnd w:id="357"/>
    </w:p>
    <w:p w:rsidR="00320DD3" w:rsidRPr="00E32221" w:rsidRDefault="00A6597B" w:rsidP="00994CCD">
      <w:pPr>
        <w:pStyle w:val="Heading2"/>
      </w:pPr>
      <w:bookmarkStart w:id="358" w:name="_Toc49744827"/>
      <w:bookmarkStart w:id="359" w:name="_Toc398135935"/>
      <w:r w:rsidRPr="00E32221">
        <w:t>Transaction Search by Transaction</w:t>
      </w:r>
      <w:bookmarkEnd w:id="359"/>
    </w:p>
    <w:bookmarkEnd w:id="358"/>
    <w:p w:rsidR="00FD5BA1" w:rsidRPr="00E32221" w:rsidRDefault="00A6597B" w:rsidP="00FD5BA1">
      <w:pPr>
        <w:pStyle w:val="BodyText"/>
        <w:rPr>
          <w:color w:val="FF0000"/>
        </w:rPr>
      </w:pPr>
      <w:r w:rsidRPr="00E32221">
        <w:t xml:space="preserve">This screen is displayed when the operator selects to search for a transaction using the transaction key.  The operator is prompted to enter a specific transaction </w:t>
      </w:r>
      <w:r w:rsidR="008204FD" w:rsidRPr="00E32221">
        <w:t>key</w:t>
      </w:r>
      <w:r w:rsidRPr="00E32221">
        <w:t>.  When using the scanner to enter the transaction key, scanning is an implied enter</w:t>
      </w:r>
      <w:r w:rsidR="008204FD" w:rsidRPr="00E32221">
        <w:t>.</w:t>
      </w:r>
    </w:p>
    <w:p w:rsidR="00FD5BA1" w:rsidRPr="00E32221" w:rsidRDefault="00FD5BA1" w:rsidP="00D81D1F">
      <w:pPr>
        <w:pStyle w:val="Heading3"/>
      </w:pPr>
      <w:r w:rsidRPr="00E32221">
        <w:t>Mockup</w:t>
      </w:r>
    </w:p>
    <w:p w:rsidR="00FD5BA1" w:rsidRPr="00E32221" w:rsidRDefault="005B6C17" w:rsidP="00DA1893">
      <w:pPr>
        <w:pStyle w:val="BodyText"/>
        <w:jc w:val="center"/>
        <w:rPr>
          <w:color w:val="FF0000"/>
        </w:rPr>
      </w:pPr>
      <w:r w:rsidRPr="00E32221">
        <w:rPr>
          <w:noProof/>
          <w:color w:val="FF0000"/>
        </w:rPr>
        <w:drawing>
          <wp:inline distT="0" distB="0" distL="0" distR="0" wp14:anchorId="48E1448B" wp14:editId="050F58C0">
            <wp:extent cx="6858000" cy="4046855"/>
            <wp:effectExtent l="19050" t="0" r="0" b="0"/>
            <wp:docPr id="9" name="Picture 8" descr="tran search - search by 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 search - search by transaction.jpg"/>
                    <pic:cNvPicPr/>
                  </pic:nvPicPr>
                  <pic:blipFill>
                    <a:blip r:embed="rId20" cstate="print"/>
                    <a:stretch>
                      <a:fillRect/>
                    </a:stretch>
                  </pic:blipFill>
                  <pic:spPr>
                    <a:xfrm>
                      <a:off x="0" y="0"/>
                      <a:ext cx="6858000" cy="4046855"/>
                    </a:xfrm>
                    <a:prstGeom prst="rect">
                      <a:avLst/>
                    </a:prstGeom>
                  </pic:spPr>
                </pic:pic>
              </a:graphicData>
            </a:graphic>
          </wp:inline>
        </w:drawing>
      </w:r>
    </w:p>
    <w:p w:rsidR="001B1EE2" w:rsidRPr="00E32221" w:rsidRDefault="00FD5BA1" w:rsidP="00FD5BA1">
      <w:pPr>
        <w:pStyle w:val="Caption"/>
      </w:pPr>
      <w:bookmarkStart w:id="360" w:name="_Toc321143877"/>
      <w:r w:rsidRPr="00E32221">
        <w:t xml:space="preserve">Figure </w:t>
      </w:r>
      <w:r w:rsidR="00CD4171" w:rsidRPr="00E32221">
        <w:fldChar w:fldCharType="begin"/>
      </w:r>
      <w:r w:rsidR="002A4D72" w:rsidRPr="00E32221">
        <w:instrText xml:space="preserve"> SEQ Figure \* ARABIC </w:instrText>
      </w:r>
      <w:r w:rsidR="00CD4171" w:rsidRPr="00E32221">
        <w:fldChar w:fldCharType="separate"/>
      </w:r>
      <w:r w:rsidR="00175DB5" w:rsidRPr="00E32221">
        <w:rPr>
          <w:noProof/>
        </w:rPr>
        <w:t>1</w:t>
      </w:r>
      <w:r w:rsidR="00CD4171" w:rsidRPr="00E32221">
        <w:fldChar w:fldCharType="end"/>
      </w:r>
      <w:r w:rsidRPr="00E32221">
        <w:t xml:space="preserve">: </w:t>
      </w:r>
      <w:r w:rsidR="00A6597B" w:rsidRPr="00E32221">
        <w:t>Transaction Search by Transaction</w:t>
      </w:r>
      <w:bookmarkEnd w:id="360"/>
    </w:p>
    <w:p w:rsidR="000916F9" w:rsidRPr="00E32221" w:rsidRDefault="00234825" w:rsidP="0051277F">
      <w:pPr>
        <w:pStyle w:val="Heading3"/>
      </w:pPr>
      <w:r w:rsidRPr="00E32221">
        <w:t>Instruction</w:t>
      </w:r>
      <w:r w:rsidR="009C1FFA" w:rsidRPr="00E32221">
        <w:t xml:space="preserve"> </w:t>
      </w:r>
      <w:r w:rsidR="003B6D48" w:rsidRPr="00E32221">
        <w:t>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3740F8" w:rsidRPr="00E32221" w:rsidTr="008204FD">
        <w:trPr>
          <w:cantSplit/>
        </w:trPr>
        <w:tc>
          <w:tcPr>
            <w:tcW w:w="10809" w:type="dxa"/>
            <w:tcBorders>
              <w:top w:val="single" w:sz="8" w:space="0" w:color="4F81BD"/>
              <w:left w:val="single" w:sz="8" w:space="0" w:color="4F81BD"/>
              <w:bottom w:val="single" w:sz="18" w:space="0" w:color="4F81BD"/>
              <w:right w:val="single" w:sz="8" w:space="0" w:color="4F81BD"/>
            </w:tcBorders>
          </w:tcPr>
          <w:p w:rsidR="003740F8" w:rsidRPr="00E32221" w:rsidRDefault="00234825" w:rsidP="00721745">
            <w:pPr>
              <w:rPr>
                <w:b/>
                <w:bCs/>
                <w:szCs w:val="20"/>
              </w:rPr>
            </w:pPr>
            <w:r w:rsidRPr="00E32221">
              <w:rPr>
                <w:b/>
                <w:bCs/>
                <w:szCs w:val="20"/>
              </w:rPr>
              <w:t>Instructions</w:t>
            </w:r>
          </w:p>
        </w:tc>
      </w:tr>
      <w:tr w:rsidR="003740F8" w:rsidRPr="00E32221" w:rsidTr="008204FD">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3740F8" w:rsidRPr="00E32221" w:rsidRDefault="008204FD" w:rsidP="00721745">
            <w:pPr>
              <w:rPr>
                <w:bCs/>
                <w:szCs w:val="20"/>
              </w:rPr>
            </w:pPr>
            <w:r w:rsidRPr="00E32221">
              <w:rPr>
                <w:bCs/>
                <w:szCs w:val="20"/>
              </w:rPr>
              <w:t>None</w:t>
            </w:r>
          </w:p>
        </w:tc>
      </w:tr>
    </w:tbl>
    <w:p w:rsidR="005F2791" w:rsidRPr="00E32221" w:rsidRDefault="005F2791" w:rsidP="005F2791">
      <w:pPr>
        <w:pStyle w:val="BodyText"/>
        <w:rPr>
          <w:rFonts w:cs="Arial"/>
          <w:szCs w:val="26"/>
        </w:rPr>
      </w:pPr>
      <w:r w:rsidRPr="00E32221">
        <w:br w:type="page"/>
      </w:r>
    </w:p>
    <w:p w:rsidR="008A0D9D" w:rsidRPr="00E32221" w:rsidRDefault="008A0D9D" w:rsidP="0051277F">
      <w:pPr>
        <w:pStyle w:val="Heading3"/>
      </w:pPr>
      <w:r w:rsidRPr="00E32221">
        <w:lastRenderedPageBreak/>
        <w:t>Navigation</w:t>
      </w:r>
      <w:r w:rsidR="003B6D48" w:rsidRPr="00E32221">
        <w:t>/Menu Key</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14"/>
        <w:gridCol w:w="1546"/>
        <w:gridCol w:w="3703"/>
        <w:gridCol w:w="3601"/>
      </w:tblGrid>
      <w:tr w:rsidR="00366130" w:rsidRPr="00E32221" w:rsidTr="008204FD">
        <w:trPr>
          <w:cantSplit/>
        </w:trPr>
        <w:tc>
          <w:tcPr>
            <w:tcW w:w="1742" w:type="dxa"/>
            <w:tcBorders>
              <w:top w:val="single" w:sz="8" w:space="0" w:color="4F81BD"/>
              <w:left w:val="single" w:sz="8" w:space="0" w:color="4F81BD"/>
              <w:bottom w:val="single" w:sz="18" w:space="0" w:color="4F81BD"/>
              <w:right w:val="single" w:sz="8" w:space="0" w:color="4F81BD"/>
            </w:tcBorders>
          </w:tcPr>
          <w:p w:rsidR="00366130" w:rsidRPr="00E32221" w:rsidRDefault="00366130" w:rsidP="00366130">
            <w:pPr>
              <w:pStyle w:val="BodyText"/>
              <w:spacing w:after="0"/>
              <w:rPr>
                <w:b/>
                <w:bCs/>
              </w:rPr>
            </w:pPr>
            <w:r w:rsidRPr="00E32221">
              <w:rPr>
                <w:b/>
                <w:bCs/>
              </w:rPr>
              <w:t>Label</w:t>
            </w:r>
            <w:r w:rsidR="008A5046" w:rsidRPr="00E32221">
              <w:rPr>
                <w:b/>
                <w:bCs/>
              </w:rPr>
              <w:t xml:space="preserve"> Text</w:t>
            </w:r>
          </w:p>
        </w:tc>
        <w:tc>
          <w:tcPr>
            <w:tcW w:w="1573" w:type="dxa"/>
            <w:tcBorders>
              <w:top w:val="single" w:sz="8" w:space="0" w:color="4F81BD"/>
              <w:left w:val="single" w:sz="8" w:space="0" w:color="4F81BD"/>
              <w:bottom w:val="single" w:sz="18" w:space="0" w:color="4F81BD"/>
              <w:right w:val="single" w:sz="8" w:space="0" w:color="4F81BD"/>
            </w:tcBorders>
          </w:tcPr>
          <w:p w:rsidR="00366130" w:rsidRPr="00E32221" w:rsidRDefault="00366130" w:rsidP="00366130">
            <w:pPr>
              <w:pStyle w:val="BodyText"/>
              <w:spacing w:after="0"/>
              <w:rPr>
                <w:b/>
                <w:bCs/>
              </w:rPr>
            </w:pPr>
            <w:r w:rsidRPr="00E32221">
              <w:rPr>
                <w:b/>
                <w:bCs/>
              </w:rPr>
              <w:t>State</w:t>
            </w:r>
          </w:p>
        </w:tc>
        <w:tc>
          <w:tcPr>
            <w:tcW w:w="3793" w:type="dxa"/>
            <w:tcBorders>
              <w:top w:val="single" w:sz="8" w:space="0" w:color="4F81BD"/>
              <w:left w:val="single" w:sz="8" w:space="0" w:color="4F81BD"/>
              <w:bottom w:val="single" w:sz="18" w:space="0" w:color="4F81BD"/>
              <w:right w:val="single" w:sz="8" w:space="0" w:color="4F81BD"/>
            </w:tcBorders>
          </w:tcPr>
          <w:p w:rsidR="00366130" w:rsidRPr="00E32221" w:rsidRDefault="00366130" w:rsidP="00366130">
            <w:pPr>
              <w:pStyle w:val="BodyText"/>
              <w:spacing w:after="0"/>
              <w:rPr>
                <w:b/>
                <w:bCs/>
              </w:rPr>
            </w:pPr>
            <w:r w:rsidRPr="00E32221">
              <w:rPr>
                <w:b/>
                <w:bCs/>
              </w:rPr>
              <w:t>Next Screen</w:t>
            </w:r>
          </w:p>
        </w:tc>
        <w:tc>
          <w:tcPr>
            <w:tcW w:w="3701" w:type="dxa"/>
            <w:tcBorders>
              <w:top w:val="single" w:sz="8" w:space="0" w:color="4F81BD"/>
              <w:left w:val="single" w:sz="8" w:space="0" w:color="4F81BD"/>
              <w:bottom w:val="single" w:sz="18" w:space="0" w:color="4F81BD"/>
              <w:right w:val="single" w:sz="8" w:space="0" w:color="4F81BD"/>
            </w:tcBorders>
          </w:tcPr>
          <w:p w:rsidR="00366130" w:rsidRPr="00E32221" w:rsidRDefault="00366130" w:rsidP="00366130">
            <w:pPr>
              <w:pStyle w:val="BodyText"/>
              <w:spacing w:after="0"/>
              <w:rPr>
                <w:b/>
                <w:bCs/>
              </w:rPr>
            </w:pPr>
            <w:r w:rsidRPr="00E32221">
              <w:rPr>
                <w:b/>
                <w:bCs/>
              </w:rPr>
              <w:t>Notes</w:t>
            </w:r>
          </w:p>
        </w:tc>
      </w:tr>
      <w:tr w:rsidR="008204FD" w:rsidRPr="00E32221" w:rsidTr="008204FD">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pPr>
              <w:pStyle w:val="BodyText"/>
              <w:spacing w:after="0"/>
            </w:pPr>
            <w:r w:rsidRPr="00E32221">
              <w:t>Back</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pPr>
              <w:pStyle w:val="BodyText"/>
              <w:spacing w:after="0"/>
            </w:pPr>
            <w:r w:rsidRPr="00E32221">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pPr>
              <w:pStyle w:val="BodyText"/>
              <w:spacing w:after="0"/>
            </w:pPr>
            <w:r w:rsidRPr="00E32221">
              <w:t>Previous screen</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pPr>
              <w:pStyle w:val="BodyText"/>
              <w:spacing w:after="0"/>
            </w:pPr>
            <w:r w:rsidRPr="00E32221">
              <w:t>None</w:t>
            </w:r>
          </w:p>
        </w:tc>
      </w:tr>
      <w:tr w:rsidR="005B6C17" w:rsidRPr="00E32221" w:rsidTr="008204FD">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8204FD">
            <w:pPr>
              <w:pStyle w:val="BodyText"/>
              <w:spacing w:after="0"/>
            </w:pPr>
            <w:r w:rsidRPr="00E32221">
              <w:t>Search by Tender</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8204FD">
            <w:pPr>
              <w:pStyle w:val="BodyText"/>
              <w:spacing w:after="0"/>
            </w:pPr>
            <w:r w:rsidRPr="00E32221">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5B6C17">
            <w:pPr>
              <w:pStyle w:val="BodyText"/>
              <w:spacing w:after="0"/>
            </w:pPr>
            <w:r w:rsidRPr="00E32221">
              <w:t>Transaction Search by Tender</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5B6C17">
            <w:pPr>
              <w:pStyle w:val="BodyText"/>
              <w:spacing w:after="0"/>
            </w:pPr>
            <w:r w:rsidRPr="00E32221">
              <w:t>None</w:t>
            </w:r>
          </w:p>
        </w:tc>
      </w:tr>
      <w:tr w:rsidR="005B6C17" w:rsidRPr="00E32221" w:rsidTr="008204FD">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8204FD">
            <w:pPr>
              <w:pStyle w:val="BodyText"/>
              <w:spacing w:after="0"/>
            </w:pPr>
            <w:r w:rsidRPr="00E32221">
              <w:t>Search by Customer</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8204FD">
            <w:pPr>
              <w:pStyle w:val="BodyText"/>
              <w:spacing w:after="0"/>
            </w:pPr>
            <w:r w:rsidRPr="00E32221">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5B6C17">
            <w:pPr>
              <w:pStyle w:val="BodyText"/>
              <w:spacing w:after="0"/>
            </w:pPr>
            <w:r w:rsidRPr="00E32221">
              <w:t>Transaction Search by Customer</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5B6C17">
            <w:pPr>
              <w:pStyle w:val="BodyText"/>
              <w:spacing w:after="0"/>
            </w:pPr>
            <w:r w:rsidRPr="00E32221">
              <w:t>None</w:t>
            </w:r>
          </w:p>
        </w:tc>
      </w:tr>
      <w:tr w:rsidR="008204FD" w:rsidRPr="00E32221" w:rsidTr="008204FD">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pPr>
              <w:pStyle w:val="BodyText"/>
              <w:spacing w:after="0"/>
            </w:pPr>
            <w:r w:rsidRPr="00E32221">
              <w:t>Continue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pPr>
              <w:pStyle w:val="BodyText"/>
              <w:spacing w:after="0"/>
            </w:pPr>
            <w:r w:rsidRPr="00E32221">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E051B8" w:rsidRPr="00E32221" w:rsidRDefault="00E051B8" w:rsidP="00F23CDE">
            <w:pPr>
              <w:pStyle w:val="BodyText"/>
              <w:numPr>
                <w:ilvl w:val="0"/>
                <w:numId w:val="11"/>
              </w:numPr>
              <w:spacing w:after="0"/>
            </w:pPr>
            <w:r w:rsidRPr="00E32221">
              <w:t>Connection Error: Connection Error</w:t>
            </w:r>
          </w:p>
          <w:p w:rsidR="008204FD" w:rsidRPr="00E32221" w:rsidRDefault="008204FD" w:rsidP="00F23CDE">
            <w:pPr>
              <w:pStyle w:val="BodyText"/>
              <w:numPr>
                <w:ilvl w:val="0"/>
                <w:numId w:val="11"/>
              </w:numPr>
              <w:spacing w:after="0"/>
            </w:pPr>
            <w:r w:rsidRPr="00E32221">
              <w:t>Invalid Data: Invalid Data Notice</w:t>
            </w:r>
          </w:p>
          <w:p w:rsidR="00E051B8" w:rsidRPr="00E32221" w:rsidRDefault="00E051B8" w:rsidP="00F23CDE">
            <w:pPr>
              <w:pStyle w:val="BodyText"/>
              <w:numPr>
                <w:ilvl w:val="0"/>
                <w:numId w:val="11"/>
              </w:numPr>
              <w:spacing w:after="0"/>
            </w:pPr>
            <w:r w:rsidRPr="00E32221">
              <w:t>No Transactions Found: No Transactions Found</w:t>
            </w:r>
          </w:p>
          <w:p w:rsidR="008204FD" w:rsidRPr="00E32221" w:rsidRDefault="00E051B8" w:rsidP="00F23CDE">
            <w:pPr>
              <w:pStyle w:val="BodyText"/>
              <w:numPr>
                <w:ilvl w:val="0"/>
                <w:numId w:val="11"/>
              </w:numPr>
              <w:spacing w:after="0"/>
            </w:pPr>
            <w:r w:rsidRPr="00E32221">
              <w:t>Valid Data</w:t>
            </w:r>
            <w:r w:rsidR="005B6C17" w:rsidRPr="00E32221">
              <w:t>: Transaction List – Reprint Receipt</w:t>
            </w:r>
            <w:r w:rsidR="008204FD" w:rsidRPr="00E32221">
              <w:t xml:space="preserve"> </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F23CDE">
            <w:pPr>
              <w:pStyle w:val="BodyText"/>
              <w:numPr>
                <w:ilvl w:val="0"/>
                <w:numId w:val="11"/>
              </w:numPr>
              <w:spacing w:after="0"/>
            </w:pPr>
            <w:r w:rsidRPr="00E32221">
              <w:t>Enabled upon data entry</w:t>
            </w:r>
          </w:p>
          <w:p w:rsidR="008204FD" w:rsidRPr="00E32221" w:rsidRDefault="008204FD" w:rsidP="00F23CDE">
            <w:pPr>
              <w:pStyle w:val="BodyText"/>
              <w:numPr>
                <w:ilvl w:val="0"/>
                <w:numId w:val="11"/>
              </w:numPr>
              <w:spacing w:after="0"/>
            </w:pPr>
            <w:r w:rsidRPr="00E32221">
              <w:t>Scanning is an implied enter</w:t>
            </w:r>
          </w:p>
        </w:tc>
      </w:tr>
    </w:tbl>
    <w:p w:rsidR="00320DD3" w:rsidRPr="00E32221" w:rsidRDefault="009B24E6" w:rsidP="0051277F">
      <w:pPr>
        <w:pStyle w:val="Heading3"/>
      </w:pPr>
      <w:r w:rsidRPr="00E32221">
        <w:t>Data/</w:t>
      </w:r>
      <w:r w:rsidR="00234825" w:rsidRPr="00E32221">
        <w:t xml:space="preserve">Input </w:t>
      </w:r>
      <w:r w:rsidR="003B6D48" w:rsidRPr="00E32221">
        <w:t>Field</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43"/>
        <w:gridCol w:w="1039"/>
        <w:gridCol w:w="959"/>
        <w:gridCol w:w="1413"/>
        <w:gridCol w:w="1141"/>
        <w:gridCol w:w="1141"/>
        <w:gridCol w:w="2928"/>
      </w:tblGrid>
      <w:tr w:rsidR="00FD5BA1" w:rsidRPr="00E32221" w:rsidTr="008204FD">
        <w:trPr>
          <w:cantSplit/>
        </w:trPr>
        <w:tc>
          <w:tcPr>
            <w:tcW w:w="1942" w:type="dxa"/>
            <w:tcBorders>
              <w:top w:val="single" w:sz="8" w:space="0" w:color="4F81BD"/>
              <w:left w:val="single" w:sz="8" w:space="0" w:color="4F81BD"/>
              <w:bottom w:val="single" w:sz="18" w:space="0" w:color="4F81BD"/>
              <w:right w:val="single" w:sz="8" w:space="0" w:color="4F81BD"/>
            </w:tcBorders>
          </w:tcPr>
          <w:p w:rsidR="00FD5BA1" w:rsidRPr="00E32221" w:rsidRDefault="00FD5BA1" w:rsidP="00366130">
            <w:pPr>
              <w:pStyle w:val="BodyText"/>
              <w:spacing w:after="0"/>
              <w:rPr>
                <w:b/>
                <w:bCs/>
              </w:rPr>
            </w:pPr>
            <w:bookmarkStart w:id="361" w:name="_Toc71960218"/>
            <w:r w:rsidRPr="00E32221">
              <w:rPr>
                <w:b/>
                <w:bCs/>
              </w:rPr>
              <w:t>Label</w:t>
            </w:r>
            <w:r w:rsidR="00F32799" w:rsidRPr="00E32221">
              <w:rPr>
                <w:b/>
                <w:bCs/>
              </w:rPr>
              <w:t>/Placeholder Text</w:t>
            </w:r>
          </w:p>
        </w:tc>
        <w:tc>
          <w:tcPr>
            <w:tcW w:w="1042" w:type="dxa"/>
            <w:tcBorders>
              <w:top w:val="single" w:sz="8" w:space="0" w:color="4F81BD"/>
              <w:left w:val="single" w:sz="8" w:space="0" w:color="4F81BD"/>
              <w:bottom w:val="single" w:sz="18" w:space="0" w:color="4F81BD"/>
              <w:right w:val="single" w:sz="8" w:space="0" w:color="4F81BD"/>
            </w:tcBorders>
          </w:tcPr>
          <w:p w:rsidR="00FD5BA1" w:rsidRPr="00E32221" w:rsidRDefault="00FD5BA1" w:rsidP="00366130">
            <w:pPr>
              <w:pStyle w:val="BodyText"/>
              <w:spacing w:after="0"/>
              <w:rPr>
                <w:b/>
                <w:bCs/>
              </w:rPr>
            </w:pPr>
            <w:r w:rsidRPr="00E32221">
              <w:rPr>
                <w:b/>
                <w:bCs/>
              </w:rPr>
              <w:t>Editable</w:t>
            </w:r>
          </w:p>
        </w:tc>
        <w:tc>
          <w:tcPr>
            <w:tcW w:w="964" w:type="dxa"/>
            <w:tcBorders>
              <w:top w:val="single" w:sz="8" w:space="0" w:color="4F81BD"/>
              <w:left w:val="single" w:sz="8" w:space="0" w:color="4F81BD"/>
              <w:bottom w:val="single" w:sz="18" w:space="0" w:color="4F81BD"/>
              <w:right w:val="single" w:sz="8" w:space="0" w:color="4F81BD"/>
            </w:tcBorders>
          </w:tcPr>
          <w:p w:rsidR="00FD5BA1" w:rsidRPr="00E32221" w:rsidRDefault="00FD5BA1" w:rsidP="00366130">
            <w:pPr>
              <w:pStyle w:val="BodyText"/>
              <w:spacing w:after="0"/>
              <w:rPr>
                <w:b/>
                <w:bCs/>
              </w:rPr>
            </w:pPr>
            <w:r w:rsidRPr="00E32221">
              <w:rPr>
                <w:b/>
                <w:bCs/>
              </w:rPr>
              <w:t>Req’d?</w:t>
            </w:r>
          </w:p>
        </w:tc>
        <w:tc>
          <w:tcPr>
            <w:tcW w:w="1453" w:type="dxa"/>
            <w:tcBorders>
              <w:top w:val="single" w:sz="8" w:space="0" w:color="4F81BD"/>
              <w:left w:val="single" w:sz="8" w:space="0" w:color="4F81BD"/>
              <w:bottom w:val="single" w:sz="18" w:space="0" w:color="4F81BD"/>
              <w:right w:val="single" w:sz="8" w:space="0" w:color="4F81BD"/>
            </w:tcBorders>
          </w:tcPr>
          <w:p w:rsidR="00FD5BA1" w:rsidRPr="00E32221" w:rsidRDefault="00FD5BA1" w:rsidP="00366130">
            <w:pPr>
              <w:pStyle w:val="BodyText"/>
              <w:spacing w:after="0"/>
              <w:rPr>
                <w:b/>
                <w:bCs/>
              </w:rPr>
            </w:pPr>
            <w:r w:rsidRPr="00E32221">
              <w:rPr>
                <w:b/>
                <w:bCs/>
              </w:rPr>
              <w:t>Data Type</w:t>
            </w:r>
          </w:p>
        </w:tc>
        <w:tc>
          <w:tcPr>
            <w:tcW w:w="1164" w:type="dxa"/>
            <w:tcBorders>
              <w:top w:val="single" w:sz="8" w:space="0" w:color="4F81BD"/>
              <w:left w:val="single" w:sz="8" w:space="0" w:color="4F81BD"/>
              <w:bottom w:val="single" w:sz="18" w:space="0" w:color="4F81BD"/>
              <w:right w:val="single" w:sz="8" w:space="0" w:color="4F81BD"/>
            </w:tcBorders>
          </w:tcPr>
          <w:p w:rsidR="00FD5BA1" w:rsidRPr="00E32221" w:rsidRDefault="00FD5BA1" w:rsidP="00366130">
            <w:pPr>
              <w:pStyle w:val="BodyText"/>
              <w:spacing w:after="0"/>
              <w:rPr>
                <w:b/>
                <w:bCs/>
              </w:rPr>
            </w:pPr>
            <w:r w:rsidRPr="00E32221">
              <w:rPr>
                <w:b/>
                <w:bCs/>
              </w:rPr>
              <w:t>Min</w:t>
            </w:r>
          </w:p>
          <w:p w:rsidR="00FD5BA1" w:rsidRPr="00E32221" w:rsidRDefault="00FD5BA1" w:rsidP="00366130">
            <w:pPr>
              <w:pStyle w:val="BodyText"/>
              <w:spacing w:after="0"/>
              <w:rPr>
                <w:b/>
                <w:bCs/>
              </w:rPr>
            </w:pPr>
            <w:r w:rsidRPr="00E32221">
              <w:rPr>
                <w:b/>
                <w:bCs/>
              </w:rPr>
              <w:t>Length</w:t>
            </w:r>
          </w:p>
        </w:tc>
        <w:tc>
          <w:tcPr>
            <w:tcW w:w="1164" w:type="dxa"/>
            <w:tcBorders>
              <w:top w:val="single" w:sz="8" w:space="0" w:color="4F81BD"/>
              <w:left w:val="single" w:sz="8" w:space="0" w:color="4F81BD"/>
              <w:bottom w:val="single" w:sz="18" w:space="0" w:color="4F81BD"/>
              <w:right w:val="single" w:sz="8" w:space="0" w:color="4F81BD"/>
            </w:tcBorders>
          </w:tcPr>
          <w:p w:rsidR="00FD5BA1" w:rsidRPr="00E32221" w:rsidRDefault="00FD5BA1" w:rsidP="00366130">
            <w:pPr>
              <w:pStyle w:val="BodyText"/>
              <w:spacing w:after="0"/>
              <w:rPr>
                <w:b/>
                <w:bCs/>
              </w:rPr>
            </w:pPr>
            <w:r w:rsidRPr="00E32221">
              <w:rPr>
                <w:b/>
                <w:bCs/>
              </w:rPr>
              <w:t>Max</w:t>
            </w:r>
          </w:p>
          <w:p w:rsidR="00FD5BA1" w:rsidRPr="00E32221" w:rsidRDefault="00FD5BA1" w:rsidP="00366130">
            <w:pPr>
              <w:pStyle w:val="BodyText"/>
              <w:spacing w:after="0"/>
              <w:rPr>
                <w:b/>
                <w:bCs/>
              </w:rPr>
            </w:pPr>
            <w:r w:rsidRPr="00E32221">
              <w:rPr>
                <w:b/>
                <w:bCs/>
              </w:rPr>
              <w:t>Length</w:t>
            </w:r>
          </w:p>
        </w:tc>
        <w:tc>
          <w:tcPr>
            <w:tcW w:w="3080" w:type="dxa"/>
            <w:tcBorders>
              <w:top w:val="single" w:sz="8" w:space="0" w:color="4F81BD"/>
              <w:left w:val="single" w:sz="8" w:space="0" w:color="4F81BD"/>
              <w:bottom w:val="single" w:sz="18" w:space="0" w:color="4F81BD"/>
              <w:right w:val="single" w:sz="8" w:space="0" w:color="4F81BD"/>
            </w:tcBorders>
          </w:tcPr>
          <w:p w:rsidR="00FD5BA1" w:rsidRPr="00E32221" w:rsidRDefault="00FD5BA1" w:rsidP="00366130">
            <w:pPr>
              <w:pStyle w:val="BodyText"/>
              <w:spacing w:after="0"/>
              <w:rPr>
                <w:b/>
                <w:bCs/>
              </w:rPr>
            </w:pPr>
            <w:r w:rsidRPr="00E32221">
              <w:rPr>
                <w:b/>
                <w:bCs/>
              </w:rPr>
              <w:t>Notes</w:t>
            </w:r>
          </w:p>
        </w:tc>
      </w:tr>
      <w:tr w:rsidR="008204FD" w:rsidRPr="00E32221" w:rsidTr="008204FD">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Store #</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Yes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5B6C17" w:rsidP="008204FD">
            <w:r w:rsidRPr="00E32221">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4</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None</w:t>
            </w:r>
          </w:p>
        </w:tc>
      </w:tr>
      <w:tr w:rsidR="008204FD" w:rsidRPr="00E32221" w:rsidTr="008204FD">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Device #</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Yes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5B6C17" w:rsidP="008204FD">
            <w:r w:rsidRPr="00E32221">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3</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None</w:t>
            </w:r>
          </w:p>
        </w:tc>
      </w:tr>
      <w:tr w:rsidR="008204FD" w:rsidRPr="00E32221" w:rsidTr="008204FD">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Tran #</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Yes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5B6C17" w:rsidP="008204FD">
            <w:r w:rsidRPr="00E32221">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4</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Same as a Transaction ID</w:t>
            </w:r>
          </w:p>
        </w:tc>
      </w:tr>
      <w:tr w:rsidR="008204FD" w:rsidRPr="00E32221" w:rsidTr="008204FD">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Date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Yes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Date</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5B6C17" w:rsidP="008204FD">
            <w:r w:rsidRPr="00E32221">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8</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None</w:t>
            </w:r>
          </w:p>
        </w:tc>
      </w:tr>
    </w:tbl>
    <w:p w:rsidR="00FB3F03" w:rsidRPr="00E32221" w:rsidRDefault="003B6D48" w:rsidP="0051277F">
      <w:pPr>
        <w:pStyle w:val="Heading3"/>
      </w:pPr>
      <w:r w:rsidRPr="00E32221">
        <w:t>Reason Code</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5B008D" w:rsidRPr="00E32221" w:rsidTr="00366130">
        <w:trPr>
          <w:cantSplit/>
        </w:trPr>
        <w:tc>
          <w:tcPr>
            <w:tcW w:w="1284" w:type="pct"/>
            <w:tcBorders>
              <w:top w:val="single" w:sz="8" w:space="0" w:color="4F81BD"/>
              <w:left w:val="single" w:sz="8" w:space="0" w:color="4F81BD"/>
              <w:bottom w:val="single" w:sz="18" w:space="0" w:color="4F81BD"/>
              <w:right w:val="single" w:sz="8" w:space="0" w:color="4F81BD"/>
            </w:tcBorders>
          </w:tcPr>
          <w:p w:rsidR="005B008D" w:rsidRPr="00E32221" w:rsidRDefault="005B008D" w:rsidP="00366130">
            <w:pPr>
              <w:rPr>
                <w:b/>
              </w:rPr>
            </w:pPr>
            <w:r w:rsidRPr="00E32221">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5B008D" w:rsidRPr="00E32221" w:rsidRDefault="005B008D" w:rsidP="00366130">
            <w:pPr>
              <w:rPr>
                <w:b/>
                <w:szCs w:val="20"/>
              </w:rPr>
            </w:pPr>
            <w:r w:rsidRPr="00E32221">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5B008D" w:rsidRPr="00E32221" w:rsidRDefault="005B008D" w:rsidP="00366130">
            <w:pPr>
              <w:rPr>
                <w:b/>
                <w:szCs w:val="20"/>
              </w:rPr>
            </w:pPr>
            <w:r w:rsidRPr="00E32221">
              <w:rPr>
                <w:b/>
                <w:szCs w:val="20"/>
              </w:rPr>
              <w:t>Default Value</w:t>
            </w:r>
          </w:p>
        </w:tc>
      </w:tr>
      <w:tr w:rsidR="005B008D" w:rsidRPr="00E32221" w:rsidTr="00366130">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5B008D" w:rsidRPr="00E32221" w:rsidRDefault="008204FD" w:rsidP="00366130">
            <w:pPr>
              <w:rPr>
                <w:bCs/>
                <w:szCs w:val="20"/>
              </w:rPr>
            </w:pPr>
            <w:r w:rsidRPr="00E32221">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5B008D" w:rsidRPr="00E32221" w:rsidRDefault="005B008D" w:rsidP="00F23CDE">
            <w:pPr>
              <w:numPr>
                <w:ilvl w:val="0"/>
                <w:numId w:val="1"/>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5B008D" w:rsidRPr="00E32221" w:rsidRDefault="005B008D" w:rsidP="00366130">
            <w:pPr>
              <w:rPr>
                <w:szCs w:val="20"/>
              </w:rPr>
            </w:pPr>
          </w:p>
        </w:tc>
      </w:tr>
    </w:tbl>
    <w:p w:rsidR="004B67CC" w:rsidRPr="00E32221" w:rsidRDefault="008204FD" w:rsidP="0051277F">
      <w:pPr>
        <w:pStyle w:val="Heading3"/>
      </w:pPr>
      <w:r w:rsidRPr="00E32221">
        <w:t>Connection Error</w:t>
      </w:r>
      <w:r w:rsidR="0015173B" w:rsidRPr="00E32221">
        <w:t xml:space="preserve"> </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5B008D" w:rsidRPr="00E32221" w:rsidTr="00A36851">
        <w:trPr>
          <w:cantSplit/>
        </w:trPr>
        <w:tc>
          <w:tcPr>
            <w:tcW w:w="1618" w:type="dxa"/>
            <w:tcBorders>
              <w:bottom w:val="single" w:sz="8" w:space="0" w:color="4F81BD"/>
              <w:right w:val="single" w:sz="18" w:space="0" w:color="4F81BD"/>
            </w:tcBorders>
            <w:shd w:val="clear" w:color="auto" w:fill="D3DFEE"/>
          </w:tcPr>
          <w:p w:rsidR="005B008D" w:rsidRPr="00E32221" w:rsidRDefault="00CB6F29" w:rsidP="00721745">
            <w:pPr>
              <w:rPr>
                <w:b/>
                <w:bCs/>
                <w:szCs w:val="20"/>
              </w:rPr>
            </w:pPr>
            <w:r w:rsidRPr="00E32221">
              <w:rPr>
                <w:b/>
                <w:bCs/>
                <w:szCs w:val="20"/>
              </w:rPr>
              <w:t>Size</w:t>
            </w:r>
          </w:p>
        </w:tc>
        <w:tc>
          <w:tcPr>
            <w:tcW w:w="9213" w:type="dxa"/>
            <w:tcBorders>
              <w:bottom w:val="single" w:sz="8" w:space="0" w:color="4F81BD"/>
              <w:right w:val="single" w:sz="8" w:space="0" w:color="4F81BD"/>
            </w:tcBorders>
            <w:shd w:val="clear" w:color="auto" w:fill="D3DFEE"/>
          </w:tcPr>
          <w:p w:rsidR="005B008D" w:rsidRPr="00E32221" w:rsidRDefault="00F32799" w:rsidP="00366130">
            <w:pPr>
              <w:rPr>
                <w:color w:val="FF0000"/>
                <w:szCs w:val="20"/>
              </w:rPr>
            </w:pPr>
            <w:r w:rsidRPr="00E32221">
              <w:rPr>
                <w:color w:val="FF0000"/>
                <w:szCs w:val="20"/>
              </w:rPr>
              <w:t>Size of message box (Please see UI Guidelines for size descriptions)</w:t>
            </w:r>
          </w:p>
        </w:tc>
      </w:tr>
      <w:tr w:rsidR="00CB6F29" w:rsidRPr="00E32221" w:rsidTr="00A36851">
        <w:trPr>
          <w:cantSplit/>
        </w:trPr>
        <w:tc>
          <w:tcPr>
            <w:tcW w:w="1618" w:type="dxa"/>
            <w:tcBorders>
              <w:bottom w:val="single" w:sz="8" w:space="0" w:color="4F81BD"/>
              <w:right w:val="single" w:sz="18" w:space="0" w:color="4F81BD"/>
            </w:tcBorders>
            <w:shd w:val="clear" w:color="auto" w:fill="auto"/>
          </w:tcPr>
          <w:p w:rsidR="00CB6F29" w:rsidRPr="00E32221" w:rsidRDefault="00CB6F29" w:rsidP="008204FD">
            <w:pPr>
              <w:rPr>
                <w:b/>
                <w:bCs/>
                <w:szCs w:val="20"/>
              </w:rPr>
            </w:pPr>
            <w:r w:rsidRPr="00E32221">
              <w:rPr>
                <w:b/>
                <w:bCs/>
                <w:szCs w:val="20"/>
              </w:rPr>
              <w:t>Title</w:t>
            </w:r>
          </w:p>
        </w:tc>
        <w:tc>
          <w:tcPr>
            <w:tcW w:w="9213" w:type="dxa"/>
            <w:tcBorders>
              <w:bottom w:val="single" w:sz="8" w:space="0" w:color="4F81BD"/>
              <w:right w:val="single" w:sz="8" w:space="0" w:color="4F81BD"/>
            </w:tcBorders>
          </w:tcPr>
          <w:p w:rsidR="00CB6F29" w:rsidRPr="00E32221" w:rsidRDefault="008204FD" w:rsidP="008204FD">
            <w:pPr>
              <w:rPr>
                <w:szCs w:val="20"/>
              </w:rPr>
            </w:pPr>
            <w:r w:rsidRPr="00E32221">
              <w:rPr>
                <w:szCs w:val="20"/>
              </w:rPr>
              <w:t>Connection Error</w:t>
            </w:r>
          </w:p>
        </w:tc>
      </w:tr>
      <w:tr w:rsidR="00CB6F29" w:rsidRPr="00E32221" w:rsidTr="00CB6F29">
        <w:trPr>
          <w:cantSplit/>
        </w:trPr>
        <w:tc>
          <w:tcPr>
            <w:tcW w:w="1618" w:type="dxa"/>
            <w:tcBorders>
              <w:bottom w:val="single" w:sz="8" w:space="0" w:color="4F81BD"/>
              <w:right w:val="single" w:sz="18" w:space="0" w:color="4F81BD"/>
            </w:tcBorders>
            <w:shd w:val="clear" w:color="auto" w:fill="DBE5F1"/>
          </w:tcPr>
          <w:p w:rsidR="00CB6F29" w:rsidRPr="00E32221" w:rsidRDefault="00CB6F29" w:rsidP="008204FD">
            <w:pPr>
              <w:rPr>
                <w:b/>
                <w:bCs/>
                <w:szCs w:val="20"/>
              </w:rPr>
            </w:pPr>
            <w:r w:rsidRPr="00E32221">
              <w:rPr>
                <w:b/>
                <w:bCs/>
                <w:szCs w:val="20"/>
              </w:rPr>
              <w:t>Description</w:t>
            </w:r>
          </w:p>
        </w:tc>
        <w:tc>
          <w:tcPr>
            <w:tcW w:w="9213" w:type="dxa"/>
            <w:tcBorders>
              <w:bottom w:val="single" w:sz="8" w:space="0" w:color="4F81BD"/>
              <w:right w:val="single" w:sz="8" w:space="0" w:color="4F81BD"/>
            </w:tcBorders>
            <w:shd w:val="clear" w:color="auto" w:fill="DBE5F1"/>
          </w:tcPr>
          <w:p w:rsidR="00CB6F29" w:rsidRPr="00E32221" w:rsidRDefault="008204FD" w:rsidP="008204FD">
            <w:pPr>
              <w:rPr>
                <w:bCs/>
                <w:szCs w:val="20"/>
              </w:rPr>
            </w:pPr>
            <w:r w:rsidRPr="00E32221">
              <w:rPr>
                <w:bCs/>
                <w:szCs w:val="20"/>
              </w:rPr>
              <w:t>This message is displayed when the system is unable to retrieve suspended transaction(s) due to a connection error or timeout.  Upon acknowledging the message, the system restarts the Main Flow</w:t>
            </w:r>
          </w:p>
        </w:tc>
      </w:tr>
      <w:tr w:rsidR="00CB6F29" w:rsidRPr="00E32221" w:rsidTr="00CB6F29">
        <w:trPr>
          <w:cantSplit/>
        </w:trPr>
        <w:tc>
          <w:tcPr>
            <w:tcW w:w="1618" w:type="dxa"/>
            <w:tcBorders>
              <w:right w:val="single" w:sz="18" w:space="0" w:color="4F81BD"/>
            </w:tcBorders>
            <w:shd w:val="clear" w:color="auto" w:fill="auto"/>
          </w:tcPr>
          <w:p w:rsidR="00CB6F29" w:rsidRPr="00E32221" w:rsidRDefault="00CB6F29" w:rsidP="008204FD">
            <w:pPr>
              <w:rPr>
                <w:b/>
                <w:bCs/>
                <w:szCs w:val="20"/>
              </w:rPr>
            </w:pPr>
            <w:r w:rsidRPr="00E32221">
              <w:rPr>
                <w:b/>
                <w:bCs/>
                <w:szCs w:val="20"/>
              </w:rPr>
              <w:t>Message Text</w:t>
            </w:r>
          </w:p>
        </w:tc>
        <w:tc>
          <w:tcPr>
            <w:tcW w:w="9213" w:type="dxa"/>
            <w:tcBorders>
              <w:right w:val="single" w:sz="8" w:space="0" w:color="4F81BD"/>
            </w:tcBorders>
            <w:shd w:val="clear" w:color="auto" w:fill="auto"/>
          </w:tcPr>
          <w:p w:rsidR="00CB6F29" w:rsidRPr="00E32221" w:rsidRDefault="00DA1893" w:rsidP="00DA1893">
            <w:pPr>
              <w:rPr>
                <w:szCs w:val="20"/>
              </w:rPr>
            </w:pPr>
            <w:r w:rsidRPr="00E32221">
              <w:rPr>
                <w:szCs w:val="20"/>
              </w:rPr>
              <w:t xml:space="preserve">Unable to search for suspended transactions at this time.  </w:t>
            </w:r>
          </w:p>
        </w:tc>
      </w:tr>
      <w:tr w:rsidR="00CB6F29" w:rsidRPr="00E32221" w:rsidTr="00CB6F29">
        <w:trPr>
          <w:cantSplit/>
        </w:trPr>
        <w:tc>
          <w:tcPr>
            <w:tcW w:w="1618" w:type="dxa"/>
            <w:tcBorders>
              <w:bottom w:val="single" w:sz="8" w:space="0" w:color="4F81BD"/>
              <w:right w:val="single" w:sz="18" w:space="0" w:color="4F81BD"/>
            </w:tcBorders>
            <w:shd w:val="clear" w:color="auto" w:fill="DBE5F1"/>
          </w:tcPr>
          <w:p w:rsidR="00CB6F29" w:rsidRPr="00E32221" w:rsidRDefault="00CB6F29" w:rsidP="008204FD">
            <w:pPr>
              <w:rPr>
                <w:b/>
                <w:bCs/>
                <w:szCs w:val="20"/>
              </w:rPr>
            </w:pPr>
            <w:r w:rsidRPr="00E32221">
              <w:rPr>
                <w:b/>
                <w:bCs/>
                <w:szCs w:val="20"/>
              </w:rPr>
              <w:t>Prompt Text</w:t>
            </w:r>
          </w:p>
        </w:tc>
        <w:tc>
          <w:tcPr>
            <w:tcW w:w="9213" w:type="dxa"/>
            <w:tcBorders>
              <w:bottom w:val="single" w:sz="8" w:space="0" w:color="4F81BD"/>
              <w:right w:val="single" w:sz="8" w:space="0" w:color="4F81BD"/>
            </w:tcBorders>
            <w:shd w:val="clear" w:color="auto" w:fill="DBE5F1"/>
          </w:tcPr>
          <w:p w:rsidR="00CB6F29" w:rsidRPr="00E32221" w:rsidRDefault="00DA1893" w:rsidP="008204FD">
            <w:pPr>
              <w:rPr>
                <w:szCs w:val="20"/>
              </w:rPr>
            </w:pPr>
            <w:r w:rsidRPr="00E32221">
              <w:rPr>
                <w:szCs w:val="20"/>
              </w:rPr>
              <w:t>Select OK to continue.</w:t>
            </w:r>
          </w:p>
        </w:tc>
      </w:tr>
      <w:tr w:rsidR="00CB6F29" w:rsidRPr="00E32221" w:rsidTr="00CB6F29">
        <w:trPr>
          <w:cantSplit/>
        </w:trPr>
        <w:tc>
          <w:tcPr>
            <w:tcW w:w="1618" w:type="dxa"/>
            <w:tcBorders>
              <w:bottom w:val="single" w:sz="8" w:space="0" w:color="4F81BD"/>
              <w:right w:val="single" w:sz="18" w:space="0" w:color="4F81BD"/>
            </w:tcBorders>
            <w:shd w:val="clear" w:color="auto" w:fill="auto"/>
          </w:tcPr>
          <w:p w:rsidR="00CB6F29" w:rsidRPr="00E32221" w:rsidRDefault="00F32799" w:rsidP="008204FD">
            <w:pPr>
              <w:rPr>
                <w:b/>
                <w:bCs/>
                <w:szCs w:val="20"/>
              </w:rPr>
            </w:pPr>
            <w:r w:rsidRPr="00E32221">
              <w:rPr>
                <w:b/>
                <w:bCs/>
                <w:szCs w:val="20"/>
              </w:rPr>
              <w:t>Button(s)</w:t>
            </w:r>
          </w:p>
        </w:tc>
        <w:tc>
          <w:tcPr>
            <w:tcW w:w="9213" w:type="dxa"/>
            <w:tcBorders>
              <w:bottom w:val="single" w:sz="8" w:space="0" w:color="4F81BD"/>
              <w:right w:val="single" w:sz="8" w:space="0" w:color="4F81BD"/>
            </w:tcBorders>
            <w:shd w:val="clear" w:color="auto" w:fill="auto"/>
          </w:tcPr>
          <w:p w:rsidR="00CB6F29" w:rsidRPr="00E32221" w:rsidRDefault="00DA1893" w:rsidP="008204FD">
            <w:pPr>
              <w:rPr>
                <w:szCs w:val="20"/>
              </w:rPr>
            </w:pPr>
            <w:r w:rsidRPr="00E32221">
              <w:rPr>
                <w:szCs w:val="20"/>
              </w:rPr>
              <w:t>OK</w:t>
            </w:r>
          </w:p>
        </w:tc>
      </w:tr>
      <w:tr w:rsidR="00CB6F29" w:rsidRPr="00E32221" w:rsidTr="00CB6F29">
        <w:trPr>
          <w:cantSplit/>
        </w:trPr>
        <w:tc>
          <w:tcPr>
            <w:tcW w:w="1618" w:type="dxa"/>
            <w:tcBorders>
              <w:bottom w:val="single" w:sz="8" w:space="0" w:color="4F81BD"/>
              <w:right w:val="single" w:sz="18" w:space="0" w:color="4F81BD"/>
            </w:tcBorders>
            <w:shd w:val="clear" w:color="auto" w:fill="DBE5F1"/>
          </w:tcPr>
          <w:p w:rsidR="00CB6F29" w:rsidRPr="00E32221" w:rsidRDefault="00CB6F29" w:rsidP="008204FD">
            <w:pPr>
              <w:rPr>
                <w:b/>
                <w:bCs/>
                <w:szCs w:val="20"/>
              </w:rPr>
            </w:pPr>
            <w:r w:rsidRPr="00E32221">
              <w:rPr>
                <w:b/>
                <w:bCs/>
                <w:szCs w:val="20"/>
              </w:rPr>
              <w:t>Notes</w:t>
            </w:r>
          </w:p>
        </w:tc>
        <w:tc>
          <w:tcPr>
            <w:tcW w:w="9213" w:type="dxa"/>
            <w:tcBorders>
              <w:bottom w:val="single" w:sz="8" w:space="0" w:color="4F81BD"/>
              <w:right w:val="single" w:sz="8" w:space="0" w:color="4F81BD"/>
            </w:tcBorders>
            <w:shd w:val="clear" w:color="auto" w:fill="DBE5F1"/>
          </w:tcPr>
          <w:p w:rsidR="00CB6F29" w:rsidRPr="00E32221" w:rsidRDefault="00CB6F29" w:rsidP="00DA1893">
            <w:pPr>
              <w:rPr>
                <w:szCs w:val="20"/>
              </w:rPr>
            </w:pPr>
            <w:r w:rsidRPr="00E32221">
              <w:rPr>
                <w:szCs w:val="20"/>
              </w:rPr>
              <w:t xml:space="preserve">Configurable </w:t>
            </w:r>
            <w:r w:rsidR="00DA1893" w:rsidRPr="00E32221">
              <w:rPr>
                <w:szCs w:val="20"/>
              </w:rPr>
              <w:t>m</w:t>
            </w:r>
            <w:r w:rsidRPr="00E32221">
              <w:rPr>
                <w:szCs w:val="20"/>
              </w:rPr>
              <w:t>essage</w:t>
            </w:r>
          </w:p>
        </w:tc>
      </w:tr>
    </w:tbl>
    <w:p w:rsidR="008204FD" w:rsidRPr="00E32221" w:rsidRDefault="008204FD" w:rsidP="008204FD">
      <w:pPr>
        <w:pStyle w:val="Heading3"/>
      </w:pPr>
      <w:bookmarkStart w:id="362" w:name="_Toc320880025"/>
      <w:bookmarkEnd w:id="361"/>
      <w:r w:rsidRPr="00E32221">
        <w:t>Invalid Data Notice</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8204FD" w:rsidRPr="00E32221" w:rsidTr="008204FD">
        <w:trPr>
          <w:cantSplit/>
        </w:trPr>
        <w:tc>
          <w:tcPr>
            <w:tcW w:w="1618" w:type="dxa"/>
            <w:tcBorders>
              <w:bottom w:val="single" w:sz="8" w:space="0" w:color="4F81BD"/>
              <w:right w:val="single" w:sz="18" w:space="0" w:color="4F81BD"/>
            </w:tcBorders>
            <w:shd w:val="clear" w:color="auto" w:fill="D3DFEE"/>
          </w:tcPr>
          <w:p w:rsidR="008204FD" w:rsidRPr="00E32221" w:rsidRDefault="008204FD" w:rsidP="008204FD">
            <w:pPr>
              <w:rPr>
                <w:b/>
                <w:bCs/>
                <w:szCs w:val="20"/>
              </w:rPr>
            </w:pPr>
            <w:r w:rsidRPr="00E32221">
              <w:rPr>
                <w:b/>
                <w:bCs/>
                <w:szCs w:val="20"/>
              </w:rPr>
              <w:t>Size</w:t>
            </w:r>
          </w:p>
        </w:tc>
        <w:tc>
          <w:tcPr>
            <w:tcW w:w="9213" w:type="dxa"/>
            <w:tcBorders>
              <w:bottom w:val="single" w:sz="8" w:space="0" w:color="4F81BD"/>
              <w:right w:val="single" w:sz="8" w:space="0" w:color="4F81BD"/>
            </w:tcBorders>
            <w:shd w:val="clear" w:color="auto" w:fill="D3DFEE"/>
          </w:tcPr>
          <w:p w:rsidR="008204FD" w:rsidRPr="00E32221" w:rsidRDefault="008204FD" w:rsidP="008204FD">
            <w:pPr>
              <w:rPr>
                <w:color w:val="FF0000"/>
                <w:szCs w:val="20"/>
              </w:rPr>
            </w:pPr>
            <w:r w:rsidRPr="00E32221">
              <w:rPr>
                <w:color w:val="FF0000"/>
                <w:szCs w:val="20"/>
              </w:rPr>
              <w:t>Size of message box (Please see UI Guidelines for size descriptions)</w:t>
            </w:r>
          </w:p>
        </w:tc>
      </w:tr>
      <w:tr w:rsidR="008204FD" w:rsidRPr="00E32221" w:rsidTr="008204FD">
        <w:trPr>
          <w:cantSplit/>
        </w:trPr>
        <w:tc>
          <w:tcPr>
            <w:tcW w:w="1618" w:type="dxa"/>
            <w:tcBorders>
              <w:bottom w:val="single" w:sz="8" w:space="0" w:color="4F81BD"/>
              <w:right w:val="single" w:sz="18" w:space="0" w:color="4F81BD"/>
            </w:tcBorders>
            <w:shd w:val="clear" w:color="auto" w:fill="auto"/>
          </w:tcPr>
          <w:p w:rsidR="008204FD" w:rsidRPr="00E32221" w:rsidRDefault="008204FD" w:rsidP="008204FD">
            <w:pPr>
              <w:rPr>
                <w:b/>
                <w:bCs/>
                <w:szCs w:val="20"/>
              </w:rPr>
            </w:pPr>
            <w:r w:rsidRPr="00E32221">
              <w:rPr>
                <w:b/>
                <w:bCs/>
                <w:szCs w:val="20"/>
              </w:rPr>
              <w:t>Title</w:t>
            </w:r>
          </w:p>
        </w:tc>
        <w:tc>
          <w:tcPr>
            <w:tcW w:w="9213" w:type="dxa"/>
            <w:tcBorders>
              <w:bottom w:val="single" w:sz="8" w:space="0" w:color="4F81BD"/>
              <w:right w:val="single" w:sz="8" w:space="0" w:color="4F81BD"/>
            </w:tcBorders>
          </w:tcPr>
          <w:p w:rsidR="008204FD" w:rsidRPr="00E32221" w:rsidRDefault="008204FD" w:rsidP="008204FD">
            <w:pPr>
              <w:rPr>
                <w:szCs w:val="20"/>
              </w:rPr>
            </w:pPr>
            <w:r w:rsidRPr="00E32221">
              <w:rPr>
                <w:szCs w:val="20"/>
              </w:rPr>
              <w:t>Invalid Data Notice</w:t>
            </w:r>
          </w:p>
        </w:tc>
      </w:tr>
      <w:tr w:rsidR="008204FD" w:rsidRPr="00E32221" w:rsidTr="008204FD">
        <w:trPr>
          <w:cantSplit/>
        </w:trPr>
        <w:tc>
          <w:tcPr>
            <w:tcW w:w="1618" w:type="dxa"/>
            <w:tcBorders>
              <w:bottom w:val="single" w:sz="8" w:space="0" w:color="4F81BD"/>
              <w:right w:val="single" w:sz="18" w:space="0" w:color="4F81BD"/>
            </w:tcBorders>
            <w:shd w:val="clear" w:color="auto" w:fill="DBE5F1"/>
          </w:tcPr>
          <w:p w:rsidR="008204FD" w:rsidRPr="00E32221" w:rsidRDefault="008204FD" w:rsidP="008204FD">
            <w:pPr>
              <w:rPr>
                <w:b/>
                <w:bCs/>
                <w:szCs w:val="20"/>
              </w:rPr>
            </w:pPr>
            <w:r w:rsidRPr="00E32221">
              <w:rPr>
                <w:b/>
                <w:bCs/>
                <w:szCs w:val="20"/>
              </w:rPr>
              <w:t>Description</w:t>
            </w:r>
          </w:p>
        </w:tc>
        <w:tc>
          <w:tcPr>
            <w:tcW w:w="9213" w:type="dxa"/>
            <w:tcBorders>
              <w:bottom w:val="single" w:sz="8" w:space="0" w:color="4F81BD"/>
              <w:right w:val="single" w:sz="8" w:space="0" w:color="4F81BD"/>
            </w:tcBorders>
            <w:shd w:val="clear" w:color="auto" w:fill="DBE5F1"/>
          </w:tcPr>
          <w:p w:rsidR="008204FD" w:rsidRPr="00E32221" w:rsidRDefault="008204FD" w:rsidP="008204FD">
            <w:pPr>
              <w:rPr>
                <w:bCs/>
                <w:szCs w:val="20"/>
              </w:rPr>
            </w:pPr>
            <w:r w:rsidRPr="00E32221">
              <w:rPr>
                <w:rFonts w:cs="Arial"/>
              </w:rPr>
              <w:t>This message informs the operator that the data entered in the required fields is invalid (e.g. incorrect format, missing).   The &lt;ARG&gt; described in the Message is replaced with the name of the data field that contains the invalid data.  If there are multiple data fields with invalid data, the system only displays the name of the first data field with invalid data.  Upon acknowledging the message, the system returns to the previous screen.</w:t>
            </w:r>
          </w:p>
        </w:tc>
      </w:tr>
      <w:tr w:rsidR="008204FD" w:rsidRPr="00E32221" w:rsidTr="008204FD">
        <w:trPr>
          <w:cantSplit/>
        </w:trPr>
        <w:tc>
          <w:tcPr>
            <w:tcW w:w="1618" w:type="dxa"/>
            <w:tcBorders>
              <w:right w:val="single" w:sz="18" w:space="0" w:color="4F81BD"/>
            </w:tcBorders>
            <w:shd w:val="clear" w:color="auto" w:fill="auto"/>
          </w:tcPr>
          <w:p w:rsidR="008204FD" w:rsidRPr="00E32221" w:rsidRDefault="008204FD" w:rsidP="008204FD">
            <w:pPr>
              <w:rPr>
                <w:b/>
                <w:bCs/>
                <w:szCs w:val="20"/>
              </w:rPr>
            </w:pPr>
            <w:r w:rsidRPr="00E32221">
              <w:rPr>
                <w:b/>
                <w:bCs/>
                <w:szCs w:val="20"/>
              </w:rPr>
              <w:t>Message Text</w:t>
            </w:r>
          </w:p>
        </w:tc>
        <w:tc>
          <w:tcPr>
            <w:tcW w:w="9213" w:type="dxa"/>
            <w:tcBorders>
              <w:right w:val="single" w:sz="8" w:space="0" w:color="4F81BD"/>
            </w:tcBorders>
            <w:shd w:val="clear" w:color="auto" w:fill="auto"/>
          </w:tcPr>
          <w:p w:rsidR="008204FD" w:rsidRPr="00E32221" w:rsidRDefault="008204FD" w:rsidP="008204FD">
            <w:pPr>
              <w:rPr>
                <w:szCs w:val="20"/>
              </w:rPr>
            </w:pPr>
            <w:r w:rsidRPr="00E32221">
              <w:rPr>
                <w:bCs/>
                <w:szCs w:val="20"/>
              </w:rPr>
              <w:t xml:space="preserve">The following field has invalid data: &lt;ARG&gt;.  </w:t>
            </w:r>
          </w:p>
        </w:tc>
      </w:tr>
      <w:tr w:rsidR="008204FD" w:rsidRPr="00E32221" w:rsidTr="008204FD">
        <w:trPr>
          <w:cantSplit/>
        </w:trPr>
        <w:tc>
          <w:tcPr>
            <w:tcW w:w="1618" w:type="dxa"/>
            <w:tcBorders>
              <w:bottom w:val="single" w:sz="8" w:space="0" w:color="4F81BD"/>
              <w:right w:val="single" w:sz="18" w:space="0" w:color="4F81BD"/>
            </w:tcBorders>
            <w:shd w:val="clear" w:color="auto" w:fill="DBE5F1"/>
          </w:tcPr>
          <w:p w:rsidR="008204FD" w:rsidRPr="00E32221" w:rsidRDefault="008204FD" w:rsidP="008204FD">
            <w:pPr>
              <w:rPr>
                <w:b/>
                <w:bCs/>
                <w:szCs w:val="20"/>
              </w:rPr>
            </w:pPr>
            <w:r w:rsidRPr="00E32221">
              <w:rPr>
                <w:b/>
                <w:bCs/>
                <w:szCs w:val="20"/>
              </w:rPr>
              <w:t>Prompt Text</w:t>
            </w:r>
          </w:p>
        </w:tc>
        <w:tc>
          <w:tcPr>
            <w:tcW w:w="9213" w:type="dxa"/>
            <w:tcBorders>
              <w:bottom w:val="single" w:sz="8" w:space="0" w:color="4F81BD"/>
              <w:right w:val="single" w:sz="8" w:space="0" w:color="4F81BD"/>
            </w:tcBorders>
            <w:shd w:val="clear" w:color="auto" w:fill="DBE5F1"/>
          </w:tcPr>
          <w:p w:rsidR="008204FD" w:rsidRPr="00E32221" w:rsidRDefault="008204FD" w:rsidP="008204FD">
            <w:pPr>
              <w:rPr>
                <w:szCs w:val="20"/>
              </w:rPr>
            </w:pPr>
            <w:r w:rsidRPr="00E32221">
              <w:rPr>
                <w:szCs w:val="20"/>
              </w:rPr>
              <w:t>Select OK to correct the invalid data.</w:t>
            </w:r>
          </w:p>
        </w:tc>
      </w:tr>
      <w:tr w:rsidR="008204FD" w:rsidRPr="00E32221" w:rsidTr="008204FD">
        <w:trPr>
          <w:cantSplit/>
        </w:trPr>
        <w:tc>
          <w:tcPr>
            <w:tcW w:w="1618" w:type="dxa"/>
            <w:tcBorders>
              <w:bottom w:val="single" w:sz="8" w:space="0" w:color="4F81BD"/>
              <w:right w:val="single" w:sz="18" w:space="0" w:color="4F81BD"/>
            </w:tcBorders>
            <w:shd w:val="clear" w:color="auto" w:fill="auto"/>
          </w:tcPr>
          <w:p w:rsidR="008204FD" w:rsidRPr="00E32221" w:rsidRDefault="008204FD" w:rsidP="008204FD">
            <w:pPr>
              <w:rPr>
                <w:b/>
                <w:bCs/>
                <w:szCs w:val="20"/>
              </w:rPr>
            </w:pPr>
            <w:r w:rsidRPr="00E32221">
              <w:rPr>
                <w:b/>
                <w:bCs/>
                <w:szCs w:val="20"/>
              </w:rPr>
              <w:t>Button(s)</w:t>
            </w:r>
          </w:p>
        </w:tc>
        <w:tc>
          <w:tcPr>
            <w:tcW w:w="9213" w:type="dxa"/>
            <w:tcBorders>
              <w:bottom w:val="single" w:sz="8" w:space="0" w:color="4F81BD"/>
              <w:right w:val="single" w:sz="8" w:space="0" w:color="4F81BD"/>
            </w:tcBorders>
            <w:shd w:val="clear" w:color="auto" w:fill="auto"/>
          </w:tcPr>
          <w:p w:rsidR="008204FD" w:rsidRPr="00E32221" w:rsidRDefault="008204FD" w:rsidP="008204FD">
            <w:pPr>
              <w:rPr>
                <w:szCs w:val="20"/>
              </w:rPr>
            </w:pPr>
            <w:r w:rsidRPr="00E32221">
              <w:rPr>
                <w:szCs w:val="20"/>
              </w:rPr>
              <w:t>OK</w:t>
            </w:r>
          </w:p>
        </w:tc>
      </w:tr>
      <w:tr w:rsidR="008204FD" w:rsidRPr="00E32221" w:rsidTr="008204FD">
        <w:trPr>
          <w:cantSplit/>
        </w:trPr>
        <w:tc>
          <w:tcPr>
            <w:tcW w:w="1618" w:type="dxa"/>
            <w:tcBorders>
              <w:bottom w:val="single" w:sz="8" w:space="0" w:color="4F81BD"/>
              <w:right w:val="single" w:sz="18" w:space="0" w:color="4F81BD"/>
            </w:tcBorders>
            <w:shd w:val="clear" w:color="auto" w:fill="DBE5F1"/>
          </w:tcPr>
          <w:p w:rsidR="008204FD" w:rsidRPr="00E32221" w:rsidRDefault="008204FD" w:rsidP="008204FD">
            <w:pPr>
              <w:rPr>
                <w:b/>
                <w:bCs/>
                <w:szCs w:val="20"/>
              </w:rPr>
            </w:pPr>
            <w:r w:rsidRPr="00E32221">
              <w:rPr>
                <w:b/>
                <w:bCs/>
                <w:szCs w:val="20"/>
              </w:rPr>
              <w:t>Notes</w:t>
            </w:r>
          </w:p>
        </w:tc>
        <w:tc>
          <w:tcPr>
            <w:tcW w:w="9213" w:type="dxa"/>
            <w:tcBorders>
              <w:bottom w:val="single" w:sz="8" w:space="0" w:color="4F81BD"/>
              <w:right w:val="single" w:sz="8" w:space="0" w:color="4F81BD"/>
            </w:tcBorders>
            <w:shd w:val="clear" w:color="auto" w:fill="DBE5F1"/>
          </w:tcPr>
          <w:p w:rsidR="008204FD" w:rsidRPr="00E32221" w:rsidRDefault="008204FD" w:rsidP="008204FD">
            <w:pPr>
              <w:rPr>
                <w:color w:val="FF0000"/>
                <w:szCs w:val="20"/>
              </w:rPr>
            </w:pPr>
            <w:r w:rsidRPr="00E32221">
              <w:rPr>
                <w:szCs w:val="20"/>
              </w:rPr>
              <w:t>This is a generic message to be reused when required data is incorrect or missing.</w:t>
            </w:r>
          </w:p>
        </w:tc>
      </w:tr>
    </w:tbl>
    <w:p w:rsidR="00FA3EAA" w:rsidRPr="00E32221" w:rsidRDefault="00FA3EAA" w:rsidP="00FA3EAA">
      <w:pPr>
        <w:pStyle w:val="BodyText"/>
        <w:rPr>
          <w:rFonts w:cs="Arial"/>
          <w:szCs w:val="26"/>
        </w:rPr>
      </w:pPr>
      <w:r w:rsidRPr="00E32221">
        <w:br w:type="page"/>
      </w:r>
    </w:p>
    <w:p w:rsidR="00F32799" w:rsidRPr="00E32221" w:rsidRDefault="008204FD" w:rsidP="008204FD">
      <w:pPr>
        <w:pStyle w:val="Heading3"/>
      </w:pPr>
      <w:r w:rsidRPr="00E32221">
        <w:lastRenderedPageBreak/>
        <w:t>No Transaction Found</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F32799" w:rsidRPr="00E32221" w:rsidTr="008204FD">
        <w:trPr>
          <w:cantSplit/>
        </w:trPr>
        <w:tc>
          <w:tcPr>
            <w:tcW w:w="1618" w:type="dxa"/>
            <w:tcBorders>
              <w:bottom w:val="single" w:sz="8" w:space="0" w:color="4F81BD"/>
              <w:right w:val="single" w:sz="18" w:space="0" w:color="4F81BD"/>
            </w:tcBorders>
            <w:shd w:val="clear" w:color="auto" w:fill="D3DFEE"/>
          </w:tcPr>
          <w:p w:rsidR="00F32799" w:rsidRPr="00E32221" w:rsidRDefault="00F32799" w:rsidP="008204FD">
            <w:pPr>
              <w:rPr>
                <w:b/>
                <w:bCs/>
                <w:szCs w:val="20"/>
              </w:rPr>
            </w:pPr>
            <w:r w:rsidRPr="00E32221">
              <w:rPr>
                <w:b/>
                <w:bCs/>
                <w:szCs w:val="20"/>
              </w:rPr>
              <w:t>Size</w:t>
            </w:r>
          </w:p>
        </w:tc>
        <w:tc>
          <w:tcPr>
            <w:tcW w:w="9213" w:type="dxa"/>
            <w:tcBorders>
              <w:bottom w:val="single" w:sz="8" w:space="0" w:color="4F81BD"/>
              <w:right w:val="single" w:sz="8" w:space="0" w:color="4F81BD"/>
            </w:tcBorders>
            <w:shd w:val="clear" w:color="auto" w:fill="D3DFEE"/>
          </w:tcPr>
          <w:p w:rsidR="00F32799" w:rsidRPr="00E32221" w:rsidRDefault="008204FD" w:rsidP="00F32799">
            <w:pPr>
              <w:rPr>
                <w:color w:val="FF0000"/>
                <w:szCs w:val="20"/>
              </w:rPr>
            </w:pPr>
            <w:r w:rsidRPr="00E32221">
              <w:rPr>
                <w:color w:val="FF0000"/>
                <w:szCs w:val="20"/>
              </w:rPr>
              <w:t>Size of message box (Please see UI Guidelines for size descriptions)</w:t>
            </w:r>
          </w:p>
        </w:tc>
      </w:tr>
      <w:tr w:rsidR="00F32799" w:rsidRPr="00E32221" w:rsidTr="008204FD">
        <w:trPr>
          <w:cantSplit/>
        </w:trPr>
        <w:tc>
          <w:tcPr>
            <w:tcW w:w="1618" w:type="dxa"/>
            <w:tcBorders>
              <w:bottom w:val="single" w:sz="8" w:space="0" w:color="4F81BD"/>
              <w:right w:val="single" w:sz="18" w:space="0" w:color="4F81BD"/>
            </w:tcBorders>
            <w:shd w:val="clear" w:color="auto" w:fill="auto"/>
          </w:tcPr>
          <w:p w:rsidR="00F32799" w:rsidRPr="00E32221" w:rsidRDefault="00F32799" w:rsidP="008204FD">
            <w:pPr>
              <w:rPr>
                <w:b/>
                <w:bCs/>
                <w:szCs w:val="20"/>
              </w:rPr>
            </w:pPr>
            <w:r w:rsidRPr="00E32221">
              <w:rPr>
                <w:b/>
                <w:bCs/>
                <w:szCs w:val="20"/>
              </w:rPr>
              <w:t>Title</w:t>
            </w:r>
          </w:p>
        </w:tc>
        <w:tc>
          <w:tcPr>
            <w:tcW w:w="9213" w:type="dxa"/>
            <w:tcBorders>
              <w:bottom w:val="single" w:sz="8" w:space="0" w:color="4F81BD"/>
              <w:right w:val="single" w:sz="8" w:space="0" w:color="4F81BD"/>
            </w:tcBorders>
          </w:tcPr>
          <w:p w:rsidR="00F32799" w:rsidRPr="00E32221" w:rsidRDefault="008204FD" w:rsidP="008204FD">
            <w:pPr>
              <w:rPr>
                <w:szCs w:val="20"/>
              </w:rPr>
            </w:pPr>
            <w:r w:rsidRPr="00E32221">
              <w:rPr>
                <w:szCs w:val="20"/>
              </w:rPr>
              <w:t>No Transaction Found</w:t>
            </w:r>
          </w:p>
        </w:tc>
      </w:tr>
      <w:tr w:rsidR="00F32799" w:rsidRPr="00E32221" w:rsidTr="008204FD">
        <w:trPr>
          <w:cantSplit/>
        </w:trPr>
        <w:tc>
          <w:tcPr>
            <w:tcW w:w="1618" w:type="dxa"/>
            <w:tcBorders>
              <w:bottom w:val="single" w:sz="8" w:space="0" w:color="4F81BD"/>
              <w:right w:val="single" w:sz="18" w:space="0" w:color="4F81BD"/>
            </w:tcBorders>
            <w:shd w:val="clear" w:color="auto" w:fill="DBE5F1"/>
          </w:tcPr>
          <w:p w:rsidR="00F32799" w:rsidRPr="00E32221" w:rsidRDefault="00F32799" w:rsidP="008204FD">
            <w:pPr>
              <w:rPr>
                <w:b/>
                <w:bCs/>
                <w:szCs w:val="20"/>
              </w:rPr>
            </w:pPr>
            <w:r w:rsidRPr="00E32221">
              <w:rPr>
                <w:b/>
                <w:bCs/>
                <w:szCs w:val="20"/>
              </w:rPr>
              <w:t>Description</w:t>
            </w:r>
          </w:p>
        </w:tc>
        <w:tc>
          <w:tcPr>
            <w:tcW w:w="9213" w:type="dxa"/>
            <w:tcBorders>
              <w:bottom w:val="single" w:sz="8" w:space="0" w:color="4F81BD"/>
              <w:right w:val="single" w:sz="8" w:space="0" w:color="4F81BD"/>
            </w:tcBorders>
            <w:shd w:val="clear" w:color="auto" w:fill="DBE5F1"/>
          </w:tcPr>
          <w:p w:rsidR="00F32799" w:rsidRPr="00E32221" w:rsidRDefault="008204FD" w:rsidP="008204FD">
            <w:pPr>
              <w:rPr>
                <w:bCs/>
                <w:szCs w:val="20"/>
              </w:rPr>
            </w:pPr>
            <w:r w:rsidRPr="00E32221">
              <w:rPr>
                <w:bCs/>
                <w:szCs w:val="20"/>
              </w:rPr>
              <w:t>This message appears when the operator searches for a transaction and no transaction is found.  Upon acknowledging the message, the operator is returned to the previous screen.</w:t>
            </w:r>
          </w:p>
        </w:tc>
      </w:tr>
      <w:tr w:rsidR="00F32799" w:rsidRPr="00E32221" w:rsidTr="008204FD">
        <w:trPr>
          <w:cantSplit/>
        </w:trPr>
        <w:tc>
          <w:tcPr>
            <w:tcW w:w="1618" w:type="dxa"/>
            <w:tcBorders>
              <w:right w:val="single" w:sz="18" w:space="0" w:color="4F81BD"/>
            </w:tcBorders>
            <w:shd w:val="clear" w:color="auto" w:fill="auto"/>
          </w:tcPr>
          <w:p w:rsidR="00F32799" w:rsidRPr="00E32221" w:rsidRDefault="00F32799" w:rsidP="008204FD">
            <w:pPr>
              <w:rPr>
                <w:b/>
                <w:bCs/>
                <w:szCs w:val="20"/>
              </w:rPr>
            </w:pPr>
            <w:r w:rsidRPr="00E32221">
              <w:rPr>
                <w:b/>
                <w:bCs/>
                <w:szCs w:val="20"/>
              </w:rPr>
              <w:t>Message Text</w:t>
            </w:r>
          </w:p>
        </w:tc>
        <w:tc>
          <w:tcPr>
            <w:tcW w:w="9213" w:type="dxa"/>
            <w:tcBorders>
              <w:right w:val="single" w:sz="8" w:space="0" w:color="4F81BD"/>
            </w:tcBorders>
            <w:shd w:val="clear" w:color="auto" w:fill="auto"/>
          </w:tcPr>
          <w:p w:rsidR="008204FD" w:rsidRPr="00E32221" w:rsidRDefault="008204FD" w:rsidP="008204FD">
            <w:pPr>
              <w:rPr>
                <w:bCs/>
                <w:szCs w:val="20"/>
              </w:rPr>
            </w:pPr>
            <w:r w:rsidRPr="00E32221">
              <w:rPr>
                <w:bCs/>
                <w:szCs w:val="20"/>
              </w:rPr>
              <w:t>No transaction was found matching the search criteria.</w:t>
            </w:r>
          </w:p>
        </w:tc>
      </w:tr>
      <w:tr w:rsidR="00F32799" w:rsidRPr="00E32221" w:rsidTr="008204FD">
        <w:trPr>
          <w:cantSplit/>
        </w:trPr>
        <w:tc>
          <w:tcPr>
            <w:tcW w:w="1618" w:type="dxa"/>
            <w:tcBorders>
              <w:bottom w:val="single" w:sz="8" w:space="0" w:color="4F81BD"/>
              <w:right w:val="single" w:sz="18" w:space="0" w:color="4F81BD"/>
            </w:tcBorders>
            <w:shd w:val="clear" w:color="auto" w:fill="DBE5F1"/>
          </w:tcPr>
          <w:p w:rsidR="00F32799" w:rsidRPr="00E32221" w:rsidRDefault="00F32799" w:rsidP="008204FD">
            <w:pPr>
              <w:rPr>
                <w:b/>
                <w:bCs/>
                <w:szCs w:val="20"/>
              </w:rPr>
            </w:pPr>
            <w:r w:rsidRPr="00E32221">
              <w:rPr>
                <w:b/>
                <w:bCs/>
                <w:szCs w:val="20"/>
              </w:rPr>
              <w:t>Prompt Text</w:t>
            </w:r>
          </w:p>
        </w:tc>
        <w:tc>
          <w:tcPr>
            <w:tcW w:w="9213" w:type="dxa"/>
            <w:tcBorders>
              <w:bottom w:val="single" w:sz="8" w:space="0" w:color="4F81BD"/>
              <w:right w:val="single" w:sz="8" w:space="0" w:color="4F81BD"/>
            </w:tcBorders>
            <w:shd w:val="clear" w:color="auto" w:fill="DBE5F1"/>
          </w:tcPr>
          <w:p w:rsidR="00F32799" w:rsidRPr="00E32221" w:rsidRDefault="008204FD" w:rsidP="008204FD">
            <w:pPr>
              <w:rPr>
                <w:szCs w:val="20"/>
              </w:rPr>
            </w:pPr>
            <w:r w:rsidRPr="00E32221">
              <w:rPr>
                <w:bCs/>
                <w:szCs w:val="20"/>
              </w:rPr>
              <w:t>Select OK to search again.</w:t>
            </w:r>
          </w:p>
        </w:tc>
      </w:tr>
      <w:tr w:rsidR="00F32799" w:rsidRPr="00E32221" w:rsidTr="008204FD">
        <w:trPr>
          <w:cantSplit/>
        </w:trPr>
        <w:tc>
          <w:tcPr>
            <w:tcW w:w="1618" w:type="dxa"/>
            <w:tcBorders>
              <w:bottom w:val="single" w:sz="8" w:space="0" w:color="4F81BD"/>
              <w:right w:val="single" w:sz="18" w:space="0" w:color="4F81BD"/>
            </w:tcBorders>
            <w:shd w:val="clear" w:color="auto" w:fill="auto"/>
          </w:tcPr>
          <w:p w:rsidR="00F32799" w:rsidRPr="00E32221" w:rsidRDefault="00F32799" w:rsidP="008204FD">
            <w:pPr>
              <w:rPr>
                <w:b/>
                <w:bCs/>
                <w:szCs w:val="20"/>
              </w:rPr>
            </w:pPr>
            <w:r w:rsidRPr="00E32221">
              <w:rPr>
                <w:b/>
                <w:bCs/>
                <w:szCs w:val="20"/>
              </w:rPr>
              <w:t>Button(s)</w:t>
            </w:r>
          </w:p>
        </w:tc>
        <w:tc>
          <w:tcPr>
            <w:tcW w:w="9213" w:type="dxa"/>
            <w:tcBorders>
              <w:bottom w:val="single" w:sz="8" w:space="0" w:color="4F81BD"/>
              <w:right w:val="single" w:sz="8" w:space="0" w:color="4F81BD"/>
            </w:tcBorders>
            <w:shd w:val="clear" w:color="auto" w:fill="auto"/>
          </w:tcPr>
          <w:p w:rsidR="00F32799" w:rsidRPr="00E32221" w:rsidRDefault="008204FD" w:rsidP="00DA1893">
            <w:pPr>
              <w:rPr>
                <w:szCs w:val="20"/>
              </w:rPr>
            </w:pPr>
            <w:r w:rsidRPr="00E32221">
              <w:rPr>
                <w:szCs w:val="20"/>
              </w:rPr>
              <w:t>OK</w:t>
            </w:r>
          </w:p>
        </w:tc>
      </w:tr>
      <w:tr w:rsidR="00F32799" w:rsidRPr="00E32221" w:rsidTr="008204FD">
        <w:trPr>
          <w:cantSplit/>
        </w:trPr>
        <w:tc>
          <w:tcPr>
            <w:tcW w:w="1618" w:type="dxa"/>
            <w:tcBorders>
              <w:bottom w:val="single" w:sz="8" w:space="0" w:color="4F81BD"/>
              <w:right w:val="single" w:sz="18" w:space="0" w:color="4F81BD"/>
            </w:tcBorders>
            <w:shd w:val="clear" w:color="auto" w:fill="DBE5F1"/>
          </w:tcPr>
          <w:p w:rsidR="00F32799" w:rsidRPr="00E32221" w:rsidRDefault="00F32799" w:rsidP="008204FD">
            <w:pPr>
              <w:rPr>
                <w:b/>
                <w:bCs/>
                <w:szCs w:val="20"/>
              </w:rPr>
            </w:pPr>
            <w:r w:rsidRPr="00E32221">
              <w:rPr>
                <w:b/>
                <w:bCs/>
                <w:szCs w:val="20"/>
              </w:rPr>
              <w:t>Notes</w:t>
            </w:r>
          </w:p>
        </w:tc>
        <w:tc>
          <w:tcPr>
            <w:tcW w:w="9213" w:type="dxa"/>
            <w:tcBorders>
              <w:bottom w:val="single" w:sz="8" w:space="0" w:color="4F81BD"/>
              <w:right w:val="single" w:sz="8" w:space="0" w:color="4F81BD"/>
            </w:tcBorders>
            <w:shd w:val="clear" w:color="auto" w:fill="DBE5F1"/>
          </w:tcPr>
          <w:p w:rsidR="00F32799" w:rsidRPr="00E32221" w:rsidRDefault="008204FD" w:rsidP="008204FD">
            <w:pPr>
              <w:rPr>
                <w:color w:val="FF0000"/>
                <w:szCs w:val="20"/>
              </w:rPr>
            </w:pPr>
            <w:r w:rsidRPr="00E32221">
              <w:rPr>
                <w:szCs w:val="20"/>
              </w:rPr>
              <w:t>Configurable message</w:t>
            </w:r>
          </w:p>
        </w:tc>
      </w:tr>
    </w:tbl>
    <w:p w:rsidR="008204FD" w:rsidRPr="00E32221" w:rsidRDefault="008204FD" w:rsidP="008204FD">
      <w:pPr>
        <w:pStyle w:val="Heading2"/>
      </w:pPr>
      <w:bookmarkStart w:id="363" w:name="_Toc398135936"/>
      <w:r w:rsidRPr="00E32221">
        <w:t>Transaction Search by Tender</w:t>
      </w:r>
      <w:bookmarkEnd w:id="363"/>
    </w:p>
    <w:p w:rsidR="008204FD" w:rsidRPr="00E32221" w:rsidRDefault="008204FD" w:rsidP="008204FD">
      <w:pPr>
        <w:pStyle w:val="BodyText"/>
        <w:rPr>
          <w:color w:val="FF0000"/>
        </w:rPr>
      </w:pPr>
      <w:r w:rsidRPr="00E32221">
        <w:t xml:space="preserve">This screen is displayed when the operator selects to search for a transaction using tender information.  The operator is prompted to enter </w:t>
      </w:r>
      <w:r w:rsidR="0055527B" w:rsidRPr="00E32221">
        <w:t>tender card (</w:t>
      </w:r>
      <w:r w:rsidR="005E406A" w:rsidRPr="00E32221">
        <w:t>credit</w:t>
      </w:r>
      <w:r w:rsidRPr="00E32221">
        <w:t xml:space="preserve"> card, debit card or gift card</w:t>
      </w:r>
      <w:r w:rsidR="0055527B" w:rsidRPr="00E32221">
        <w:t>)</w:t>
      </w:r>
      <w:r w:rsidRPr="00E32221">
        <w:t xml:space="preserve"> information.  </w:t>
      </w:r>
    </w:p>
    <w:p w:rsidR="008204FD" w:rsidRPr="00E32221" w:rsidRDefault="008204FD" w:rsidP="008204FD">
      <w:pPr>
        <w:pStyle w:val="Heading3"/>
      </w:pPr>
      <w:r w:rsidRPr="00E32221">
        <w:t>Mockup</w:t>
      </w:r>
    </w:p>
    <w:p w:rsidR="008204FD" w:rsidRPr="00E32221" w:rsidRDefault="00D54F46" w:rsidP="00E051B8">
      <w:pPr>
        <w:pStyle w:val="BodyText"/>
        <w:jc w:val="center"/>
        <w:rPr>
          <w:color w:val="FF0000"/>
        </w:rPr>
      </w:pPr>
      <w:r w:rsidRPr="00E32221">
        <w:rPr>
          <w:noProof/>
          <w:color w:val="FF0000"/>
        </w:rPr>
        <w:drawing>
          <wp:inline distT="0" distB="0" distL="0" distR="0" wp14:anchorId="38CC5F78" wp14:editId="13774E65">
            <wp:extent cx="6858000" cy="4046855"/>
            <wp:effectExtent l="19050" t="0" r="0" b="0"/>
            <wp:docPr id="4" name="Picture 3" descr="tran search - search by t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 search - search by tender.jpg"/>
                    <pic:cNvPicPr/>
                  </pic:nvPicPr>
                  <pic:blipFill>
                    <a:blip r:embed="rId21" cstate="print"/>
                    <a:stretch>
                      <a:fillRect/>
                    </a:stretch>
                  </pic:blipFill>
                  <pic:spPr>
                    <a:xfrm>
                      <a:off x="0" y="0"/>
                      <a:ext cx="6858000" cy="4046855"/>
                    </a:xfrm>
                    <a:prstGeom prst="rect">
                      <a:avLst/>
                    </a:prstGeom>
                  </pic:spPr>
                </pic:pic>
              </a:graphicData>
            </a:graphic>
          </wp:inline>
        </w:drawing>
      </w:r>
    </w:p>
    <w:p w:rsidR="008204FD" w:rsidRPr="00E32221" w:rsidRDefault="008204FD" w:rsidP="008204FD">
      <w:pPr>
        <w:pStyle w:val="Caption"/>
      </w:pPr>
      <w:r w:rsidRPr="00E32221">
        <w:t xml:space="preserve">Figure </w:t>
      </w:r>
      <w:r w:rsidR="00CD4171" w:rsidRPr="00E32221">
        <w:fldChar w:fldCharType="begin"/>
      </w:r>
      <w:r w:rsidR="002A4D72" w:rsidRPr="00E32221">
        <w:instrText xml:space="preserve"> SEQ Figure \* ARABIC </w:instrText>
      </w:r>
      <w:r w:rsidR="00CD4171" w:rsidRPr="00E32221">
        <w:fldChar w:fldCharType="separate"/>
      </w:r>
      <w:r w:rsidR="00175DB5" w:rsidRPr="00E32221">
        <w:rPr>
          <w:noProof/>
        </w:rPr>
        <w:t>2</w:t>
      </w:r>
      <w:r w:rsidR="00CD4171" w:rsidRPr="00E32221">
        <w:fldChar w:fldCharType="end"/>
      </w:r>
      <w:r w:rsidRPr="00E32221">
        <w:t>: Transaction Search by Tender</w:t>
      </w:r>
    </w:p>
    <w:p w:rsidR="008204FD" w:rsidRPr="00E32221" w:rsidRDefault="008204FD" w:rsidP="008204FD">
      <w:pPr>
        <w:pStyle w:val="Heading3"/>
      </w:pPr>
      <w:r w:rsidRPr="00E32221">
        <w:t>Instruction 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8204FD" w:rsidRPr="00E32221" w:rsidTr="008204FD">
        <w:trPr>
          <w:cantSplit/>
        </w:trPr>
        <w:tc>
          <w:tcPr>
            <w:tcW w:w="10809" w:type="dxa"/>
            <w:tcBorders>
              <w:top w:val="single" w:sz="8" w:space="0" w:color="4F81BD"/>
              <w:left w:val="single" w:sz="8" w:space="0" w:color="4F81BD"/>
              <w:bottom w:val="single" w:sz="18" w:space="0" w:color="4F81BD"/>
              <w:right w:val="single" w:sz="8" w:space="0" w:color="4F81BD"/>
            </w:tcBorders>
          </w:tcPr>
          <w:p w:rsidR="008204FD" w:rsidRPr="00E32221" w:rsidRDefault="008204FD" w:rsidP="008204FD">
            <w:pPr>
              <w:rPr>
                <w:b/>
                <w:bCs/>
                <w:szCs w:val="20"/>
              </w:rPr>
            </w:pPr>
            <w:r w:rsidRPr="00E32221">
              <w:rPr>
                <w:b/>
                <w:bCs/>
                <w:szCs w:val="20"/>
              </w:rPr>
              <w:t>Instructions</w:t>
            </w:r>
          </w:p>
        </w:tc>
      </w:tr>
      <w:tr w:rsidR="008204FD" w:rsidRPr="00E32221" w:rsidTr="008204FD">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pPr>
              <w:rPr>
                <w:bCs/>
                <w:szCs w:val="20"/>
              </w:rPr>
            </w:pPr>
            <w:r w:rsidRPr="00E32221">
              <w:rPr>
                <w:bCs/>
                <w:szCs w:val="20"/>
              </w:rPr>
              <w:t>None</w:t>
            </w:r>
          </w:p>
        </w:tc>
      </w:tr>
    </w:tbl>
    <w:p w:rsidR="00FA3EAA" w:rsidRPr="00E32221" w:rsidRDefault="00FA3EAA" w:rsidP="00FA3EAA">
      <w:pPr>
        <w:pStyle w:val="BodyText"/>
        <w:rPr>
          <w:rFonts w:cs="Arial"/>
          <w:szCs w:val="26"/>
        </w:rPr>
      </w:pPr>
      <w:r w:rsidRPr="00E32221">
        <w:br w:type="page"/>
      </w:r>
    </w:p>
    <w:p w:rsidR="008204FD" w:rsidRPr="00E32221" w:rsidRDefault="008204FD" w:rsidP="008204FD">
      <w:pPr>
        <w:pStyle w:val="Heading3"/>
      </w:pPr>
      <w:r w:rsidRPr="00E32221">
        <w:lastRenderedPageBreak/>
        <w:t>Navigation/Menu Key</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22"/>
        <w:gridCol w:w="1548"/>
        <w:gridCol w:w="3707"/>
        <w:gridCol w:w="3587"/>
      </w:tblGrid>
      <w:tr w:rsidR="008204FD" w:rsidRPr="00E32221" w:rsidTr="008204FD">
        <w:trPr>
          <w:cantSplit/>
        </w:trPr>
        <w:tc>
          <w:tcPr>
            <w:tcW w:w="1742" w:type="dxa"/>
            <w:tcBorders>
              <w:top w:val="single" w:sz="8" w:space="0" w:color="4F81BD"/>
              <w:left w:val="single" w:sz="8" w:space="0" w:color="4F81BD"/>
              <w:bottom w:val="single" w:sz="18" w:space="0" w:color="4F81BD"/>
              <w:right w:val="single" w:sz="8" w:space="0" w:color="4F81BD"/>
            </w:tcBorders>
          </w:tcPr>
          <w:p w:rsidR="008204FD" w:rsidRPr="00E32221" w:rsidRDefault="008204FD" w:rsidP="008204FD">
            <w:pPr>
              <w:pStyle w:val="BodyText"/>
              <w:spacing w:after="0"/>
              <w:rPr>
                <w:b/>
                <w:bCs/>
              </w:rPr>
            </w:pPr>
            <w:r w:rsidRPr="00E32221">
              <w:rPr>
                <w:b/>
                <w:bCs/>
              </w:rPr>
              <w:t>Label Text</w:t>
            </w:r>
          </w:p>
        </w:tc>
        <w:tc>
          <w:tcPr>
            <w:tcW w:w="1573" w:type="dxa"/>
            <w:tcBorders>
              <w:top w:val="single" w:sz="8" w:space="0" w:color="4F81BD"/>
              <w:left w:val="single" w:sz="8" w:space="0" w:color="4F81BD"/>
              <w:bottom w:val="single" w:sz="18" w:space="0" w:color="4F81BD"/>
              <w:right w:val="single" w:sz="8" w:space="0" w:color="4F81BD"/>
            </w:tcBorders>
          </w:tcPr>
          <w:p w:rsidR="008204FD" w:rsidRPr="00E32221" w:rsidRDefault="008204FD" w:rsidP="008204FD">
            <w:pPr>
              <w:pStyle w:val="BodyText"/>
              <w:spacing w:after="0"/>
              <w:rPr>
                <w:b/>
                <w:bCs/>
              </w:rPr>
            </w:pPr>
            <w:r w:rsidRPr="00E32221">
              <w:rPr>
                <w:b/>
                <w:bCs/>
              </w:rPr>
              <w:t>State</w:t>
            </w:r>
          </w:p>
        </w:tc>
        <w:tc>
          <w:tcPr>
            <w:tcW w:w="3793" w:type="dxa"/>
            <w:tcBorders>
              <w:top w:val="single" w:sz="8" w:space="0" w:color="4F81BD"/>
              <w:left w:val="single" w:sz="8" w:space="0" w:color="4F81BD"/>
              <w:bottom w:val="single" w:sz="18" w:space="0" w:color="4F81BD"/>
              <w:right w:val="single" w:sz="8" w:space="0" w:color="4F81BD"/>
            </w:tcBorders>
          </w:tcPr>
          <w:p w:rsidR="008204FD" w:rsidRPr="00E32221" w:rsidRDefault="008204FD" w:rsidP="008204FD">
            <w:pPr>
              <w:pStyle w:val="BodyText"/>
              <w:spacing w:after="0"/>
              <w:rPr>
                <w:b/>
                <w:bCs/>
              </w:rPr>
            </w:pPr>
            <w:r w:rsidRPr="00E32221">
              <w:rPr>
                <w:b/>
                <w:bCs/>
              </w:rPr>
              <w:t>Next Screen</w:t>
            </w:r>
          </w:p>
        </w:tc>
        <w:tc>
          <w:tcPr>
            <w:tcW w:w="3701" w:type="dxa"/>
            <w:tcBorders>
              <w:top w:val="single" w:sz="8" w:space="0" w:color="4F81BD"/>
              <w:left w:val="single" w:sz="8" w:space="0" w:color="4F81BD"/>
              <w:bottom w:val="single" w:sz="18" w:space="0" w:color="4F81BD"/>
              <w:right w:val="single" w:sz="8" w:space="0" w:color="4F81BD"/>
            </w:tcBorders>
          </w:tcPr>
          <w:p w:rsidR="008204FD" w:rsidRPr="00E32221" w:rsidRDefault="008204FD" w:rsidP="008204FD">
            <w:pPr>
              <w:pStyle w:val="BodyText"/>
              <w:spacing w:after="0"/>
              <w:rPr>
                <w:b/>
                <w:bCs/>
              </w:rPr>
            </w:pPr>
            <w:r w:rsidRPr="00E32221">
              <w:rPr>
                <w:b/>
                <w:bCs/>
              </w:rPr>
              <w:t>Notes</w:t>
            </w:r>
          </w:p>
        </w:tc>
      </w:tr>
      <w:tr w:rsidR="008204FD" w:rsidRPr="00E32221" w:rsidTr="008204FD">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pPr>
              <w:pStyle w:val="BodyText"/>
              <w:spacing w:after="0"/>
            </w:pPr>
            <w:r w:rsidRPr="00E32221">
              <w:t>Back</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pPr>
              <w:pStyle w:val="BodyText"/>
              <w:spacing w:after="0"/>
            </w:pPr>
            <w:r w:rsidRPr="00E32221">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pPr>
              <w:pStyle w:val="BodyText"/>
              <w:spacing w:after="0"/>
            </w:pPr>
            <w:r w:rsidRPr="00E32221">
              <w:t>Previous screen</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pPr>
              <w:pStyle w:val="BodyText"/>
              <w:spacing w:after="0"/>
            </w:pPr>
            <w:r w:rsidRPr="00E32221">
              <w:t>None</w:t>
            </w:r>
          </w:p>
        </w:tc>
      </w:tr>
      <w:tr w:rsidR="005B6C17" w:rsidRPr="00E32221" w:rsidTr="00FA3EAA">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5B6C17">
            <w:pPr>
              <w:pStyle w:val="BodyText"/>
              <w:spacing w:after="0"/>
            </w:pPr>
            <w:r w:rsidRPr="00E32221">
              <w:t>Search by Transaction</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FA3EAA">
            <w:pPr>
              <w:pStyle w:val="BodyText"/>
              <w:spacing w:after="0"/>
            </w:pPr>
            <w:r w:rsidRPr="00E32221">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5B6C17">
            <w:pPr>
              <w:pStyle w:val="BodyText"/>
              <w:spacing w:after="0"/>
            </w:pPr>
            <w:r w:rsidRPr="00E32221">
              <w:t>Transaction Search by Transaction</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FA3EAA">
            <w:pPr>
              <w:pStyle w:val="BodyText"/>
              <w:spacing w:after="0"/>
            </w:pPr>
            <w:r w:rsidRPr="00E32221">
              <w:t>None</w:t>
            </w:r>
          </w:p>
        </w:tc>
      </w:tr>
      <w:tr w:rsidR="005B6C17" w:rsidRPr="00E32221" w:rsidTr="00FA3EAA">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FA3EAA">
            <w:pPr>
              <w:pStyle w:val="BodyText"/>
              <w:spacing w:after="0"/>
            </w:pPr>
            <w:r w:rsidRPr="00E32221">
              <w:t>Search by Customer</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FA3EAA">
            <w:pPr>
              <w:pStyle w:val="BodyText"/>
              <w:spacing w:after="0"/>
            </w:pPr>
            <w:r w:rsidRPr="00E32221">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FA3EAA">
            <w:pPr>
              <w:pStyle w:val="BodyText"/>
              <w:spacing w:after="0"/>
            </w:pPr>
            <w:r w:rsidRPr="00E32221">
              <w:t>Transaction Search by Customer</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FA3EAA">
            <w:pPr>
              <w:pStyle w:val="BodyText"/>
              <w:spacing w:after="0"/>
            </w:pPr>
            <w:r w:rsidRPr="00E32221">
              <w:t>None</w:t>
            </w:r>
          </w:p>
        </w:tc>
      </w:tr>
      <w:tr w:rsidR="008204FD" w:rsidRPr="00E32221" w:rsidTr="008204FD">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pPr>
              <w:pStyle w:val="BodyText"/>
              <w:spacing w:after="0"/>
            </w:pPr>
            <w:r w:rsidRPr="00E32221">
              <w:t>Continue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pPr>
              <w:pStyle w:val="BodyText"/>
              <w:spacing w:after="0"/>
            </w:pPr>
            <w:r w:rsidRPr="00E32221">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E051B8" w:rsidRPr="00E32221" w:rsidRDefault="00E051B8" w:rsidP="00F23CDE">
            <w:pPr>
              <w:pStyle w:val="BodyText"/>
              <w:numPr>
                <w:ilvl w:val="0"/>
                <w:numId w:val="11"/>
              </w:numPr>
              <w:spacing w:after="0"/>
            </w:pPr>
            <w:r w:rsidRPr="00E32221">
              <w:t>Connection Error: Connection Error</w:t>
            </w:r>
          </w:p>
          <w:p w:rsidR="00E051B8" w:rsidRPr="00E32221" w:rsidRDefault="00E051B8" w:rsidP="00F23CDE">
            <w:pPr>
              <w:pStyle w:val="BodyText"/>
              <w:numPr>
                <w:ilvl w:val="0"/>
                <w:numId w:val="11"/>
              </w:numPr>
              <w:spacing w:after="0"/>
            </w:pPr>
            <w:r w:rsidRPr="00E32221">
              <w:t>Invalid Data: Invalid Data Notice</w:t>
            </w:r>
          </w:p>
          <w:p w:rsidR="00E051B8" w:rsidRPr="00E32221" w:rsidRDefault="00E051B8" w:rsidP="00F23CDE">
            <w:pPr>
              <w:pStyle w:val="BodyText"/>
              <w:numPr>
                <w:ilvl w:val="0"/>
                <w:numId w:val="11"/>
              </w:numPr>
              <w:spacing w:after="0"/>
            </w:pPr>
            <w:r w:rsidRPr="00E32221">
              <w:t>No Transactions Found: No Transactions Found</w:t>
            </w:r>
          </w:p>
          <w:p w:rsidR="008204FD" w:rsidRPr="00E32221" w:rsidRDefault="005B6C17" w:rsidP="00F23CDE">
            <w:pPr>
              <w:pStyle w:val="BodyText"/>
              <w:numPr>
                <w:ilvl w:val="0"/>
                <w:numId w:val="11"/>
              </w:numPr>
              <w:spacing w:after="0"/>
            </w:pPr>
            <w:r w:rsidRPr="00E32221">
              <w:t>Valid Data: Transaction List – Reprint Receipt</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E051B8">
            <w:pPr>
              <w:pStyle w:val="BodyText"/>
              <w:spacing w:after="0"/>
            </w:pPr>
            <w:r w:rsidRPr="00E32221">
              <w:t>Enabled upon data entr</w:t>
            </w:r>
            <w:r w:rsidR="00E051B8" w:rsidRPr="00E32221">
              <w:t>y</w:t>
            </w:r>
          </w:p>
        </w:tc>
      </w:tr>
    </w:tbl>
    <w:p w:rsidR="008204FD" w:rsidRPr="00E32221" w:rsidRDefault="008204FD" w:rsidP="008204FD">
      <w:pPr>
        <w:pStyle w:val="Heading3"/>
      </w:pPr>
      <w:r w:rsidRPr="00E32221">
        <w:t>Data/Input Field</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42"/>
        <w:gridCol w:w="1039"/>
        <w:gridCol w:w="959"/>
        <w:gridCol w:w="1415"/>
        <w:gridCol w:w="1139"/>
        <w:gridCol w:w="1139"/>
        <w:gridCol w:w="2931"/>
      </w:tblGrid>
      <w:tr w:rsidR="008204FD" w:rsidRPr="00E32221" w:rsidTr="008204FD">
        <w:trPr>
          <w:cantSplit/>
        </w:trPr>
        <w:tc>
          <w:tcPr>
            <w:tcW w:w="1942" w:type="dxa"/>
            <w:tcBorders>
              <w:top w:val="single" w:sz="8" w:space="0" w:color="4F81BD"/>
              <w:left w:val="single" w:sz="8" w:space="0" w:color="4F81BD"/>
              <w:bottom w:val="single" w:sz="18" w:space="0" w:color="4F81BD"/>
              <w:right w:val="single" w:sz="8" w:space="0" w:color="4F81BD"/>
            </w:tcBorders>
          </w:tcPr>
          <w:p w:rsidR="008204FD" w:rsidRPr="00E32221" w:rsidRDefault="008204FD" w:rsidP="008204FD">
            <w:pPr>
              <w:pStyle w:val="BodyText"/>
              <w:spacing w:after="0"/>
              <w:rPr>
                <w:b/>
                <w:bCs/>
              </w:rPr>
            </w:pPr>
            <w:r w:rsidRPr="00E32221">
              <w:rPr>
                <w:b/>
                <w:bCs/>
              </w:rPr>
              <w:t>Label/Placeholder Text</w:t>
            </w:r>
          </w:p>
        </w:tc>
        <w:tc>
          <w:tcPr>
            <w:tcW w:w="1042" w:type="dxa"/>
            <w:tcBorders>
              <w:top w:val="single" w:sz="8" w:space="0" w:color="4F81BD"/>
              <w:left w:val="single" w:sz="8" w:space="0" w:color="4F81BD"/>
              <w:bottom w:val="single" w:sz="18" w:space="0" w:color="4F81BD"/>
              <w:right w:val="single" w:sz="8" w:space="0" w:color="4F81BD"/>
            </w:tcBorders>
          </w:tcPr>
          <w:p w:rsidR="008204FD" w:rsidRPr="00E32221" w:rsidRDefault="008204FD" w:rsidP="008204FD">
            <w:pPr>
              <w:pStyle w:val="BodyText"/>
              <w:spacing w:after="0"/>
              <w:rPr>
                <w:b/>
                <w:bCs/>
              </w:rPr>
            </w:pPr>
            <w:r w:rsidRPr="00E32221">
              <w:rPr>
                <w:b/>
                <w:bCs/>
              </w:rPr>
              <w:t>Editable</w:t>
            </w:r>
          </w:p>
        </w:tc>
        <w:tc>
          <w:tcPr>
            <w:tcW w:w="964" w:type="dxa"/>
            <w:tcBorders>
              <w:top w:val="single" w:sz="8" w:space="0" w:color="4F81BD"/>
              <w:left w:val="single" w:sz="8" w:space="0" w:color="4F81BD"/>
              <w:bottom w:val="single" w:sz="18" w:space="0" w:color="4F81BD"/>
              <w:right w:val="single" w:sz="8" w:space="0" w:color="4F81BD"/>
            </w:tcBorders>
          </w:tcPr>
          <w:p w:rsidR="008204FD" w:rsidRPr="00E32221" w:rsidRDefault="008204FD" w:rsidP="008204FD">
            <w:pPr>
              <w:pStyle w:val="BodyText"/>
              <w:spacing w:after="0"/>
              <w:rPr>
                <w:b/>
                <w:bCs/>
              </w:rPr>
            </w:pPr>
            <w:r w:rsidRPr="00E32221">
              <w:rPr>
                <w:b/>
                <w:bCs/>
              </w:rPr>
              <w:t>Req’d?</w:t>
            </w:r>
          </w:p>
        </w:tc>
        <w:tc>
          <w:tcPr>
            <w:tcW w:w="1453" w:type="dxa"/>
            <w:tcBorders>
              <w:top w:val="single" w:sz="8" w:space="0" w:color="4F81BD"/>
              <w:left w:val="single" w:sz="8" w:space="0" w:color="4F81BD"/>
              <w:bottom w:val="single" w:sz="18" w:space="0" w:color="4F81BD"/>
              <w:right w:val="single" w:sz="8" w:space="0" w:color="4F81BD"/>
            </w:tcBorders>
          </w:tcPr>
          <w:p w:rsidR="008204FD" w:rsidRPr="00E32221" w:rsidRDefault="008204FD" w:rsidP="008204FD">
            <w:pPr>
              <w:pStyle w:val="BodyText"/>
              <w:spacing w:after="0"/>
              <w:rPr>
                <w:b/>
                <w:bCs/>
              </w:rPr>
            </w:pPr>
            <w:r w:rsidRPr="00E32221">
              <w:rPr>
                <w:b/>
                <w:bCs/>
              </w:rPr>
              <w:t>Data Type</w:t>
            </w:r>
          </w:p>
        </w:tc>
        <w:tc>
          <w:tcPr>
            <w:tcW w:w="1164" w:type="dxa"/>
            <w:tcBorders>
              <w:top w:val="single" w:sz="8" w:space="0" w:color="4F81BD"/>
              <w:left w:val="single" w:sz="8" w:space="0" w:color="4F81BD"/>
              <w:bottom w:val="single" w:sz="18" w:space="0" w:color="4F81BD"/>
              <w:right w:val="single" w:sz="8" w:space="0" w:color="4F81BD"/>
            </w:tcBorders>
          </w:tcPr>
          <w:p w:rsidR="008204FD" w:rsidRPr="00E32221" w:rsidRDefault="008204FD" w:rsidP="008204FD">
            <w:pPr>
              <w:pStyle w:val="BodyText"/>
              <w:spacing w:after="0"/>
              <w:rPr>
                <w:b/>
                <w:bCs/>
              </w:rPr>
            </w:pPr>
            <w:r w:rsidRPr="00E32221">
              <w:rPr>
                <w:b/>
                <w:bCs/>
              </w:rPr>
              <w:t>Min</w:t>
            </w:r>
          </w:p>
          <w:p w:rsidR="008204FD" w:rsidRPr="00E32221" w:rsidRDefault="008204FD" w:rsidP="008204FD">
            <w:pPr>
              <w:pStyle w:val="BodyText"/>
              <w:spacing w:after="0"/>
              <w:rPr>
                <w:b/>
                <w:bCs/>
              </w:rPr>
            </w:pPr>
            <w:r w:rsidRPr="00E32221">
              <w:rPr>
                <w:b/>
                <w:bCs/>
              </w:rPr>
              <w:t>Length</w:t>
            </w:r>
          </w:p>
        </w:tc>
        <w:tc>
          <w:tcPr>
            <w:tcW w:w="1164" w:type="dxa"/>
            <w:tcBorders>
              <w:top w:val="single" w:sz="8" w:space="0" w:color="4F81BD"/>
              <w:left w:val="single" w:sz="8" w:space="0" w:color="4F81BD"/>
              <w:bottom w:val="single" w:sz="18" w:space="0" w:color="4F81BD"/>
              <w:right w:val="single" w:sz="8" w:space="0" w:color="4F81BD"/>
            </w:tcBorders>
          </w:tcPr>
          <w:p w:rsidR="008204FD" w:rsidRPr="00E32221" w:rsidRDefault="008204FD" w:rsidP="008204FD">
            <w:pPr>
              <w:pStyle w:val="BodyText"/>
              <w:spacing w:after="0"/>
              <w:rPr>
                <w:b/>
                <w:bCs/>
              </w:rPr>
            </w:pPr>
            <w:r w:rsidRPr="00E32221">
              <w:rPr>
                <w:b/>
                <w:bCs/>
              </w:rPr>
              <w:t>Max</w:t>
            </w:r>
          </w:p>
          <w:p w:rsidR="008204FD" w:rsidRPr="00E32221" w:rsidRDefault="008204FD" w:rsidP="008204FD">
            <w:pPr>
              <w:pStyle w:val="BodyText"/>
              <w:spacing w:after="0"/>
              <w:rPr>
                <w:b/>
                <w:bCs/>
              </w:rPr>
            </w:pPr>
            <w:r w:rsidRPr="00E32221">
              <w:rPr>
                <w:b/>
                <w:bCs/>
              </w:rPr>
              <w:t>Length</w:t>
            </w:r>
          </w:p>
        </w:tc>
        <w:tc>
          <w:tcPr>
            <w:tcW w:w="3080" w:type="dxa"/>
            <w:tcBorders>
              <w:top w:val="single" w:sz="8" w:space="0" w:color="4F81BD"/>
              <w:left w:val="single" w:sz="8" w:space="0" w:color="4F81BD"/>
              <w:bottom w:val="single" w:sz="18" w:space="0" w:color="4F81BD"/>
              <w:right w:val="single" w:sz="8" w:space="0" w:color="4F81BD"/>
            </w:tcBorders>
          </w:tcPr>
          <w:p w:rsidR="008204FD" w:rsidRPr="00E32221" w:rsidRDefault="008204FD" w:rsidP="008204FD">
            <w:pPr>
              <w:pStyle w:val="BodyText"/>
              <w:spacing w:after="0"/>
              <w:rPr>
                <w:b/>
                <w:bCs/>
              </w:rPr>
            </w:pPr>
            <w:r w:rsidRPr="00E32221">
              <w:rPr>
                <w:b/>
                <w:bCs/>
              </w:rPr>
              <w:t>Notes</w:t>
            </w:r>
          </w:p>
        </w:tc>
      </w:tr>
      <w:tr w:rsidR="008204FD" w:rsidRPr="00E32221" w:rsidTr="008204FD">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5B6C17" w:rsidP="008204FD">
            <w:r w:rsidRPr="00E32221">
              <w:t>Card Type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8204FD" w:rsidP="008204FD">
            <w:r w:rsidRPr="00E32221">
              <w:t>Yes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5B6C17" w:rsidP="008204FD">
            <w:r w:rsidRPr="00E32221">
              <w:t>Selection</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5B6C17" w:rsidP="008204FD">
            <w:r w:rsidRPr="00E32221">
              <w:t>N/A</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5B6C17" w:rsidP="008204FD">
            <w:r w:rsidRPr="00E32221">
              <w:t>N/A</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5B6C17" w:rsidP="008204FD">
            <w:r w:rsidRPr="00E32221">
              <w:t>One selection is required.  No default selection made upon entry to the screen.</w:t>
            </w:r>
          </w:p>
        </w:tc>
      </w:tr>
      <w:tr w:rsidR="005B6C17" w:rsidRPr="00E32221" w:rsidTr="008204FD">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8204FD">
            <w:r w:rsidRPr="00E32221">
              <w:t>Account Number</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8204FD">
            <w:r w:rsidRPr="00E32221">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8204FD">
            <w:r w:rsidRPr="00E32221">
              <w:t>Yes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8204FD">
            <w:r w:rsidRPr="00E32221">
              <w:t>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8204FD">
            <w:r w:rsidRPr="00E32221">
              <w:t>16</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8204FD">
            <w:r w:rsidRPr="00E32221">
              <w:t>24</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8204FD">
            <w:r w:rsidRPr="00E32221">
              <w:t>Scanning is an implied enter, and will advance to the next field.</w:t>
            </w:r>
          </w:p>
          <w:p w:rsidR="005B6C17" w:rsidRPr="00E32221" w:rsidRDefault="005B6C17" w:rsidP="008204FD"/>
          <w:p w:rsidR="005B6C17" w:rsidRPr="00E32221" w:rsidRDefault="005B6C17" w:rsidP="008204FD">
            <w:r w:rsidRPr="00E32221">
              <w:t>Data when entered is masked on the screen, displaying the last 4 digits with ‘*’ -- *****1234.</w:t>
            </w:r>
          </w:p>
        </w:tc>
      </w:tr>
      <w:tr w:rsidR="005B6C17" w:rsidRPr="00E32221" w:rsidTr="008204FD">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8204FD">
            <w:r w:rsidRPr="00E32221">
              <w:t>Store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8204FD">
            <w:r w:rsidRPr="00E32221">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8204FD">
            <w:r w:rsidRPr="00E32221">
              <w:t>No</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8204FD">
            <w:r w:rsidRPr="00E32221">
              <w:t>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8204FD">
            <w:r w:rsidRPr="00E32221">
              <w:t>0</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8204FD">
            <w:r w:rsidRPr="00E32221">
              <w:t>4</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8204FD">
            <w:r w:rsidRPr="00E32221">
              <w:t>One store number may be entered.</w:t>
            </w:r>
          </w:p>
          <w:p w:rsidR="00D54F46" w:rsidRPr="00E32221" w:rsidRDefault="00D54F46" w:rsidP="008204FD"/>
          <w:p w:rsidR="00D54F46" w:rsidRPr="00E32221" w:rsidRDefault="00D54F46" w:rsidP="008204FD">
            <w:r w:rsidRPr="00E32221">
              <w:t>The current store number is pre-populated in the field.</w:t>
            </w:r>
          </w:p>
        </w:tc>
      </w:tr>
      <w:tr w:rsidR="005B6C17" w:rsidRPr="00E32221" w:rsidTr="008204FD">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8204FD">
            <w:r w:rsidRPr="00E32221">
              <w:t>Date  Range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8204FD">
            <w:r w:rsidRPr="00E32221">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F2791" w:rsidP="008204FD">
            <w:r w:rsidRPr="00E32221">
              <w:t>Yes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8204FD">
            <w:r w:rsidRPr="00E32221">
              <w:t>Date</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806D8A" w:rsidP="008204FD">
            <w:r w:rsidRPr="00E32221">
              <w:t>10</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806D8A" w:rsidP="008204FD">
            <w:r w:rsidRPr="00E32221">
              <w:t>10</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5B6C17" w:rsidRPr="00E32221" w:rsidRDefault="005B6C17" w:rsidP="008204FD">
            <w:r w:rsidRPr="00E32221">
              <w:t>The default start date is 6 months prior to todays date, the default end date is todays date.</w:t>
            </w:r>
          </w:p>
          <w:p w:rsidR="005B6C17" w:rsidRPr="00E32221" w:rsidRDefault="005B6C17" w:rsidP="008204FD"/>
          <w:p w:rsidR="005B6C17" w:rsidRPr="00E32221" w:rsidRDefault="005B6C17" w:rsidP="008204FD">
            <w:r w:rsidRPr="00E32221">
              <w:t xml:space="preserve">The system allows any date range as long as the total time between the start and end dates is within 6 months.  </w:t>
            </w:r>
          </w:p>
          <w:p w:rsidR="005F2791" w:rsidRPr="00E32221" w:rsidRDefault="005F2791" w:rsidP="008204FD"/>
          <w:p w:rsidR="005F2791" w:rsidRPr="00E32221" w:rsidRDefault="005F2791" w:rsidP="008204FD">
            <w:r w:rsidRPr="00E32221">
              <w:t>Format of the Date is MM/DD/YYYY</w:t>
            </w:r>
          </w:p>
        </w:tc>
      </w:tr>
    </w:tbl>
    <w:p w:rsidR="008204FD" w:rsidRPr="00E32221" w:rsidRDefault="008204FD" w:rsidP="008204FD">
      <w:pPr>
        <w:pStyle w:val="Heading3"/>
      </w:pPr>
      <w:r w:rsidRPr="00E32221">
        <w:t>Reason Code</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8204FD" w:rsidRPr="00E32221" w:rsidTr="008204FD">
        <w:trPr>
          <w:cantSplit/>
        </w:trPr>
        <w:tc>
          <w:tcPr>
            <w:tcW w:w="1284" w:type="pct"/>
            <w:tcBorders>
              <w:top w:val="single" w:sz="8" w:space="0" w:color="4F81BD"/>
              <w:left w:val="single" w:sz="8" w:space="0" w:color="4F81BD"/>
              <w:bottom w:val="single" w:sz="18" w:space="0" w:color="4F81BD"/>
              <w:right w:val="single" w:sz="8" w:space="0" w:color="4F81BD"/>
            </w:tcBorders>
          </w:tcPr>
          <w:p w:rsidR="008204FD" w:rsidRPr="00E32221" w:rsidRDefault="008204FD" w:rsidP="008204FD">
            <w:pPr>
              <w:rPr>
                <w:b/>
              </w:rPr>
            </w:pPr>
            <w:r w:rsidRPr="00E32221">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8204FD" w:rsidRPr="00E32221" w:rsidRDefault="008204FD" w:rsidP="008204FD">
            <w:pPr>
              <w:rPr>
                <w:b/>
                <w:szCs w:val="20"/>
              </w:rPr>
            </w:pPr>
            <w:r w:rsidRPr="00E32221">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8204FD" w:rsidRPr="00E32221" w:rsidRDefault="008204FD" w:rsidP="008204FD">
            <w:pPr>
              <w:rPr>
                <w:b/>
                <w:szCs w:val="20"/>
              </w:rPr>
            </w:pPr>
            <w:r w:rsidRPr="00E32221">
              <w:rPr>
                <w:b/>
                <w:szCs w:val="20"/>
              </w:rPr>
              <w:t>Default Value</w:t>
            </w:r>
          </w:p>
        </w:tc>
      </w:tr>
      <w:tr w:rsidR="008204FD" w:rsidRPr="00E32221" w:rsidTr="008204FD">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FA3EAA" w:rsidP="008204FD">
            <w:pPr>
              <w:rPr>
                <w:bCs/>
                <w:szCs w:val="20"/>
              </w:rPr>
            </w:pPr>
            <w:r w:rsidRPr="00E32221">
              <w:rPr>
                <w:bCs/>
                <w:szCs w:val="20"/>
              </w:rPr>
              <w:t>Card Type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FA3EAA" w:rsidP="00F23CDE">
            <w:pPr>
              <w:numPr>
                <w:ilvl w:val="0"/>
                <w:numId w:val="1"/>
              </w:numPr>
              <w:rPr>
                <w:szCs w:val="20"/>
              </w:rPr>
            </w:pPr>
            <w:r w:rsidRPr="00E32221">
              <w:rPr>
                <w:szCs w:val="20"/>
              </w:rPr>
              <w:t>Credit Card</w:t>
            </w:r>
          </w:p>
          <w:p w:rsidR="00FA3EAA" w:rsidRPr="00E32221" w:rsidRDefault="00FA3EAA" w:rsidP="00F23CDE">
            <w:pPr>
              <w:numPr>
                <w:ilvl w:val="0"/>
                <w:numId w:val="1"/>
              </w:numPr>
              <w:rPr>
                <w:szCs w:val="20"/>
              </w:rPr>
            </w:pPr>
            <w:r w:rsidRPr="00E32221">
              <w:rPr>
                <w:szCs w:val="20"/>
              </w:rPr>
              <w:t>Debit Card</w:t>
            </w:r>
          </w:p>
          <w:p w:rsidR="00FA3EAA" w:rsidRPr="00E32221" w:rsidRDefault="00FA3EAA" w:rsidP="00F23CDE">
            <w:pPr>
              <w:numPr>
                <w:ilvl w:val="0"/>
                <w:numId w:val="1"/>
              </w:numPr>
              <w:rPr>
                <w:szCs w:val="20"/>
              </w:rPr>
            </w:pPr>
            <w:r w:rsidRPr="00E32221">
              <w:rPr>
                <w:szCs w:val="20"/>
              </w:rPr>
              <w:t>Gift Card</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8204FD" w:rsidRPr="00E32221" w:rsidRDefault="00FA3EAA" w:rsidP="008204FD">
            <w:pPr>
              <w:rPr>
                <w:szCs w:val="20"/>
              </w:rPr>
            </w:pPr>
            <w:r w:rsidRPr="00E32221">
              <w:rPr>
                <w:szCs w:val="20"/>
              </w:rPr>
              <w:t>No default value</w:t>
            </w:r>
          </w:p>
        </w:tc>
      </w:tr>
    </w:tbl>
    <w:p w:rsidR="00FA3EAA" w:rsidRPr="00E32221" w:rsidRDefault="00FA3EAA" w:rsidP="00FA3EAA">
      <w:pPr>
        <w:pStyle w:val="BodyText"/>
        <w:rPr>
          <w:rFonts w:cs="Arial"/>
          <w:szCs w:val="26"/>
        </w:rPr>
      </w:pPr>
      <w:r w:rsidRPr="00E32221">
        <w:br w:type="page"/>
      </w:r>
    </w:p>
    <w:p w:rsidR="00E051B8" w:rsidRPr="00E32221" w:rsidRDefault="00E051B8" w:rsidP="00E051B8">
      <w:pPr>
        <w:pStyle w:val="Heading3"/>
      </w:pPr>
      <w:r w:rsidRPr="00E32221">
        <w:lastRenderedPageBreak/>
        <w:t xml:space="preserve">Connection Error </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E051B8" w:rsidRPr="00E32221" w:rsidTr="004C0DAD">
        <w:trPr>
          <w:cantSplit/>
        </w:trPr>
        <w:tc>
          <w:tcPr>
            <w:tcW w:w="1618" w:type="dxa"/>
            <w:tcBorders>
              <w:bottom w:val="single" w:sz="8" w:space="0" w:color="4F81BD"/>
              <w:right w:val="single" w:sz="18" w:space="0" w:color="4F81BD"/>
            </w:tcBorders>
            <w:shd w:val="clear" w:color="auto" w:fill="D3DFEE"/>
          </w:tcPr>
          <w:p w:rsidR="00E051B8" w:rsidRPr="00E32221" w:rsidRDefault="00E051B8" w:rsidP="004C0DAD">
            <w:pPr>
              <w:rPr>
                <w:b/>
                <w:bCs/>
                <w:szCs w:val="20"/>
              </w:rPr>
            </w:pPr>
            <w:r w:rsidRPr="00E32221">
              <w:rPr>
                <w:b/>
                <w:bCs/>
                <w:szCs w:val="20"/>
              </w:rPr>
              <w:t>Size</w:t>
            </w:r>
          </w:p>
        </w:tc>
        <w:tc>
          <w:tcPr>
            <w:tcW w:w="9213" w:type="dxa"/>
            <w:tcBorders>
              <w:bottom w:val="single" w:sz="8" w:space="0" w:color="4F81BD"/>
              <w:right w:val="single" w:sz="8" w:space="0" w:color="4F81BD"/>
            </w:tcBorders>
            <w:shd w:val="clear" w:color="auto" w:fill="D3DFEE"/>
          </w:tcPr>
          <w:p w:rsidR="00E051B8" w:rsidRPr="00E32221" w:rsidRDefault="00E051B8" w:rsidP="004C0DAD">
            <w:pPr>
              <w:rPr>
                <w:color w:val="FF0000"/>
                <w:szCs w:val="20"/>
              </w:rPr>
            </w:pPr>
            <w:r w:rsidRPr="00E32221">
              <w:rPr>
                <w:color w:val="FF0000"/>
                <w:szCs w:val="20"/>
              </w:rPr>
              <w:t>Size of message box (Please see UI Guidelines for size descriptions)</w:t>
            </w:r>
          </w:p>
        </w:tc>
      </w:tr>
      <w:tr w:rsidR="00E051B8" w:rsidRPr="00E32221" w:rsidTr="004C0DAD">
        <w:trPr>
          <w:cantSplit/>
        </w:trPr>
        <w:tc>
          <w:tcPr>
            <w:tcW w:w="1618" w:type="dxa"/>
            <w:tcBorders>
              <w:bottom w:val="single" w:sz="8" w:space="0" w:color="4F81BD"/>
              <w:right w:val="single" w:sz="18" w:space="0" w:color="4F81BD"/>
            </w:tcBorders>
            <w:shd w:val="clear" w:color="auto" w:fill="auto"/>
          </w:tcPr>
          <w:p w:rsidR="00E051B8" w:rsidRPr="00E32221" w:rsidRDefault="00E051B8" w:rsidP="004C0DAD">
            <w:pPr>
              <w:rPr>
                <w:b/>
                <w:bCs/>
                <w:szCs w:val="20"/>
              </w:rPr>
            </w:pPr>
            <w:r w:rsidRPr="00E32221">
              <w:rPr>
                <w:b/>
                <w:bCs/>
                <w:szCs w:val="20"/>
              </w:rPr>
              <w:t>Title</w:t>
            </w:r>
          </w:p>
        </w:tc>
        <w:tc>
          <w:tcPr>
            <w:tcW w:w="9213" w:type="dxa"/>
            <w:tcBorders>
              <w:bottom w:val="single" w:sz="8" w:space="0" w:color="4F81BD"/>
              <w:right w:val="single" w:sz="8" w:space="0" w:color="4F81BD"/>
            </w:tcBorders>
          </w:tcPr>
          <w:p w:rsidR="00E051B8" w:rsidRPr="00E32221" w:rsidRDefault="00E051B8" w:rsidP="004C0DAD">
            <w:pPr>
              <w:rPr>
                <w:szCs w:val="20"/>
              </w:rPr>
            </w:pPr>
            <w:r w:rsidRPr="00E32221">
              <w:rPr>
                <w:szCs w:val="20"/>
              </w:rPr>
              <w:t>Connection Error</w:t>
            </w:r>
          </w:p>
        </w:tc>
      </w:tr>
      <w:tr w:rsidR="00E051B8" w:rsidRPr="00E32221" w:rsidTr="004C0DAD">
        <w:trPr>
          <w:cantSplit/>
        </w:trPr>
        <w:tc>
          <w:tcPr>
            <w:tcW w:w="1618" w:type="dxa"/>
            <w:tcBorders>
              <w:bottom w:val="single" w:sz="8" w:space="0" w:color="4F81BD"/>
              <w:right w:val="single" w:sz="18" w:space="0" w:color="4F81BD"/>
            </w:tcBorders>
            <w:shd w:val="clear" w:color="auto" w:fill="DBE5F1"/>
          </w:tcPr>
          <w:p w:rsidR="00E051B8" w:rsidRPr="00E32221" w:rsidRDefault="00E051B8" w:rsidP="004C0DAD">
            <w:pPr>
              <w:rPr>
                <w:b/>
                <w:bCs/>
                <w:szCs w:val="20"/>
              </w:rPr>
            </w:pPr>
            <w:r w:rsidRPr="00E32221">
              <w:rPr>
                <w:b/>
                <w:bCs/>
                <w:szCs w:val="20"/>
              </w:rPr>
              <w:t>Description</w:t>
            </w:r>
          </w:p>
        </w:tc>
        <w:tc>
          <w:tcPr>
            <w:tcW w:w="9213" w:type="dxa"/>
            <w:tcBorders>
              <w:bottom w:val="single" w:sz="8" w:space="0" w:color="4F81BD"/>
              <w:right w:val="single" w:sz="8" w:space="0" w:color="4F81BD"/>
            </w:tcBorders>
            <w:shd w:val="clear" w:color="auto" w:fill="DBE5F1"/>
          </w:tcPr>
          <w:p w:rsidR="00E051B8" w:rsidRPr="00E32221" w:rsidRDefault="00E051B8" w:rsidP="004C0DAD">
            <w:pPr>
              <w:rPr>
                <w:bCs/>
                <w:szCs w:val="20"/>
              </w:rPr>
            </w:pPr>
            <w:r w:rsidRPr="00E32221">
              <w:rPr>
                <w:bCs/>
                <w:szCs w:val="20"/>
              </w:rPr>
              <w:t>This message is displayed when the system is unable to retrieve suspended transaction(s) due to a connection error or timeout.  Upon acknowledging the message, the system restarts the Main Flow</w:t>
            </w:r>
          </w:p>
        </w:tc>
      </w:tr>
      <w:tr w:rsidR="00E051B8" w:rsidRPr="00E32221" w:rsidTr="004C0DAD">
        <w:trPr>
          <w:cantSplit/>
        </w:trPr>
        <w:tc>
          <w:tcPr>
            <w:tcW w:w="1618" w:type="dxa"/>
            <w:tcBorders>
              <w:right w:val="single" w:sz="18" w:space="0" w:color="4F81BD"/>
            </w:tcBorders>
            <w:shd w:val="clear" w:color="auto" w:fill="auto"/>
          </w:tcPr>
          <w:p w:rsidR="00E051B8" w:rsidRPr="00E32221" w:rsidRDefault="00E051B8" w:rsidP="004C0DAD">
            <w:pPr>
              <w:rPr>
                <w:b/>
                <w:bCs/>
                <w:szCs w:val="20"/>
              </w:rPr>
            </w:pPr>
            <w:r w:rsidRPr="00E32221">
              <w:rPr>
                <w:b/>
                <w:bCs/>
                <w:szCs w:val="20"/>
              </w:rPr>
              <w:t>Message Text</w:t>
            </w:r>
          </w:p>
        </w:tc>
        <w:tc>
          <w:tcPr>
            <w:tcW w:w="9213" w:type="dxa"/>
            <w:tcBorders>
              <w:right w:val="single" w:sz="8" w:space="0" w:color="4F81BD"/>
            </w:tcBorders>
            <w:shd w:val="clear" w:color="auto" w:fill="auto"/>
          </w:tcPr>
          <w:p w:rsidR="00E051B8" w:rsidRPr="00E32221" w:rsidRDefault="00E051B8" w:rsidP="004C0DAD">
            <w:pPr>
              <w:rPr>
                <w:szCs w:val="20"/>
              </w:rPr>
            </w:pPr>
            <w:r w:rsidRPr="00E32221">
              <w:rPr>
                <w:szCs w:val="20"/>
              </w:rPr>
              <w:t xml:space="preserve">Unable to search for suspended transactions at this time.  </w:t>
            </w:r>
          </w:p>
        </w:tc>
      </w:tr>
      <w:tr w:rsidR="00E051B8" w:rsidRPr="00E32221" w:rsidTr="004C0DAD">
        <w:trPr>
          <w:cantSplit/>
        </w:trPr>
        <w:tc>
          <w:tcPr>
            <w:tcW w:w="1618" w:type="dxa"/>
            <w:tcBorders>
              <w:bottom w:val="single" w:sz="8" w:space="0" w:color="4F81BD"/>
              <w:right w:val="single" w:sz="18" w:space="0" w:color="4F81BD"/>
            </w:tcBorders>
            <w:shd w:val="clear" w:color="auto" w:fill="DBE5F1"/>
          </w:tcPr>
          <w:p w:rsidR="00E051B8" w:rsidRPr="00E32221" w:rsidRDefault="00E051B8" w:rsidP="004C0DAD">
            <w:pPr>
              <w:rPr>
                <w:b/>
                <w:bCs/>
                <w:szCs w:val="20"/>
              </w:rPr>
            </w:pPr>
            <w:r w:rsidRPr="00E32221">
              <w:rPr>
                <w:b/>
                <w:bCs/>
                <w:szCs w:val="20"/>
              </w:rPr>
              <w:t>Prompt Text</w:t>
            </w:r>
          </w:p>
        </w:tc>
        <w:tc>
          <w:tcPr>
            <w:tcW w:w="9213" w:type="dxa"/>
            <w:tcBorders>
              <w:bottom w:val="single" w:sz="8" w:space="0" w:color="4F81BD"/>
              <w:right w:val="single" w:sz="8" w:space="0" w:color="4F81BD"/>
            </w:tcBorders>
            <w:shd w:val="clear" w:color="auto" w:fill="DBE5F1"/>
          </w:tcPr>
          <w:p w:rsidR="00E051B8" w:rsidRPr="00E32221" w:rsidRDefault="00E051B8" w:rsidP="004C0DAD">
            <w:pPr>
              <w:rPr>
                <w:szCs w:val="20"/>
              </w:rPr>
            </w:pPr>
            <w:r w:rsidRPr="00E32221">
              <w:rPr>
                <w:szCs w:val="20"/>
              </w:rPr>
              <w:t>Select OK to continue.</w:t>
            </w:r>
          </w:p>
        </w:tc>
      </w:tr>
      <w:tr w:rsidR="00E051B8" w:rsidRPr="00E32221" w:rsidTr="004C0DAD">
        <w:trPr>
          <w:cantSplit/>
        </w:trPr>
        <w:tc>
          <w:tcPr>
            <w:tcW w:w="1618" w:type="dxa"/>
            <w:tcBorders>
              <w:bottom w:val="single" w:sz="8" w:space="0" w:color="4F81BD"/>
              <w:right w:val="single" w:sz="18" w:space="0" w:color="4F81BD"/>
            </w:tcBorders>
            <w:shd w:val="clear" w:color="auto" w:fill="auto"/>
          </w:tcPr>
          <w:p w:rsidR="00E051B8" w:rsidRPr="00E32221" w:rsidRDefault="00E051B8" w:rsidP="004C0DAD">
            <w:pPr>
              <w:rPr>
                <w:b/>
                <w:bCs/>
                <w:szCs w:val="20"/>
              </w:rPr>
            </w:pPr>
            <w:r w:rsidRPr="00E32221">
              <w:rPr>
                <w:b/>
                <w:bCs/>
                <w:szCs w:val="20"/>
              </w:rPr>
              <w:t>Button(s)</w:t>
            </w:r>
          </w:p>
        </w:tc>
        <w:tc>
          <w:tcPr>
            <w:tcW w:w="9213" w:type="dxa"/>
            <w:tcBorders>
              <w:bottom w:val="single" w:sz="8" w:space="0" w:color="4F81BD"/>
              <w:right w:val="single" w:sz="8" w:space="0" w:color="4F81BD"/>
            </w:tcBorders>
            <w:shd w:val="clear" w:color="auto" w:fill="auto"/>
          </w:tcPr>
          <w:p w:rsidR="00E051B8" w:rsidRPr="00E32221" w:rsidRDefault="00E051B8" w:rsidP="004C0DAD">
            <w:pPr>
              <w:rPr>
                <w:szCs w:val="20"/>
              </w:rPr>
            </w:pPr>
            <w:r w:rsidRPr="00E32221">
              <w:rPr>
                <w:szCs w:val="20"/>
              </w:rPr>
              <w:t>OK</w:t>
            </w:r>
          </w:p>
        </w:tc>
      </w:tr>
      <w:tr w:rsidR="00E051B8" w:rsidRPr="00E32221" w:rsidTr="004C0DAD">
        <w:trPr>
          <w:cantSplit/>
        </w:trPr>
        <w:tc>
          <w:tcPr>
            <w:tcW w:w="1618" w:type="dxa"/>
            <w:tcBorders>
              <w:bottom w:val="single" w:sz="8" w:space="0" w:color="4F81BD"/>
              <w:right w:val="single" w:sz="18" w:space="0" w:color="4F81BD"/>
            </w:tcBorders>
            <w:shd w:val="clear" w:color="auto" w:fill="DBE5F1"/>
          </w:tcPr>
          <w:p w:rsidR="00E051B8" w:rsidRPr="00E32221" w:rsidRDefault="00E051B8" w:rsidP="004C0DAD">
            <w:pPr>
              <w:rPr>
                <w:b/>
                <w:bCs/>
                <w:szCs w:val="20"/>
              </w:rPr>
            </w:pPr>
            <w:r w:rsidRPr="00E32221">
              <w:rPr>
                <w:b/>
                <w:bCs/>
                <w:szCs w:val="20"/>
              </w:rPr>
              <w:t>Notes</w:t>
            </w:r>
          </w:p>
        </w:tc>
        <w:tc>
          <w:tcPr>
            <w:tcW w:w="9213" w:type="dxa"/>
            <w:tcBorders>
              <w:bottom w:val="single" w:sz="8" w:space="0" w:color="4F81BD"/>
              <w:right w:val="single" w:sz="8" w:space="0" w:color="4F81BD"/>
            </w:tcBorders>
            <w:shd w:val="clear" w:color="auto" w:fill="DBE5F1"/>
          </w:tcPr>
          <w:p w:rsidR="00E051B8" w:rsidRPr="00E32221" w:rsidRDefault="00E051B8" w:rsidP="004C0DAD">
            <w:pPr>
              <w:rPr>
                <w:szCs w:val="20"/>
              </w:rPr>
            </w:pPr>
            <w:r w:rsidRPr="00E32221">
              <w:rPr>
                <w:szCs w:val="20"/>
              </w:rPr>
              <w:t>Configurable message</w:t>
            </w:r>
          </w:p>
        </w:tc>
      </w:tr>
    </w:tbl>
    <w:p w:rsidR="00E051B8" w:rsidRPr="00E32221" w:rsidRDefault="00E051B8" w:rsidP="00E051B8">
      <w:pPr>
        <w:pStyle w:val="Heading3"/>
      </w:pPr>
      <w:r w:rsidRPr="00E32221">
        <w:t>Invalid Data Notice</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E051B8" w:rsidRPr="00E32221" w:rsidTr="004C0DAD">
        <w:trPr>
          <w:cantSplit/>
        </w:trPr>
        <w:tc>
          <w:tcPr>
            <w:tcW w:w="1618" w:type="dxa"/>
            <w:tcBorders>
              <w:bottom w:val="single" w:sz="8" w:space="0" w:color="4F81BD"/>
              <w:right w:val="single" w:sz="18" w:space="0" w:color="4F81BD"/>
            </w:tcBorders>
            <w:shd w:val="clear" w:color="auto" w:fill="D3DFEE"/>
          </w:tcPr>
          <w:p w:rsidR="00E051B8" w:rsidRPr="00E32221" w:rsidRDefault="00E051B8" w:rsidP="004C0DAD">
            <w:pPr>
              <w:rPr>
                <w:b/>
                <w:bCs/>
                <w:szCs w:val="20"/>
              </w:rPr>
            </w:pPr>
            <w:r w:rsidRPr="00E32221">
              <w:rPr>
                <w:b/>
                <w:bCs/>
                <w:szCs w:val="20"/>
              </w:rPr>
              <w:t>Size</w:t>
            </w:r>
          </w:p>
        </w:tc>
        <w:tc>
          <w:tcPr>
            <w:tcW w:w="9213" w:type="dxa"/>
            <w:tcBorders>
              <w:bottom w:val="single" w:sz="8" w:space="0" w:color="4F81BD"/>
              <w:right w:val="single" w:sz="8" w:space="0" w:color="4F81BD"/>
            </w:tcBorders>
            <w:shd w:val="clear" w:color="auto" w:fill="D3DFEE"/>
          </w:tcPr>
          <w:p w:rsidR="00E051B8" w:rsidRPr="00E32221" w:rsidRDefault="00E051B8" w:rsidP="004C0DAD">
            <w:pPr>
              <w:rPr>
                <w:color w:val="FF0000"/>
                <w:szCs w:val="20"/>
              </w:rPr>
            </w:pPr>
            <w:r w:rsidRPr="00E32221">
              <w:rPr>
                <w:color w:val="FF0000"/>
                <w:szCs w:val="20"/>
              </w:rPr>
              <w:t>Size of message box (Please see UI Guidelines for size descriptions)</w:t>
            </w:r>
          </w:p>
        </w:tc>
      </w:tr>
      <w:tr w:rsidR="00E051B8" w:rsidRPr="00E32221" w:rsidTr="004C0DAD">
        <w:trPr>
          <w:cantSplit/>
        </w:trPr>
        <w:tc>
          <w:tcPr>
            <w:tcW w:w="1618" w:type="dxa"/>
            <w:tcBorders>
              <w:bottom w:val="single" w:sz="8" w:space="0" w:color="4F81BD"/>
              <w:right w:val="single" w:sz="18" w:space="0" w:color="4F81BD"/>
            </w:tcBorders>
            <w:shd w:val="clear" w:color="auto" w:fill="auto"/>
          </w:tcPr>
          <w:p w:rsidR="00E051B8" w:rsidRPr="00E32221" w:rsidRDefault="00E051B8" w:rsidP="004C0DAD">
            <w:pPr>
              <w:rPr>
                <w:b/>
                <w:bCs/>
                <w:szCs w:val="20"/>
              </w:rPr>
            </w:pPr>
            <w:r w:rsidRPr="00E32221">
              <w:rPr>
                <w:b/>
                <w:bCs/>
                <w:szCs w:val="20"/>
              </w:rPr>
              <w:t>Title</w:t>
            </w:r>
          </w:p>
        </w:tc>
        <w:tc>
          <w:tcPr>
            <w:tcW w:w="9213" w:type="dxa"/>
            <w:tcBorders>
              <w:bottom w:val="single" w:sz="8" w:space="0" w:color="4F81BD"/>
              <w:right w:val="single" w:sz="8" w:space="0" w:color="4F81BD"/>
            </w:tcBorders>
          </w:tcPr>
          <w:p w:rsidR="00E051B8" w:rsidRPr="00E32221" w:rsidRDefault="00E051B8" w:rsidP="004C0DAD">
            <w:pPr>
              <w:rPr>
                <w:szCs w:val="20"/>
              </w:rPr>
            </w:pPr>
            <w:r w:rsidRPr="00E32221">
              <w:rPr>
                <w:szCs w:val="20"/>
              </w:rPr>
              <w:t>Invalid Data Notice</w:t>
            </w:r>
          </w:p>
        </w:tc>
      </w:tr>
      <w:tr w:rsidR="00E051B8" w:rsidRPr="00E32221" w:rsidTr="004C0DAD">
        <w:trPr>
          <w:cantSplit/>
        </w:trPr>
        <w:tc>
          <w:tcPr>
            <w:tcW w:w="1618" w:type="dxa"/>
            <w:tcBorders>
              <w:bottom w:val="single" w:sz="8" w:space="0" w:color="4F81BD"/>
              <w:right w:val="single" w:sz="18" w:space="0" w:color="4F81BD"/>
            </w:tcBorders>
            <w:shd w:val="clear" w:color="auto" w:fill="DBE5F1"/>
          </w:tcPr>
          <w:p w:rsidR="00E051B8" w:rsidRPr="00E32221" w:rsidRDefault="00E051B8" w:rsidP="004C0DAD">
            <w:pPr>
              <w:rPr>
                <w:b/>
                <w:bCs/>
                <w:szCs w:val="20"/>
              </w:rPr>
            </w:pPr>
            <w:r w:rsidRPr="00E32221">
              <w:rPr>
                <w:b/>
                <w:bCs/>
                <w:szCs w:val="20"/>
              </w:rPr>
              <w:t>Description</w:t>
            </w:r>
          </w:p>
        </w:tc>
        <w:tc>
          <w:tcPr>
            <w:tcW w:w="9213" w:type="dxa"/>
            <w:tcBorders>
              <w:bottom w:val="single" w:sz="8" w:space="0" w:color="4F81BD"/>
              <w:right w:val="single" w:sz="8" w:space="0" w:color="4F81BD"/>
            </w:tcBorders>
            <w:shd w:val="clear" w:color="auto" w:fill="DBE5F1"/>
          </w:tcPr>
          <w:p w:rsidR="00E051B8" w:rsidRPr="00E32221" w:rsidRDefault="00E051B8" w:rsidP="004C0DAD">
            <w:pPr>
              <w:rPr>
                <w:bCs/>
                <w:szCs w:val="20"/>
              </w:rPr>
            </w:pPr>
            <w:r w:rsidRPr="00E32221">
              <w:rPr>
                <w:rFonts w:cs="Arial"/>
              </w:rPr>
              <w:t>This message informs the operator that the data entered in the required fields is invalid (e.g. incorrect format, missing).   The &lt;ARG&gt; described in the Message is replaced with the name of the data field that contains the invalid data.  If there are multiple data fields with invalid data, the system only displays the name of the first data field with invalid data.  Upon acknowledging the message, the system returns to the previous screen.</w:t>
            </w:r>
          </w:p>
        </w:tc>
      </w:tr>
      <w:tr w:rsidR="00E051B8" w:rsidRPr="00E32221" w:rsidTr="004C0DAD">
        <w:trPr>
          <w:cantSplit/>
        </w:trPr>
        <w:tc>
          <w:tcPr>
            <w:tcW w:w="1618" w:type="dxa"/>
            <w:tcBorders>
              <w:right w:val="single" w:sz="18" w:space="0" w:color="4F81BD"/>
            </w:tcBorders>
            <w:shd w:val="clear" w:color="auto" w:fill="auto"/>
          </w:tcPr>
          <w:p w:rsidR="00E051B8" w:rsidRPr="00E32221" w:rsidRDefault="00E051B8" w:rsidP="004C0DAD">
            <w:pPr>
              <w:rPr>
                <w:b/>
                <w:bCs/>
                <w:szCs w:val="20"/>
              </w:rPr>
            </w:pPr>
            <w:r w:rsidRPr="00E32221">
              <w:rPr>
                <w:b/>
                <w:bCs/>
                <w:szCs w:val="20"/>
              </w:rPr>
              <w:t>Message Text</w:t>
            </w:r>
          </w:p>
        </w:tc>
        <w:tc>
          <w:tcPr>
            <w:tcW w:w="9213" w:type="dxa"/>
            <w:tcBorders>
              <w:right w:val="single" w:sz="8" w:space="0" w:color="4F81BD"/>
            </w:tcBorders>
            <w:shd w:val="clear" w:color="auto" w:fill="auto"/>
          </w:tcPr>
          <w:p w:rsidR="00E051B8" w:rsidRPr="00E32221" w:rsidRDefault="00E051B8" w:rsidP="004C0DAD">
            <w:pPr>
              <w:rPr>
                <w:szCs w:val="20"/>
              </w:rPr>
            </w:pPr>
            <w:r w:rsidRPr="00E32221">
              <w:rPr>
                <w:bCs/>
                <w:szCs w:val="20"/>
              </w:rPr>
              <w:t xml:space="preserve">The following field has invalid data: &lt;ARG&gt;.  </w:t>
            </w:r>
          </w:p>
        </w:tc>
      </w:tr>
      <w:tr w:rsidR="00E051B8" w:rsidRPr="00E32221" w:rsidTr="004C0DAD">
        <w:trPr>
          <w:cantSplit/>
        </w:trPr>
        <w:tc>
          <w:tcPr>
            <w:tcW w:w="1618" w:type="dxa"/>
            <w:tcBorders>
              <w:bottom w:val="single" w:sz="8" w:space="0" w:color="4F81BD"/>
              <w:right w:val="single" w:sz="18" w:space="0" w:color="4F81BD"/>
            </w:tcBorders>
            <w:shd w:val="clear" w:color="auto" w:fill="DBE5F1"/>
          </w:tcPr>
          <w:p w:rsidR="00E051B8" w:rsidRPr="00E32221" w:rsidRDefault="00E051B8" w:rsidP="004C0DAD">
            <w:pPr>
              <w:rPr>
                <w:b/>
                <w:bCs/>
                <w:szCs w:val="20"/>
              </w:rPr>
            </w:pPr>
            <w:r w:rsidRPr="00E32221">
              <w:rPr>
                <w:b/>
                <w:bCs/>
                <w:szCs w:val="20"/>
              </w:rPr>
              <w:t>Prompt Text</w:t>
            </w:r>
          </w:p>
        </w:tc>
        <w:tc>
          <w:tcPr>
            <w:tcW w:w="9213" w:type="dxa"/>
            <w:tcBorders>
              <w:bottom w:val="single" w:sz="8" w:space="0" w:color="4F81BD"/>
              <w:right w:val="single" w:sz="8" w:space="0" w:color="4F81BD"/>
            </w:tcBorders>
            <w:shd w:val="clear" w:color="auto" w:fill="DBE5F1"/>
          </w:tcPr>
          <w:p w:rsidR="00E051B8" w:rsidRPr="00E32221" w:rsidRDefault="00E051B8" w:rsidP="004C0DAD">
            <w:pPr>
              <w:rPr>
                <w:szCs w:val="20"/>
              </w:rPr>
            </w:pPr>
            <w:r w:rsidRPr="00E32221">
              <w:rPr>
                <w:szCs w:val="20"/>
              </w:rPr>
              <w:t>Select OK to correct the invalid data.</w:t>
            </w:r>
          </w:p>
        </w:tc>
      </w:tr>
      <w:tr w:rsidR="00E051B8" w:rsidRPr="00E32221" w:rsidTr="004C0DAD">
        <w:trPr>
          <w:cantSplit/>
        </w:trPr>
        <w:tc>
          <w:tcPr>
            <w:tcW w:w="1618" w:type="dxa"/>
            <w:tcBorders>
              <w:bottom w:val="single" w:sz="8" w:space="0" w:color="4F81BD"/>
              <w:right w:val="single" w:sz="18" w:space="0" w:color="4F81BD"/>
            </w:tcBorders>
            <w:shd w:val="clear" w:color="auto" w:fill="auto"/>
          </w:tcPr>
          <w:p w:rsidR="00E051B8" w:rsidRPr="00E32221" w:rsidRDefault="00E051B8" w:rsidP="004C0DAD">
            <w:pPr>
              <w:rPr>
                <w:b/>
                <w:bCs/>
                <w:szCs w:val="20"/>
              </w:rPr>
            </w:pPr>
            <w:r w:rsidRPr="00E32221">
              <w:rPr>
                <w:b/>
                <w:bCs/>
                <w:szCs w:val="20"/>
              </w:rPr>
              <w:t>Button(s)</w:t>
            </w:r>
          </w:p>
        </w:tc>
        <w:tc>
          <w:tcPr>
            <w:tcW w:w="9213" w:type="dxa"/>
            <w:tcBorders>
              <w:bottom w:val="single" w:sz="8" w:space="0" w:color="4F81BD"/>
              <w:right w:val="single" w:sz="8" w:space="0" w:color="4F81BD"/>
            </w:tcBorders>
            <w:shd w:val="clear" w:color="auto" w:fill="auto"/>
          </w:tcPr>
          <w:p w:rsidR="00E051B8" w:rsidRPr="00E32221" w:rsidRDefault="00E051B8" w:rsidP="004C0DAD">
            <w:pPr>
              <w:rPr>
                <w:szCs w:val="20"/>
              </w:rPr>
            </w:pPr>
            <w:r w:rsidRPr="00E32221">
              <w:rPr>
                <w:szCs w:val="20"/>
              </w:rPr>
              <w:t>OK</w:t>
            </w:r>
          </w:p>
        </w:tc>
      </w:tr>
      <w:tr w:rsidR="00E051B8" w:rsidRPr="00E32221" w:rsidTr="004C0DAD">
        <w:trPr>
          <w:cantSplit/>
        </w:trPr>
        <w:tc>
          <w:tcPr>
            <w:tcW w:w="1618" w:type="dxa"/>
            <w:tcBorders>
              <w:bottom w:val="single" w:sz="8" w:space="0" w:color="4F81BD"/>
              <w:right w:val="single" w:sz="18" w:space="0" w:color="4F81BD"/>
            </w:tcBorders>
            <w:shd w:val="clear" w:color="auto" w:fill="DBE5F1"/>
          </w:tcPr>
          <w:p w:rsidR="00E051B8" w:rsidRPr="00E32221" w:rsidRDefault="00E051B8" w:rsidP="004C0DAD">
            <w:pPr>
              <w:rPr>
                <w:b/>
                <w:bCs/>
                <w:szCs w:val="20"/>
              </w:rPr>
            </w:pPr>
            <w:r w:rsidRPr="00E32221">
              <w:rPr>
                <w:b/>
                <w:bCs/>
                <w:szCs w:val="20"/>
              </w:rPr>
              <w:t>Notes</w:t>
            </w:r>
          </w:p>
        </w:tc>
        <w:tc>
          <w:tcPr>
            <w:tcW w:w="9213" w:type="dxa"/>
            <w:tcBorders>
              <w:bottom w:val="single" w:sz="8" w:space="0" w:color="4F81BD"/>
              <w:right w:val="single" w:sz="8" w:space="0" w:color="4F81BD"/>
            </w:tcBorders>
            <w:shd w:val="clear" w:color="auto" w:fill="DBE5F1"/>
          </w:tcPr>
          <w:p w:rsidR="00E051B8" w:rsidRPr="00E32221" w:rsidRDefault="00E051B8" w:rsidP="004C0DAD">
            <w:pPr>
              <w:rPr>
                <w:color w:val="FF0000"/>
                <w:szCs w:val="20"/>
              </w:rPr>
            </w:pPr>
            <w:r w:rsidRPr="00E32221">
              <w:rPr>
                <w:szCs w:val="20"/>
              </w:rPr>
              <w:t>This is a generic message to be reused when required data is incorrect or missing.</w:t>
            </w:r>
          </w:p>
        </w:tc>
      </w:tr>
    </w:tbl>
    <w:p w:rsidR="00E051B8" w:rsidRPr="00E32221" w:rsidRDefault="00E051B8" w:rsidP="00E051B8">
      <w:pPr>
        <w:pStyle w:val="Heading3"/>
      </w:pPr>
      <w:r w:rsidRPr="00E32221">
        <w:t>No Transaction Found</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E051B8" w:rsidRPr="00E32221" w:rsidTr="004C0DAD">
        <w:trPr>
          <w:cantSplit/>
        </w:trPr>
        <w:tc>
          <w:tcPr>
            <w:tcW w:w="1618" w:type="dxa"/>
            <w:tcBorders>
              <w:bottom w:val="single" w:sz="8" w:space="0" w:color="4F81BD"/>
              <w:right w:val="single" w:sz="18" w:space="0" w:color="4F81BD"/>
            </w:tcBorders>
            <w:shd w:val="clear" w:color="auto" w:fill="D3DFEE"/>
          </w:tcPr>
          <w:p w:rsidR="00E051B8" w:rsidRPr="00E32221" w:rsidRDefault="00E051B8" w:rsidP="004C0DAD">
            <w:pPr>
              <w:rPr>
                <w:b/>
                <w:bCs/>
                <w:szCs w:val="20"/>
              </w:rPr>
            </w:pPr>
            <w:r w:rsidRPr="00E32221">
              <w:rPr>
                <w:b/>
                <w:bCs/>
                <w:szCs w:val="20"/>
              </w:rPr>
              <w:t>Size</w:t>
            </w:r>
          </w:p>
        </w:tc>
        <w:tc>
          <w:tcPr>
            <w:tcW w:w="9213" w:type="dxa"/>
            <w:tcBorders>
              <w:bottom w:val="single" w:sz="8" w:space="0" w:color="4F81BD"/>
              <w:right w:val="single" w:sz="8" w:space="0" w:color="4F81BD"/>
            </w:tcBorders>
            <w:shd w:val="clear" w:color="auto" w:fill="D3DFEE"/>
          </w:tcPr>
          <w:p w:rsidR="00E051B8" w:rsidRPr="00E32221" w:rsidRDefault="00E051B8" w:rsidP="004C0DAD">
            <w:pPr>
              <w:rPr>
                <w:color w:val="FF0000"/>
                <w:szCs w:val="20"/>
              </w:rPr>
            </w:pPr>
            <w:r w:rsidRPr="00E32221">
              <w:rPr>
                <w:color w:val="FF0000"/>
                <w:szCs w:val="20"/>
              </w:rPr>
              <w:t>Size of message box (Please see UI Guidelines for size descriptions)</w:t>
            </w:r>
          </w:p>
        </w:tc>
      </w:tr>
      <w:tr w:rsidR="00E051B8" w:rsidRPr="00E32221" w:rsidTr="004C0DAD">
        <w:trPr>
          <w:cantSplit/>
        </w:trPr>
        <w:tc>
          <w:tcPr>
            <w:tcW w:w="1618" w:type="dxa"/>
            <w:tcBorders>
              <w:bottom w:val="single" w:sz="8" w:space="0" w:color="4F81BD"/>
              <w:right w:val="single" w:sz="18" w:space="0" w:color="4F81BD"/>
            </w:tcBorders>
            <w:shd w:val="clear" w:color="auto" w:fill="auto"/>
          </w:tcPr>
          <w:p w:rsidR="00E051B8" w:rsidRPr="00E32221" w:rsidRDefault="00E051B8" w:rsidP="004C0DAD">
            <w:pPr>
              <w:rPr>
                <w:b/>
                <w:bCs/>
                <w:szCs w:val="20"/>
              </w:rPr>
            </w:pPr>
            <w:r w:rsidRPr="00E32221">
              <w:rPr>
                <w:b/>
                <w:bCs/>
                <w:szCs w:val="20"/>
              </w:rPr>
              <w:t>Title</w:t>
            </w:r>
          </w:p>
        </w:tc>
        <w:tc>
          <w:tcPr>
            <w:tcW w:w="9213" w:type="dxa"/>
            <w:tcBorders>
              <w:bottom w:val="single" w:sz="8" w:space="0" w:color="4F81BD"/>
              <w:right w:val="single" w:sz="8" w:space="0" w:color="4F81BD"/>
            </w:tcBorders>
          </w:tcPr>
          <w:p w:rsidR="00E051B8" w:rsidRPr="00E32221" w:rsidRDefault="00E051B8" w:rsidP="004C0DAD">
            <w:pPr>
              <w:rPr>
                <w:szCs w:val="20"/>
              </w:rPr>
            </w:pPr>
            <w:r w:rsidRPr="00E32221">
              <w:rPr>
                <w:szCs w:val="20"/>
              </w:rPr>
              <w:t>No Transaction Found</w:t>
            </w:r>
          </w:p>
        </w:tc>
      </w:tr>
      <w:tr w:rsidR="00E051B8" w:rsidRPr="00E32221" w:rsidTr="004C0DAD">
        <w:trPr>
          <w:cantSplit/>
        </w:trPr>
        <w:tc>
          <w:tcPr>
            <w:tcW w:w="1618" w:type="dxa"/>
            <w:tcBorders>
              <w:bottom w:val="single" w:sz="8" w:space="0" w:color="4F81BD"/>
              <w:right w:val="single" w:sz="18" w:space="0" w:color="4F81BD"/>
            </w:tcBorders>
            <w:shd w:val="clear" w:color="auto" w:fill="DBE5F1"/>
          </w:tcPr>
          <w:p w:rsidR="00E051B8" w:rsidRPr="00E32221" w:rsidRDefault="00E051B8" w:rsidP="004C0DAD">
            <w:pPr>
              <w:rPr>
                <w:b/>
                <w:bCs/>
                <w:szCs w:val="20"/>
              </w:rPr>
            </w:pPr>
            <w:r w:rsidRPr="00E32221">
              <w:rPr>
                <w:b/>
                <w:bCs/>
                <w:szCs w:val="20"/>
              </w:rPr>
              <w:t>Description</w:t>
            </w:r>
          </w:p>
        </w:tc>
        <w:tc>
          <w:tcPr>
            <w:tcW w:w="9213" w:type="dxa"/>
            <w:tcBorders>
              <w:bottom w:val="single" w:sz="8" w:space="0" w:color="4F81BD"/>
              <w:right w:val="single" w:sz="8" w:space="0" w:color="4F81BD"/>
            </w:tcBorders>
            <w:shd w:val="clear" w:color="auto" w:fill="DBE5F1"/>
          </w:tcPr>
          <w:p w:rsidR="00E051B8" w:rsidRPr="00E32221" w:rsidRDefault="00E051B8" w:rsidP="004C0DAD">
            <w:pPr>
              <w:rPr>
                <w:bCs/>
                <w:szCs w:val="20"/>
              </w:rPr>
            </w:pPr>
            <w:r w:rsidRPr="00E32221">
              <w:rPr>
                <w:bCs/>
                <w:szCs w:val="20"/>
              </w:rPr>
              <w:t>This message appears when the operator searches for a transaction and no transaction is found.  Upon acknowledging the message, the operator is returned to the previous screen.</w:t>
            </w:r>
          </w:p>
        </w:tc>
      </w:tr>
      <w:tr w:rsidR="00E051B8" w:rsidRPr="00E32221" w:rsidTr="004C0DAD">
        <w:trPr>
          <w:cantSplit/>
        </w:trPr>
        <w:tc>
          <w:tcPr>
            <w:tcW w:w="1618" w:type="dxa"/>
            <w:tcBorders>
              <w:right w:val="single" w:sz="18" w:space="0" w:color="4F81BD"/>
            </w:tcBorders>
            <w:shd w:val="clear" w:color="auto" w:fill="auto"/>
          </w:tcPr>
          <w:p w:rsidR="00E051B8" w:rsidRPr="00E32221" w:rsidRDefault="00E051B8" w:rsidP="004C0DAD">
            <w:pPr>
              <w:rPr>
                <w:b/>
                <w:bCs/>
                <w:szCs w:val="20"/>
              </w:rPr>
            </w:pPr>
            <w:r w:rsidRPr="00E32221">
              <w:rPr>
                <w:b/>
                <w:bCs/>
                <w:szCs w:val="20"/>
              </w:rPr>
              <w:t>Message Text</w:t>
            </w:r>
          </w:p>
        </w:tc>
        <w:tc>
          <w:tcPr>
            <w:tcW w:w="9213" w:type="dxa"/>
            <w:tcBorders>
              <w:right w:val="single" w:sz="8" w:space="0" w:color="4F81BD"/>
            </w:tcBorders>
            <w:shd w:val="clear" w:color="auto" w:fill="auto"/>
          </w:tcPr>
          <w:p w:rsidR="00E051B8" w:rsidRPr="00E32221" w:rsidRDefault="00E051B8" w:rsidP="004C0DAD">
            <w:pPr>
              <w:rPr>
                <w:bCs/>
                <w:szCs w:val="20"/>
              </w:rPr>
            </w:pPr>
            <w:r w:rsidRPr="00E32221">
              <w:rPr>
                <w:bCs/>
                <w:szCs w:val="20"/>
              </w:rPr>
              <w:t>No transaction was found matching the search criteria.</w:t>
            </w:r>
          </w:p>
        </w:tc>
      </w:tr>
      <w:tr w:rsidR="00E051B8" w:rsidRPr="00E32221" w:rsidTr="004C0DAD">
        <w:trPr>
          <w:cantSplit/>
        </w:trPr>
        <w:tc>
          <w:tcPr>
            <w:tcW w:w="1618" w:type="dxa"/>
            <w:tcBorders>
              <w:bottom w:val="single" w:sz="8" w:space="0" w:color="4F81BD"/>
              <w:right w:val="single" w:sz="18" w:space="0" w:color="4F81BD"/>
            </w:tcBorders>
            <w:shd w:val="clear" w:color="auto" w:fill="DBE5F1"/>
          </w:tcPr>
          <w:p w:rsidR="00E051B8" w:rsidRPr="00E32221" w:rsidRDefault="00E051B8" w:rsidP="004C0DAD">
            <w:pPr>
              <w:rPr>
                <w:b/>
                <w:bCs/>
                <w:szCs w:val="20"/>
              </w:rPr>
            </w:pPr>
            <w:r w:rsidRPr="00E32221">
              <w:rPr>
                <w:b/>
                <w:bCs/>
                <w:szCs w:val="20"/>
              </w:rPr>
              <w:t>Prompt Text</w:t>
            </w:r>
          </w:p>
        </w:tc>
        <w:tc>
          <w:tcPr>
            <w:tcW w:w="9213" w:type="dxa"/>
            <w:tcBorders>
              <w:bottom w:val="single" w:sz="8" w:space="0" w:color="4F81BD"/>
              <w:right w:val="single" w:sz="8" w:space="0" w:color="4F81BD"/>
            </w:tcBorders>
            <w:shd w:val="clear" w:color="auto" w:fill="DBE5F1"/>
          </w:tcPr>
          <w:p w:rsidR="00E051B8" w:rsidRPr="00E32221" w:rsidRDefault="00E051B8" w:rsidP="004C0DAD">
            <w:pPr>
              <w:rPr>
                <w:szCs w:val="20"/>
              </w:rPr>
            </w:pPr>
            <w:r w:rsidRPr="00E32221">
              <w:rPr>
                <w:bCs/>
                <w:szCs w:val="20"/>
              </w:rPr>
              <w:t>Select OK to search again.</w:t>
            </w:r>
          </w:p>
        </w:tc>
      </w:tr>
      <w:tr w:rsidR="00E051B8" w:rsidRPr="00E32221" w:rsidTr="004C0DAD">
        <w:trPr>
          <w:cantSplit/>
        </w:trPr>
        <w:tc>
          <w:tcPr>
            <w:tcW w:w="1618" w:type="dxa"/>
            <w:tcBorders>
              <w:bottom w:val="single" w:sz="8" w:space="0" w:color="4F81BD"/>
              <w:right w:val="single" w:sz="18" w:space="0" w:color="4F81BD"/>
            </w:tcBorders>
            <w:shd w:val="clear" w:color="auto" w:fill="auto"/>
          </w:tcPr>
          <w:p w:rsidR="00E051B8" w:rsidRPr="00E32221" w:rsidRDefault="00E051B8" w:rsidP="004C0DAD">
            <w:pPr>
              <w:rPr>
                <w:b/>
                <w:bCs/>
                <w:szCs w:val="20"/>
              </w:rPr>
            </w:pPr>
            <w:r w:rsidRPr="00E32221">
              <w:rPr>
                <w:b/>
                <w:bCs/>
                <w:szCs w:val="20"/>
              </w:rPr>
              <w:t>Button(s)</w:t>
            </w:r>
          </w:p>
        </w:tc>
        <w:tc>
          <w:tcPr>
            <w:tcW w:w="9213" w:type="dxa"/>
            <w:tcBorders>
              <w:bottom w:val="single" w:sz="8" w:space="0" w:color="4F81BD"/>
              <w:right w:val="single" w:sz="8" w:space="0" w:color="4F81BD"/>
            </w:tcBorders>
            <w:shd w:val="clear" w:color="auto" w:fill="auto"/>
          </w:tcPr>
          <w:p w:rsidR="00E051B8" w:rsidRPr="00E32221" w:rsidRDefault="00E051B8" w:rsidP="004C0DAD">
            <w:pPr>
              <w:rPr>
                <w:szCs w:val="20"/>
              </w:rPr>
            </w:pPr>
            <w:r w:rsidRPr="00E32221">
              <w:rPr>
                <w:szCs w:val="20"/>
              </w:rPr>
              <w:t>OK</w:t>
            </w:r>
          </w:p>
        </w:tc>
      </w:tr>
      <w:tr w:rsidR="00E051B8" w:rsidRPr="00E32221" w:rsidTr="004C0DAD">
        <w:trPr>
          <w:cantSplit/>
        </w:trPr>
        <w:tc>
          <w:tcPr>
            <w:tcW w:w="1618" w:type="dxa"/>
            <w:tcBorders>
              <w:bottom w:val="single" w:sz="8" w:space="0" w:color="4F81BD"/>
              <w:right w:val="single" w:sz="18" w:space="0" w:color="4F81BD"/>
            </w:tcBorders>
            <w:shd w:val="clear" w:color="auto" w:fill="DBE5F1"/>
          </w:tcPr>
          <w:p w:rsidR="00E051B8" w:rsidRPr="00E32221" w:rsidRDefault="00E051B8" w:rsidP="004C0DAD">
            <w:pPr>
              <w:rPr>
                <w:b/>
                <w:bCs/>
                <w:szCs w:val="20"/>
              </w:rPr>
            </w:pPr>
            <w:r w:rsidRPr="00E32221">
              <w:rPr>
                <w:b/>
                <w:bCs/>
                <w:szCs w:val="20"/>
              </w:rPr>
              <w:t>Notes</w:t>
            </w:r>
          </w:p>
        </w:tc>
        <w:tc>
          <w:tcPr>
            <w:tcW w:w="9213" w:type="dxa"/>
            <w:tcBorders>
              <w:bottom w:val="single" w:sz="8" w:space="0" w:color="4F81BD"/>
              <w:right w:val="single" w:sz="8" w:space="0" w:color="4F81BD"/>
            </w:tcBorders>
            <w:shd w:val="clear" w:color="auto" w:fill="DBE5F1"/>
          </w:tcPr>
          <w:p w:rsidR="00E051B8" w:rsidRPr="00E32221" w:rsidRDefault="00E051B8" w:rsidP="004C0DAD">
            <w:pPr>
              <w:rPr>
                <w:szCs w:val="20"/>
              </w:rPr>
            </w:pPr>
            <w:r w:rsidRPr="00E32221">
              <w:rPr>
                <w:szCs w:val="20"/>
              </w:rPr>
              <w:t>Configurable message</w:t>
            </w:r>
          </w:p>
        </w:tc>
      </w:tr>
    </w:tbl>
    <w:p w:rsidR="00FA3EAA" w:rsidRPr="00E32221" w:rsidRDefault="00FA3EAA" w:rsidP="00FA3EAA">
      <w:pPr>
        <w:pStyle w:val="BodyText"/>
        <w:rPr>
          <w:rFonts w:cs="Arial"/>
          <w:sz w:val="24"/>
          <w:szCs w:val="28"/>
        </w:rPr>
      </w:pPr>
      <w:bookmarkStart w:id="364" w:name="_Ref350233409"/>
      <w:r w:rsidRPr="00E32221">
        <w:br w:type="page"/>
      </w:r>
    </w:p>
    <w:p w:rsidR="00FA3EAA" w:rsidRPr="00E32221" w:rsidRDefault="00FA3EAA" w:rsidP="00FA3EAA">
      <w:pPr>
        <w:pStyle w:val="Heading2"/>
      </w:pPr>
      <w:bookmarkStart w:id="365" w:name="_Toc398135937"/>
      <w:r w:rsidRPr="00E32221">
        <w:lastRenderedPageBreak/>
        <w:t>Transaction Search by Customer</w:t>
      </w:r>
      <w:bookmarkEnd w:id="365"/>
    </w:p>
    <w:p w:rsidR="00FA3EAA" w:rsidRPr="00E32221" w:rsidRDefault="00FA3EAA" w:rsidP="00FA3EAA">
      <w:pPr>
        <w:pStyle w:val="BodyText"/>
      </w:pPr>
      <w:r w:rsidRPr="00E32221">
        <w:t xml:space="preserve">This screen is displayed when the operator selects to search for a transaction using customer information.  The operator is prompted to enter customer information.  </w:t>
      </w:r>
    </w:p>
    <w:p w:rsidR="005B4AA4" w:rsidRPr="00E32221" w:rsidRDefault="005B4AA4" w:rsidP="00FA3EAA">
      <w:pPr>
        <w:pStyle w:val="BodyText"/>
        <w:rPr>
          <w:color w:val="FF0000"/>
        </w:rPr>
      </w:pPr>
      <w:r w:rsidRPr="00E32221">
        <w:t>Note: The search results screen is the same as the screens used in customer capture.</w:t>
      </w:r>
    </w:p>
    <w:p w:rsidR="00FA3EAA" w:rsidRPr="00E32221" w:rsidRDefault="00FA3EAA" w:rsidP="00FA3EAA">
      <w:pPr>
        <w:pStyle w:val="Heading3"/>
      </w:pPr>
      <w:r w:rsidRPr="00E32221">
        <w:t>Mockup</w:t>
      </w:r>
    </w:p>
    <w:p w:rsidR="00FA3EAA" w:rsidRPr="00E32221" w:rsidRDefault="00FA3EAA" w:rsidP="00FA3EAA">
      <w:pPr>
        <w:pStyle w:val="BodyText"/>
        <w:jc w:val="center"/>
        <w:rPr>
          <w:color w:val="FF0000"/>
        </w:rPr>
      </w:pPr>
      <w:r w:rsidRPr="00E32221">
        <w:rPr>
          <w:noProof/>
          <w:color w:val="FF0000"/>
        </w:rPr>
        <w:drawing>
          <wp:inline distT="0" distB="0" distL="0" distR="0" wp14:anchorId="63073D53" wp14:editId="27C881AE">
            <wp:extent cx="6858000" cy="4046855"/>
            <wp:effectExtent l="19050" t="0" r="0" b="0"/>
            <wp:docPr id="12" name="Picture 11" descr="tran search - search by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 search - search by customer.jpg"/>
                    <pic:cNvPicPr/>
                  </pic:nvPicPr>
                  <pic:blipFill>
                    <a:blip r:embed="rId22" cstate="print"/>
                    <a:stretch>
                      <a:fillRect/>
                    </a:stretch>
                  </pic:blipFill>
                  <pic:spPr>
                    <a:xfrm>
                      <a:off x="0" y="0"/>
                      <a:ext cx="6858000" cy="4046855"/>
                    </a:xfrm>
                    <a:prstGeom prst="rect">
                      <a:avLst/>
                    </a:prstGeom>
                  </pic:spPr>
                </pic:pic>
              </a:graphicData>
            </a:graphic>
          </wp:inline>
        </w:drawing>
      </w:r>
    </w:p>
    <w:p w:rsidR="00FA3EAA" w:rsidRPr="00E32221" w:rsidRDefault="00FA3EAA" w:rsidP="00FA3EAA">
      <w:pPr>
        <w:pStyle w:val="Caption"/>
      </w:pPr>
      <w:r w:rsidRPr="00E32221">
        <w:t xml:space="preserve">Figure </w:t>
      </w:r>
      <w:r w:rsidR="00CD4171" w:rsidRPr="00E32221">
        <w:fldChar w:fldCharType="begin"/>
      </w:r>
      <w:r w:rsidRPr="00E32221">
        <w:instrText xml:space="preserve"> SEQ Figure \* ARABIC </w:instrText>
      </w:r>
      <w:r w:rsidR="00CD4171" w:rsidRPr="00E32221">
        <w:fldChar w:fldCharType="separate"/>
      </w:r>
      <w:r w:rsidR="00175DB5" w:rsidRPr="00E32221">
        <w:rPr>
          <w:noProof/>
        </w:rPr>
        <w:t>3</w:t>
      </w:r>
      <w:r w:rsidR="00CD4171" w:rsidRPr="00E32221">
        <w:fldChar w:fldCharType="end"/>
      </w:r>
      <w:r w:rsidRPr="00E32221">
        <w:t>: Transaction Search by Customer</w:t>
      </w:r>
    </w:p>
    <w:p w:rsidR="00FA3EAA" w:rsidRPr="00E32221" w:rsidRDefault="00FA3EAA" w:rsidP="00FA3EAA">
      <w:pPr>
        <w:pStyle w:val="Heading3"/>
      </w:pPr>
      <w:r w:rsidRPr="00E32221">
        <w:t>Instruction 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FA3EAA" w:rsidRPr="00E32221" w:rsidTr="00FA3EAA">
        <w:trPr>
          <w:cantSplit/>
        </w:trPr>
        <w:tc>
          <w:tcPr>
            <w:tcW w:w="10809" w:type="dxa"/>
            <w:tcBorders>
              <w:top w:val="single" w:sz="8" w:space="0" w:color="4F81BD"/>
              <w:left w:val="single" w:sz="8" w:space="0" w:color="4F81BD"/>
              <w:bottom w:val="single" w:sz="18" w:space="0" w:color="4F81BD"/>
              <w:right w:val="single" w:sz="8" w:space="0" w:color="4F81BD"/>
            </w:tcBorders>
          </w:tcPr>
          <w:p w:rsidR="00FA3EAA" w:rsidRPr="00E32221" w:rsidRDefault="00FA3EAA" w:rsidP="00FA3EAA">
            <w:pPr>
              <w:rPr>
                <w:b/>
                <w:bCs/>
                <w:szCs w:val="20"/>
              </w:rPr>
            </w:pPr>
            <w:r w:rsidRPr="00E32221">
              <w:rPr>
                <w:b/>
                <w:bCs/>
                <w:szCs w:val="20"/>
              </w:rPr>
              <w:t>Instructions</w:t>
            </w:r>
          </w:p>
        </w:tc>
      </w:tr>
      <w:tr w:rsidR="00FA3EAA" w:rsidRPr="00E32221" w:rsidTr="00FA3EAA">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pPr>
              <w:rPr>
                <w:bCs/>
                <w:szCs w:val="20"/>
              </w:rPr>
            </w:pPr>
            <w:r w:rsidRPr="00E32221">
              <w:rPr>
                <w:bCs/>
                <w:szCs w:val="20"/>
              </w:rPr>
              <w:t>None</w:t>
            </w:r>
          </w:p>
        </w:tc>
      </w:tr>
    </w:tbl>
    <w:p w:rsidR="00FA3EAA" w:rsidRPr="00E32221" w:rsidRDefault="00FA3EAA" w:rsidP="00FA3EAA">
      <w:pPr>
        <w:pStyle w:val="Heading3"/>
      </w:pPr>
      <w:r w:rsidRPr="00E32221">
        <w:t>Navigation/Menu Key</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22"/>
        <w:gridCol w:w="1548"/>
        <w:gridCol w:w="3707"/>
        <w:gridCol w:w="3587"/>
      </w:tblGrid>
      <w:tr w:rsidR="00FA3EAA" w:rsidRPr="00E32221" w:rsidTr="00FA3EAA">
        <w:trPr>
          <w:cantSplit/>
        </w:trPr>
        <w:tc>
          <w:tcPr>
            <w:tcW w:w="1742" w:type="dxa"/>
            <w:tcBorders>
              <w:top w:val="single" w:sz="8" w:space="0" w:color="4F81BD"/>
              <w:left w:val="single" w:sz="8" w:space="0" w:color="4F81BD"/>
              <w:bottom w:val="single" w:sz="18" w:space="0" w:color="4F81BD"/>
              <w:right w:val="single" w:sz="8" w:space="0" w:color="4F81BD"/>
            </w:tcBorders>
          </w:tcPr>
          <w:p w:rsidR="00FA3EAA" w:rsidRPr="00E32221" w:rsidRDefault="00FA3EAA" w:rsidP="00FA3EAA">
            <w:pPr>
              <w:pStyle w:val="BodyText"/>
              <w:spacing w:after="0"/>
              <w:rPr>
                <w:b/>
                <w:bCs/>
              </w:rPr>
            </w:pPr>
            <w:r w:rsidRPr="00E32221">
              <w:rPr>
                <w:b/>
                <w:bCs/>
              </w:rPr>
              <w:t>Label Text</w:t>
            </w:r>
          </w:p>
        </w:tc>
        <w:tc>
          <w:tcPr>
            <w:tcW w:w="1573" w:type="dxa"/>
            <w:tcBorders>
              <w:top w:val="single" w:sz="8" w:space="0" w:color="4F81BD"/>
              <w:left w:val="single" w:sz="8" w:space="0" w:color="4F81BD"/>
              <w:bottom w:val="single" w:sz="18" w:space="0" w:color="4F81BD"/>
              <w:right w:val="single" w:sz="8" w:space="0" w:color="4F81BD"/>
            </w:tcBorders>
          </w:tcPr>
          <w:p w:rsidR="00FA3EAA" w:rsidRPr="00E32221" w:rsidRDefault="00FA3EAA" w:rsidP="00FA3EAA">
            <w:pPr>
              <w:pStyle w:val="BodyText"/>
              <w:spacing w:after="0"/>
              <w:rPr>
                <w:b/>
                <w:bCs/>
              </w:rPr>
            </w:pPr>
            <w:r w:rsidRPr="00E32221">
              <w:rPr>
                <w:b/>
                <w:bCs/>
              </w:rPr>
              <w:t>State</w:t>
            </w:r>
          </w:p>
        </w:tc>
        <w:tc>
          <w:tcPr>
            <w:tcW w:w="3793" w:type="dxa"/>
            <w:tcBorders>
              <w:top w:val="single" w:sz="8" w:space="0" w:color="4F81BD"/>
              <w:left w:val="single" w:sz="8" w:space="0" w:color="4F81BD"/>
              <w:bottom w:val="single" w:sz="18" w:space="0" w:color="4F81BD"/>
              <w:right w:val="single" w:sz="8" w:space="0" w:color="4F81BD"/>
            </w:tcBorders>
          </w:tcPr>
          <w:p w:rsidR="00FA3EAA" w:rsidRPr="00E32221" w:rsidRDefault="00FA3EAA" w:rsidP="00FA3EAA">
            <w:pPr>
              <w:pStyle w:val="BodyText"/>
              <w:spacing w:after="0"/>
              <w:rPr>
                <w:b/>
                <w:bCs/>
              </w:rPr>
            </w:pPr>
            <w:r w:rsidRPr="00E32221">
              <w:rPr>
                <w:b/>
                <w:bCs/>
              </w:rPr>
              <w:t>Next Screen</w:t>
            </w:r>
          </w:p>
        </w:tc>
        <w:tc>
          <w:tcPr>
            <w:tcW w:w="3701" w:type="dxa"/>
            <w:tcBorders>
              <w:top w:val="single" w:sz="8" w:space="0" w:color="4F81BD"/>
              <w:left w:val="single" w:sz="8" w:space="0" w:color="4F81BD"/>
              <w:bottom w:val="single" w:sz="18" w:space="0" w:color="4F81BD"/>
              <w:right w:val="single" w:sz="8" w:space="0" w:color="4F81BD"/>
            </w:tcBorders>
          </w:tcPr>
          <w:p w:rsidR="00FA3EAA" w:rsidRPr="00E32221" w:rsidRDefault="00FA3EAA" w:rsidP="00FA3EAA">
            <w:pPr>
              <w:pStyle w:val="BodyText"/>
              <w:spacing w:after="0"/>
              <w:rPr>
                <w:b/>
                <w:bCs/>
              </w:rPr>
            </w:pPr>
            <w:r w:rsidRPr="00E32221">
              <w:rPr>
                <w:b/>
                <w:bCs/>
              </w:rPr>
              <w:t>Notes</w:t>
            </w:r>
          </w:p>
        </w:tc>
      </w:tr>
      <w:tr w:rsidR="00FA3EAA" w:rsidRPr="00E32221" w:rsidTr="00FA3EAA">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pPr>
              <w:pStyle w:val="BodyText"/>
              <w:spacing w:after="0"/>
            </w:pPr>
            <w:r w:rsidRPr="00E32221">
              <w:t>Back</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pPr>
              <w:pStyle w:val="BodyText"/>
              <w:spacing w:after="0"/>
            </w:pPr>
            <w:r w:rsidRPr="00E32221">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pPr>
              <w:pStyle w:val="BodyText"/>
              <w:spacing w:after="0"/>
            </w:pPr>
            <w:r w:rsidRPr="00E32221">
              <w:t>Previous screen</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pPr>
              <w:pStyle w:val="BodyText"/>
              <w:spacing w:after="0"/>
            </w:pPr>
            <w:r w:rsidRPr="00E32221">
              <w:t>None</w:t>
            </w:r>
          </w:p>
        </w:tc>
      </w:tr>
      <w:tr w:rsidR="00FA3EAA" w:rsidRPr="00E32221" w:rsidTr="00FA3EAA">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pPr>
              <w:pStyle w:val="BodyText"/>
              <w:spacing w:after="0"/>
            </w:pPr>
            <w:r w:rsidRPr="00E32221">
              <w:t>Search by Tender</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pPr>
              <w:pStyle w:val="BodyText"/>
              <w:spacing w:after="0"/>
            </w:pPr>
            <w:r w:rsidRPr="00E32221">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pPr>
              <w:pStyle w:val="BodyText"/>
              <w:spacing w:after="0"/>
            </w:pPr>
            <w:r w:rsidRPr="00E32221">
              <w:t>Transaction Search by Tender</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pPr>
              <w:pStyle w:val="BodyText"/>
              <w:spacing w:after="0"/>
            </w:pPr>
            <w:r w:rsidRPr="00E32221">
              <w:t>None</w:t>
            </w:r>
          </w:p>
        </w:tc>
      </w:tr>
      <w:tr w:rsidR="00FA3EAA" w:rsidRPr="00E32221" w:rsidTr="00FA3EAA">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5B4AA4">
            <w:pPr>
              <w:pStyle w:val="BodyText"/>
              <w:spacing w:after="0"/>
            </w:pPr>
            <w:r w:rsidRPr="00E32221">
              <w:t xml:space="preserve">Search by </w:t>
            </w:r>
            <w:r w:rsidR="005B4AA4" w:rsidRPr="00E32221">
              <w:t>Transaction</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pPr>
              <w:pStyle w:val="BodyText"/>
              <w:spacing w:after="0"/>
            </w:pPr>
            <w:r w:rsidRPr="00E32221">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5B4AA4">
            <w:pPr>
              <w:pStyle w:val="BodyText"/>
              <w:spacing w:after="0"/>
            </w:pPr>
            <w:r w:rsidRPr="00E32221">
              <w:t xml:space="preserve">Transaction Search by </w:t>
            </w:r>
            <w:r w:rsidR="005B4AA4" w:rsidRPr="00E32221">
              <w:t>Transaction</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pPr>
              <w:pStyle w:val="BodyText"/>
              <w:spacing w:after="0"/>
            </w:pPr>
            <w:r w:rsidRPr="00E32221">
              <w:t>None</w:t>
            </w:r>
          </w:p>
        </w:tc>
      </w:tr>
      <w:tr w:rsidR="00FA3EAA" w:rsidRPr="00E32221" w:rsidTr="00FA3EAA">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pPr>
              <w:pStyle w:val="BodyText"/>
              <w:spacing w:after="0"/>
            </w:pPr>
            <w:r w:rsidRPr="00E32221">
              <w:t>Continue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pPr>
              <w:pStyle w:val="BodyText"/>
              <w:spacing w:after="0"/>
            </w:pPr>
            <w:r w:rsidRPr="00E32221">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23CDE">
            <w:pPr>
              <w:pStyle w:val="BodyText"/>
              <w:numPr>
                <w:ilvl w:val="0"/>
                <w:numId w:val="11"/>
              </w:numPr>
              <w:spacing w:after="0"/>
            </w:pPr>
            <w:r w:rsidRPr="00E32221">
              <w:t>Connection Error: Connection Error</w:t>
            </w:r>
          </w:p>
          <w:p w:rsidR="00FA3EAA" w:rsidRPr="00E32221" w:rsidRDefault="00FA3EAA" w:rsidP="00F23CDE">
            <w:pPr>
              <w:pStyle w:val="BodyText"/>
              <w:numPr>
                <w:ilvl w:val="0"/>
                <w:numId w:val="11"/>
              </w:numPr>
              <w:spacing w:after="0"/>
            </w:pPr>
            <w:r w:rsidRPr="00E32221">
              <w:t>Invalid Data: Invalid Data Notice</w:t>
            </w:r>
          </w:p>
          <w:p w:rsidR="00FA3EAA" w:rsidRPr="00E32221" w:rsidRDefault="00FA3EAA" w:rsidP="00F23CDE">
            <w:pPr>
              <w:pStyle w:val="BodyText"/>
              <w:numPr>
                <w:ilvl w:val="0"/>
                <w:numId w:val="11"/>
              </w:numPr>
              <w:spacing w:after="0"/>
            </w:pPr>
            <w:r w:rsidRPr="00E32221">
              <w:t>No Transactions Found: No Transactions Found</w:t>
            </w:r>
          </w:p>
          <w:p w:rsidR="00FA3EAA" w:rsidRPr="00E32221" w:rsidRDefault="00FA3EAA" w:rsidP="005B4AA4">
            <w:pPr>
              <w:pStyle w:val="BodyText"/>
              <w:numPr>
                <w:ilvl w:val="0"/>
                <w:numId w:val="11"/>
              </w:numPr>
              <w:spacing w:after="0"/>
            </w:pPr>
            <w:r w:rsidRPr="00E32221">
              <w:t xml:space="preserve">Valid Data: </w:t>
            </w:r>
            <w:r w:rsidR="005B4AA4" w:rsidRPr="00E32221">
              <w:t>Customer Results List</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pPr>
              <w:pStyle w:val="BodyText"/>
              <w:spacing w:after="0"/>
            </w:pPr>
            <w:r w:rsidRPr="00E32221">
              <w:t>Enabled upon data entry</w:t>
            </w:r>
          </w:p>
        </w:tc>
      </w:tr>
    </w:tbl>
    <w:p w:rsidR="00FA3EAA" w:rsidRPr="00E32221" w:rsidRDefault="00FA3EAA" w:rsidP="00FA3EAA"/>
    <w:p w:rsidR="00FA3EAA" w:rsidRPr="00E32221" w:rsidRDefault="00FA3EAA" w:rsidP="00FA3EAA">
      <w:pPr>
        <w:pStyle w:val="Heading3"/>
      </w:pPr>
      <w:r w:rsidRPr="00E32221">
        <w:lastRenderedPageBreak/>
        <w:t>Data/Input Field</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43"/>
        <w:gridCol w:w="1038"/>
        <w:gridCol w:w="958"/>
        <w:gridCol w:w="1453"/>
        <w:gridCol w:w="1134"/>
        <w:gridCol w:w="1134"/>
        <w:gridCol w:w="2904"/>
      </w:tblGrid>
      <w:tr w:rsidR="00FA3EAA" w:rsidRPr="00E32221" w:rsidTr="00FA3EAA">
        <w:trPr>
          <w:cantSplit/>
        </w:trPr>
        <w:tc>
          <w:tcPr>
            <w:tcW w:w="1942" w:type="dxa"/>
            <w:tcBorders>
              <w:top w:val="single" w:sz="8" w:space="0" w:color="4F81BD"/>
              <w:left w:val="single" w:sz="8" w:space="0" w:color="4F81BD"/>
              <w:bottom w:val="single" w:sz="18" w:space="0" w:color="4F81BD"/>
              <w:right w:val="single" w:sz="8" w:space="0" w:color="4F81BD"/>
            </w:tcBorders>
          </w:tcPr>
          <w:p w:rsidR="00FA3EAA" w:rsidRPr="00E32221" w:rsidRDefault="00FA3EAA" w:rsidP="00FA3EAA">
            <w:pPr>
              <w:pStyle w:val="BodyText"/>
              <w:spacing w:after="0"/>
              <w:rPr>
                <w:b/>
                <w:bCs/>
              </w:rPr>
            </w:pPr>
            <w:r w:rsidRPr="00E32221">
              <w:rPr>
                <w:b/>
                <w:bCs/>
              </w:rPr>
              <w:t>Label/Placeholder Text</w:t>
            </w:r>
          </w:p>
        </w:tc>
        <w:tc>
          <w:tcPr>
            <w:tcW w:w="1042" w:type="dxa"/>
            <w:tcBorders>
              <w:top w:val="single" w:sz="8" w:space="0" w:color="4F81BD"/>
              <w:left w:val="single" w:sz="8" w:space="0" w:color="4F81BD"/>
              <w:bottom w:val="single" w:sz="18" w:space="0" w:color="4F81BD"/>
              <w:right w:val="single" w:sz="8" w:space="0" w:color="4F81BD"/>
            </w:tcBorders>
          </w:tcPr>
          <w:p w:rsidR="00FA3EAA" w:rsidRPr="00E32221" w:rsidRDefault="00FA3EAA" w:rsidP="00FA3EAA">
            <w:pPr>
              <w:pStyle w:val="BodyText"/>
              <w:spacing w:after="0"/>
              <w:rPr>
                <w:b/>
                <w:bCs/>
              </w:rPr>
            </w:pPr>
            <w:r w:rsidRPr="00E32221">
              <w:rPr>
                <w:b/>
                <w:bCs/>
              </w:rPr>
              <w:t>Editable</w:t>
            </w:r>
          </w:p>
        </w:tc>
        <w:tc>
          <w:tcPr>
            <w:tcW w:w="964" w:type="dxa"/>
            <w:tcBorders>
              <w:top w:val="single" w:sz="8" w:space="0" w:color="4F81BD"/>
              <w:left w:val="single" w:sz="8" w:space="0" w:color="4F81BD"/>
              <w:bottom w:val="single" w:sz="18" w:space="0" w:color="4F81BD"/>
              <w:right w:val="single" w:sz="8" w:space="0" w:color="4F81BD"/>
            </w:tcBorders>
          </w:tcPr>
          <w:p w:rsidR="00FA3EAA" w:rsidRPr="00E32221" w:rsidRDefault="00FA3EAA" w:rsidP="00FA3EAA">
            <w:pPr>
              <w:pStyle w:val="BodyText"/>
              <w:spacing w:after="0"/>
              <w:rPr>
                <w:b/>
                <w:bCs/>
              </w:rPr>
            </w:pPr>
            <w:r w:rsidRPr="00E32221">
              <w:rPr>
                <w:b/>
                <w:bCs/>
              </w:rPr>
              <w:t>Req’d?</w:t>
            </w:r>
          </w:p>
        </w:tc>
        <w:tc>
          <w:tcPr>
            <w:tcW w:w="1453" w:type="dxa"/>
            <w:tcBorders>
              <w:top w:val="single" w:sz="8" w:space="0" w:color="4F81BD"/>
              <w:left w:val="single" w:sz="8" w:space="0" w:color="4F81BD"/>
              <w:bottom w:val="single" w:sz="18" w:space="0" w:color="4F81BD"/>
              <w:right w:val="single" w:sz="8" w:space="0" w:color="4F81BD"/>
            </w:tcBorders>
          </w:tcPr>
          <w:p w:rsidR="00FA3EAA" w:rsidRPr="00E32221" w:rsidRDefault="00FA3EAA" w:rsidP="00FA3EAA">
            <w:pPr>
              <w:pStyle w:val="BodyText"/>
              <w:spacing w:after="0"/>
              <w:rPr>
                <w:b/>
                <w:bCs/>
              </w:rPr>
            </w:pPr>
            <w:r w:rsidRPr="00E32221">
              <w:rPr>
                <w:b/>
                <w:bCs/>
              </w:rPr>
              <w:t>Data Type</w:t>
            </w:r>
          </w:p>
        </w:tc>
        <w:tc>
          <w:tcPr>
            <w:tcW w:w="1164" w:type="dxa"/>
            <w:tcBorders>
              <w:top w:val="single" w:sz="8" w:space="0" w:color="4F81BD"/>
              <w:left w:val="single" w:sz="8" w:space="0" w:color="4F81BD"/>
              <w:bottom w:val="single" w:sz="18" w:space="0" w:color="4F81BD"/>
              <w:right w:val="single" w:sz="8" w:space="0" w:color="4F81BD"/>
            </w:tcBorders>
          </w:tcPr>
          <w:p w:rsidR="00FA3EAA" w:rsidRPr="00E32221" w:rsidRDefault="00FA3EAA" w:rsidP="00FA3EAA">
            <w:pPr>
              <w:pStyle w:val="BodyText"/>
              <w:spacing w:after="0"/>
              <w:rPr>
                <w:b/>
                <w:bCs/>
              </w:rPr>
            </w:pPr>
            <w:r w:rsidRPr="00E32221">
              <w:rPr>
                <w:b/>
                <w:bCs/>
              </w:rPr>
              <w:t>Min</w:t>
            </w:r>
          </w:p>
          <w:p w:rsidR="00FA3EAA" w:rsidRPr="00E32221" w:rsidRDefault="00FA3EAA" w:rsidP="00FA3EAA">
            <w:pPr>
              <w:pStyle w:val="BodyText"/>
              <w:spacing w:after="0"/>
              <w:rPr>
                <w:b/>
                <w:bCs/>
              </w:rPr>
            </w:pPr>
            <w:r w:rsidRPr="00E32221">
              <w:rPr>
                <w:b/>
                <w:bCs/>
              </w:rPr>
              <w:t>Length</w:t>
            </w:r>
          </w:p>
        </w:tc>
        <w:tc>
          <w:tcPr>
            <w:tcW w:w="1164" w:type="dxa"/>
            <w:tcBorders>
              <w:top w:val="single" w:sz="8" w:space="0" w:color="4F81BD"/>
              <w:left w:val="single" w:sz="8" w:space="0" w:color="4F81BD"/>
              <w:bottom w:val="single" w:sz="18" w:space="0" w:color="4F81BD"/>
              <w:right w:val="single" w:sz="8" w:space="0" w:color="4F81BD"/>
            </w:tcBorders>
          </w:tcPr>
          <w:p w:rsidR="00FA3EAA" w:rsidRPr="00E32221" w:rsidRDefault="00FA3EAA" w:rsidP="00FA3EAA">
            <w:pPr>
              <w:pStyle w:val="BodyText"/>
              <w:spacing w:after="0"/>
              <w:rPr>
                <w:b/>
                <w:bCs/>
              </w:rPr>
            </w:pPr>
            <w:r w:rsidRPr="00E32221">
              <w:rPr>
                <w:b/>
                <w:bCs/>
              </w:rPr>
              <w:t>Max</w:t>
            </w:r>
          </w:p>
          <w:p w:rsidR="00FA3EAA" w:rsidRPr="00E32221" w:rsidRDefault="00FA3EAA" w:rsidP="00FA3EAA">
            <w:pPr>
              <w:pStyle w:val="BodyText"/>
              <w:spacing w:after="0"/>
              <w:rPr>
                <w:b/>
                <w:bCs/>
              </w:rPr>
            </w:pPr>
            <w:r w:rsidRPr="00E32221">
              <w:rPr>
                <w:b/>
                <w:bCs/>
              </w:rPr>
              <w:t>Length</w:t>
            </w:r>
          </w:p>
        </w:tc>
        <w:tc>
          <w:tcPr>
            <w:tcW w:w="3080" w:type="dxa"/>
            <w:tcBorders>
              <w:top w:val="single" w:sz="8" w:space="0" w:color="4F81BD"/>
              <w:left w:val="single" w:sz="8" w:space="0" w:color="4F81BD"/>
              <w:bottom w:val="single" w:sz="18" w:space="0" w:color="4F81BD"/>
              <w:right w:val="single" w:sz="8" w:space="0" w:color="4F81BD"/>
            </w:tcBorders>
          </w:tcPr>
          <w:p w:rsidR="00FA3EAA" w:rsidRPr="00E32221" w:rsidRDefault="00FA3EAA" w:rsidP="00FA3EAA">
            <w:pPr>
              <w:pStyle w:val="BodyText"/>
              <w:spacing w:after="0"/>
              <w:rPr>
                <w:b/>
                <w:bCs/>
              </w:rPr>
            </w:pPr>
            <w:r w:rsidRPr="00E32221">
              <w:rPr>
                <w:b/>
                <w:bCs/>
              </w:rPr>
              <w:t>Notes</w:t>
            </w:r>
          </w:p>
        </w:tc>
      </w:tr>
      <w:tr w:rsidR="00FA3EAA" w:rsidRPr="00E32221" w:rsidTr="00FA3EAA">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r w:rsidRPr="00E32221">
              <w:t>Phone Number</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r w:rsidRPr="00E32221">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806D8A" w:rsidP="00FA3EAA">
            <w:r w:rsidRPr="00E32221">
              <w:t>See Notes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806D8A" w:rsidP="00FA3EAA">
            <w:r w:rsidRPr="00E32221">
              <w:t>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806D8A" w:rsidP="00FA3EAA">
            <w:r w:rsidRPr="00E32221">
              <w:t>10</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806D8A" w:rsidP="00FA3EAA">
            <w:r w:rsidRPr="00E32221">
              <w:t>10</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806D8A" w:rsidP="00FA3EAA">
            <w:r w:rsidRPr="00E32221">
              <w:t>At least Phone Number or Last Name must be entered.</w:t>
            </w:r>
          </w:p>
        </w:tc>
      </w:tr>
      <w:tr w:rsidR="00806D8A" w:rsidRPr="00E32221" w:rsidTr="00FA3EAA">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806D8A" w:rsidRPr="00E32221" w:rsidRDefault="00806D8A" w:rsidP="00FA3EAA">
            <w:r w:rsidRPr="00E32221">
              <w:t>First Name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806D8A" w:rsidRPr="00E32221" w:rsidRDefault="00806D8A" w:rsidP="00FA3EAA">
            <w:r w:rsidRPr="00E32221">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806D8A" w:rsidRPr="00E32221" w:rsidRDefault="00806D8A" w:rsidP="00FA3EAA">
            <w:r w:rsidRPr="00E32221">
              <w:t>See Notes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806D8A" w:rsidRPr="00E32221" w:rsidRDefault="00806D8A" w:rsidP="00FA3EAA">
            <w:r w:rsidRPr="00E32221">
              <w:t>Alphanumeric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806D8A" w:rsidRPr="00E32221" w:rsidRDefault="00806D8A" w:rsidP="00FA3EAA">
            <w:r w:rsidRPr="00E32221">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806D8A" w:rsidRPr="00E32221" w:rsidRDefault="00806D8A" w:rsidP="00FA3EAA">
            <w:r w:rsidRPr="00E32221">
              <w:t>25</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806D8A" w:rsidRPr="00E32221" w:rsidRDefault="00806D8A" w:rsidP="00D42A9E">
            <w:r w:rsidRPr="00E32221">
              <w:t>At least Phone Number or Last Name must be entered.</w:t>
            </w:r>
          </w:p>
        </w:tc>
      </w:tr>
      <w:tr w:rsidR="00806D8A" w:rsidRPr="00E32221" w:rsidTr="00FA3EAA">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806D8A" w:rsidRPr="00E32221" w:rsidRDefault="00806D8A" w:rsidP="00FA3EAA">
            <w:r w:rsidRPr="00E32221">
              <w:t>Last Name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806D8A" w:rsidRPr="00E32221" w:rsidRDefault="00806D8A" w:rsidP="00FA3EAA">
            <w:r w:rsidRPr="00E32221">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806D8A" w:rsidRPr="00E32221" w:rsidRDefault="00806D8A" w:rsidP="00FA3EAA">
            <w:r w:rsidRPr="00E32221">
              <w:t>See Notes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806D8A" w:rsidRPr="00E32221" w:rsidRDefault="00806D8A" w:rsidP="00FA3EAA">
            <w:r w:rsidRPr="00E32221">
              <w:t>Alphamueric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806D8A" w:rsidRPr="00E32221" w:rsidRDefault="00806D8A" w:rsidP="00FA3EAA">
            <w:r w:rsidRPr="00E32221">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806D8A" w:rsidRPr="00E32221" w:rsidRDefault="00806D8A" w:rsidP="00FA3EAA">
            <w:r w:rsidRPr="00E32221">
              <w:t>25</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806D8A" w:rsidRPr="00E32221" w:rsidRDefault="00806D8A" w:rsidP="00D42A9E">
            <w:r w:rsidRPr="00E32221">
              <w:t>At least Phone Number or Last Name must be entered.</w:t>
            </w:r>
          </w:p>
        </w:tc>
      </w:tr>
      <w:tr w:rsidR="00FA3EAA" w:rsidRPr="00E32221" w:rsidTr="00FA3EAA">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r w:rsidRPr="00E32221">
              <w:t>Date  Range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r w:rsidRPr="00E32221">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r w:rsidRPr="00E32221">
              <w:t>Yes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r w:rsidRPr="00E32221">
              <w:t>Date</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r w:rsidRPr="00E32221">
              <w:t>The default start date is 6 months prior to todays date, the default end date is todays date.</w:t>
            </w:r>
          </w:p>
          <w:p w:rsidR="00FA3EAA" w:rsidRPr="00E32221" w:rsidRDefault="00FA3EAA" w:rsidP="00FA3EAA"/>
          <w:p w:rsidR="00FA3EAA" w:rsidRPr="00E32221" w:rsidRDefault="00FA3EAA" w:rsidP="00FA3EAA">
            <w:r w:rsidRPr="00E32221">
              <w:t xml:space="preserve">The system allows any date range as long as the total time between the start and end dates is within 6 months.  </w:t>
            </w:r>
          </w:p>
          <w:p w:rsidR="00FA3EAA" w:rsidRPr="00E32221" w:rsidRDefault="00FA3EAA" w:rsidP="00FA3EAA"/>
          <w:p w:rsidR="00FA3EAA" w:rsidRPr="00E32221" w:rsidRDefault="00FA3EAA" w:rsidP="00FA3EAA">
            <w:r w:rsidRPr="00E32221">
              <w:t>Format of the Date is MM/DD/YYYY</w:t>
            </w:r>
          </w:p>
        </w:tc>
      </w:tr>
    </w:tbl>
    <w:p w:rsidR="00FA3EAA" w:rsidRPr="00E32221" w:rsidRDefault="00FA3EAA" w:rsidP="00FA3EAA">
      <w:pPr>
        <w:pStyle w:val="Heading3"/>
      </w:pPr>
      <w:r w:rsidRPr="00E32221">
        <w:t>Reason Code</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FA3EAA" w:rsidRPr="00E32221" w:rsidTr="00FA3EAA">
        <w:trPr>
          <w:cantSplit/>
        </w:trPr>
        <w:tc>
          <w:tcPr>
            <w:tcW w:w="1284" w:type="pct"/>
            <w:tcBorders>
              <w:top w:val="single" w:sz="8" w:space="0" w:color="4F81BD"/>
              <w:left w:val="single" w:sz="8" w:space="0" w:color="4F81BD"/>
              <w:bottom w:val="single" w:sz="18" w:space="0" w:color="4F81BD"/>
              <w:right w:val="single" w:sz="8" w:space="0" w:color="4F81BD"/>
            </w:tcBorders>
          </w:tcPr>
          <w:p w:rsidR="00FA3EAA" w:rsidRPr="00E32221" w:rsidRDefault="00FA3EAA" w:rsidP="00FA3EAA">
            <w:pPr>
              <w:rPr>
                <w:b/>
              </w:rPr>
            </w:pPr>
            <w:r w:rsidRPr="00E32221">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FA3EAA" w:rsidRPr="00E32221" w:rsidRDefault="00FA3EAA" w:rsidP="00FA3EAA">
            <w:pPr>
              <w:rPr>
                <w:b/>
                <w:szCs w:val="20"/>
              </w:rPr>
            </w:pPr>
            <w:r w:rsidRPr="00E32221">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FA3EAA" w:rsidRPr="00E32221" w:rsidRDefault="00FA3EAA" w:rsidP="00FA3EAA">
            <w:pPr>
              <w:rPr>
                <w:b/>
                <w:szCs w:val="20"/>
              </w:rPr>
            </w:pPr>
            <w:r w:rsidRPr="00E32221">
              <w:rPr>
                <w:b/>
                <w:szCs w:val="20"/>
              </w:rPr>
              <w:t>Default Value</w:t>
            </w:r>
          </w:p>
        </w:tc>
      </w:tr>
      <w:tr w:rsidR="00FA3EAA" w:rsidRPr="00E32221" w:rsidTr="00FA3EAA">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pPr>
              <w:rPr>
                <w:bCs/>
                <w:szCs w:val="20"/>
              </w:rPr>
            </w:pPr>
            <w:r w:rsidRPr="00E32221">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23CDE">
            <w:pPr>
              <w:numPr>
                <w:ilvl w:val="0"/>
                <w:numId w:val="1"/>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FA3EAA" w:rsidRPr="00E32221" w:rsidRDefault="00FA3EAA" w:rsidP="00FA3EAA">
            <w:pPr>
              <w:rPr>
                <w:szCs w:val="20"/>
              </w:rPr>
            </w:pPr>
          </w:p>
        </w:tc>
      </w:tr>
    </w:tbl>
    <w:p w:rsidR="00FA3EAA" w:rsidRPr="00E32221" w:rsidRDefault="00FA3EAA" w:rsidP="00FA3EAA">
      <w:pPr>
        <w:pStyle w:val="Heading3"/>
      </w:pPr>
      <w:r w:rsidRPr="00E32221">
        <w:t xml:space="preserve">Connection Error </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FA3EAA" w:rsidRPr="00E32221" w:rsidTr="00FA3EAA">
        <w:trPr>
          <w:cantSplit/>
        </w:trPr>
        <w:tc>
          <w:tcPr>
            <w:tcW w:w="1618" w:type="dxa"/>
            <w:tcBorders>
              <w:bottom w:val="single" w:sz="8" w:space="0" w:color="4F81BD"/>
              <w:right w:val="single" w:sz="18" w:space="0" w:color="4F81BD"/>
            </w:tcBorders>
            <w:shd w:val="clear" w:color="auto" w:fill="D3DFEE"/>
          </w:tcPr>
          <w:p w:rsidR="00FA3EAA" w:rsidRPr="00E32221" w:rsidRDefault="00FA3EAA" w:rsidP="00FA3EAA">
            <w:pPr>
              <w:rPr>
                <w:b/>
                <w:bCs/>
                <w:szCs w:val="20"/>
              </w:rPr>
            </w:pPr>
            <w:r w:rsidRPr="00E32221">
              <w:rPr>
                <w:b/>
                <w:bCs/>
                <w:szCs w:val="20"/>
              </w:rPr>
              <w:t>Size</w:t>
            </w:r>
          </w:p>
        </w:tc>
        <w:tc>
          <w:tcPr>
            <w:tcW w:w="9213" w:type="dxa"/>
            <w:tcBorders>
              <w:bottom w:val="single" w:sz="8" w:space="0" w:color="4F81BD"/>
              <w:right w:val="single" w:sz="8" w:space="0" w:color="4F81BD"/>
            </w:tcBorders>
            <w:shd w:val="clear" w:color="auto" w:fill="D3DFEE"/>
          </w:tcPr>
          <w:p w:rsidR="00FA3EAA" w:rsidRPr="00E32221" w:rsidRDefault="00FA3EAA" w:rsidP="00FA3EAA">
            <w:pPr>
              <w:rPr>
                <w:color w:val="FF0000"/>
                <w:szCs w:val="20"/>
              </w:rPr>
            </w:pPr>
            <w:r w:rsidRPr="00E32221">
              <w:rPr>
                <w:color w:val="FF0000"/>
                <w:szCs w:val="20"/>
              </w:rPr>
              <w:t>Size of message box (Please see UI Guidelines for size descriptions)</w:t>
            </w:r>
          </w:p>
        </w:tc>
      </w:tr>
      <w:tr w:rsidR="00FA3EAA" w:rsidRPr="00E32221" w:rsidTr="00FA3EAA">
        <w:trPr>
          <w:cantSplit/>
        </w:trPr>
        <w:tc>
          <w:tcPr>
            <w:tcW w:w="1618" w:type="dxa"/>
            <w:tcBorders>
              <w:bottom w:val="single" w:sz="8" w:space="0" w:color="4F81BD"/>
              <w:right w:val="single" w:sz="18" w:space="0" w:color="4F81BD"/>
            </w:tcBorders>
            <w:shd w:val="clear" w:color="auto" w:fill="auto"/>
          </w:tcPr>
          <w:p w:rsidR="00FA3EAA" w:rsidRPr="00E32221" w:rsidRDefault="00FA3EAA" w:rsidP="00FA3EAA">
            <w:pPr>
              <w:rPr>
                <w:b/>
                <w:bCs/>
                <w:szCs w:val="20"/>
              </w:rPr>
            </w:pPr>
            <w:r w:rsidRPr="00E32221">
              <w:rPr>
                <w:b/>
                <w:bCs/>
                <w:szCs w:val="20"/>
              </w:rPr>
              <w:t>Title</w:t>
            </w:r>
          </w:p>
        </w:tc>
        <w:tc>
          <w:tcPr>
            <w:tcW w:w="9213" w:type="dxa"/>
            <w:tcBorders>
              <w:bottom w:val="single" w:sz="8" w:space="0" w:color="4F81BD"/>
              <w:right w:val="single" w:sz="8" w:space="0" w:color="4F81BD"/>
            </w:tcBorders>
          </w:tcPr>
          <w:p w:rsidR="00FA3EAA" w:rsidRPr="00E32221" w:rsidRDefault="00FA3EAA" w:rsidP="00FA3EAA">
            <w:pPr>
              <w:rPr>
                <w:szCs w:val="20"/>
              </w:rPr>
            </w:pPr>
            <w:r w:rsidRPr="00E32221">
              <w:rPr>
                <w:szCs w:val="20"/>
              </w:rPr>
              <w:t>Connection Error</w:t>
            </w:r>
          </w:p>
        </w:tc>
      </w:tr>
      <w:tr w:rsidR="00FA3EAA" w:rsidRPr="00E32221" w:rsidTr="00FA3EAA">
        <w:trPr>
          <w:cantSplit/>
        </w:trPr>
        <w:tc>
          <w:tcPr>
            <w:tcW w:w="1618" w:type="dxa"/>
            <w:tcBorders>
              <w:bottom w:val="single" w:sz="8" w:space="0" w:color="4F81BD"/>
              <w:right w:val="single" w:sz="18" w:space="0" w:color="4F81BD"/>
            </w:tcBorders>
            <w:shd w:val="clear" w:color="auto" w:fill="DBE5F1"/>
          </w:tcPr>
          <w:p w:rsidR="00FA3EAA" w:rsidRPr="00E32221" w:rsidRDefault="00FA3EAA" w:rsidP="00FA3EAA">
            <w:pPr>
              <w:rPr>
                <w:b/>
                <w:bCs/>
                <w:szCs w:val="20"/>
              </w:rPr>
            </w:pPr>
            <w:r w:rsidRPr="00E32221">
              <w:rPr>
                <w:b/>
                <w:bCs/>
                <w:szCs w:val="20"/>
              </w:rPr>
              <w:t>Description</w:t>
            </w:r>
          </w:p>
        </w:tc>
        <w:tc>
          <w:tcPr>
            <w:tcW w:w="9213" w:type="dxa"/>
            <w:tcBorders>
              <w:bottom w:val="single" w:sz="8" w:space="0" w:color="4F81BD"/>
              <w:right w:val="single" w:sz="8" w:space="0" w:color="4F81BD"/>
            </w:tcBorders>
            <w:shd w:val="clear" w:color="auto" w:fill="DBE5F1"/>
          </w:tcPr>
          <w:p w:rsidR="00FA3EAA" w:rsidRPr="00E32221" w:rsidRDefault="00FA3EAA" w:rsidP="00FA3EAA">
            <w:pPr>
              <w:rPr>
                <w:bCs/>
                <w:szCs w:val="20"/>
              </w:rPr>
            </w:pPr>
            <w:r w:rsidRPr="00E32221">
              <w:rPr>
                <w:bCs/>
                <w:szCs w:val="20"/>
              </w:rPr>
              <w:t>This message is displayed when the system is unable to retrieve suspended transaction(s) due to a connection error or timeout.  Upon acknowledging the message, the system restarts the Main Flow</w:t>
            </w:r>
          </w:p>
        </w:tc>
      </w:tr>
      <w:tr w:rsidR="00FA3EAA" w:rsidRPr="00E32221" w:rsidTr="00FA3EAA">
        <w:trPr>
          <w:cantSplit/>
        </w:trPr>
        <w:tc>
          <w:tcPr>
            <w:tcW w:w="1618" w:type="dxa"/>
            <w:tcBorders>
              <w:right w:val="single" w:sz="18" w:space="0" w:color="4F81BD"/>
            </w:tcBorders>
            <w:shd w:val="clear" w:color="auto" w:fill="auto"/>
          </w:tcPr>
          <w:p w:rsidR="00FA3EAA" w:rsidRPr="00E32221" w:rsidRDefault="00FA3EAA" w:rsidP="00FA3EAA">
            <w:pPr>
              <w:rPr>
                <w:b/>
                <w:bCs/>
                <w:szCs w:val="20"/>
              </w:rPr>
            </w:pPr>
            <w:r w:rsidRPr="00E32221">
              <w:rPr>
                <w:b/>
                <w:bCs/>
                <w:szCs w:val="20"/>
              </w:rPr>
              <w:t>Message Text</w:t>
            </w:r>
          </w:p>
        </w:tc>
        <w:tc>
          <w:tcPr>
            <w:tcW w:w="9213" w:type="dxa"/>
            <w:tcBorders>
              <w:right w:val="single" w:sz="8" w:space="0" w:color="4F81BD"/>
            </w:tcBorders>
            <w:shd w:val="clear" w:color="auto" w:fill="auto"/>
          </w:tcPr>
          <w:p w:rsidR="00FA3EAA" w:rsidRPr="00E32221" w:rsidRDefault="00FA3EAA" w:rsidP="00FA3EAA">
            <w:pPr>
              <w:rPr>
                <w:szCs w:val="20"/>
              </w:rPr>
            </w:pPr>
            <w:r w:rsidRPr="00E32221">
              <w:rPr>
                <w:szCs w:val="20"/>
              </w:rPr>
              <w:t xml:space="preserve">Unable to search for suspended transactions at this time.  </w:t>
            </w:r>
          </w:p>
        </w:tc>
      </w:tr>
      <w:tr w:rsidR="00FA3EAA" w:rsidRPr="00E32221" w:rsidTr="00FA3EAA">
        <w:trPr>
          <w:cantSplit/>
        </w:trPr>
        <w:tc>
          <w:tcPr>
            <w:tcW w:w="1618" w:type="dxa"/>
            <w:tcBorders>
              <w:bottom w:val="single" w:sz="8" w:space="0" w:color="4F81BD"/>
              <w:right w:val="single" w:sz="18" w:space="0" w:color="4F81BD"/>
            </w:tcBorders>
            <w:shd w:val="clear" w:color="auto" w:fill="DBE5F1"/>
          </w:tcPr>
          <w:p w:rsidR="00FA3EAA" w:rsidRPr="00E32221" w:rsidRDefault="00FA3EAA" w:rsidP="00FA3EAA">
            <w:pPr>
              <w:rPr>
                <w:b/>
                <w:bCs/>
                <w:szCs w:val="20"/>
              </w:rPr>
            </w:pPr>
            <w:r w:rsidRPr="00E32221">
              <w:rPr>
                <w:b/>
                <w:bCs/>
                <w:szCs w:val="20"/>
              </w:rPr>
              <w:t>Prompt Text</w:t>
            </w:r>
          </w:p>
        </w:tc>
        <w:tc>
          <w:tcPr>
            <w:tcW w:w="9213" w:type="dxa"/>
            <w:tcBorders>
              <w:bottom w:val="single" w:sz="8" w:space="0" w:color="4F81BD"/>
              <w:right w:val="single" w:sz="8" w:space="0" w:color="4F81BD"/>
            </w:tcBorders>
            <w:shd w:val="clear" w:color="auto" w:fill="DBE5F1"/>
          </w:tcPr>
          <w:p w:rsidR="00FA3EAA" w:rsidRPr="00E32221" w:rsidRDefault="00FA3EAA" w:rsidP="00FA3EAA">
            <w:pPr>
              <w:rPr>
                <w:szCs w:val="20"/>
              </w:rPr>
            </w:pPr>
            <w:r w:rsidRPr="00E32221">
              <w:rPr>
                <w:szCs w:val="20"/>
              </w:rPr>
              <w:t>Select OK to continue.</w:t>
            </w:r>
          </w:p>
        </w:tc>
      </w:tr>
      <w:tr w:rsidR="00FA3EAA" w:rsidRPr="00E32221" w:rsidTr="00FA3EAA">
        <w:trPr>
          <w:cantSplit/>
        </w:trPr>
        <w:tc>
          <w:tcPr>
            <w:tcW w:w="1618" w:type="dxa"/>
            <w:tcBorders>
              <w:bottom w:val="single" w:sz="8" w:space="0" w:color="4F81BD"/>
              <w:right w:val="single" w:sz="18" w:space="0" w:color="4F81BD"/>
            </w:tcBorders>
            <w:shd w:val="clear" w:color="auto" w:fill="auto"/>
          </w:tcPr>
          <w:p w:rsidR="00FA3EAA" w:rsidRPr="00E32221" w:rsidRDefault="00FA3EAA" w:rsidP="00FA3EAA">
            <w:pPr>
              <w:rPr>
                <w:b/>
                <w:bCs/>
                <w:szCs w:val="20"/>
              </w:rPr>
            </w:pPr>
            <w:r w:rsidRPr="00E32221">
              <w:rPr>
                <w:b/>
                <w:bCs/>
                <w:szCs w:val="20"/>
              </w:rPr>
              <w:t>Button(s)</w:t>
            </w:r>
          </w:p>
        </w:tc>
        <w:tc>
          <w:tcPr>
            <w:tcW w:w="9213" w:type="dxa"/>
            <w:tcBorders>
              <w:bottom w:val="single" w:sz="8" w:space="0" w:color="4F81BD"/>
              <w:right w:val="single" w:sz="8" w:space="0" w:color="4F81BD"/>
            </w:tcBorders>
            <w:shd w:val="clear" w:color="auto" w:fill="auto"/>
          </w:tcPr>
          <w:p w:rsidR="00FA3EAA" w:rsidRPr="00E32221" w:rsidRDefault="00FA3EAA" w:rsidP="00FA3EAA">
            <w:pPr>
              <w:rPr>
                <w:szCs w:val="20"/>
              </w:rPr>
            </w:pPr>
            <w:r w:rsidRPr="00E32221">
              <w:rPr>
                <w:szCs w:val="20"/>
              </w:rPr>
              <w:t>OK</w:t>
            </w:r>
          </w:p>
        </w:tc>
      </w:tr>
      <w:tr w:rsidR="00FA3EAA" w:rsidRPr="00E32221" w:rsidTr="00FA3EAA">
        <w:trPr>
          <w:cantSplit/>
        </w:trPr>
        <w:tc>
          <w:tcPr>
            <w:tcW w:w="1618" w:type="dxa"/>
            <w:tcBorders>
              <w:bottom w:val="single" w:sz="8" w:space="0" w:color="4F81BD"/>
              <w:right w:val="single" w:sz="18" w:space="0" w:color="4F81BD"/>
            </w:tcBorders>
            <w:shd w:val="clear" w:color="auto" w:fill="DBE5F1"/>
          </w:tcPr>
          <w:p w:rsidR="00FA3EAA" w:rsidRPr="00E32221" w:rsidRDefault="00FA3EAA" w:rsidP="00FA3EAA">
            <w:pPr>
              <w:rPr>
                <w:b/>
                <w:bCs/>
                <w:szCs w:val="20"/>
              </w:rPr>
            </w:pPr>
            <w:r w:rsidRPr="00E32221">
              <w:rPr>
                <w:b/>
                <w:bCs/>
                <w:szCs w:val="20"/>
              </w:rPr>
              <w:t>Notes</w:t>
            </w:r>
          </w:p>
        </w:tc>
        <w:tc>
          <w:tcPr>
            <w:tcW w:w="9213" w:type="dxa"/>
            <w:tcBorders>
              <w:bottom w:val="single" w:sz="8" w:space="0" w:color="4F81BD"/>
              <w:right w:val="single" w:sz="8" w:space="0" w:color="4F81BD"/>
            </w:tcBorders>
            <w:shd w:val="clear" w:color="auto" w:fill="DBE5F1"/>
          </w:tcPr>
          <w:p w:rsidR="00FA3EAA" w:rsidRPr="00E32221" w:rsidRDefault="00FA3EAA" w:rsidP="00FA3EAA">
            <w:pPr>
              <w:rPr>
                <w:szCs w:val="20"/>
              </w:rPr>
            </w:pPr>
            <w:r w:rsidRPr="00E32221">
              <w:rPr>
                <w:szCs w:val="20"/>
              </w:rPr>
              <w:t>Configurable message</w:t>
            </w:r>
          </w:p>
        </w:tc>
      </w:tr>
    </w:tbl>
    <w:p w:rsidR="00FA3EAA" w:rsidRPr="00E32221" w:rsidRDefault="00FA3EAA" w:rsidP="00FA3EAA">
      <w:pPr>
        <w:pStyle w:val="Heading3"/>
      </w:pPr>
      <w:r w:rsidRPr="00E32221">
        <w:t>Invalid Data Notice</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FA3EAA" w:rsidRPr="00E32221" w:rsidTr="00FA3EAA">
        <w:trPr>
          <w:cantSplit/>
        </w:trPr>
        <w:tc>
          <w:tcPr>
            <w:tcW w:w="1618" w:type="dxa"/>
            <w:tcBorders>
              <w:bottom w:val="single" w:sz="8" w:space="0" w:color="4F81BD"/>
              <w:right w:val="single" w:sz="18" w:space="0" w:color="4F81BD"/>
            </w:tcBorders>
            <w:shd w:val="clear" w:color="auto" w:fill="D3DFEE"/>
          </w:tcPr>
          <w:p w:rsidR="00FA3EAA" w:rsidRPr="00E32221" w:rsidRDefault="00FA3EAA" w:rsidP="00FA3EAA">
            <w:pPr>
              <w:rPr>
                <w:b/>
                <w:bCs/>
                <w:szCs w:val="20"/>
              </w:rPr>
            </w:pPr>
            <w:r w:rsidRPr="00E32221">
              <w:rPr>
                <w:b/>
                <w:bCs/>
                <w:szCs w:val="20"/>
              </w:rPr>
              <w:t>Size</w:t>
            </w:r>
          </w:p>
        </w:tc>
        <w:tc>
          <w:tcPr>
            <w:tcW w:w="9213" w:type="dxa"/>
            <w:tcBorders>
              <w:bottom w:val="single" w:sz="8" w:space="0" w:color="4F81BD"/>
              <w:right w:val="single" w:sz="8" w:space="0" w:color="4F81BD"/>
            </w:tcBorders>
            <w:shd w:val="clear" w:color="auto" w:fill="D3DFEE"/>
          </w:tcPr>
          <w:p w:rsidR="00FA3EAA" w:rsidRPr="00E32221" w:rsidRDefault="00FA3EAA" w:rsidP="00FA3EAA">
            <w:pPr>
              <w:rPr>
                <w:color w:val="FF0000"/>
                <w:szCs w:val="20"/>
              </w:rPr>
            </w:pPr>
            <w:r w:rsidRPr="00E32221">
              <w:rPr>
                <w:color w:val="FF0000"/>
                <w:szCs w:val="20"/>
              </w:rPr>
              <w:t>Size of message box (Please see UI Guidelines for size descriptions)</w:t>
            </w:r>
          </w:p>
        </w:tc>
      </w:tr>
      <w:tr w:rsidR="00FA3EAA" w:rsidRPr="00E32221" w:rsidTr="00FA3EAA">
        <w:trPr>
          <w:cantSplit/>
        </w:trPr>
        <w:tc>
          <w:tcPr>
            <w:tcW w:w="1618" w:type="dxa"/>
            <w:tcBorders>
              <w:bottom w:val="single" w:sz="8" w:space="0" w:color="4F81BD"/>
              <w:right w:val="single" w:sz="18" w:space="0" w:color="4F81BD"/>
            </w:tcBorders>
            <w:shd w:val="clear" w:color="auto" w:fill="auto"/>
          </w:tcPr>
          <w:p w:rsidR="00FA3EAA" w:rsidRPr="00E32221" w:rsidRDefault="00FA3EAA" w:rsidP="00FA3EAA">
            <w:pPr>
              <w:rPr>
                <w:b/>
                <w:bCs/>
                <w:szCs w:val="20"/>
              </w:rPr>
            </w:pPr>
            <w:r w:rsidRPr="00E32221">
              <w:rPr>
                <w:b/>
                <w:bCs/>
                <w:szCs w:val="20"/>
              </w:rPr>
              <w:t>Title</w:t>
            </w:r>
          </w:p>
        </w:tc>
        <w:tc>
          <w:tcPr>
            <w:tcW w:w="9213" w:type="dxa"/>
            <w:tcBorders>
              <w:bottom w:val="single" w:sz="8" w:space="0" w:color="4F81BD"/>
              <w:right w:val="single" w:sz="8" w:space="0" w:color="4F81BD"/>
            </w:tcBorders>
          </w:tcPr>
          <w:p w:rsidR="00FA3EAA" w:rsidRPr="00E32221" w:rsidRDefault="00FA3EAA" w:rsidP="00FA3EAA">
            <w:pPr>
              <w:rPr>
                <w:szCs w:val="20"/>
              </w:rPr>
            </w:pPr>
            <w:r w:rsidRPr="00E32221">
              <w:rPr>
                <w:szCs w:val="20"/>
              </w:rPr>
              <w:t>Invalid Data Notice</w:t>
            </w:r>
          </w:p>
        </w:tc>
      </w:tr>
      <w:tr w:rsidR="00FA3EAA" w:rsidRPr="00E32221" w:rsidTr="00FA3EAA">
        <w:trPr>
          <w:cantSplit/>
        </w:trPr>
        <w:tc>
          <w:tcPr>
            <w:tcW w:w="1618" w:type="dxa"/>
            <w:tcBorders>
              <w:bottom w:val="single" w:sz="8" w:space="0" w:color="4F81BD"/>
              <w:right w:val="single" w:sz="18" w:space="0" w:color="4F81BD"/>
            </w:tcBorders>
            <w:shd w:val="clear" w:color="auto" w:fill="DBE5F1"/>
          </w:tcPr>
          <w:p w:rsidR="00FA3EAA" w:rsidRPr="00E32221" w:rsidRDefault="00FA3EAA" w:rsidP="00FA3EAA">
            <w:pPr>
              <w:rPr>
                <w:b/>
                <w:bCs/>
                <w:szCs w:val="20"/>
              </w:rPr>
            </w:pPr>
            <w:r w:rsidRPr="00E32221">
              <w:rPr>
                <w:b/>
                <w:bCs/>
                <w:szCs w:val="20"/>
              </w:rPr>
              <w:t>Description</w:t>
            </w:r>
          </w:p>
        </w:tc>
        <w:tc>
          <w:tcPr>
            <w:tcW w:w="9213" w:type="dxa"/>
            <w:tcBorders>
              <w:bottom w:val="single" w:sz="8" w:space="0" w:color="4F81BD"/>
              <w:right w:val="single" w:sz="8" w:space="0" w:color="4F81BD"/>
            </w:tcBorders>
            <w:shd w:val="clear" w:color="auto" w:fill="DBE5F1"/>
          </w:tcPr>
          <w:p w:rsidR="00FA3EAA" w:rsidRPr="00E32221" w:rsidRDefault="00FA3EAA" w:rsidP="00FA3EAA">
            <w:pPr>
              <w:rPr>
                <w:bCs/>
                <w:szCs w:val="20"/>
              </w:rPr>
            </w:pPr>
            <w:r w:rsidRPr="00E32221">
              <w:rPr>
                <w:rFonts w:cs="Arial"/>
              </w:rPr>
              <w:t>This message informs the operator that the data entered in the required fields is invalid (e.g. incorrect format, missing).   The &lt;ARG&gt; described in the Message is replaced with the name of the data field that contains the invalid data.  If there are multiple data fields with invalid data, the system only displays the name of the first data field with invalid data.  Upon acknowledging the message, the system returns to the previous screen.</w:t>
            </w:r>
          </w:p>
        </w:tc>
      </w:tr>
      <w:tr w:rsidR="00FA3EAA" w:rsidRPr="00E32221" w:rsidTr="00FA3EAA">
        <w:trPr>
          <w:cantSplit/>
        </w:trPr>
        <w:tc>
          <w:tcPr>
            <w:tcW w:w="1618" w:type="dxa"/>
            <w:tcBorders>
              <w:right w:val="single" w:sz="18" w:space="0" w:color="4F81BD"/>
            </w:tcBorders>
            <w:shd w:val="clear" w:color="auto" w:fill="auto"/>
          </w:tcPr>
          <w:p w:rsidR="00FA3EAA" w:rsidRPr="00E32221" w:rsidRDefault="00FA3EAA" w:rsidP="00FA3EAA">
            <w:pPr>
              <w:rPr>
                <w:b/>
                <w:bCs/>
                <w:szCs w:val="20"/>
              </w:rPr>
            </w:pPr>
            <w:r w:rsidRPr="00E32221">
              <w:rPr>
                <w:b/>
                <w:bCs/>
                <w:szCs w:val="20"/>
              </w:rPr>
              <w:t>Message Text</w:t>
            </w:r>
          </w:p>
        </w:tc>
        <w:tc>
          <w:tcPr>
            <w:tcW w:w="9213" w:type="dxa"/>
            <w:tcBorders>
              <w:right w:val="single" w:sz="8" w:space="0" w:color="4F81BD"/>
            </w:tcBorders>
            <w:shd w:val="clear" w:color="auto" w:fill="auto"/>
          </w:tcPr>
          <w:p w:rsidR="00FA3EAA" w:rsidRPr="00E32221" w:rsidRDefault="00FA3EAA" w:rsidP="00FA3EAA">
            <w:pPr>
              <w:rPr>
                <w:szCs w:val="20"/>
              </w:rPr>
            </w:pPr>
            <w:r w:rsidRPr="00E32221">
              <w:rPr>
                <w:bCs/>
                <w:szCs w:val="20"/>
              </w:rPr>
              <w:t xml:space="preserve">The following field has invalid data: &lt;ARG&gt;.  </w:t>
            </w:r>
          </w:p>
        </w:tc>
      </w:tr>
      <w:tr w:rsidR="00FA3EAA" w:rsidRPr="00E32221" w:rsidTr="00FA3EAA">
        <w:trPr>
          <w:cantSplit/>
        </w:trPr>
        <w:tc>
          <w:tcPr>
            <w:tcW w:w="1618" w:type="dxa"/>
            <w:tcBorders>
              <w:bottom w:val="single" w:sz="8" w:space="0" w:color="4F81BD"/>
              <w:right w:val="single" w:sz="18" w:space="0" w:color="4F81BD"/>
            </w:tcBorders>
            <w:shd w:val="clear" w:color="auto" w:fill="DBE5F1"/>
          </w:tcPr>
          <w:p w:rsidR="00FA3EAA" w:rsidRPr="00E32221" w:rsidRDefault="00FA3EAA" w:rsidP="00FA3EAA">
            <w:pPr>
              <w:rPr>
                <w:b/>
                <w:bCs/>
                <w:szCs w:val="20"/>
              </w:rPr>
            </w:pPr>
            <w:r w:rsidRPr="00E32221">
              <w:rPr>
                <w:b/>
                <w:bCs/>
                <w:szCs w:val="20"/>
              </w:rPr>
              <w:t>Prompt Text</w:t>
            </w:r>
          </w:p>
        </w:tc>
        <w:tc>
          <w:tcPr>
            <w:tcW w:w="9213" w:type="dxa"/>
            <w:tcBorders>
              <w:bottom w:val="single" w:sz="8" w:space="0" w:color="4F81BD"/>
              <w:right w:val="single" w:sz="8" w:space="0" w:color="4F81BD"/>
            </w:tcBorders>
            <w:shd w:val="clear" w:color="auto" w:fill="DBE5F1"/>
          </w:tcPr>
          <w:p w:rsidR="00FA3EAA" w:rsidRPr="00E32221" w:rsidRDefault="00FA3EAA" w:rsidP="00FA3EAA">
            <w:pPr>
              <w:rPr>
                <w:szCs w:val="20"/>
              </w:rPr>
            </w:pPr>
            <w:r w:rsidRPr="00E32221">
              <w:rPr>
                <w:szCs w:val="20"/>
              </w:rPr>
              <w:t>Select OK to correct the invalid data.</w:t>
            </w:r>
          </w:p>
        </w:tc>
      </w:tr>
      <w:tr w:rsidR="00FA3EAA" w:rsidRPr="00E32221" w:rsidTr="00FA3EAA">
        <w:trPr>
          <w:cantSplit/>
        </w:trPr>
        <w:tc>
          <w:tcPr>
            <w:tcW w:w="1618" w:type="dxa"/>
            <w:tcBorders>
              <w:bottom w:val="single" w:sz="8" w:space="0" w:color="4F81BD"/>
              <w:right w:val="single" w:sz="18" w:space="0" w:color="4F81BD"/>
            </w:tcBorders>
            <w:shd w:val="clear" w:color="auto" w:fill="auto"/>
          </w:tcPr>
          <w:p w:rsidR="00FA3EAA" w:rsidRPr="00E32221" w:rsidRDefault="00FA3EAA" w:rsidP="00FA3EAA">
            <w:pPr>
              <w:rPr>
                <w:b/>
                <w:bCs/>
                <w:szCs w:val="20"/>
              </w:rPr>
            </w:pPr>
            <w:r w:rsidRPr="00E32221">
              <w:rPr>
                <w:b/>
                <w:bCs/>
                <w:szCs w:val="20"/>
              </w:rPr>
              <w:t>Button(s)</w:t>
            </w:r>
          </w:p>
        </w:tc>
        <w:tc>
          <w:tcPr>
            <w:tcW w:w="9213" w:type="dxa"/>
            <w:tcBorders>
              <w:bottom w:val="single" w:sz="8" w:space="0" w:color="4F81BD"/>
              <w:right w:val="single" w:sz="8" w:space="0" w:color="4F81BD"/>
            </w:tcBorders>
            <w:shd w:val="clear" w:color="auto" w:fill="auto"/>
          </w:tcPr>
          <w:p w:rsidR="00FA3EAA" w:rsidRPr="00E32221" w:rsidRDefault="00FA3EAA" w:rsidP="00FA3EAA">
            <w:pPr>
              <w:rPr>
                <w:szCs w:val="20"/>
              </w:rPr>
            </w:pPr>
            <w:r w:rsidRPr="00E32221">
              <w:rPr>
                <w:szCs w:val="20"/>
              </w:rPr>
              <w:t>OK</w:t>
            </w:r>
          </w:p>
        </w:tc>
      </w:tr>
      <w:tr w:rsidR="00FA3EAA" w:rsidRPr="00E32221" w:rsidTr="00FA3EAA">
        <w:trPr>
          <w:cantSplit/>
        </w:trPr>
        <w:tc>
          <w:tcPr>
            <w:tcW w:w="1618" w:type="dxa"/>
            <w:tcBorders>
              <w:bottom w:val="single" w:sz="8" w:space="0" w:color="4F81BD"/>
              <w:right w:val="single" w:sz="18" w:space="0" w:color="4F81BD"/>
            </w:tcBorders>
            <w:shd w:val="clear" w:color="auto" w:fill="DBE5F1"/>
          </w:tcPr>
          <w:p w:rsidR="00FA3EAA" w:rsidRPr="00E32221" w:rsidRDefault="00FA3EAA" w:rsidP="00FA3EAA">
            <w:pPr>
              <w:rPr>
                <w:b/>
                <w:bCs/>
                <w:szCs w:val="20"/>
              </w:rPr>
            </w:pPr>
            <w:r w:rsidRPr="00E32221">
              <w:rPr>
                <w:b/>
                <w:bCs/>
                <w:szCs w:val="20"/>
              </w:rPr>
              <w:t>Notes</w:t>
            </w:r>
          </w:p>
        </w:tc>
        <w:tc>
          <w:tcPr>
            <w:tcW w:w="9213" w:type="dxa"/>
            <w:tcBorders>
              <w:bottom w:val="single" w:sz="8" w:space="0" w:color="4F81BD"/>
              <w:right w:val="single" w:sz="8" w:space="0" w:color="4F81BD"/>
            </w:tcBorders>
            <w:shd w:val="clear" w:color="auto" w:fill="DBE5F1"/>
          </w:tcPr>
          <w:p w:rsidR="00FA3EAA" w:rsidRPr="00E32221" w:rsidRDefault="00FA3EAA" w:rsidP="00FA3EAA">
            <w:pPr>
              <w:rPr>
                <w:color w:val="FF0000"/>
                <w:szCs w:val="20"/>
              </w:rPr>
            </w:pPr>
            <w:r w:rsidRPr="00E32221">
              <w:rPr>
                <w:szCs w:val="20"/>
              </w:rPr>
              <w:t>This is a generic message to be reused when required data is incorrect or missing.</w:t>
            </w:r>
          </w:p>
        </w:tc>
      </w:tr>
    </w:tbl>
    <w:p w:rsidR="00806D8A" w:rsidRPr="00E32221" w:rsidRDefault="00806D8A" w:rsidP="00806D8A">
      <w:pPr>
        <w:pStyle w:val="BodyText"/>
        <w:rPr>
          <w:rFonts w:cs="Arial"/>
          <w:szCs w:val="26"/>
        </w:rPr>
      </w:pPr>
      <w:r w:rsidRPr="00E32221">
        <w:br w:type="page"/>
      </w:r>
    </w:p>
    <w:p w:rsidR="00FA3EAA" w:rsidRPr="00E32221" w:rsidRDefault="00FA3EAA" w:rsidP="00FA3EAA">
      <w:pPr>
        <w:pStyle w:val="Heading3"/>
      </w:pPr>
      <w:r w:rsidRPr="00E32221">
        <w:lastRenderedPageBreak/>
        <w:t>No Transaction Found</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FA3EAA" w:rsidRPr="00E32221" w:rsidTr="00FA3EAA">
        <w:trPr>
          <w:cantSplit/>
        </w:trPr>
        <w:tc>
          <w:tcPr>
            <w:tcW w:w="1618" w:type="dxa"/>
            <w:tcBorders>
              <w:bottom w:val="single" w:sz="8" w:space="0" w:color="4F81BD"/>
              <w:right w:val="single" w:sz="18" w:space="0" w:color="4F81BD"/>
            </w:tcBorders>
            <w:shd w:val="clear" w:color="auto" w:fill="D3DFEE"/>
          </w:tcPr>
          <w:p w:rsidR="00FA3EAA" w:rsidRPr="00E32221" w:rsidRDefault="00FA3EAA" w:rsidP="00FA3EAA">
            <w:pPr>
              <w:rPr>
                <w:b/>
                <w:bCs/>
                <w:szCs w:val="20"/>
              </w:rPr>
            </w:pPr>
            <w:r w:rsidRPr="00E32221">
              <w:rPr>
                <w:b/>
                <w:bCs/>
                <w:szCs w:val="20"/>
              </w:rPr>
              <w:t>Size</w:t>
            </w:r>
          </w:p>
        </w:tc>
        <w:tc>
          <w:tcPr>
            <w:tcW w:w="9213" w:type="dxa"/>
            <w:tcBorders>
              <w:bottom w:val="single" w:sz="8" w:space="0" w:color="4F81BD"/>
              <w:right w:val="single" w:sz="8" w:space="0" w:color="4F81BD"/>
            </w:tcBorders>
            <w:shd w:val="clear" w:color="auto" w:fill="D3DFEE"/>
          </w:tcPr>
          <w:p w:rsidR="00FA3EAA" w:rsidRPr="00E32221" w:rsidRDefault="00FA3EAA" w:rsidP="00FA3EAA">
            <w:pPr>
              <w:rPr>
                <w:color w:val="FF0000"/>
                <w:szCs w:val="20"/>
              </w:rPr>
            </w:pPr>
            <w:r w:rsidRPr="00E32221">
              <w:rPr>
                <w:color w:val="FF0000"/>
                <w:szCs w:val="20"/>
              </w:rPr>
              <w:t>Size of message box (Please see UI Guidelines for size descriptions)</w:t>
            </w:r>
          </w:p>
        </w:tc>
      </w:tr>
      <w:tr w:rsidR="00FA3EAA" w:rsidRPr="00E32221" w:rsidTr="00FA3EAA">
        <w:trPr>
          <w:cantSplit/>
        </w:trPr>
        <w:tc>
          <w:tcPr>
            <w:tcW w:w="1618" w:type="dxa"/>
            <w:tcBorders>
              <w:bottom w:val="single" w:sz="8" w:space="0" w:color="4F81BD"/>
              <w:right w:val="single" w:sz="18" w:space="0" w:color="4F81BD"/>
            </w:tcBorders>
            <w:shd w:val="clear" w:color="auto" w:fill="auto"/>
          </w:tcPr>
          <w:p w:rsidR="00FA3EAA" w:rsidRPr="00E32221" w:rsidRDefault="00FA3EAA" w:rsidP="00FA3EAA">
            <w:pPr>
              <w:rPr>
                <w:b/>
                <w:bCs/>
                <w:szCs w:val="20"/>
              </w:rPr>
            </w:pPr>
            <w:r w:rsidRPr="00E32221">
              <w:rPr>
                <w:b/>
                <w:bCs/>
                <w:szCs w:val="20"/>
              </w:rPr>
              <w:t>Title</w:t>
            </w:r>
          </w:p>
        </w:tc>
        <w:tc>
          <w:tcPr>
            <w:tcW w:w="9213" w:type="dxa"/>
            <w:tcBorders>
              <w:bottom w:val="single" w:sz="8" w:space="0" w:color="4F81BD"/>
              <w:right w:val="single" w:sz="8" w:space="0" w:color="4F81BD"/>
            </w:tcBorders>
          </w:tcPr>
          <w:p w:rsidR="00FA3EAA" w:rsidRPr="00E32221" w:rsidRDefault="00FA3EAA" w:rsidP="00FA3EAA">
            <w:pPr>
              <w:rPr>
                <w:szCs w:val="20"/>
              </w:rPr>
            </w:pPr>
            <w:r w:rsidRPr="00E32221">
              <w:rPr>
                <w:szCs w:val="20"/>
              </w:rPr>
              <w:t>No Transaction Found</w:t>
            </w:r>
          </w:p>
        </w:tc>
      </w:tr>
      <w:tr w:rsidR="00FA3EAA" w:rsidRPr="00E32221" w:rsidTr="00FA3EAA">
        <w:trPr>
          <w:cantSplit/>
        </w:trPr>
        <w:tc>
          <w:tcPr>
            <w:tcW w:w="1618" w:type="dxa"/>
            <w:tcBorders>
              <w:bottom w:val="single" w:sz="8" w:space="0" w:color="4F81BD"/>
              <w:right w:val="single" w:sz="18" w:space="0" w:color="4F81BD"/>
            </w:tcBorders>
            <w:shd w:val="clear" w:color="auto" w:fill="DBE5F1"/>
          </w:tcPr>
          <w:p w:rsidR="00FA3EAA" w:rsidRPr="00E32221" w:rsidRDefault="00FA3EAA" w:rsidP="00FA3EAA">
            <w:pPr>
              <w:rPr>
                <w:b/>
                <w:bCs/>
                <w:szCs w:val="20"/>
              </w:rPr>
            </w:pPr>
            <w:r w:rsidRPr="00E32221">
              <w:rPr>
                <w:b/>
                <w:bCs/>
                <w:szCs w:val="20"/>
              </w:rPr>
              <w:t>Description</w:t>
            </w:r>
          </w:p>
        </w:tc>
        <w:tc>
          <w:tcPr>
            <w:tcW w:w="9213" w:type="dxa"/>
            <w:tcBorders>
              <w:bottom w:val="single" w:sz="8" w:space="0" w:color="4F81BD"/>
              <w:right w:val="single" w:sz="8" w:space="0" w:color="4F81BD"/>
            </w:tcBorders>
            <w:shd w:val="clear" w:color="auto" w:fill="DBE5F1"/>
          </w:tcPr>
          <w:p w:rsidR="00FA3EAA" w:rsidRPr="00E32221" w:rsidRDefault="00FA3EAA" w:rsidP="00FA3EAA">
            <w:pPr>
              <w:rPr>
                <w:bCs/>
                <w:szCs w:val="20"/>
              </w:rPr>
            </w:pPr>
            <w:r w:rsidRPr="00E32221">
              <w:rPr>
                <w:bCs/>
                <w:szCs w:val="20"/>
              </w:rPr>
              <w:t>This message appears when the operator searches for a transaction and no transaction is found.  Upon acknowledging the message, the operator is returned to the previous screen.</w:t>
            </w:r>
          </w:p>
        </w:tc>
      </w:tr>
      <w:tr w:rsidR="00FA3EAA" w:rsidRPr="00E32221" w:rsidTr="00FA3EAA">
        <w:trPr>
          <w:cantSplit/>
        </w:trPr>
        <w:tc>
          <w:tcPr>
            <w:tcW w:w="1618" w:type="dxa"/>
            <w:tcBorders>
              <w:right w:val="single" w:sz="18" w:space="0" w:color="4F81BD"/>
            </w:tcBorders>
            <w:shd w:val="clear" w:color="auto" w:fill="auto"/>
          </w:tcPr>
          <w:p w:rsidR="00FA3EAA" w:rsidRPr="00E32221" w:rsidRDefault="00FA3EAA" w:rsidP="00FA3EAA">
            <w:pPr>
              <w:rPr>
                <w:b/>
                <w:bCs/>
                <w:szCs w:val="20"/>
              </w:rPr>
            </w:pPr>
            <w:r w:rsidRPr="00E32221">
              <w:rPr>
                <w:b/>
                <w:bCs/>
                <w:szCs w:val="20"/>
              </w:rPr>
              <w:t>Message Text</w:t>
            </w:r>
          </w:p>
        </w:tc>
        <w:tc>
          <w:tcPr>
            <w:tcW w:w="9213" w:type="dxa"/>
            <w:tcBorders>
              <w:right w:val="single" w:sz="8" w:space="0" w:color="4F81BD"/>
            </w:tcBorders>
            <w:shd w:val="clear" w:color="auto" w:fill="auto"/>
          </w:tcPr>
          <w:p w:rsidR="00FA3EAA" w:rsidRPr="00E32221" w:rsidRDefault="00FA3EAA" w:rsidP="00FA3EAA">
            <w:pPr>
              <w:rPr>
                <w:bCs/>
                <w:szCs w:val="20"/>
              </w:rPr>
            </w:pPr>
            <w:r w:rsidRPr="00E32221">
              <w:rPr>
                <w:bCs/>
                <w:szCs w:val="20"/>
              </w:rPr>
              <w:t>No transaction was found matching the search criteria.</w:t>
            </w:r>
          </w:p>
        </w:tc>
      </w:tr>
      <w:tr w:rsidR="00FA3EAA" w:rsidRPr="00E32221" w:rsidTr="00FA3EAA">
        <w:trPr>
          <w:cantSplit/>
        </w:trPr>
        <w:tc>
          <w:tcPr>
            <w:tcW w:w="1618" w:type="dxa"/>
            <w:tcBorders>
              <w:bottom w:val="single" w:sz="8" w:space="0" w:color="4F81BD"/>
              <w:right w:val="single" w:sz="18" w:space="0" w:color="4F81BD"/>
            </w:tcBorders>
            <w:shd w:val="clear" w:color="auto" w:fill="DBE5F1"/>
          </w:tcPr>
          <w:p w:rsidR="00FA3EAA" w:rsidRPr="00E32221" w:rsidRDefault="00FA3EAA" w:rsidP="00FA3EAA">
            <w:pPr>
              <w:rPr>
                <w:b/>
                <w:bCs/>
                <w:szCs w:val="20"/>
              </w:rPr>
            </w:pPr>
            <w:r w:rsidRPr="00E32221">
              <w:rPr>
                <w:b/>
                <w:bCs/>
                <w:szCs w:val="20"/>
              </w:rPr>
              <w:t>Prompt Text</w:t>
            </w:r>
          </w:p>
        </w:tc>
        <w:tc>
          <w:tcPr>
            <w:tcW w:w="9213" w:type="dxa"/>
            <w:tcBorders>
              <w:bottom w:val="single" w:sz="8" w:space="0" w:color="4F81BD"/>
              <w:right w:val="single" w:sz="8" w:space="0" w:color="4F81BD"/>
            </w:tcBorders>
            <w:shd w:val="clear" w:color="auto" w:fill="DBE5F1"/>
          </w:tcPr>
          <w:p w:rsidR="00FA3EAA" w:rsidRPr="00E32221" w:rsidRDefault="00FA3EAA" w:rsidP="00FA3EAA">
            <w:pPr>
              <w:rPr>
                <w:szCs w:val="20"/>
              </w:rPr>
            </w:pPr>
            <w:r w:rsidRPr="00E32221">
              <w:rPr>
                <w:bCs/>
                <w:szCs w:val="20"/>
              </w:rPr>
              <w:t>Select OK to search again.</w:t>
            </w:r>
          </w:p>
        </w:tc>
      </w:tr>
      <w:tr w:rsidR="00FA3EAA" w:rsidRPr="00E32221" w:rsidTr="00FA3EAA">
        <w:trPr>
          <w:cantSplit/>
        </w:trPr>
        <w:tc>
          <w:tcPr>
            <w:tcW w:w="1618" w:type="dxa"/>
            <w:tcBorders>
              <w:bottom w:val="single" w:sz="8" w:space="0" w:color="4F81BD"/>
              <w:right w:val="single" w:sz="18" w:space="0" w:color="4F81BD"/>
            </w:tcBorders>
            <w:shd w:val="clear" w:color="auto" w:fill="auto"/>
          </w:tcPr>
          <w:p w:rsidR="00FA3EAA" w:rsidRPr="00E32221" w:rsidRDefault="00FA3EAA" w:rsidP="00FA3EAA">
            <w:pPr>
              <w:rPr>
                <w:b/>
                <w:bCs/>
                <w:szCs w:val="20"/>
              </w:rPr>
            </w:pPr>
            <w:r w:rsidRPr="00E32221">
              <w:rPr>
                <w:b/>
                <w:bCs/>
                <w:szCs w:val="20"/>
              </w:rPr>
              <w:t>Button(s)</w:t>
            </w:r>
          </w:p>
        </w:tc>
        <w:tc>
          <w:tcPr>
            <w:tcW w:w="9213" w:type="dxa"/>
            <w:tcBorders>
              <w:bottom w:val="single" w:sz="8" w:space="0" w:color="4F81BD"/>
              <w:right w:val="single" w:sz="8" w:space="0" w:color="4F81BD"/>
            </w:tcBorders>
            <w:shd w:val="clear" w:color="auto" w:fill="auto"/>
          </w:tcPr>
          <w:p w:rsidR="00FA3EAA" w:rsidRPr="00E32221" w:rsidRDefault="00FA3EAA" w:rsidP="00FA3EAA">
            <w:pPr>
              <w:rPr>
                <w:szCs w:val="20"/>
              </w:rPr>
            </w:pPr>
            <w:r w:rsidRPr="00E32221">
              <w:rPr>
                <w:szCs w:val="20"/>
              </w:rPr>
              <w:t>OK</w:t>
            </w:r>
          </w:p>
        </w:tc>
      </w:tr>
      <w:tr w:rsidR="00FA3EAA" w:rsidRPr="00E32221" w:rsidTr="00FA3EAA">
        <w:trPr>
          <w:cantSplit/>
        </w:trPr>
        <w:tc>
          <w:tcPr>
            <w:tcW w:w="1618" w:type="dxa"/>
            <w:tcBorders>
              <w:bottom w:val="single" w:sz="8" w:space="0" w:color="4F81BD"/>
              <w:right w:val="single" w:sz="18" w:space="0" w:color="4F81BD"/>
            </w:tcBorders>
            <w:shd w:val="clear" w:color="auto" w:fill="DBE5F1"/>
          </w:tcPr>
          <w:p w:rsidR="00FA3EAA" w:rsidRPr="00E32221" w:rsidRDefault="00FA3EAA" w:rsidP="00FA3EAA">
            <w:pPr>
              <w:rPr>
                <w:b/>
                <w:bCs/>
                <w:szCs w:val="20"/>
              </w:rPr>
            </w:pPr>
            <w:r w:rsidRPr="00E32221">
              <w:rPr>
                <w:b/>
                <w:bCs/>
                <w:szCs w:val="20"/>
              </w:rPr>
              <w:t>Notes</w:t>
            </w:r>
          </w:p>
        </w:tc>
        <w:tc>
          <w:tcPr>
            <w:tcW w:w="9213" w:type="dxa"/>
            <w:tcBorders>
              <w:bottom w:val="single" w:sz="8" w:space="0" w:color="4F81BD"/>
              <w:right w:val="single" w:sz="8" w:space="0" w:color="4F81BD"/>
            </w:tcBorders>
            <w:shd w:val="clear" w:color="auto" w:fill="DBE5F1"/>
          </w:tcPr>
          <w:p w:rsidR="00FA3EAA" w:rsidRPr="00E32221" w:rsidRDefault="00FA3EAA" w:rsidP="00FA3EAA">
            <w:pPr>
              <w:rPr>
                <w:szCs w:val="20"/>
              </w:rPr>
            </w:pPr>
            <w:r w:rsidRPr="00E32221">
              <w:rPr>
                <w:szCs w:val="20"/>
              </w:rPr>
              <w:t>Configurable message</w:t>
            </w:r>
          </w:p>
        </w:tc>
      </w:tr>
    </w:tbl>
    <w:p w:rsidR="00A36851" w:rsidRPr="00E32221" w:rsidRDefault="00A36851" w:rsidP="00A36851">
      <w:pPr>
        <w:pStyle w:val="Heading1"/>
        <w:rPr>
          <w:i/>
        </w:rPr>
      </w:pPr>
      <w:bookmarkStart w:id="366" w:name="_Toc320880026"/>
      <w:bookmarkStart w:id="367" w:name="_Toc398135938"/>
      <w:bookmarkEnd w:id="362"/>
      <w:bookmarkEnd w:id="364"/>
      <w:r w:rsidRPr="00E32221">
        <w:rPr>
          <w:i/>
        </w:rPr>
        <w:t>Revision History</w:t>
      </w:r>
      <w:bookmarkEnd w:id="366"/>
      <w:bookmarkEnd w:id="367"/>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82"/>
        <w:gridCol w:w="5987"/>
        <w:gridCol w:w="1440"/>
        <w:gridCol w:w="1155"/>
      </w:tblGrid>
      <w:tr w:rsidR="00A36851" w:rsidRPr="00E32221" w:rsidTr="0017337A">
        <w:trPr>
          <w:cantSplit/>
        </w:trPr>
        <w:tc>
          <w:tcPr>
            <w:tcW w:w="1982" w:type="dxa"/>
            <w:tcBorders>
              <w:top w:val="single" w:sz="8" w:space="0" w:color="4F81BD"/>
              <w:left w:val="single" w:sz="8" w:space="0" w:color="4F81BD"/>
              <w:bottom w:val="single" w:sz="18" w:space="0" w:color="4F81BD"/>
              <w:right w:val="single" w:sz="8" w:space="0" w:color="4F81BD"/>
            </w:tcBorders>
          </w:tcPr>
          <w:p w:rsidR="00A36851" w:rsidRPr="00E32221" w:rsidRDefault="00A36851" w:rsidP="008204FD">
            <w:pPr>
              <w:rPr>
                <w:b/>
              </w:rPr>
            </w:pPr>
            <w:r w:rsidRPr="00E32221">
              <w:rPr>
                <w:b/>
              </w:rPr>
              <w:t>Reviser</w:t>
            </w:r>
          </w:p>
        </w:tc>
        <w:tc>
          <w:tcPr>
            <w:tcW w:w="5987" w:type="dxa"/>
            <w:tcBorders>
              <w:top w:val="single" w:sz="8" w:space="0" w:color="4F81BD"/>
              <w:left w:val="single" w:sz="8" w:space="0" w:color="4F81BD"/>
              <w:bottom w:val="single" w:sz="18" w:space="0" w:color="4F81BD"/>
              <w:right w:val="single" w:sz="8" w:space="0" w:color="4F81BD"/>
            </w:tcBorders>
          </w:tcPr>
          <w:p w:rsidR="00A36851" w:rsidRPr="00E32221" w:rsidRDefault="00A36851" w:rsidP="008204FD">
            <w:pPr>
              <w:rPr>
                <w:b/>
                <w:vanish/>
                <w:szCs w:val="20"/>
              </w:rPr>
            </w:pPr>
            <w:r w:rsidRPr="00E32221">
              <w:rPr>
                <w:b/>
                <w:szCs w:val="20"/>
              </w:rPr>
              <w:t>Revision</w:t>
            </w:r>
          </w:p>
        </w:tc>
        <w:tc>
          <w:tcPr>
            <w:tcW w:w="1440" w:type="dxa"/>
            <w:tcBorders>
              <w:top w:val="single" w:sz="8" w:space="0" w:color="4F81BD"/>
              <w:left w:val="single" w:sz="8" w:space="0" w:color="4F81BD"/>
              <w:bottom w:val="single" w:sz="18" w:space="0" w:color="4F81BD"/>
              <w:right w:val="single" w:sz="8" w:space="0" w:color="4F81BD"/>
            </w:tcBorders>
          </w:tcPr>
          <w:p w:rsidR="00A36851" w:rsidRPr="00E32221" w:rsidRDefault="00A36851" w:rsidP="008204FD">
            <w:pPr>
              <w:rPr>
                <w:b/>
                <w:szCs w:val="20"/>
              </w:rPr>
            </w:pPr>
            <w:r w:rsidRPr="00E32221">
              <w:rPr>
                <w:b/>
                <w:szCs w:val="20"/>
              </w:rPr>
              <w:t>Date</w:t>
            </w:r>
          </w:p>
        </w:tc>
        <w:tc>
          <w:tcPr>
            <w:tcW w:w="1155" w:type="dxa"/>
            <w:tcBorders>
              <w:top w:val="single" w:sz="8" w:space="0" w:color="4F81BD"/>
              <w:left w:val="single" w:sz="8" w:space="0" w:color="4F81BD"/>
              <w:bottom w:val="single" w:sz="18" w:space="0" w:color="4F81BD"/>
              <w:right w:val="single" w:sz="8" w:space="0" w:color="4F81BD"/>
            </w:tcBorders>
          </w:tcPr>
          <w:p w:rsidR="00A36851" w:rsidRPr="00E32221" w:rsidRDefault="00A36851" w:rsidP="008204FD">
            <w:pPr>
              <w:rPr>
                <w:b/>
                <w:szCs w:val="20"/>
              </w:rPr>
            </w:pPr>
            <w:r w:rsidRPr="00E32221">
              <w:rPr>
                <w:b/>
                <w:szCs w:val="20"/>
              </w:rPr>
              <w:t>Version</w:t>
            </w:r>
          </w:p>
        </w:tc>
      </w:tr>
      <w:tr w:rsidR="00A36851" w:rsidRPr="00E32221" w:rsidTr="0017337A">
        <w:trPr>
          <w:cantSplit/>
        </w:trPr>
        <w:tc>
          <w:tcPr>
            <w:tcW w:w="1982" w:type="dxa"/>
            <w:tcBorders>
              <w:top w:val="single" w:sz="8" w:space="0" w:color="4F81BD"/>
              <w:left w:val="single" w:sz="8" w:space="0" w:color="4F81BD"/>
              <w:bottom w:val="single" w:sz="8" w:space="0" w:color="4F81BD"/>
              <w:right w:val="single" w:sz="8" w:space="0" w:color="4F81BD"/>
            </w:tcBorders>
            <w:shd w:val="clear" w:color="auto" w:fill="D3DFEE"/>
          </w:tcPr>
          <w:p w:rsidR="00A36851" w:rsidRPr="00E32221" w:rsidRDefault="005B1C63" w:rsidP="008204FD">
            <w:pPr>
              <w:rPr>
                <w:bCs/>
                <w:szCs w:val="20"/>
              </w:rPr>
            </w:pPr>
            <w:r w:rsidRPr="00E32221">
              <w:rPr>
                <w:szCs w:val="20"/>
              </w:rPr>
              <w:t>Amy Lackas</w:t>
            </w:r>
          </w:p>
        </w:tc>
        <w:tc>
          <w:tcPr>
            <w:tcW w:w="5987" w:type="dxa"/>
            <w:tcBorders>
              <w:top w:val="single" w:sz="8" w:space="0" w:color="4F81BD"/>
              <w:left w:val="single" w:sz="8" w:space="0" w:color="4F81BD"/>
              <w:bottom w:val="single" w:sz="8" w:space="0" w:color="4F81BD"/>
              <w:right w:val="single" w:sz="8" w:space="0" w:color="4F81BD"/>
            </w:tcBorders>
            <w:shd w:val="clear" w:color="auto" w:fill="D3DFEE"/>
          </w:tcPr>
          <w:p w:rsidR="00A36851" w:rsidRPr="00E32221" w:rsidRDefault="004C0DAD" w:rsidP="008204FD">
            <w:pPr>
              <w:rPr>
                <w:szCs w:val="20"/>
              </w:rPr>
            </w:pPr>
            <w:r w:rsidRPr="00E32221">
              <w:rPr>
                <w:szCs w:val="20"/>
              </w:rPr>
              <w:t>Created initial version</w:t>
            </w:r>
          </w:p>
        </w:tc>
        <w:tc>
          <w:tcPr>
            <w:tcW w:w="1440" w:type="dxa"/>
            <w:tcBorders>
              <w:top w:val="single" w:sz="8" w:space="0" w:color="4F81BD"/>
              <w:left w:val="single" w:sz="8" w:space="0" w:color="4F81BD"/>
              <w:bottom w:val="single" w:sz="8" w:space="0" w:color="4F81BD"/>
              <w:right w:val="single" w:sz="8" w:space="0" w:color="4F81BD"/>
            </w:tcBorders>
            <w:shd w:val="clear" w:color="auto" w:fill="D3DFEE"/>
          </w:tcPr>
          <w:p w:rsidR="00A36851" w:rsidRPr="00E32221" w:rsidRDefault="005B1C63" w:rsidP="008204FD">
            <w:pPr>
              <w:rPr>
                <w:szCs w:val="20"/>
              </w:rPr>
            </w:pPr>
            <w:r w:rsidRPr="00E32221">
              <w:rPr>
                <w:szCs w:val="20"/>
              </w:rPr>
              <w:t>03/27/2013</w:t>
            </w:r>
          </w:p>
        </w:tc>
        <w:tc>
          <w:tcPr>
            <w:tcW w:w="1155" w:type="dxa"/>
            <w:tcBorders>
              <w:top w:val="single" w:sz="8" w:space="0" w:color="4F81BD"/>
              <w:left w:val="single" w:sz="8" w:space="0" w:color="4F81BD"/>
              <w:bottom w:val="single" w:sz="8" w:space="0" w:color="4F81BD"/>
              <w:right w:val="single" w:sz="8" w:space="0" w:color="4F81BD"/>
            </w:tcBorders>
            <w:shd w:val="clear" w:color="auto" w:fill="D3DFEE"/>
          </w:tcPr>
          <w:p w:rsidR="00A36851" w:rsidRPr="00E32221" w:rsidRDefault="005B1C63" w:rsidP="008204FD">
            <w:pPr>
              <w:rPr>
                <w:szCs w:val="20"/>
              </w:rPr>
            </w:pPr>
            <w:r w:rsidRPr="00E32221">
              <w:rPr>
                <w:szCs w:val="20"/>
              </w:rPr>
              <w:t>1.0</w:t>
            </w:r>
          </w:p>
        </w:tc>
      </w:tr>
      <w:tr w:rsidR="006D0383" w:rsidRPr="00E32221" w:rsidTr="0017337A">
        <w:trPr>
          <w:cantSplit/>
        </w:trPr>
        <w:tc>
          <w:tcPr>
            <w:tcW w:w="1982" w:type="dxa"/>
            <w:tcBorders>
              <w:top w:val="single" w:sz="8" w:space="0" w:color="4F81BD"/>
              <w:left w:val="single" w:sz="8" w:space="0" w:color="4F81BD"/>
              <w:bottom w:val="single" w:sz="8" w:space="0" w:color="4F81BD"/>
              <w:right w:val="single" w:sz="8" w:space="0" w:color="4F81BD"/>
            </w:tcBorders>
            <w:shd w:val="clear" w:color="auto" w:fill="D3DFEE"/>
          </w:tcPr>
          <w:p w:rsidR="006D0383" w:rsidRPr="00E32221" w:rsidRDefault="006D0383" w:rsidP="008204FD">
            <w:pPr>
              <w:rPr>
                <w:szCs w:val="20"/>
              </w:rPr>
            </w:pPr>
            <w:r w:rsidRPr="00E32221">
              <w:rPr>
                <w:szCs w:val="20"/>
              </w:rPr>
              <w:t>Amy Lackas</w:t>
            </w:r>
          </w:p>
        </w:tc>
        <w:tc>
          <w:tcPr>
            <w:tcW w:w="5987" w:type="dxa"/>
            <w:tcBorders>
              <w:top w:val="single" w:sz="8" w:space="0" w:color="4F81BD"/>
              <w:left w:val="single" w:sz="8" w:space="0" w:color="4F81BD"/>
              <w:bottom w:val="single" w:sz="8" w:space="0" w:color="4F81BD"/>
              <w:right w:val="single" w:sz="8" w:space="0" w:color="4F81BD"/>
            </w:tcBorders>
            <w:shd w:val="clear" w:color="auto" w:fill="D3DFEE"/>
          </w:tcPr>
          <w:p w:rsidR="006D0383" w:rsidRPr="00E32221" w:rsidRDefault="006D0383" w:rsidP="008204FD">
            <w:pPr>
              <w:rPr>
                <w:szCs w:val="20"/>
              </w:rPr>
            </w:pPr>
            <w:r w:rsidRPr="00E32221">
              <w:rPr>
                <w:szCs w:val="20"/>
              </w:rPr>
              <w:t>Updates after internal review</w:t>
            </w:r>
          </w:p>
        </w:tc>
        <w:tc>
          <w:tcPr>
            <w:tcW w:w="1440" w:type="dxa"/>
            <w:tcBorders>
              <w:top w:val="single" w:sz="8" w:space="0" w:color="4F81BD"/>
              <w:left w:val="single" w:sz="8" w:space="0" w:color="4F81BD"/>
              <w:bottom w:val="single" w:sz="8" w:space="0" w:color="4F81BD"/>
              <w:right w:val="single" w:sz="8" w:space="0" w:color="4F81BD"/>
            </w:tcBorders>
            <w:shd w:val="clear" w:color="auto" w:fill="D3DFEE"/>
          </w:tcPr>
          <w:p w:rsidR="006D0383" w:rsidRPr="00E32221" w:rsidRDefault="006D0383" w:rsidP="008204FD">
            <w:pPr>
              <w:rPr>
                <w:szCs w:val="20"/>
              </w:rPr>
            </w:pPr>
            <w:r w:rsidRPr="00E32221">
              <w:rPr>
                <w:szCs w:val="20"/>
              </w:rPr>
              <w:t>04/05/2013</w:t>
            </w:r>
          </w:p>
        </w:tc>
        <w:tc>
          <w:tcPr>
            <w:tcW w:w="1155" w:type="dxa"/>
            <w:tcBorders>
              <w:top w:val="single" w:sz="8" w:space="0" w:color="4F81BD"/>
              <w:left w:val="single" w:sz="8" w:space="0" w:color="4F81BD"/>
              <w:bottom w:val="single" w:sz="8" w:space="0" w:color="4F81BD"/>
              <w:right w:val="single" w:sz="8" w:space="0" w:color="4F81BD"/>
            </w:tcBorders>
            <w:shd w:val="clear" w:color="auto" w:fill="D3DFEE"/>
          </w:tcPr>
          <w:p w:rsidR="006D0383" w:rsidRPr="00E32221" w:rsidRDefault="006D0383" w:rsidP="008204FD">
            <w:pPr>
              <w:rPr>
                <w:szCs w:val="20"/>
              </w:rPr>
            </w:pPr>
            <w:r w:rsidRPr="00E32221">
              <w:rPr>
                <w:szCs w:val="20"/>
              </w:rPr>
              <w:t>1.1</w:t>
            </w:r>
          </w:p>
        </w:tc>
      </w:tr>
      <w:tr w:rsidR="005B4AA4" w:rsidRPr="00E32221" w:rsidTr="0017337A">
        <w:trPr>
          <w:cantSplit/>
        </w:trPr>
        <w:tc>
          <w:tcPr>
            <w:tcW w:w="1982" w:type="dxa"/>
            <w:tcBorders>
              <w:top w:val="single" w:sz="8" w:space="0" w:color="4F81BD"/>
              <w:left w:val="single" w:sz="8" w:space="0" w:color="4F81BD"/>
              <w:bottom w:val="single" w:sz="8" w:space="0" w:color="4F81BD"/>
              <w:right w:val="single" w:sz="8" w:space="0" w:color="4F81BD"/>
            </w:tcBorders>
            <w:shd w:val="clear" w:color="auto" w:fill="D3DFEE"/>
          </w:tcPr>
          <w:p w:rsidR="005B4AA4" w:rsidRPr="00E32221" w:rsidRDefault="005B4AA4" w:rsidP="008204FD">
            <w:pPr>
              <w:rPr>
                <w:szCs w:val="20"/>
              </w:rPr>
            </w:pPr>
            <w:r w:rsidRPr="00E32221">
              <w:rPr>
                <w:szCs w:val="20"/>
              </w:rPr>
              <w:t>Amy Lackas</w:t>
            </w:r>
          </w:p>
        </w:tc>
        <w:tc>
          <w:tcPr>
            <w:tcW w:w="5987" w:type="dxa"/>
            <w:tcBorders>
              <w:top w:val="single" w:sz="8" w:space="0" w:color="4F81BD"/>
              <w:left w:val="single" w:sz="8" w:space="0" w:color="4F81BD"/>
              <w:bottom w:val="single" w:sz="8" w:space="0" w:color="4F81BD"/>
              <w:right w:val="single" w:sz="8" w:space="0" w:color="4F81BD"/>
            </w:tcBorders>
            <w:shd w:val="clear" w:color="auto" w:fill="D3DFEE"/>
          </w:tcPr>
          <w:p w:rsidR="005B4AA4" w:rsidRPr="00E32221" w:rsidRDefault="005B4AA4" w:rsidP="008204FD">
            <w:pPr>
              <w:rPr>
                <w:szCs w:val="20"/>
              </w:rPr>
            </w:pPr>
            <w:r w:rsidRPr="00E32221">
              <w:rPr>
                <w:szCs w:val="20"/>
              </w:rPr>
              <w:t>Corrected Search by Customer flow</w:t>
            </w:r>
          </w:p>
        </w:tc>
        <w:tc>
          <w:tcPr>
            <w:tcW w:w="1440" w:type="dxa"/>
            <w:tcBorders>
              <w:top w:val="single" w:sz="8" w:space="0" w:color="4F81BD"/>
              <w:left w:val="single" w:sz="8" w:space="0" w:color="4F81BD"/>
              <w:bottom w:val="single" w:sz="8" w:space="0" w:color="4F81BD"/>
              <w:right w:val="single" w:sz="8" w:space="0" w:color="4F81BD"/>
            </w:tcBorders>
            <w:shd w:val="clear" w:color="auto" w:fill="D3DFEE"/>
          </w:tcPr>
          <w:p w:rsidR="005B4AA4" w:rsidRPr="00E32221" w:rsidRDefault="005B4AA4" w:rsidP="008204FD">
            <w:pPr>
              <w:rPr>
                <w:szCs w:val="20"/>
              </w:rPr>
            </w:pPr>
            <w:r w:rsidRPr="00E32221">
              <w:rPr>
                <w:szCs w:val="20"/>
              </w:rPr>
              <w:t>06/04/2013</w:t>
            </w:r>
          </w:p>
        </w:tc>
        <w:tc>
          <w:tcPr>
            <w:tcW w:w="1155" w:type="dxa"/>
            <w:tcBorders>
              <w:top w:val="single" w:sz="8" w:space="0" w:color="4F81BD"/>
              <w:left w:val="single" w:sz="8" w:space="0" w:color="4F81BD"/>
              <w:bottom w:val="single" w:sz="8" w:space="0" w:color="4F81BD"/>
              <w:right w:val="single" w:sz="8" w:space="0" w:color="4F81BD"/>
            </w:tcBorders>
            <w:shd w:val="clear" w:color="auto" w:fill="D3DFEE"/>
          </w:tcPr>
          <w:p w:rsidR="005B4AA4" w:rsidRPr="00E32221" w:rsidRDefault="005B4AA4" w:rsidP="008204FD">
            <w:pPr>
              <w:rPr>
                <w:szCs w:val="20"/>
              </w:rPr>
            </w:pPr>
            <w:r w:rsidRPr="00E32221">
              <w:rPr>
                <w:szCs w:val="20"/>
              </w:rPr>
              <w:t>1.2</w:t>
            </w:r>
          </w:p>
        </w:tc>
      </w:tr>
      <w:tr w:rsidR="0017337A" w:rsidRPr="00E32221" w:rsidTr="0017337A">
        <w:trPr>
          <w:cantSplit/>
          <w:ins w:id="368" w:author="Amy Byers" w:date="2014-09-10T18:08:00Z"/>
        </w:trPr>
        <w:tc>
          <w:tcPr>
            <w:tcW w:w="1982" w:type="dxa"/>
            <w:tcBorders>
              <w:top w:val="single" w:sz="8" w:space="0" w:color="4F81BD"/>
              <w:left w:val="single" w:sz="8" w:space="0" w:color="4F81BD"/>
              <w:bottom w:val="single" w:sz="8" w:space="0" w:color="4F81BD"/>
              <w:right w:val="single" w:sz="8" w:space="0" w:color="4F81BD"/>
            </w:tcBorders>
            <w:shd w:val="clear" w:color="auto" w:fill="D3DFEE"/>
          </w:tcPr>
          <w:p w:rsidR="0017337A" w:rsidRPr="00E32221" w:rsidRDefault="0017337A" w:rsidP="008204FD">
            <w:pPr>
              <w:rPr>
                <w:ins w:id="369" w:author="Amy Byers" w:date="2014-09-10T18:08:00Z"/>
                <w:szCs w:val="20"/>
              </w:rPr>
            </w:pPr>
            <w:ins w:id="370" w:author="Amy Byers" w:date="2014-09-10T18:08:00Z">
              <w:r>
                <w:rPr>
                  <w:szCs w:val="20"/>
                </w:rPr>
                <w:t>Amy Byers</w:t>
              </w:r>
            </w:ins>
          </w:p>
        </w:tc>
        <w:tc>
          <w:tcPr>
            <w:tcW w:w="5987" w:type="dxa"/>
            <w:tcBorders>
              <w:top w:val="single" w:sz="8" w:space="0" w:color="4F81BD"/>
              <w:left w:val="single" w:sz="8" w:space="0" w:color="4F81BD"/>
              <w:bottom w:val="single" w:sz="8" w:space="0" w:color="4F81BD"/>
              <w:right w:val="single" w:sz="8" w:space="0" w:color="4F81BD"/>
            </w:tcBorders>
            <w:shd w:val="clear" w:color="auto" w:fill="D3DFEE"/>
          </w:tcPr>
          <w:p w:rsidR="0017337A" w:rsidRPr="00E32221" w:rsidRDefault="0017337A" w:rsidP="008204FD">
            <w:pPr>
              <w:rPr>
                <w:ins w:id="371" w:author="Amy Byers" w:date="2014-09-10T18:08:00Z"/>
                <w:szCs w:val="20"/>
              </w:rPr>
            </w:pPr>
            <w:ins w:id="372" w:author="Amy Byers" w:date="2014-09-10T18:08:00Z">
              <w:r>
                <w:rPr>
                  <w:szCs w:val="20"/>
                </w:rPr>
                <w:t>Added clarification that account numbers are masked on the screen and that transaction entry fields are in order as on receipt.</w:t>
              </w:r>
            </w:ins>
          </w:p>
        </w:tc>
        <w:tc>
          <w:tcPr>
            <w:tcW w:w="1440" w:type="dxa"/>
            <w:tcBorders>
              <w:top w:val="single" w:sz="8" w:space="0" w:color="4F81BD"/>
              <w:left w:val="single" w:sz="8" w:space="0" w:color="4F81BD"/>
              <w:bottom w:val="single" w:sz="8" w:space="0" w:color="4F81BD"/>
              <w:right w:val="single" w:sz="8" w:space="0" w:color="4F81BD"/>
            </w:tcBorders>
            <w:shd w:val="clear" w:color="auto" w:fill="D3DFEE"/>
          </w:tcPr>
          <w:p w:rsidR="0017337A" w:rsidRPr="00E32221" w:rsidRDefault="0017337A" w:rsidP="008204FD">
            <w:pPr>
              <w:rPr>
                <w:ins w:id="373" w:author="Amy Byers" w:date="2014-09-10T18:08:00Z"/>
                <w:szCs w:val="20"/>
              </w:rPr>
            </w:pPr>
            <w:ins w:id="374" w:author="Amy Byers" w:date="2014-09-10T18:09:00Z">
              <w:r>
                <w:rPr>
                  <w:szCs w:val="20"/>
                </w:rPr>
                <w:t>9/10/2014</w:t>
              </w:r>
            </w:ins>
          </w:p>
        </w:tc>
        <w:tc>
          <w:tcPr>
            <w:tcW w:w="1155" w:type="dxa"/>
            <w:tcBorders>
              <w:top w:val="single" w:sz="8" w:space="0" w:color="4F81BD"/>
              <w:left w:val="single" w:sz="8" w:space="0" w:color="4F81BD"/>
              <w:bottom w:val="single" w:sz="8" w:space="0" w:color="4F81BD"/>
              <w:right w:val="single" w:sz="8" w:space="0" w:color="4F81BD"/>
            </w:tcBorders>
            <w:shd w:val="clear" w:color="auto" w:fill="D3DFEE"/>
          </w:tcPr>
          <w:p w:rsidR="0017337A" w:rsidRPr="00E32221" w:rsidRDefault="0017337A" w:rsidP="008204FD">
            <w:pPr>
              <w:rPr>
                <w:ins w:id="375" w:author="Amy Byers" w:date="2014-09-10T18:08:00Z"/>
                <w:szCs w:val="20"/>
              </w:rPr>
            </w:pPr>
            <w:ins w:id="376" w:author="Amy Byers" w:date="2014-09-10T18:09:00Z">
              <w:r>
                <w:rPr>
                  <w:szCs w:val="20"/>
                </w:rPr>
                <w:t>1.3</w:t>
              </w:r>
            </w:ins>
          </w:p>
        </w:tc>
      </w:tr>
    </w:tbl>
    <w:p w:rsidR="0017337A" w:rsidRDefault="0017337A" w:rsidP="0017337A">
      <w:pPr>
        <w:pStyle w:val="BodyText"/>
        <w:rPr>
          <w:ins w:id="377" w:author="Amy Byers" w:date="2014-09-10T18:06:00Z"/>
        </w:rPr>
      </w:pPr>
      <w:bookmarkStart w:id="378" w:name="_Toc320880027"/>
    </w:p>
    <w:p w:rsidR="0017337A" w:rsidRPr="00A07A01" w:rsidRDefault="0017337A" w:rsidP="0017337A">
      <w:pPr>
        <w:pStyle w:val="Heading1"/>
        <w:rPr>
          <w:ins w:id="379" w:author="Amy Byers" w:date="2014-09-10T18:06:00Z"/>
          <w:i/>
        </w:rPr>
      </w:pPr>
      <w:bookmarkStart w:id="380" w:name="_Toc323725623"/>
      <w:bookmarkStart w:id="381" w:name="_Toc323818563"/>
      <w:bookmarkStart w:id="382" w:name="_Toc324415480"/>
      <w:bookmarkStart w:id="383" w:name="_Toc324417917"/>
      <w:bookmarkStart w:id="384" w:name="_Toc396840534"/>
      <w:bookmarkStart w:id="385" w:name="_Toc398125250"/>
      <w:bookmarkStart w:id="386" w:name="_Toc398135939"/>
      <w:proofErr w:type="gramStart"/>
      <w:ins w:id="387" w:author="Amy Byers" w:date="2014-09-10T18:06:00Z">
        <w:r w:rsidRPr="00A07A01">
          <w:rPr>
            <w:i/>
          </w:rPr>
          <w:t xml:space="preserve">Appendix </w:t>
        </w:r>
        <w:proofErr w:type="gramEnd"/>
        <w:r w:rsidRPr="00A07A01">
          <w:rPr>
            <w:i/>
          </w:rPr>
          <w:fldChar w:fldCharType="begin"/>
        </w:r>
        <w:r w:rsidRPr="00A07A01">
          <w:rPr>
            <w:i/>
          </w:rPr>
          <w:instrText xml:space="preserve"> AUTONUMLGL  \* ALPHABETIC \e </w:instrText>
        </w:r>
        <w:r w:rsidRPr="00A07A01">
          <w:rPr>
            <w:i/>
          </w:rPr>
          <w:fldChar w:fldCharType="end"/>
        </w:r>
        <w:r w:rsidRPr="00A07A01">
          <w:rPr>
            <w:i/>
          </w:rPr>
          <w:t>: Source Documentation</w:t>
        </w:r>
        <w:bookmarkEnd w:id="380"/>
        <w:bookmarkEnd w:id="381"/>
        <w:bookmarkEnd w:id="382"/>
        <w:bookmarkEnd w:id="383"/>
        <w:bookmarkEnd w:id="384"/>
        <w:bookmarkEnd w:id="385"/>
        <w:bookmarkEnd w:id="386"/>
      </w:ins>
    </w:p>
    <w:p w:rsidR="0017337A" w:rsidRPr="002B237E" w:rsidRDefault="0017337A" w:rsidP="0017337A">
      <w:pPr>
        <w:pStyle w:val="BodyText"/>
        <w:numPr>
          <w:ilvl w:val="0"/>
          <w:numId w:val="1"/>
        </w:numPr>
        <w:rPr>
          <w:ins w:id="388" w:author="Amy Byers" w:date="2014-09-10T18:06:00Z"/>
        </w:rPr>
      </w:pPr>
      <w:ins w:id="389" w:author="Amy Byers" w:date="2014-09-10T18:06:00Z">
        <w:r w:rsidRPr="002B237E">
          <w:t>Requirement Specification - XPOS</w:t>
        </w:r>
      </w:ins>
    </w:p>
    <w:p w:rsidR="0017337A" w:rsidRPr="00A01DB1" w:rsidRDefault="0017337A" w:rsidP="0017337A">
      <w:pPr>
        <w:pStyle w:val="Heading2"/>
        <w:ind w:left="504" w:hanging="504"/>
        <w:rPr>
          <w:ins w:id="390" w:author="Amy Byers" w:date="2014-09-10T18:06:00Z"/>
        </w:rPr>
      </w:pPr>
      <w:bookmarkStart w:id="391" w:name="_Ref265236436"/>
      <w:bookmarkStart w:id="392" w:name="_Toc323725624"/>
      <w:bookmarkStart w:id="393" w:name="_Toc323818564"/>
      <w:bookmarkStart w:id="394" w:name="_Toc324415481"/>
      <w:bookmarkStart w:id="395" w:name="_Toc324417918"/>
      <w:bookmarkStart w:id="396" w:name="_Toc396840535"/>
      <w:bookmarkStart w:id="397" w:name="_Toc398125251"/>
      <w:bookmarkStart w:id="398" w:name="_Toc398135940"/>
      <w:ins w:id="399" w:author="Amy Byers" w:date="2014-09-10T18:06:00Z">
        <w:r w:rsidRPr="00A01DB1">
          <w:t>Functional Requirements</w:t>
        </w:r>
        <w:bookmarkEnd w:id="391"/>
        <w:bookmarkEnd w:id="392"/>
        <w:bookmarkEnd w:id="393"/>
        <w:bookmarkEnd w:id="394"/>
        <w:bookmarkEnd w:id="395"/>
        <w:bookmarkEnd w:id="396"/>
        <w:bookmarkEnd w:id="397"/>
        <w:bookmarkEnd w:id="398"/>
      </w:ins>
    </w:p>
    <w:tbl>
      <w:tblPr>
        <w:tblW w:w="4886"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717"/>
        <w:gridCol w:w="1679"/>
        <w:gridCol w:w="1510"/>
        <w:gridCol w:w="3998"/>
        <w:gridCol w:w="2630"/>
      </w:tblGrid>
      <w:tr w:rsidR="0017337A" w:rsidRPr="00583AE6" w:rsidTr="000F15AA">
        <w:trPr>
          <w:cantSplit/>
          <w:tblHeader/>
          <w:ins w:id="400" w:author="Amy Byers" w:date="2014-09-10T18:06:00Z"/>
        </w:trPr>
        <w:tc>
          <w:tcPr>
            <w:tcW w:w="673"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rsidR="0017337A" w:rsidRDefault="0017337A" w:rsidP="000F15AA">
            <w:pPr>
              <w:rPr>
                <w:ins w:id="401" w:author="Amy Byers" w:date="2014-09-10T18:06:00Z"/>
                <w:b/>
                <w:bCs/>
                <w:szCs w:val="20"/>
              </w:rPr>
            </w:pPr>
            <w:ins w:id="402" w:author="Amy Byers" w:date="2014-09-10T18:06:00Z">
              <w:r>
                <w:rPr>
                  <w:b/>
                  <w:bCs/>
                  <w:szCs w:val="20"/>
                </w:rPr>
                <w:t>ID</w:t>
              </w:r>
            </w:ins>
          </w:p>
        </w:tc>
        <w:tc>
          <w:tcPr>
            <w:tcW w:w="1685"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rsidR="0017337A" w:rsidRPr="00583AE6" w:rsidRDefault="0017337A" w:rsidP="000F15AA">
            <w:pPr>
              <w:rPr>
                <w:ins w:id="403" w:author="Amy Byers" w:date="2014-09-10T18:06:00Z"/>
                <w:b/>
                <w:bCs/>
                <w:szCs w:val="20"/>
              </w:rPr>
            </w:pPr>
            <w:ins w:id="404" w:author="Amy Byers" w:date="2014-09-10T18:06:00Z">
              <w:r>
                <w:rPr>
                  <w:b/>
                  <w:bCs/>
                  <w:szCs w:val="20"/>
                </w:rPr>
                <w:t>Category</w:t>
              </w:r>
            </w:ins>
          </w:p>
        </w:tc>
        <w:tc>
          <w:tcPr>
            <w:tcW w:w="1514"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rsidR="0017337A" w:rsidRDefault="0017337A" w:rsidP="000F15AA">
            <w:pPr>
              <w:rPr>
                <w:ins w:id="405" w:author="Amy Byers" w:date="2014-09-10T18:06:00Z"/>
                <w:b/>
                <w:bCs/>
                <w:szCs w:val="20"/>
              </w:rPr>
            </w:pPr>
            <w:ins w:id="406" w:author="Amy Byers" w:date="2014-09-10T18:06:00Z">
              <w:r>
                <w:rPr>
                  <w:b/>
                  <w:bCs/>
                  <w:szCs w:val="20"/>
                </w:rPr>
                <w:t>Sub-Category</w:t>
              </w:r>
            </w:ins>
          </w:p>
        </w:tc>
        <w:tc>
          <w:tcPr>
            <w:tcW w:w="4023"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rsidR="0017337A" w:rsidRPr="00583AE6" w:rsidRDefault="0017337A" w:rsidP="000F15AA">
            <w:pPr>
              <w:rPr>
                <w:ins w:id="407" w:author="Amy Byers" w:date="2014-09-10T18:06:00Z"/>
                <w:b/>
                <w:bCs/>
                <w:szCs w:val="20"/>
              </w:rPr>
            </w:pPr>
            <w:ins w:id="408" w:author="Amy Byers" w:date="2014-09-10T18:06:00Z">
              <w:r>
                <w:rPr>
                  <w:b/>
                  <w:bCs/>
                  <w:szCs w:val="20"/>
                </w:rPr>
                <w:t>Description</w:t>
              </w:r>
            </w:ins>
          </w:p>
        </w:tc>
        <w:tc>
          <w:tcPr>
            <w:tcW w:w="2639"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rsidR="0017337A" w:rsidRPr="00583AE6" w:rsidRDefault="0017337A" w:rsidP="000F15AA">
            <w:pPr>
              <w:rPr>
                <w:ins w:id="409" w:author="Amy Byers" w:date="2014-09-10T18:06:00Z"/>
                <w:b/>
                <w:bCs/>
                <w:szCs w:val="20"/>
              </w:rPr>
            </w:pPr>
            <w:ins w:id="410" w:author="Amy Byers" w:date="2014-09-10T18:06:00Z">
              <w:r>
                <w:rPr>
                  <w:b/>
                  <w:bCs/>
                  <w:szCs w:val="20"/>
                </w:rPr>
                <w:t>Section(s)</w:t>
              </w:r>
            </w:ins>
          </w:p>
        </w:tc>
      </w:tr>
      <w:tr w:rsidR="0017337A" w:rsidRPr="0017337A" w:rsidTr="000F15AA">
        <w:trPr>
          <w:cantSplit/>
          <w:ins w:id="411" w:author="Amy Byers" w:date="2014-09-10T18:06:00Z"/>
        </w:trPr>
        <w:tc>
          <w:tcPr>
            <w:tcW w:w="673" w:type="dxa"/>
            <w:tcBorders>
              <w:top w:val="single" w:sz="8" w:space="0" w:color="4F81BD"/>
              <w:left w:val="single" w:sz="8" w:space="0" w:color="4F81BD"/>
              <w:bottom w:val="single" w:sz="8" w:space="0" w:color="4F81BD"/>
              <w:right w:val="single" w:sz="8" w:space="0" w:color="4F81BD"/>
            </w:tcBorders>
            <w:shd w:val="clear" w:color="auto" w:fill="auto"/>
          </w:tcPr>
          <w:p w:rsidR="0017337A" w:rsidRPr="0017337A" w:rsidRDefault="0017337A" w:rsidP="0017337A">
            <w:pPr>
              <w:rPr>
                <w:ins w:id="412" w:author="Amy Byers" w:date="2014-09-10T18:06:00Z"/>
                <w:rFonts w:cs="Arial"/>
                <w:sz w:val="18"/>
                <w:szCs w:val="18"/>
              </w:rPr>
            </w:pPr>
            <w:ins w:id="413" w:author="Amy Byers" w:date="2014-09-10T18:07:00Z">
              <w:r w:rsidRPr="0017337A">
                <w:rPr>
                  <w:rFonts w:cs="Arial"/>
                  <w:sz w:val="18"/>
                  <w:szCs w:val="18"/>
                </w:rPr>
                <w:t>2.25.2</w:t>
              </w:r>
            </w:ins>
          </w:p>
        </w:tc>
        <w:tc>
          <w:tcPr>
            <w:tcW w:w="1685" w:type="dxa"/>
            <w:tcBorders>
              <w:top w:val="single" w:sz="8" w:space="0" w:color="4F81BD"/>
              <w:left w:val="single" w:sz="8" w:space="0" w:color="4F81BD"/>
              <w:bottom w:val="single" w:sz="8" w:space="0" w:color="4F81BD"/>
              <w:right w:val="single" w:sz="8" w:space="0" w:color="4F81BD"/>
            </w:tcBorders>
            <w:shd w:val="clear" w:color="auto" w:fill="auto"/>
          </w:tcPr>
          <w:p w:rsidR="0017337A" w:rsidRPr="0017337A" w:rsidRDefault="0017337A" w:rsidP="0017337A">
            <w:pPr>
              <w:rPr>
                <w:ins w:id="414" w:author="Amy Byers" w:date="2014-09-10T18:06:00Z"/>
                <w:rFonts w:cs="Arial"/>
                <w:sz w:val="18"/>
                <w:szCs w:val="18"/>
              </w:rPr>
            </w:pPr>
            <w:ins w:id="415" w:author="Amy Byers" w:date="2014-09-10T18:07:00Z">
              <w:r w:rsidRPr="0017337A">
                <w:rPr>
                  <w:rFonts w:cs="Arial"/>
                  <w:sz w:val="18"/>
                  <w:szCs w:val="18"/>
                </w:rPr>
                <w:t>Functions</w:t>
              </w:r>
            </w:ins>
          </w:p>
        </w:tc>
        <w:tc>
          <w:tcPr>
            <w:tcW w:w="1514" w:type="dxa"/>
            <w:tcBorders>
              <w:top w:val="single" w:sz="8" w:space="0" w:color="4F81BD"/>
              <w:left w:val="single" w:sz="8" w:space="0" w:color="4F81BD"/>
              <w:bottom w:val="single" w:sz="8" w:space="0" w:color="4F81BD"/>
              <w:right w:val="single" w:sz="8" w:space="0" w:color="4F81BD"/>
            </w:tcBorders>
          </w:tcPr>
          <w:p w:rsidR="0017337A" w:rsidRPr="0017337A" w:rsidRDefault="0017337A" w:rsidP="0017337A">
            <w:pPr>
              <w:rPr>
                <w:ins w:id="416" w:author="Amy Byers" w:date="2014-09-10T18:06:00Z"/>
                <w:rFonts w:cs="Arial"/>
                <w:sz w:val="18"/>
                <w:szCs w:val="18"/>
              </w:rPr>
            </w:pPr>
            <w:ins w:id="417" w:author="Amy Byers" w:date="2014-09-10T18:07:00Z">
              <w:r w:rsidRPr="0017337A">
                <w:rPr>
                  <w:rFonts w:cs="Arial"/>
                  <w:sz w:val="18"/>
                  <w:szCs w:val="18"/>
                </w:rPr>
                <w:t>Reprint Receipt</w:t>
              </w:r>
            </w:ins>
          </w:p>
        </w:tc>
        <w:tc>
          <w:tcPr>
            <w:tcW w:w="4023" w:type="dxa"/>
            <w:tcBorders>
              <w:top w:val="single" w:sz="8" w:space="0" w:color="4F81BD"/>
              <w:left w:val="single" w:sz="8" w:space="0" w:color="4F81BD"/>
              <w:bottom w:val="single" w:sz="8" w:space="0" w:color="4F81BD"/>
              <w:right w:val="single" w:sz="8" w:space="0" w:color="4F81BD"/>
            </w:tcBorders>
            <w:shd w:val="clear" w:color="auto" w:fill="auto"/>
          </w:tcPr>
          <w:p w:rsidR="0017337A" w:rsidRPr="0017337A" w:rsidRDefault="0017337A" w:rsidP="0017337A">
            <w:pPr>
              <w:rPr>
                <w:ins w:id="418" w:author="Amy Byers" w:date="2014-09-10T18:06:00Z"/>
                <w:rFonts w:cs="Arial"/>
                <w:sz w:val="18"/>
                <w:szCs w:val="18"/>
              </w:rPr>
            </w:pPr>
            <w:ins w:id="419" w:author="Amy Byers" w:date="2014-09-10T18:07:00Z">
              <w:r w:rsidRPr="0017337A">
                <w:rPr>
                  <w:rFonts w:cs="Arial"/>
                  <w:sz w:val="18"/>
                  <w:szCs w:val="18"/>
                </w:rPr>
                <w:t>Card numbers, whether entered manually or swiped will not be displayed to the user in the data entry field.  The numbers will be represented by asterisks.</w:t>
              </w:r>
            </w:ins>
          </w:p>
        </w:tc>
        <w:tc>
          <w:tcPr>
            <w:tcW w:w="2639" w:type="dxa"/>
            <w:tcBorders>
              <w:top w:val="single" w:sz="8" w:space="0" w:color="4F81BD"/>
              <w:left w:val="single" w:sz="8" w:space="0" w:color="4F81BD"/>
              <w:bottom w:val="single" w:sz="8" w:space="0" w:color="4F81BD"/>
              <w:right w:val="single" w:sz="8" w:space="0" w:color="4F81BD"/>
            </w:tcBorders>
            <w:shd w:val="clear" w:color="auto" w:fill="auto"/>
            <w:vAlign w:val="center"/>
          </w:tcPr>
          <w:p w:rsidR="0017337A" w:rsidRPr="0017337A" w:rsidRDefault="0017337A" w:rsidP="0017337A">
            <w:pPr>
              <w:numPr>
                <w:ilvl w:val="0"/>
                <w:numId w:val="17"/>
              </w:numPr>
              <w:rPr>
                <w:ins w:id="420" w:author="Amy Byers" w:date="2014-09-10T18:06:00Z"/>
                <w:sz w:val="18"/>
                <w:szCs w:val="18"/>
              </w:rPr>
            </w:pPr>
            <w:ins w:id="421" w:author="Amy Byers" w:date="2014-09-10T18:07:00Z">
              <w:r w:rsidRPr="0017337A">
                <w:rPr>
                  <w:sz w:val="18"/>
                  <w:szCs w:val="18"/>
                </w:rPr>
                <w:fldChar w:fldCharType="begin"/>
              </w:r>
              <w:r w:rsidRPr="0017337A">
                <w:rPr>
                  <w:sz w:val="18"/>
                  <w:szCs w:val="18"/>
                </w:rPr>
                <w:instrText xml:space="preserve"> REF _Ref398135801 \r \h </w:instrText>
              </w:r>
              <w:r w:rsidRPr="0017337A">
                <w:rPr>
                  <w:sz w:val="18"/>
                  <w:szCs w:val="18"/>
                </w:rPr>
              </w:r>
            </w:ins>
            <w:r>
              <w:rPr>
                <w:sz w:val="18"/>
                <w:szCs w:val="18"/>
              </w:rPr>
              <w:instrText xml:space="preserve"> \* MERGEFORMAT </w:instrText>
            </w:r>
            <w:r w:rsidRPr="0017337A">
              <w:rPr>
                <w:sz w:val="18"/>
                <w:szCs w:val="18"/>
              </w:rPr>
              <w:fldChar w:fldCharType="separate"/>
            </w:r>
            <w:ins w:id="422" w:author="Amy Byers" w:date="2014-09-10T18:07:00Z">
              <w:r w:rsidRPr="0017337A">
                <w:rPr>
                  <w:sz w:val="18"/>
                  <w:szCs w:val="18"/>
                </w:rPr>
                <w:t>2.6</w:t>
              </w:r>
              <w:r w:rsidRPr="0017337A">
                <w:rPr>
                  <w:sz w:val="18"/>
                  <w:szCs w:val="18"/>
                </w:rPr>
                <w:fldChar w:fldCharType="end"/>
              </w:r>
            </w:ins>
            <w:ins w:id="423" w:author="Amy Byers" w:date="2014-09-10T18:08:00Z">
              <w:r w:rsidRPr="0017337A">
                <w:rPr>
                  <w:sz w:val="18"/>
                  <w:szCs w:val="18"/>
                </w:rPr>
                <w:t xml:space="preserve"> </w:t>
              </w:r>
            </w:ins>
            <w:ins w:id="424" w:author="Amy Byers" w:date="2014-09-10T18:07:00Z">
              <w:r w:rsidRPr="0017337A">
                <w:rPr>
                  <w:sz w:val="18"/>
                  <w:szCs w:val="18"/>
                </w:rPr>
                <w:fldChar w:fldCharType="begin"/>
              </w:r>
              <w:r w:rsidRPr="0017337A">
                <w:rPr>
                  <w:sz w:val="18"/>
                  <w:szCs w:val="18"/>
                </w:rPr>
                <w:instrText xml:space="preserve"> REF _Ref398135804 \h </w:instrText>
              </w:r>
              <w:r w:rsidRPr="0017337A">
                <w:rPr>
                  <w:sz w:val="18"/>
                  <w:szCs w:val="18"/>
                </w:rPr>
              </w:r>
            </w:ins>
            <w:r>
              <w:rPr>
                <w:sz w:val="18"/>
                <w:szCs w:val="18"/>
              </w:rPr>
              <w:instrText xml:space="preserve"> \* MERGEFORMAT </w:instrText>
            </w:r>
            <w:r w:rsidRPr="0017337A">
              <w:rPr>
                <w:sz w:val="18"/>
                <w:szCs w:val="18"/>
              </w:rPr>
              <w:fldChar w:fldCharType="separate"/>
            </w:r>
            <w:ins w:id="425" w:author="Amy Byers" w:date="2014-09-10T18:07:00Z">
              <w:r w:rsidRPr="0017337A">
                <w:rPr>
                  <w:sz w:val="18"/>
                  <w:szCs w:val="18"/>
                </w:rPr>
                <w:t>Special Requirements</w:t>
              </w:r>
              <w:r w:rsidRPr="0017337A">
                <w:rPr>
                  <w:sz w:val="18"/>
                  <w:szCs w:val="18"/>
                </w:rPr>
                <w:fldChar w:fldCharType="end"/>
              </w:r>
            </w:ins>
          </w:p>
        </w:tc>
      </w:tr>
      <w:tr w:rsidR="0017337A" w:rsidRPr="0017337A" w:rsidTr="000F15AA">
        <w:trPr>
          <w:cantSplit/>
          <w:ins w:id="426" w:author="Amy Byers" w:date="2014-09-10T18:07:00Z"/>
        </w:trPr>
        <w:tc>
          <w:tcPr>
            <w:tcW w:w="673" w:type="dxa"/>
            <w:tcBorders>
              <w:top w:val="single" w:sz="8" w:space="0" w:color="4F81BD"/>
              <w:left w:val="single" w:sz="8" w:space="0" w:color="4F81BD"/>
              <w:bottom w:val="single" w:sz="8" w:space="0" w:color="4F81BD"/>
              <w:right w:val="single" w:sz="8" w:space="0" w:color="4F81BD"/>
            </w:tcBorders>
            <w:shd w:val="clear" w:color="auto" w:fill="auto"/>
          </w:tcPr>
          <w:p w:rsidR="0017337A" w:rsidRPr="0017337A" w:rsidRDefault="0017337A" w:rsidP="0017337A">
            <w:pPr>
              <w:rPr>
                <w:ins w:id="427" w:author="Amy Byers" w:date="2014-09-10T18:07:00Z"/>
                <w:rFonts w:cs="Arial"/>
                <w:sz w:val="18"/>
                <w:szCs w:val="18"/>
              </w:rPr>
            </w:pPr>
            <w:ins w:id="428" w:author="Amy Byers" w:date="2014-09-10T18:07:00Z">
              <w:r w:rsidRPr="0017337A">
                <w:rPr>
                  <w:rFonts w:cs="Arial"/>
                  <w:sz w:val="18"/>
                  <w:szCs w:val="18"/>
                </w:rPr>
                <w:t>2.27</w:t>
              </w:r>
            </w:ins>
          </w:p>
        </w:tc>
        <w:tc>
          <w:tcPr>
            <w:tcW w:w="1685" w:type="dxa"/>
            <w:tcBorders>
              <w:top w:val="single" w:sz="8" w:space="0" w:color="4F81BD"/>
              <w:left w:val="single" w:sz="8" w:space="0" w:color="4F81BD"/>
              <w:bottom w:val="single" w:sz="8" w:space="0" w:color="4F81BD"/>
              <w:right w:val="single" w:sz="8" w:space="0" w:color="4F81BD"/>
            </w:tcBorders>
            <w:shd w:val="clear" w:color="auto" w:fill="auto"/>
          </w:tcPr>
          <w:p w:rsidR="0017337A" w:rsidRPr="0017337A" w:rsidRDefault="0017337A" w:rsidP="0017337A">
            <w:pPr>
              <w:rPr>
                <w:ins w:id="429" w:author="Amy Byers" w:date="2014-09-10T18:07:00Z"/>
                <w:rFonts w:cs="Arial"/>
                <w:sz w:val="18"/>
                <w:szCs w:val="18"/>
              </w:rPr>
            </w:pPr>
            <w:ins w:id="430" w:author="Amy Byers" w:date="2014-09-10T18:07:00Z">
              <w:r w:rsidRPr="0017337A">
                <w:rPr>
                  <w:rFonts w:cs="Arial"/>
                  <w:sz w:val="18"/>
                  <w:szCs w:val="18"/>
                </w:rPr>
                <w:t>Functions</w:t>
              </w:r>
            </w:ins>
          </w:p>
        </w:tc>
        <w:tc>
          <w:tcPr>
            <w:tcW w:w="1514" w:type="dxa"/>
            <w:tcBorders>
              <w:top w:val="single" w:sz="8" w:space="0" w:color="4F81BD"/>
              <w:left w:val="single" w:sz="8" w:space="0" w:color="4F81BD"/>
              <w:bottom w:val="single" w:sz="8" w:space="0" w:color="4F81BD"/>
              <w:right w:val="single" w:sz="8" w:space="0" w:color="4F81BD"/>
            </w:tcBorders>
          </w:tcPr>
          <w:p w:rsidR="0017337A" w:rsidRPr="0017337A" w:rsidRDefault="0017337A" w:rsidP="0017337A">
            <w:pPr>
              <w:rPr>
                <w:ins w:id="431" w:author="Amy Byers" w:date="2014-09-10T18:07:00Z"/>
                <w:rFonts w:cs="Arial"/>
                <w:sz w:val="18"/>
                <w:szCs w:val="18"/>
              </w:rPr>
            </w:pPr>
            <w:ins w:id="432" w:author="Amy Byers" w:date="2014-09-10T18:07:00Z">
              <w:r w:rsidRPr="0017337A">
                <w:rPr>
                  <w:rFonts w:cs="Arial"/>
                  <w:sz w:val="18"/>
                  <w:szCs w:val="18"/>
                </w:rPr>
                <w:t>Reprint Receipt</w:t>
              </w:r>
            </w:ins>
          </w:p>
        </w:tc>
        <w:tc>
          <w:tcPr>
            <w:tcW w:w="4023" w:type="dxa"/>
            <w:tcBorders>
              <w:top w:val="single" w:sz="8" w:space="0" w:color="4F81BD"/>
              <w:left w:val="single" w:sz="8" w:space="0" w:color="4F81BD"/>
              <w:bottom w:val="single" w:sz="8" w:space="0" w:color="4F81BD"/>
              <w:right w:val="single" w:sz="8" w:space="0" w:color="4F81BD"/>
            </w:tcBorders>
            <w:shd w:val="clear" w:color="auto" w:fill="auto"/>
          </w:tcPr>
          <w:p w:rsidR="0017337A" w:rsidRPr="0017337A" w:rsidRDefault="0017337A" w:rsidP="0017337A">
            <w:pPr>
              <w:rPr>
                <w:ins w:id="433" w:author="Amy Byers" w:date="2014-09-10T18:07:00Z"/>
                <w:rFonts w:cs="Arial"/>
                <w:sz w:val="18"/>
                <w:szCs w:val="18"/>
              </w:rPr>
            </w:pPr>
            <w:ins w:id="434" w:author="Amy Byers" w:date="2014-09-10T18:07:00Z">
              <w:r w:rsidRPr="0017337A">
                <w:rPr>
                  <w:rFonts w:cs="Arial"/>
                  <w:sz w:val="18"/>
                  <w:szCs w:val="18"/>
                </w:rPr>
                <w:t>When performing a receipt search by Transaction, the data entry fields will be presented in the order in which they appear on a receipt allowing the focus to follow the same flow (when navigating between data fields using a hardware keyboard):</w:t>
              </w:r>
              <w:r w:rsidRPr="0017337A">
                <w:rPr>
                  <w:rFonts w:cs="Arial"/>
                  <w:sz w:val="18"/>
                  <w:szCs w:val="18"/>
                </w:rPr>
                <w:br/>
                <w:t>Store</w:t>
              </w:r>
              <w:r w:rsidRPr="0017337A">
                <w:rPr>
                  <w:rFonts w:cs="Arial"/>
                  <w:sz w:val="18"/>
                  <w:szCs w:val="18"/>
                </w:rPr>
                <w:br/>
                <w:t>Register</w:t>
              </w:r>
              <w:r w:rsidRPr="0017337A">
                <w:rPr>
                  <w:rFonts w:cs="Arial"/>
                  <w:sz w:val="18"/>
                  <w:szCs w:val="18"/>
                </w:rPr>
                <w:br/>
                <w:t>Transaction</w:t>
              </w:r>
              <w:r w:rsidRPr="0017337A">
                <w:rPr>
                  <w:rFonts w:cs="Arial"/>
                  <w:sz w:val="18"/>
                  <w:szCs w:val="18"/>
                </w:rPr>
                <w:br/>
                <w:t>Date</w:t>
              </w:r>
              <w:r w:rsidRPr="0017337A">
                <w:rPr>
                  <w:rFonts w:cs="Arial"/>
                  <w:sz w:val="18"/>
                  <w:szCs w:val="18"/>
                </w:rPr>
                <w:br/>
                <w:t>SKU</w:t>
              </w:r>
            </w:ins>
          </w:p>
        </w:tc>
        <w:tc>
          <w:tcPr>
            <w:tcW w:w="2639" w:type="dxa"/>
            <w:tcBorders>
              <w:top w:val="single" w:sz="8" w:space="0" w:color="4F81BD"/>
              <w:left w:val="single" w:sz="8" w:space="0" w:color="4F81BD"/>
              <w:bottom w:val="single" w:sz="8" w:space="0" w:color="4F81BD"/>
              <w:right w:val="single" w:sz="8" w:space="0" w:color="4F81BD"/>
            </w:tcBorders>
            <w:shd w:val="clear" w:color="auto" w:fill="auto"/>
            <w:vAlign w:val="center"/>
          </w:tcPr>
          <w:p w:rsidR="0017337A" w:rsidRPr="0017337A" w:rsidRDefault="0017337A" w:rsidP="0017337A">
            <w:pPr>
              <w:numPr>
                <w:ilvl w:val="0"/>
                <w:numId w:val="17"/>
              </w:numPr>
              <w:rPr>
                <w:ins w:id="435" w:author="Amy Byers" w:date="2014-09-10T18:07:00Z"/>
                <w:sz w:val="18"/>
                <w:szCs w:val="18"/>
              </w:rPr>
            </w:pPr>
            <w:ins w:id="436" w:author="Amy Byers" w:date="2014-09-10T18:08:00Z">
              <w:r w:rsidRPr="0017337A">
                <w:rPr>
                  <w:sz w:val="18"/>
                  <w:szCs w:val="18"/>
                </w:rPr>
                <w:fldChar w:fldCharType="begin"/>
              </w:r>
              <w:r w:rsidRPr="0017337A">
                <w:rPr>
                  <w:sz w:val="18"/>
                  <w:szCs w:val="18"/>
                </w:rPr>
                <w:instrText xml:space="preserve"> REF _Ref398135822 \r \h </w:instrText>
              </w:r>
              <w:r w:rsidRPr="0017337A">
                <w:rPr>
                  <w:sz w:val="18"/>
                  <w:szCs w:val="18"/>
                </w:rPr>
              </w:r>
            </w:ins>
            <w:r>
              <w:rPr>
                <w:sz w:val="18"/>
                <w:szCs w:val="18"/>
              </w:rPr>
              <w:instrText xml:space="preserve"> \* MERGEFORMAT </w:instrText>
            </w:r>
            <w:r w:rsidRPr="0017337A">
              <w:rPr>
                <w:sz w:val="18"/>
                <w:szCs w:val="18"/>
              </w:rPr>
              <w:fldChar w:fldCharType="separate"/>
            </w:r>
            <w:ins w:id="437" w:author="Amy Byers" w:date="2014-09-10T18:08:00Z">
              <w:r w:rsidRPr="0017337A">
                <w:rPr>
                  <w:sz w:val="18"/>
                  <w:szCs w:val="18"/>
                </w:rPr>
                <w:t>3.6</w:t>
              </w:r>
              <w:r w:rsidRPr="0017337A">
                <w:rPr>
                  <w:sz w:val="18"/>
                  <w:szCs w:val="18"/>
                </w:rPr>
                <w:fldChar w:fldCharType="end"/>
              </w:r>
              <w:r w:rsidRPr="0017337A">
                <w:rPr>
                  <w:sz w:val="18"/>
                  <w:szCs w:val="18"/>
                </w:rPr>
                <w:t xml:space="preserve"> </w:t>
              </w:r>
              <w:r w:rsidRPr="0017337A">
                <w:rPr>
                  <w:sz w:val="18"/>
                  <w:szCs w:val="18"/>
                </w:rPr>
                <w:fldChar w:fldCharType="begin"/>
              </w:r>
              <w:r w:rsidRPr="0017337A">
                <w:rPr>
                  <w:sz w:val="18"/>
                  <w:szCs w:val="18"/>
                </w:rPr>
                <w:instrText xml:space="preserve"> REF _Ref398135824 \h </w:instrText>
              </w:r>
              <w:r w:rsidRPr="0017337A">
                <w:rPr>
                  <w:sz w:val="18"/>
                  <w:szCs w:val="18"/>
                </w:rPr>
              </w:r>
            </w:ins>
            <w:r>
              <w:rPr>
                <w:sz w:val="18"/>
                <w:szCs w:val="18"/>
              </w:rPr>
              <w:instrText xml:space="preserve"> \* MERGEFORMAT </w:instrText>
            </w:r>
            <w:r w:rsidRPr="0017337A">
              <w:rPr>
                <w:sz w:val="18"/>
                <w:szCs w:val="18"/>
              </w:rPr>
              <w:fldChar w:fldCharType="separate"/>
            </w:r>
            <w:ins w:id="438" w:author="Amy Byers" w:date="2014-09-10T18:08:00Z">
              <w:r w:rsidRPr="0017337A">
                <w:rPr>
                  <w:sz w:val="18"/>
                  <w:szCs w:val="18"/>
                </w:rPr>
                <w:t>Special Requirements</w:t>
              </w:r>
              <w:r w:rsidRPr="0017337A">
                <w:rPr>
                  <w:sz w:val="18"/>
                  <w:szCs w:val="18"/>
                </w:rPr>
                <w:fldChar w:fldCharType="end"/>
              </w:r>
            </w:ins>
          </w:p>
        </w:tc>
      </w:tr>
    </w:tbl>
    <w:p w:rsidR="0017337A" w:rsidRPr="00E32221" w:rsidRDefault="0017337A" w:rsidP="0017337A">
      <w:pPr>
        <w:pStyle w:val="BodyText"/>
        <w:rPr>
          <w:ins w:id="439" w:author="Amy Byers" w:date="2014-09-10T18:06:00Z"/>
        </w:rPr>
      </w:pPr>
    </w:p>
    <w:p w:rsidR="00A36851" w:rsidRPr="00E32221" w:rsidRDefault="00A36851" w:rsidP="00A36851">
      <w:pPr>
        <w:pStyle w:val="Heading1"/>
        <w:rPr>
          <w:i/>
        </w:rPr>
      </w:pPr>
      <w:bookmarkStart w:id="440" w:name="_Toc398135941"/>
      <w:proofErr w:type="gramStart"/>
      <w:r w:rsidRPr="00E32221">
        <w:rPr>
          <w:i/>
        </w:rPr>
        <w:t xml:space="preserve">Appendix </w:t>
      </w:r>
      <w:proofErr w:type="gramEnd"/>
      <w:ins w:id="441" w:author="Amy Byers" w:date="2014-09-10T18:06:00Z">
        <w:r w:rsidR="0017337A" w:rsidRPr="00A07A01">
          <w:rPr>
            <w:i/>
          </w:rPr>
          <w:fldChar w:fldCharType="begin"/>
        </w:r>
        <w:r w:rsidR="0017337A" w:rsidRPr="00A07A01">
          <w:rPr>
            <w:i/>
          </w:rPr>
          <w:instrText xml:space="preserve"> AUTONUMLGL  \* ALPHABETIC \e </w:instrText>
        </w:r>
        <w:r w:rsidR="0017337A" w:rsidRPr="00A07A01">
          <w:rPr>
            <w:i/>
          </w:rPr>
          <w:fldChar w:fldCharType="end"/>
        </w:r>
      </w:ins>
      <w:del w:id="442" w:author="Amy Byers" w:date="2014-09-10T18:06:00Z">
        <w:r w:rsidRPr="00E32221" w:rsidDel="0017337A">
          <w:rPr>
            <w:i/>
          </w:rPr>
          <w:delText>A</w:delText>
        </w:r>
      </w:del>
      <w:r w:rsidRPr="00E32221">
        <w:rPr>
          <w:i/>
        </w:rPr>
        <w:t>: Glossary</w:t>
      </w:r>
      <w:bookmarkEnd w:id="378"/>
      <w:bookmarkEnd w:id="440"/>
    </w:p>
    <w:tbl>
      <w:tblPr>
        <w:tblW w:w="489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854"/>
        <w:gridCol w:w="8689"/>
      </w:tblGrid>
      <w:tr w:rsidR="00A36851" w:rsidRPr="00E32221" w:rsidTr="004C0DAD">
        <w:trPr>
          <w:cantSplit/>
        </w:trPr>
        <w:tc>
          <w:tcPr>
            <w:tcW w:w="1879" w:type="dxa"/>
            <w:tcBorders>
              <w:top w:val="single" w:sz="8" w:space="0" w:color="4F81BD"/>
              <w:left w:val="single" w:sz="8" w:space="0" w:color="4F81BD"/>
              <w:bottom w:val="single" w:sz="18" w:space="0" w:color="4F81BD"/>
              <w:right w:val="single" w:sz="8" w:space="0" w:color="4F81BD"/>
            </w:tcBorders>
          </w:tcPr>
          <w:p w:rsidR="00A36851" w:rsidRPr="00E32221" w:rsidRDefault="00A36851" w:rsidP="008204FD">
            <w:pPr>
              <w:rPr>
                <w:b/>
                <w:bCs/>
                <w:szCs w:val="20"/>
              </w:rPr>
            </w:pPr>
            <w:r w:rsidRPr="00E32221">
              <w:rPr>
                <w:b/>
                <w:bCs/>
                <w:szCs w:val="20"/>
              </w:rPr>
              <w:t>Term</w:t>
            </w:r>
          </w:p>
        </w:tc>
        <w:tc>
          <w:tcPr>
            <w:tcW w:w="8908" w:type="dxa"/>
            <w:tcBorders>
              <w:top w:val="single" w:sz="8" w:space="0" w:color="4F81BD"/>
              <w:left w:val="single" w:sz="8" w:space="0" w:color="4F81BD"/>
              <w:bottom w:val="single" w:sz="18" w:space="0" w:color="4F81BD"/>
              <w:right w:val="single" w:sz="8" w:space="0" w:color="4F81BD"/>
            </w:tcBorders>
          </w:tcPr>
          <w:p w:rsidR="00A36851" w:rsidRPr="00E32221" w:rsidRDefault="00A36851" w:rsidP="008204FD">
            <w:pPr>
              <w:rPr>
                <w:b/>
                <w:bCs/>
                <w:szCs w:val="20"/>
              </w:rPr>
            </w:pPr>
            <w:r w:rsidRPr="00E32221">
              <w:rPr>
                <w:b/>
                <w:bCs/>
                <w:szCs w:val="20"/>
              </w:rPr>
              <w:t>Definition</w:t>
            </w:r>
          </w:p>
        </w:tc>
      </w:tr>
      <w:tr w:rsidR="00A36851" w:rsidRPr="00E32221" w:rsidTr="004C0DAD">
        <w:trPr>
          <w:cantSplit/>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A36851" w:rsidRPr="00E32221" w:rsidRDefault="004C0DAD" w:rsidP="004C0DAD">
            <w:pPr>
              <w:tabs>
                <w:tab w:val="left" w:pos="1256"/>
              </w:tabs>
              <w:rPr>
                <w:bCs/>
                <w:szCs w:val="20"/>
              </w:rPr>
            </w:pPr>
            <w:r w:rsidRPr="00E32221">
              <w:rPr>
                <w:bCs/>
                <w:szCs w:val="20"/>
              </w:rPr>
              <w:t>None</w:t>
            </w:r>
            <w:r w:rsidRPr="00E32221">
              <w:rPr>
                <w:bCs/>
                <w:szCs w:val="20"/>
              </w:rPr>
              <w:tab/>
            </w:r>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A36851" w:rsidRPr="00E32221" w:rsidRDefault="00A36851" w:rsidP="008204FD">
            <w:pPr>
              <w:rPr>
                <w:szCs w:val="20"/>
              </w:rPr>
            </w:pPr>
          </w:p>
        </w:tc>
      </w:tr>
    </w:tbl>
    <w:p w:rsidR="00B843CA" w:rsidRPr="00E32221" w:rsidRDefault="00B843CA" w:rsidP="00B843CA">
      <w:pPr>
        <w:pStyle w:val="BodyText"/>
        <w:rPr>
          <w:rFonts w:cs="Arial"/>
          <w:kern w:val="32"/>
          <w:sz w:val="28"/>
          <w:szCs w:val="32"/>
        </w:rPr>
      </w:pPr>
      <w:r w:rsidRPr="00E32221">
        <w:br w:type="page"/>
      </w:r>
    </w:p>
    <w:p w:rsidR="004D21F8" w:rsidRPr="00E32221" w:rsidRDefault="004D21F8" w:rsidP="004D21F8">
      <w:pPr>
        <w:pStyle w:val="Heading1"/>
        <w:rPr>
          <w:i/>
        </w:rPr>
      </w:pPr>
      <w:bookmarkStart w:id="443" w:name="_Toc398135942"/>
      <w:r w:rsidRPr="00E32221">
        <w:rPr>
          <w:i/>
        </w:rPr>
        <w:lastRenderedPageBreak/>
        <w:t>Interface: Transaction Lookup</w:t>
      </w:r>
      <w:bookmarkEnd w:id="443"/>
      <w:r w:rsidRPr="00E32221">
        <w:rPr>
          <w:i/>
        </w:rPr>
        <w:t xml:space="preserve"> </w:t>
      </w:r>
    </w:p>
    <w:p w:rsidR="004D21F8" w:rsidRPr="00E32221" w:rsidRDefault="004D21F8" w:rsidP="004D21F8">
      <w:pPr>
        <w:pStyle w:val="Heading2"/>
      </w:pPr>
      <w:bookmarkStart w:id="444" w:name="_Toc398135943"/>
      <w:r w:rsidRPr="00E32221">
        <w:t>Search by Tender</w:t>
      </w:r>
      <w:bookmarkEnd w:id="444"/>
    </w:p>
    <w:p w:rsidR="004D21F8" w:rsidRPr="00E32221" w:rsidRDefault="004D21F8" w:rsidP="004D21F8">
      <w:pPr>
        <w:pStyle w:val="BodyText"/>
      </w:pPr>
      <w:r w:rsidRPr="00E32221">
        <w:t>The following changes are being added to the interface:</w:t>
      </w:r>
    </w:p>
    <w:p w:rsidR="004D21F8" w:rsidRPr="00E32221" w:rsidRDefault="004D21F8" w:rsidP="00F23CDE">
      <w:pPr>
        <w:pStyle w:val="BodyText"/>
        <w:numPr>
          <w:ilvl w:val="0"/>
          <w:numId w:val="15"/>
        </w:numPr>
      </w:pPr>
      <w:r w:rsidRPr="00E32221">
        <w:t>LocationNumber element is added to searchParameter.  This will represent the entered store number on the search by tender screen.</w:t>
      </w:r>
    </w:p>
    <w:p w:rsidR="004D21F8" w:rsidRPr="00E32221" w:rsidRDefault="004D21F8" w:rsidP="00F23CDE">
      <w:pPr>
        <w:pStyle w:val="BodyText"/>
        <w:numPr>
          <w:ilvl w:val="0"/>
          <w:numId w:val="15"/>
        </w:numPr>
      </w:pPr>
      <w:r w:rsidRPr="00E32221">
        <w:t>searchTypeToPerform – searchByAccount when searching by tender.</w:t>
      </w:r>
    </w:p>
    <w:p w:rsidR="004D21F8" w:rsidRPr="00E32221" w:rsidRDefault="004D21F8" w:rsidP="00F23CDE">
      <w:pPr>
        <w:pStyle w:val="BodyText"/>
        <w:numPr>
          <w:ilvl w:val="0"/>
          <w:numId w:val="15"/>
        </w:numPr>
      </w:pPr>
      <w:r w:rsidRPr="00E32221">
        <w:t>The accountNumber field will send the following</w:t>
      </w:r>
    </w:p>
    <w:p w:rsidR="004D21F8" w:rsidRPr="00E32221" w:rsidRDefault="004D21F8" w:rsidP="00F23CDE">
      <w:pPr>
        <w:pStyle w:val="BodyText"/>
        <w:numPr>
          <w:ilvl w:val="1"/>
          <w:numId w:val="15"/>
        </w:numPr>
      </w:pPr>
      <w:r w:rsidRPr="00E32221">
        <w:t xml:space="preserve">For accountCategory of CC </w:t>
      </w:r>
      <w:r w:rsidR="00F97EEF" w:rsidRPr="00E32221">
        <w:t>(Card Type = Credit Card)</w:t>
      </w:r>
      <w:r w:rsidRPr="00E32221">
        <w:t>– first 6 digits and last 4 digits of the entered account number, it will be a 10 digit number that is sent.</w:t>
      </w:r>
    </w:p>
    <w:p w:rsidR="004D21F8" w:rsidRPr="00E32221" w:rsidRDefault="004D21F8" w:rsidP="00F23CDE">
      <w:pPr>
        <w:pStyle w:val="BodyText"/>
        <w:numPr>
          <w:ilvl w:val="1"/>
          <w:numId w:val="15"/>
        </w:numPr>
      </w:pPr>
      <w:r w:rsidRPr="00E32221">
        <w:t xml:space="preserve">For accountCategory of DC </w:t>
      </w:r>
      <w:r w:rsidR="00F97EEF" w:rsidRPr="00E32221">
        <w:t xml:space="preserve">(Card Type = Debit Card) </w:t>
      </w:r>
      <w:r w:rsidRPr="00E32221">
        <w:t>– first 6 digits and last 4 digits of the entered account number, it will be a 10 digit number that is sent.</w:t>
      </w:r>
    </w:p>
    <w:p w:rsidR="004D21F8" w:rsidRPr="00E32221" w:rsidRDefault="004D21F8" w:rsidP="00F23CDE">
      <w:pPr>
        <w:pStyle w:val="BodyText"/>
        <w:numPr>
          <w:ilvl w:val="1"/>
          <w:numId w:val="15"/>
        </w:numPr>
      </w:pPr>
      <w:r w:rsidRPr="00E32221">
        <w:t xml:space="preserve">For accountCategory of GC </w:t>
      </w:r>
      <w:r w:rsidR="00F97EEF" w:rsidRPr="00E32221">
        <w:t>(Card Type = Gift Card)</w:t>
      </w:r>
      <w:r w:rsidRPr="00E32221">
        <w:t>– full entered account number.</w:t>
      </w:r>
    </w:p>
    <w:p w:rsidR="004D21F8" w:rsidRPr="00E32221" w:rsidRDefault="004D21F8" w:rsidP="004D21F8">
      <w:pPr>
        <w:pStyle w:val="Code"/>
      </w:pPr>
      <w:r w:rsidRPr="00E32221">
        <w:t>&lt;searchTransactionsRequest&gt;</w:t>
      </w:r>
    </w:p>
    <w:p w:rsidR="004D21F8" w:rsidRPr="00E32221" w:rsidRDefault="004D21F8" w:rsidP="004D21F8">
      <w:pPr>
        <w:pStyle w:val="Code"/>
      </w:pPr>
      <w:r w:rsidRPr="00E32221">
        <w:t xml:space="preserve">  </w:t>
      </w:r>
      <w:r w:rsidRPr="00E32221">
        <w:tab/>
        <w:t>&lt;metadata&gt;</w:t>
      </w:r>
    </w:p>
    <w:p w:rsidR="004D21F8" w:rsidRPr="00E32221" w:rsidRDefault="004D21F8" w:rsidP="004D21F8">
      <w:pPr>
        <w:pStyle w:val="Code"/>
      </w:pPr>
      <w:r w:rsidRPr="00E32221">
        <w:t xml:space="preserve">    </w:t>
      </w:r>
      <w:r w:rsidRPr="00E32221">
        <w:tab/>
      </w:r>
      <w:r w:rsidRPr="00E32221">
        <w:tab/>
        <w:t>&lt;applicationID&gt;K15ICE&lt;/applicationID&gt;</w:t>
      </w:r>
      <w:r w:rsidRPr="00E32221">
        <w:tab/>
        <w:t>&lt;!-- value used by POS? --&gt;</w:t>
      </w:r>
    </w:p>
    <w:p w:rsidR="004D21F8" w:rsidRPr="00E32221" w:rsidRDefault="004D21F8" w:rsidP="004D21F8">
      <w:pPr>
        <w:pStyle w:val="Code"/>
      </w:pPr>
      <w:r w:rsidRPr="00E32221">
        <w:t xml:space="preserve">    </w:t>
      </w:r>
      <w:r w:rsidRPr="00E32221">
        <w:tab/>
      </w:r>
      <w:r w:rsidRPr="00E32221">
        <w:tab/>
        <w:t>&lt;programID&gt;CRM&lt;/programID&gt;</w:t>
      </w:r>
      <w:r w:rsidRPr="00E32221">
        <w:tab/>
        <w:t>&lt;!-- value used by POS? --&gt;</w:t>
      </w:r>
    </w:p>
    <w:p w:rsidR="004D21F8" w:rsidRPr="00E32221" w:rsidRDefault="004D21F8" w:rsidP="004D21F8">
      <w:pPr>
        <w:pStyle w:val="Code"/>
      </w:pPr>
      <w:r w:rsidRPr="00E32221">
        <w:t xml:space="preserve">    </w:t>
      </w:r>
      <w:r w:rsidRPr="00E32221">
        <w:tab/>
      </w:r>
      <w:r w:rsidRPr="00E32221">
        <w:tab/>
        <w:t>&lt;userID&gt;BEST-AA8E5941ED&lt;/userID&gt;</w:t>
      </w:r>
      <w:r w:rsidRPr="00E32221">
        <w:tab/>
        <w:t>&lt;!-- Store User ID--&gt;</w:t>
      </w:r>
    </w:p>
    <w:p w:rsidR="004D21F8" w:rsidRPr="00E32221" w:rsidRDefault="004D21F8" w:rsidP="004D21F8">
      <w:pPr>
        <w:pStyle w:val="Code"/>
      </w:pPr>
      <w:r w:rsidRPr="00E32221">
        <w:tab/>
      </w:r>
      <w:r w:rsidRPr="00E32221">
        <w:tab/>
        <w:t>&lt;timeStamp&gt;2007-1-1 00:00:00&lt;/timeStamp&gt;</w:t>
      </w:r>
    </w:p>
    <w:p w:rsidR="004D21F8" w:rsidRPr="00E32221" w:rsidRDefault="004D21F8" w:rsidP="004D21F8">
      <w:pPr>
        <w:pStyle w:val="Code"/>
      </w:pPr>
      <w:r w:rsidRPr="00E32221">
        <w:t>&lt;/metadata&gt;</w:t>
      </w:r>
    </w:p>
    <w:p w:rsidR="004D21F8" w:rsidRPr="00E32221" w:rsidRDefault="004D21F8" w:rsidP="004D21F8">
      <w:pPr>
        <w:pStyle w:val="Code"/>
      </w:pPr>
      <w:r w:rsidRPr="00E32221">
        <w:t>&lt;searchConfig&gt;</w:t>
      </w:r>
    </w:p>
    <w:p w:rsidR="004D21F8" w:rsidRPr="00E32221" w:rsidRDefault="004D21F8" w:rsidP="004D21F8">
      <w:pPr>
        <w:pStyle w:val="Code"/>
      </w:pPr>
      <w:r w:rsidRPr="00E32221">
        <w:t xml:space="preserve">    </w:t>
      </w:r>
      <w:r w:rsidRPr="00E32221">
        <w:tab/>
      </w:r>
      <w:r w:rsidRPr="00E32221">
        <w:tab/>
        <w:t>&lt;maxRows&gt;100&lt;/maxRows&gt;</w:t>
      </w:r>
      <w:r w:rsidRPr="00E32221">
        <w:tab/>
        <w:t>&lt;!-- DB Parameter value for MAX_TRANS_DISPLAY  --&gt;</w:t>
      </w:r>
    </w:p>
    <w:p w:rsidR="004D21F8" w:rsidRPr="00E32221" w:rsidRDefault="004D21F8" w:rsidP="004D21F8">
      <w:pPr>
        <w:pStyle w:val="Code"/>
      </w:pPr>
      <w:r w:rsidRPr="00E32221">
        <w:t xml:space="preserve">  </w:t>
      </w:r>
      <w:r w:rsidRPr="00E32221">
        <w:tab/>
      </w:r>
      <w:r w:rsidRPr="00E32221">
        <w:tab/>
        <w:t>&lt;searchTimeLimitMS&gt;3000&lt;/searchTimeLimitMS&gt;</w:t>
      </w:r>
      <w:r w:rsidRPr="00E32221">
        <w:tab/>
        <w:t>&lt;!-- DB Parameter value for TIMEOUT --&gt;</w:t>
      </w:r>
    </w:p>
    <w:p w:rsidR="004D21F8" w:rsidRPr="00E32221" w:rsidRDefault="004D21F8" w:rsidP="004D21F8">
      <w:pPr>
        <w:pStyle w:val="Code"/>
      </w:pPr>
      <w:r w:rsidRPr="00E32221">
        <w:tab/>
        <w:t>&lt;searchTypeToPerform/&gt;</w:t>
      </w:r>
      <w:r w:rsidRPr="00E32221">
        <w:tab/>
        <w:t xml:space="preserve">&lt;!-- values:  </w:t>
      </w:r>
      <w:r w:rsidRPr="00E32221">
        <w:rPr>
          <w:color w:val="00B0F0"/>
        </w:rPr>
        <w:t>searchByAccount</w:t>
      </w:r>
      <w:r w:rsidRPr="00E32221">
        <w:t xml:space="preserve">, searchByGlobalContractId, searchByCustomerId, </w:t>
      </w:r>
    </w:p>
    <w:p w:rsidR="004D21F8" w:rsidRPr="00E32221" w:rsidRDefault="004D21F8" w:rsidP="004D21F8">
      <w:pPr>
        <w:pStyle w:val="Code"/>
      </w:pPr>
      <w:r w:rsidRPr="00E32221">
        <w:tab/>
      </w:r>
      <w:r w:rsidRPr="00E32221">
        <w:tab/>
      </w:r>
      <w:r w:rsidRPr="00E32221">
        <w:tab/>
      </w:r>
      <w:r w:rsidRPr="00E32221">
        <w:tab/>
      </w:r>
      <w:r w:rsidRPr="00E32221">
        <w:tab/>
        <w:t>searchByWebORder --&gt;</w:t>
      </w:r>
    </w:p>
    <w:p w:rsidR="004D21F8" w:rsidRPr="00E32221" w:rsidRDefault="004D21F8" w:rsidP="004D21F8">
      <w:pPr>
        <w:pStyle w:val="Code"/>
      </w:pPr>
      <w:r w:rsidRPr="00E32221">
        <w:tab/>
        <w:t>&lt;discardResult/&gt;</w:t>
      </w:r>
      <w:r w:rsidRPr="00E32221">
        <w:tab/>
        <w:t xml:space="preserve">&lt;!-- values:  true – give error when maxRows reached, false – don’t give error when max     </w:t>
      </w:r>
      <w:r w:rsidRPr="00E32221">
        <w:tab/>
      </w:r>
      <w:r w:rsidRPr="00E32221">
        <w:tab/>
      </w:r>
      <w:r w:rsidRPr="00E32221">
        <w:tab/>
      </w:r>
      <w:r w:rsidRPr="00E32221">
        <w:tab/>
      </w:r>
      <w:r w:rsidRPr="00E32221">
        <w:tab/>
        <w:t>results reached--&gt;</w:t>
      </w:r>
    </w:p>
    <w:p w:rsidR="004D21F8" w:rsidRPr="00E32221" w:rsidRDefault="004D21F8" w:rsidP="004D21F8">
      <w:pPr>
        <w:pStyle w:val="Code"/>
      </w:pPr>
      <w:r w:rsidRPr="00E32221">
        <w:t>&lt;/searchConfig&gt;</w:t>
      </w:r>
    </w:p>
    <w:p w:rsidR="004D21F8" w:rsidRPr="00E32221" w:rsidRDefault="004D21F8" w:rsidP="004D21F8">
      <w:pPr>
        <w:pStyle w:val="Code"/>
      </w:pPr>
      <w:r w:rsidRPr="00E32221">
        <w:t xml:space="preserve">  </w:t>
      </w:r>
      <w:r w:rsidRPr="00E32221">
        <w:tab/>
        <w:t>&lt;searchParameter&gt;</w:t>
      </w:r>
    </w:p>
    <w:p w:rsidR="004D21F8" w:rsidRPr="00E32221" w:rsidRDefault="004D21F8" w:rsidP="004D21F8">
      <w:pPr>
        <w:pStyle w:val="Code"/>
      </w:pPr>
      <w:r w:rsidRPr="00E32221">
        <w:t xml:space="preserve">    </w:t>
      </w:r>
      <w:r w:rsidRPr="00E32221">
        <w:tab/>
      </w:r>
      <w:r w:rsidRPr="00E32221">
        <w:tab/>
        <w:t>&lt;transactionSource/&gt;</w:t>
      </w:r>
      <w:r w:rsidRPr="00E32221">
        <w:tab/>
        <w:t xml:space="preserve">&lt;!-- </w:t>
      </w:r>
      <w:r w:rsidRPr="00E32221">
        <w:rPr>
          <w:b/>
        </w:rPr>
        <w:t>OPTIONAL.</w:t>
      </w:r>
      <w:r w:rsidRPr="00E32221">
        <w:t xml:space="preserve">  values:  </w:t>
      </w:r>
      <w:r w:rsidRPr="00E32221">
        <w:rPr>
          <w:b/>
        </w:rPr>
        <w:t>POS,</w:t>
      </w:r>
      <w:r w:rsidRPr="00E32221">
        <w:t xml:space="preserve"> ORDER --&gt;</w:t>
      </w:r>
    </w:p>
    <w:p w:rsidR="004D21F8" w:rsidRPr="00E32221" w:rsidRDefault="004D21F8" w:rsidP="004D21F8">
      <w:pPr>
        <w:pStyle w:val="Code"/>
      </w:pPr>
      <w:r w:rsidRPr="00E32221">
        <w:t xml:space="preserve">    </w:t>
      </w:r>
      <w:r w:rsidRPr="00E32221">
        <w:tab/>
      </w:r>
      <w:r w:rsidRPr="00E32221">
        <w:tab/>
        <w:t>&lt;startDate /&gt;</w:t>
      </w:r>
      <w:r w:rsidRPr="00E32221">
        <w:tab/>
        <w:t>&lt;!-- Start date from search critera screen --&gt;</w:t>
      </w:r>
    </w:p>
    <w:p w:rsidR="004D21F8" w:rsidRPr="00E32221" w:rsidRDefault="004D21F8" w:rsidP="004D21F8">
      <w:pPr>
        <w:pStyle w:val="Code"/>
      </w:pPr>
      <w:r w:rsidRPr="00E32221">
        <w:t xml:space="preserve">    </w:t>
      </w:r>
      <w:r w:rsidRPr="00E32221">
        <w:tab/>
      </w:r>
      <w:r w:rsidRPr="00E32221">
        <w:tab/>
        <w:t>&lt;endDate /&gt;</w:t>
      </w:r>
      <w:r w:rsidRPr="00E32221">
        <w:tab/>
        <w:t>&lt;!-- End date from search critera screen --&gt;</w:t>
      </w:r>
    </w:p>
    <w:p w:rsidR="004D21F8" w:rsidRPr="00E32221" w:rsidRDefault="004D21F8" w:rsidP="004D21F8">
      <w:pPr>
        <w:pStyle w:val="Code"/>
      </w:pPr>
      <w:r w:rsidRPr="00E32221">
        <w:t xml:space="preserve">    </w:t>
      </w:r>
      <w:r w:rsidRPr="00E32221">
        <w:tab/>
      </w:r>
      <w:r w:rsidRPr="00E32221">
        <w:tab/>
        <w:t>&lt;sku /&gt;</w:t>
      </w:r>
      <w:r w:rsidRPr="00E32221">
        <w:tab/>
      </w:r>
      <w:r w:rsidRPr="00E32221">
        <w:tab/>
        <w:t>&lt;!—</w:t>
      </w:r>
      <w:r w:rsidRPr="00E32221">
        <w:rPr>
          <w:b/>
        </w:rPr>
        <w:t>OPTIONAL</w:t>
      </w:r>
      <w:r w:rsidRPr="00E32221">
        <w:t>. SKU from search critera screen --&gt;</w:t>
      </w:r>
    </w:p>
    <w:p w:rsidR="004D21F8" w:rsidRPr="00E32221" w:rsidRDefault="004D21F8" w:rsidP="004D21F8">
      <w:pPr>
        <w:pStyle w:val="Code"/>
        <w:rPr>
          <w:color w:val="00B0F0"/>
        </w:rPr>
      </w:pPr>
      <w:r w:rsidRPr="00E32221">
        <w:rPr>
          <w:color w:val="00B0F0"/>
        </w:rPr>
        <w:tab/>
      </w:r>
      <w:r w:rsidRPr="00E32221">
        <w:rPr>
          <w:color w:val="00B0F0"/>
        </w:rPr>
        <w:tab/>
        <w:t>&lt;locationNumber /&gt;</w:t>
      </w:r>
      <w:r w:rsidRPr="00E32221">
        <w:rPr>
          <w:color w:val="00B0F0"/>
        </w:rPr>
        <w:tab/>
        <w:t>&lt;!—</w:t>
      </w:r>
      <w:r w:rsidRPr="00E32221">
        <w:rPr>
          <w:b/>
          <w:color w:val="00B0F0"/>
        </w:rPr>
        <w:t>OPTIONAL</w:t>
      </w:r>
      <w:r w:rsidRPr="00E32221">
        <w:rPr>
          <w:color w:val="00B0F0"/>
        </w:rPr>
        <w:t>.  Store Number from search criteria screen --&gt;</w:t>
      </w:r>
    </w:p>
    <w:p w:rsidR="004D21F8" w:rsidRPr="00E32221" w:rsidRDefault="004D21F8" w:rsidP="004D21F8">
      <w:pPr>
        <w:pStyle w:val="Code"/>
      </w:pPr>
      <w:r w:rsidRPr="00E32221">
        <w:tab/>
      </w:r>
      <w:r w:rsidRPr="00E32221">
        <w:tab/>
        <w:t>&lt;account&gt;</w:t>
      </w:r>
    </w:p>
    <w:p w:rsidR="004D21F8" w:rsidRPr="00E32221" w:rsidRDefault="004D21F8" w:rsidP="004D21F8">
      <w:pPr>
        <w:pStyle w:val="Code"/>
        <w:rPr>
          <w:color w:val="FF0000"/>
        </w:rPr>
      </w:pPr>
      <w:r w:rsidRPr="00E32221">
        <w:tab/>
      </w:r>
      <w:r w:rsidRPr="00E32221">
        <w:tab/>
      </w:r>
      <w:r w:rsidRPr="00E32221">
        <w:tab/>
        <w:t>&lt;accountCategory/&gt;</w:t>
      </w:r>
      <w:r w:rsidRPr="00E32221">
        <w:tab/>
        <w:t xml:space="preserve">&lt;!-- values:  CC – Credit card , DB – Debit card, </w:t>
      </w:r>
      <w:r w:rsidRPr="00E32221">
        <w:rPr>
          <w:color w:val="00B0F0"/>
        </w:rPr>
        <w:t>GC – Gift Card</w:t>
      </w:r>
    </w:p>
    <w:p w:rsidR="004D21F8" w:rsidRPr="00E32221" w:rsidRDefault="004D21F8" w:rsidP="004D21F8">
      <w:pPr>
        <w:pStyle w:val="Code"/>
      </w:pPr>
      <w:r w:rsidRPr="00E32221">
        <w:tab/>
      </w:r>
      <w:r w:rsidRPr="00E32221">
        <w:tab/>
      </w:r>
      <w:r w:rsidRPr="00E32221">
        <w:tab/>
      </w:r>
      <w:r w:rsidRPr="00E32221">
        <w:tab/>
      </w:r>
      <w:r w:rsidRPr="00E32221">
        <w:tab/>
      </w:r>
      <w:r w:rsidRPr="00E32221">
        <w:tab/>
        <w:t>RWZC – Reward Zone Certificate --&gt;</w:t>
      </w:r>
    </w:p>
    <w:p w:rsidR="004D21F8" w:rsidRPr="00E32221" w:rsidRDefault="004D21F8" w:rsidP="004D21F8">
      <w:pPr>
        <w:pStyle w:val="Code"/>
        <w:rPr>
          <w:color w:val="00B0F0"/>
        </w:rPr>
      </w:pPr>
      <w:r w:rsidRPr="00E32221">
        <w:rPr>
          <w:color w:val="4F81BD" w:themeColor="accent1"/>
        </w:rPr>
        <w:tab/>
      </w:r>
      <w:r w:rsidRPr="00E32221">
        <w:tab/>
      </w:r>
      <w:r w:rsidRPr="00E32221">
        <w:tab/>
        <w:t>&lt;accountNumber /&gt;</w:t>
      </w:r>
      <w:r w:rsidRPr="00E32221">
        <w:tab/>
        <w:t xml:space="preserve">&lt;!-- ID from search critera screen </w:t>
      </w:r>
      <w:r w:rsidRPr="00E32221">
        <w:rPr>
          <w:color w:val="00B0F0"/>
        </w:rPr>
        <w:t>or  First 6 digits and Last 4 digits of entered</w:t>
      </w:r>
    </w:p>
    <w:p w:rsidR="004D21F8" w:rsidRPr="00E32221" w:rsidRDefault="004D21F8" w:rsidP="004D21F8">
      <w:pPr>
        <w:pStyle w:val="Code"/>
        <w:rPr>
          <w:color w:val="00B0F0"/>
        </w:rPr>
      </w:pPr>
      <w:r w:rsidRPr="00E32221">
        <w:rPr>
          <w:color w:val="00B0F0"/>
        </w:rPr>
        <w:tab/>
      </w:r>
      <w:r w:rsidRPr="00E32221">
        <w:rPr>
          <w:color w:val="00B0F0"/>
        </w:rPr>
        <w:tab/>
      </w:r>
      <w:r w:rsidRPr="00E32221">
        <w:rPr>
          <w:color w:val="00B0F0"/>
        </w:rPr>
        <w:tab/>
      </w:r>
      <w:r w:rsidRPr="00E32221">
        <w:rPr>
          <w:color w:val="00B0F0"/>
        </w:rPr>
        <w:tab/>
      </w:r>
      <w:r w:rsidRPr="00E32221">
        <w:rPr>
          <w:color w:val="00B0F0"/>
        </w:rPr>
        <w:tab/>
      </w:r>
      <w:r w:rsidRPr="00E32221">
        <w:rPr>
          <w:color w:val="00B0F0"/>
        </w:rPr>
        <w:tab/>
        <w:t xml:space="preserve">Account number for accountCateogry CC or </w:t>
      </w:r>
      <w:r w:rsidRPr="00E32221">
        <w:rPr>
          <w:color w:val="FF0000"/>
        </w:rPr>
        <w:t>DC</w:t>
      </w:r>
      <w:r w:rsidRPr="00E32221">
        <w:rPr>
          <w:color w:val="00B0F0"/>
        </w:rPr>
        <w:t xml:space="preserve"> or full number of Gift Card</w:t>
      </w:r>
    </w:p>
    <w:p w:rsidR="004D21F8" w:rsidRPr="00E32221" w:rsidRDefault="004D21F8" w:rsidP="004D21F8">
      <w:pPr>
        <w:pStyle w:val="Code"/>
        <w:rPr>
          <w:color w:val="00B0F0"/>
        </w:rPr>
      </w:pPr>
      <w:r w:rsidRPr="00E32221">
        <w:rPr>
          <w:color w:val="00B0F0"/>
        </w:rPr>
        <w:tab/>
      </w:r>
      <w:r w:rsidRPr="00E32221">
        <w:rPr>
          <w:color w:val="00B0F0"/>
        </w:rPr>
        <w:tab/>
      </w:r>
      <w:r w:rsidRPr="00E32221">
        <w:rPr>
          <w:color w:val="00B0F0"/>
        </w:rPr>
        <w:tab/>
      </w:r>
      <w:r w:rsidRPr="00E32221">
        <w:rPr>
          <w:color w:val="00B0F0"/>
        </w:rPr>
        <w:tab/>
      </w:r>
      <w:r w:rsidRPr="00E32221">
        <w:rPr>
          <w:color w:val="00B0F0"/>
        </w:rPr>
        <w:tab/>
      </w:r>
      <w:r w:rsidRPr="00E32221">
        <w:rPr>
          <w:color w:val="00B0F0"/>
        </w:rPr>
        <w:tab/>
        <w:t>for accountCateogry GC. --&gt;</w:t>
      </w:r>
    </w:p>
    <w:p w:rsidR="004D21F8" w:rsidRPr="00E32221" w:rsidRDefault="004D21F8" w:rsidP="004D21F8">
      <w:pPr>
        <w:pStyle w:val="Code"/>
      </w:pPr>
      <w:r w:rsidRPr="00E32221">
        <w:tab/>
      </w:r>
      <w:r w:rsidRPr="00E32221">
        <w:tab/>
        <w:t>&lt;/account&gt;</w:t>
      </w:r>
    </w:p>
    <w:p w:rsidR="004D21F8" w:rsidRPr="00E32221" w:rsidRDefault="004D21F8" w:rsidP="004D21F8">
      <w:pPr>
        <w:pStyle w:val="Code"/>
      </w:pPr>
      <w:r w:rsidRPr="00E32221">
        <w:t>&lt;/searchParameter&gt;</w:t>
      </w:r>
    </w:p>
    <w:p w:rsidR="004D21F8" w:rsidRPr="00E32221" w:rsidRDefault="004D21F8" w:rsidP="004D21F8">
      <w:pPr>
        <w:pStyle w:val="Code"/>
      </w:pPr>
      <w:r w:rsidRPr="00E32221">
        <w:t>&lt;/searchTransactionsRequest&gt;</w:t>
      </w:r>
    </w:p>
    <w:p w:rsidR="00CB18A7" w:rsidRPr="00E32221" w:rsidRDefault="00F97EEF" w:rsidP="00F97EEF">
      <w:pPr>
        <w:pStyle w:val="Heading2"/>
      </w:pPr>
      <w:bookmarkStart w:id="445" w:name="_Toc398135944"/>
      <w:r w:rsidRPr="00E32221">
        <w:t>Search By Customer</w:t>
      </w:r>
      <w:bookmarkEnd w:id="445"/>
    </w:p>
    <w:p w:rsidR="00D84593" w:rsidRPr="00E32221" w:rsidRDefault="00D84593" w:rsidP="00D84593">
      <w:pPr>
        <w:pStyle w:val="BodyText"/>
        <w:numPr>
          <w:ilvl w:val="0"/>
          <w:numId w:val="15"/>
        </w:numPr>
      </w:pPr>
      <w:r w:rsidRPr="00E32221">
        <w:t>searchTypeToPerform – searchByCustomerId when searching by Customer.</w:t>
      </w:r>
    </w:p>
    <w:p w:rsidR="00B843CA" w:rsidRPr="00E32221" w:rsidRDefault="00B843CA" w:rsidP="00D84593">
      <w:pPr>
        <w:pStyle w:val="BodyText"/>
        <w:numPr>
          <w:ilvl w:val="0"/>
          <w:numId w:val="15"/>
        </w:numPr>
      </w:pPr>
      <w:r w:rsidRPr="00E32221">
        <w:t>Not sure if a call to CLUP is made first then make a request to TLUP</w:t>
      </w:r>
    </w:p>
    <w:p w:rsidR="00F97EEF" w:rsidRPr="00E32221" w:rsidRDefault="00F97EEF" w:rsidP="00F97EEF">
      <w:pPr>
        <w:pStyle w:val="Heading2"/>
      </w:pPr>
      <w:bookmarkStart w:id="446" w:name="_Toc398135945"/>
      <w:r w:rsidRPr="00E32221">
        <w:t>Search By Transaction</w:t>
      </w:r>
      <w:bookmarkEnd w:id="446"/>
    </w:p>
    <w:p w:rsidR="00D84593" w:rsidRPr="00E32221" w:rsidRDefault="00D84593" w:rsidP="00D84593">
      <w:pPr>
        <w:pStyle w:val="BodyText"/>
        <w:numPr>
          <w:ilvl w:val="0"/>
          <w:numId w:val="15"/>
        </w:numPr>
      </w:pPr>
      <w:r w:rsidRPr="00E32221">
        <w:t>searchTypeToPerform – searchByGlobalContractId when searching by Transaction 4-part key.</w:t>
      </w:r>
    </w:p>
    <w:p w:rsidR="00B843CA" w:rsidRPr="00E32221" w:rsidRDefault="00B843CA" w:rsidP="00D84593">
      <w:pPr>
        <w:pStyle w:val="BodyText"/>
        <w:numPr>
          <w:ilvl w:val="0"/>
          <w:numId w:val="15"/>
        </w:numPr>
      </w:pPr>
      <w:r w:rsidRPr="00E32221">
        <w:t xml:space="preserve">searchParameter/transactionKey/TransactionKey – Transaction 4-part key in the format </w:t>
      </w:r>
    </w:p>
    <w:p w:rsidR="00B843CA" w:rsidRPr="00E32221" w:rsidRDefault="00B843CA" w:rsidP="00D84593">
      <w:pPr>
        <w:pStyle w:val="BodyText"/>
        <w:numPr>
          <w:ilvl w:val="0"/>
          <w:numId w:val="15"/>
        </w:numPr>
      </w:pPr>
      <w:r w:rsidRPr="00E32221">
        <w:t>searchParameter/transactionKey/transactionSourceSystemID</w:t>
      </w:r>
    </w:p>
    <w:sectPr w:rsidR="00B843CA" w:rsidRPr="00E32221" w:rsidSect="00CB6F29">
      <w:headerReference w:type="default" r:id="rId23"/>
      <w:footerReference w:type="default" r:id="rId24"/>
      <w:footerReference w:type="first" r:id="rId25"/>
      <w:pgSz w:w="12240" w:h="15840" w:code="1"/>
      <w:pgMar w:top="720" w:right="720" w:bottom="720" w:left="720" w:header="432"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55CE" w:rsidRDefault="008055CE">
      <w:r>
        <w:separator/>
      </w:r>
    </w:p>
  </w:endnote>
  <w:endnote w:type="continuationSeparator" w:id="0">
    <w:p w:rsidR="008055CE" w:rsidRDefault="00805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00" w:type="pct"/>
      <w:tblInd w:w="144" w:type="dxa"/>
      <w:tblBorders>
        <w:insideH w:val="single" w:sz="4" w:space="0" w:color="auto"/>
      </w:tblBorders>
      <w:tblLook w:val="04A0" w:firstRow="1" w:lastRow="0" w:firstColumn="1" w:lastColumn="0" w:noHBand="0" w:noVBand="1"/>
    </w:tblPr>
    <w:tblGrid>
      <w:gridCol w:w="2138"/>
      <w:gridCol w:w="8446"/>
    </w:tblGrid>
    <w:tr w:rsidR="00757F1F" w:rsidRPr="00BD58FF" w:rsidTr="00A72648">
      <w:trPr>
        <w:trHeight w:val="675"/>
      </w:trPr>
      <w:tc>
        <w:tcPr>
          <w:tcW w:w="2124" w:type="dxa"/>
        </w:tcPr>
        <w:p w:rsidR="00757F1F" w:rsidRPr="00BD58FF" w:rsidRDefault="00757F1F" w:rsidP="008204FD">
          <w:pPr>
            <w:pStyle w:val="Header"/>
            <w:rPr>
              <w:sz w:val="18"/>
              <w:szCs w:val="18"/>
            </w:rPr>
          </w:pPr>
          <w:r>
            <w:rPr>
              <w:noProof/>
              <w:sz w:val="18"/>
              <w:szCs w:val="18"/>
            </w:rPr>
            <w:drawing>
              <wp:inline distT="0" distB="0" distL="0" distR="0">
                <wp:extent cx="1201420" cy="4572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201420" cy="457200"/>
                        </a:xfrm>
                        <a:prstGeom prst="rect">
                          <a:avLst/>
                        </a:prstGeom>
                        <a:noFill/>
                        <a:ln w="9525">
                          <a:noFill/>
                          <a:miter lim="800000"/>
                          <a:headEnd/>
                          <a:tailEnd/>
                        </a:ln>
                      </pic:spPr>
                    </pic:pic>
                  </a:graphicData>
                </a:graphic>
              </wp:inline>
            </w:drawing>
          </w:r>
        </w:p>
      </w:tc>
      <w:tc>
        <w:tcPr>
          <w:tcW w:w="8672" w:type="dxa"/>
          <w:vAlign w:val="center"/>
        </w:tcPr>
        <w:p w:rsidR="00757F1F" w:rsidRPr="001E1F93" w:rsidRDefault="00757F1F" w:rsidP="008204FD">
          <w:pPr>
            <w:rPr>
              <w:sz w:val="16"/>
              <w:szCs w:val="16"/>
            </w:rPr>
          </w:pPr>
          <w:r w:rsidRPr="001E1F93">
            <w:rPr>
              <w:sz w:val="16"/>
              <w:szCs w:val="16"/>
            </w:rPr>
            <w:t>Copyright © 201</w:t>
          </w:r>
          <w:r>
            <w:rPr>
              <w:sz w:val="16"/>
              <w:szCs w:val="16"/>
            </w:rPr>
            <w:t>3</w:t>
          </w:r>
          <w:r w:rsidRPr="001E1F93">
            <w:rPr>
              <w:sz w:val="16"/>
              <w:szCs w:val="16"/>
            </w:rPr>
            <w:t xml:space="preserve"> Stella Nova Technologies, Inc. All rights reserved.</w:t>
          </w:r>
        </w:p>
        <w:p w:rsidR="00757F1F" w:rsidRPr="001E1F93" w:rsidRDefault="00757F1F" w:rsidP="008204FD">
          <w:pPr>
            <w:pStyle w:val="Footer"/>
            <w:spacing w:before="60"/>
            <w:rPr>
              <w:sz w:val="16"/>
              <w:szCs w:val="16"/>
            </w:rPr>
          </w:pPr>
          <w:r w:rsidRPr="001E1F93">
            <w:rPr>
              <w:sz w:val="16"/>
              <w:szCs w:val="16"/>
            </w:rPr>
            <w:t>This document contains confidential and proprietary information owned by Stella Nova Technologies, Inc. It may not be copied or distributed to anyone without prior written authorization from Stella Nova Technologies, Inc.</w:t>
          </w:r>
        </w:p>
      </w:tc>
    </w:tr>
  </w:tbl>
  <w:p w:rsidR="00757F1F" w:rsidRPr="00A6001F" w:rsidRDefault="00757F1F" w:rsidP="00A6001F">
    <w:pPr>
      <w:pStyle w:val="Footer"/>
      <w:jc w:val="right"/>
      <w:rPr>
        <w:sz w:val="18"/>
        <w:szCs w:val="18"/>
      </w:rPr>
    </w:pPr>
    <w:r>
      <w:ptab w:relativeTo="margin" w:alignment="center" w:leader="none"/>
    </w:r>
    <w:r>
      <w:ptab w:relativeTo="margin" w:alignment="right" w:leader="none"/>
    </w:r>
    <w:r w:rsidRPr="00091B36">
      <w:rPr>
        <w:i/>
        <w:sz w:val="18"/>
        <w:szCs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7F1F" w:rsidRDefault="00757F1F" w:rsidP="00CB6F29">
    <w:pPr>
      <w:ind w:left="72"/>
      <w:rPr>
        <w:rFonts w:cs="Arial"/>
        <w:szCs w:val="20"/>
      </w:rPr>
    </w:pPr>
    <w:r w:rsidRPr="003C0044">
      <w:rPr>
        <w:rStyle w:val="Strong"/>
        <w:rFonts w:cs="Arial"/>
        <w:b w:val="0"/>
        <w:sz w:val="24"/>
        <w:bdr w:val="none" w:sz="0" w:space="0" w:color="auto" w:frame="1"/>
      </w:rPr>
      <w:t xml:space="preserve">Stella Nova Technologies, </w:t>
    </w:r>
    <w:proofErr w:type="spellStart"/>
    <w:r w:rsidRPr="003C0044">
      <w:rPr>
        <w:rStyle w:val="Strong"/>
        <w:rFonts w:cs="Arial"/>
        <w:b w:val="0"/>
        <w:sz w:val="24"/>
        <w:bdr w:val="none" w:sz="0" w:space="0" w:color="auto" w:frame="1"/>
      </w:rPr>
      <w:t>Inc</w:t>
    </w:r>
    <w:proofErr w:type="spellEnd"/>
    <w:r w:rsidRPr="005E21B2">
      <w:rPr>
        <w:rFonts w:cs="Arial"/>
        <w:sz w:val="24"/>
      </w:rPr>
      <w:br/>
    </w:r>
    <w:r>
      <w:rPr>
        <w:rFonts w:cs="Arial"/>
        <w:szCs w:val="20"/>
      </w:rPr>
      <w:t>11635 North Park Drive</w:t>
    </w:r>
  </w:p>
  <w:p w:rsidR="00757F1F" w:rsidRDefault="00757F1F" w:rsidP="00CB6F29">
    <w:pPr>
      <w:ind w:left="72"/>
      <w:rPr>
        <w:rFonts w:cs="Arial"/>
        <w:szCs w:val="20"/>
      </w:rPr>
    </w:pPr>
    <w:r>
      <w:rPr>
        <w:rFonts w:cs="Arial"/>
        <w:szCs w:val="20"/>
      </w:rPr>
      <w:t>Suite 100</w:t>
    </w:r>
  </w:p>
  <w:p w:rsidR="00757F1F" w:rsidRDefault="00757F1F" w:rsidP="00CB6F29">
    <w:pPr>
      <w:ind w:left="72"/>
      <w:rPr>
        <w:rFonts w:cs="Arial"/>
        <w:szCs w:val="20"/>
      </w:rPr>
    </w:pPr>
    <w:r>
      <w:rPr>
        <w:rFonts w:cs="Arial"/>
        <w:szCs w:val="20"/>
      </w:rPr>
      <w:t>Wake Forest, NC 27587</w:t>
    </w:r>
    <w:r w:rsidRPr="005E21B2">
      <w:rPr>
        <w:rFonts w:cs="Arial"/>
        <w:szCs w:val="20"/>
      </w:rPr>
      <w:br/>
    </w:r>
    <w:r>
      <w:rPr>
        <w:rFonts w:cs="Arial"/>
        <w:szCs w:val="20"/>
      </w:rPr>
      <w:t>919.435.9900</w:t>
    </w:r>
  </w:p>
  <w:p w:rsidR="00757F1F" w:rsidRPr="005E21B2" w:rsidRDefault="00757F1F" w:rsidP="00AA76BC">
    <w:pPr>
      <w:ind w:left="72"/>
      <w:jc w:val="right"/>
      <w:rPr>
        <w:b/>
        <w:iCs/>
        <w:sz w:val="24"/>
      </w:rPr>
    </w:pPr>
    <w:r w:rsidRPr="00CB6F29">
      <w:rPr>
        <w:rFonts w:cs="Arial"/>
        <w:noProof/>
        <w:szCs w:val="20"/>
      </w:rPr>
      <w:drawing>
        <wp:inline distT="0" distB="0" distL="0" distR="0">
          <wp:extent cx="6858000" cy="447818"/>
          <wp:effectExtent l="19050" t="0" r="0" b="0"/>
          <wp:docPr id="3" name="Picture 1" descr="doc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_header.png"/>
                  <pic:cNvPicPr/>
                </pic:nvPicPr>
                <pic:blipFill>
                  <a:blip r:embed="rId1"/>
                  <a:stretch>
                    <a:fillRect/>
                  </a:stretch>
                </pic:blipFill>
                <pic:spPr>
                  <a:xfrm>
                    <a:off x="0" y="0"/>
                    <a:ext cx="6858000" cy="447818"/>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55CE" w:rsidRDefault="008055CE">
      <w:r>
        <w:separator/>
      </w:r>
    </w:p>
  </w:footnote>
  <w:footnote w:type="continuationSeparator" w:id="0">
    <w:p w:rsidR="008055CE" w:rsidRDefault="008055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00" w:type="pct"/>
      <w:tblInd w:w="144" w:type="dxa"/>
      <w:tblLook w:val="04A0" w:firstRow="1" w:lastRow="0" w:firstColumn="1" w:lastColumn="0" w:noHBand="0" w:noVBand="1"/>
    </w:tblPr>
    <w:tblGrid>
      <w:gridCol w:w="5273"/>
      <w:gridCol w:w="5311"/>
    </w:tblGrid>
    <w:tr w:rsidR="00757F1F" w:rsidRPr="001E1F93" w:rsidTr="00091B36">
      <w:trPr>
        <w:trHeight w:val="267"/>
      </w:trPr>
      <w:tc>
        <w:tcPr>
          <w:tcW w:w="5508" w:type="dxa"/>
          <w:vAlign w:val="center"/>
        </w:tcPr>
        <w:p w:rsidR="00757F1F" w:rsidRPr="002128B1" w:rsidRDefault="00757F1F" w:rsidP="002128B1">
          <w:pPr>
            <w:pStyle w:val="Header"/>
            <w:rPr>
              <w:i/>
              <w:iCs/>
              <w:sz w:val="18"/>
              <w:szCs w:val="18"/>
            </w:rPr>
          </w:pPr>
          <w:r w:rsidRPr="002128B1">
            <w:rPr>
              <w:i/>
              <w:iCs/>
              <w:sz w:val="18"/>
              <w:szCs w:val="18"/>
            </w:rPr>
            <w:t>Transaction Search Feature Document</w:t>
          </w:r>
          <w:ins w:id="447" w:author="Amy Byers" w:date="2014-09-10T18:01:00Z">
            <w:r w:rsidR="0017337A">
              <w:rPr>
                <w:i/>
                <w:iCs/>
                <w:sz w:val="18"/>
                <w:szCs w:val="18"/>
              </w:rPr>
              <w:t xml:space="preserve"> v1.3</w:t>
            </w:r>
          </w:ins>
        </w:p>
      </w:tc>
      <w:tc>
        <w:tcPr>
          <w:tcW w:w="5508" w:type="dxa"/>
          <w:vAlign w:val="center"/>
        </w:tcPr>
        <w:p w:rsidR="00757F1F" w:rsidRPr="002128B1" w:rsidRDefault="00757F1F" w:rsidP="0017337A">
          <w:pPr>
            <w:pStyle w:val="Header"/>
            <w:jc w:val="right"/>
            <w:rPr>
              <w:i/>
              <w:sz w:val="18"/>
              <w:szCs w:val="18"/>
            </w:rPr>
          </w:pPr>
          <w:r w:rsidRPr="002128B1">
            <w:rPr>
              <w:i/>
              <w:sz w:val="18"/>
              <w:szCs w:val="18"/>
            </w:rPr>
            <w:t xml:space="preserve">Revision Date: </w:t>
          </w:r>
          <w:del w:id="448" w:author="Amy Byers" w:date="2014-09-10T18:01:00Z">
            <w:r w:rsidR="005B4AA4" w:rsidDel="0017337A">
              <w:rPr>
                <w:i/>
                <w:sz w:val="18"/>
                <w:szCs w:val="18"/>
              </w:rPr>
              <w:delText>06/04</w:delText>
            </w:r>
            <w:r w:rsidRPr="002128B1" w:rsidDel="0017337A">
              <w:rPr>
                <w:i/>
                <w:sz w:val="18"/>
                <w:szCs w:val="18"/>
              </w:rPr>
              <w:delText>/2013</w:delText>
            </w:r>
          </w:del>
          <w:ins w:id="449" w:author="Amy Byers" w:date="2014-09-10T18:01:00Z">
            <w:r w:rsidR="0017337A">
              <w:rPr>
                <w:i/>
                <w:sz w:val="18"/>
                <w:szCs w:val="18"/>
              </w:rPr>
              <w:t>9/10/2014</w:t>
            </w:r>
          </w:ins>
        </w:p>
      </w:tc>
    </w:tr>
    <w:tr w:rsidR="00757F1F" w:rsidRPr="001E1F93" w:rsidTr="001E1F93">
      <w:tc>
        <w:tcPr>
          <w:tcW w:w="5508" w:type="dxa"/>
          <w:vAlign w:val="center"/>
        </w:tcPr>
        <w:p w:rsidR="00757F1F" w:rsidRPr="002128B1" w:rsidRDefault="00757F1F" w:rsidP="00292F2C">
          <w:pPr>
            <w:pStyle w:val="Header"/>
            <w:rPr>
              <w:b/>
              <w:i/>
              <w:iCs/>
              <w:sz w:val="18"/>
              <w:szCs w:val="18"/>
            </w:rPr>
          </w:pPr>
          <w:r w:rsidRPr="002128B1">
            <w:rPr>
              <w:b/>
              <w:i/>
              <w:iCs/>
              <w:sz w:val="18"/>
              <w:szCs w:val="18"/>
            </w:rPr>
            <w:t xml:space="preserve">Stella Nova </w:t>
          </w:r>
          <w:r>
            <w:rPr>
              <w:b/>
              <w:i/>
              <w:iCs/>
              <w:sz w:val="18"/>
              <w:szCs w:val="18"/>
            </w:rPr>
            <w:t>and Best Buy Canada confidential</w:t>
          </w:r>
        </w:p>
      </w:tc>
      <w:tc>
        <w:tcPr>
          <w:tcW w:w="5508" w:type="dxa"/>
          <w:vAlign w:val="center"/>
        </w:tcPr>
        <w:p w:rsidR="00757F1F" w:rsidRPr="002128B1" w:rsidRDefault="00757F1F" w:rsidP="00AA76BC">
          <w:pPr>
            <w:pStyle w:val="Footer"/>
            <w:jc w:val="right"/>
            <w:rPr>
              <w:sz w:val="18"/>
              <w:szCs w:val="18"/>
            </w:rPr>
          </w:pPr>
          <w:r w:rsidRPr="002128B1">
            <w:rPr>
              <w:i/>
              <w:sz w:val="18"/>
              <w:szCs w:val="18"/>
            </w:rPr>
            <w:t xml:space="preserve">Page </w:t>
          </w:r>
          <w:r w:rsidR="00CD4171" w:rsidRPr="002128B1">
            <w:rPr>
              <w:i/>
              <w:sz w:val="18"/>
              <w:szCs w:val="18"/>
            </w:rPr>
            <w:fldChar w:fldCharType="begin"/>
          </w:r>
          <w:r w:rsidRPr="002128B1">
            <w:rPr>
              <w:i/>
              <w:sz w:val="18"/>
              <w:szCs w:val="18"/>
            </w:rPr>
            <w:instrText xml:space="preserve"> PAGE </w:instrText>
          </w:r>
          <w:r w:rsidR="00CD4171" w:rsidRPr="002128B1">
            <w:rPr>
              <w:i/>
              <w:sz w:val="18"/>
              <w:szCs w:val="18"/>
            </w:rPr>
            <w:fldChar w:fldCharType="separate"/>
          </w:r>
          <w:r w:rsidR="0017337A">
            <w:rPr>
              <w:i/>
              <w:noProof/>
              <w:sz w:val="18"/>
              <w:szCs w:val="18"/>
            </w:rPr>
            <w:t>3</w:t>
          </w:r>
          <w:r w:rsidR="00CD4171" w:rsidRPr="002128B1">
            <w:rPr>
              <w:i/>
              <w:sz w:val="18"/>
              <w:szCs w:val="18"/>
            </w:rPr>
            <w:fldChar w:fldCharType="end"/>
          </w:r>
          <w:r w:rsidRPr="002128B1">
            <w:rPr>
              <w:i/>
              <w:sz w:val="18"/>
              <w:szCs w:val="18"/>
            </w:rPr>
            <w:t xml:space="preserve"> of </w:t>
          </w:r>
          <w:r w:rsidR="00CD4171" w:rsidRPr="002128B1">
            <w:rPr>
              <w:i/>
              <w:sz w:val="18"/>
              <w:szCs w:val="18"/>
            </w:rPr>
            <w:fldChar w:fldCharType="begin"/>
          </w:r>
          <w:r w:rsidRPr="002128B1">
            <w:rPr>
              <w:i/>
              <w:sz w:val="18"/>
              <w:szCs w:val="18"/>
            </w:rPr>
            <w:instrText xml:space="preserve"> NUMPAGES </w:instrText>
          </w:r>
          <w:r w:rsidR="00CD4171" w:rsidRPr="002128B1">
            <w:rPr>
              <w:i/>
              <w:sz w:val="18"/>
              <w:szCs w:val="18"/>
            </w:rPr>
            <w:fldChar w:fldCharType="separate"/>
          </w:r>
          <w:r w:rsidR="0017337A">
            <w:rPr>
              <w:i/>
              <w:noProof/>
              <w:sz w:val="18"/>
              <w:szCs w:val="18"/>
            </w:rPr>
            <w:t>18</w:t>
          </w:r>
          <w:r w:rsidR="00CD4171" w:rsidRPr="002128B1">
            <w:rPr>
              <w:i/>
              <w:sz w:val="18"/>
              <w:szCs w:val="18"/>
            </w:rPr>
            <w:fldChar w:fldCharType="end"/>
          </w:r>
        </w:p>
      </w:tc>
    </w:tr>
  </w:tbl>
  <w:p w:rsidR="00757F1F" w:rsidRPr="008E55BA" w:rsidRDefault="00757F1F" w:rsidP="001164C3">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C56FF"/>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011950"/>
    <w:multiLevelType w:val="hybridMultilevel"/>
    <w:tmpl w:val="AF34FB0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8C102D5"/>
    <w:multiLevelType w:val="multilevel"/>
    <w:tmpl w:val="DA4069E8"/>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pStyle w:val="Heading4"/>
      <w:lvlText w:val="%1.%2.%3.%4."/>
      <w:lvlJc w:val="left"/>
      <w:pPr>
        <w:tabs>
          <w:tab w:val="num" w:pos="216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
    <w:nsid w:val="0E866B31"/>
    <w:multiLevelType w:val="hybridMultilevel"/>
    <w:tmpl w:val="2F6237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3B46D3A"/>
    <w:multiLevelType w:val="hybridMultilevel"/>
    <w:tmpl w:val="72523FC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nsid w:val="28015B97"/>
    <w:multiLevelType w:val="hybridMultilevel"/>
    <w:tmpl w:val="AC64FF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9C24004"/>
    <w:multiLevelType w:val="hybridMultilevel"/>
    <w:tmpl w:val="2F62379C"/>
    <w:lvl w:ilvl="0" w:tplc="04090001">
      <w:start w:val="1"/>
      <w:numFmt w:val="decimal"/>
      <w:lvlText w:val="%1."/>
      <w:lvlJc w:val="left"/>
      <w:pPr>
        <w:ind w:left="360" w:hanging="360"/>
      </w:pPr>
      <w:rPr>
        <w:rFonts w:hint="default"/>
      </w:r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7">
    <w:nsid w:val="2A9E1DA9"/>
    <w:multiLevelType w:val="hybridMultilevel"/>
    <w:tmpl w:val="48F0ACE8"/>
    <w:lvl w:ilvl="0" w:tplc="816A23C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D93139D"/>
    <w:multiLevelType w:val="hybridMultilevel"/>
    <w:tmpl w:val="E4B20DAE"/>
    <w:lvl w:ilvl="0" w:tplc="8B98DD76">
      <w:start w:val="1"/>
      <w:numFmt w:val="bullet"/>
      <w:lvlText w:val=""/>
      <w:lvlJc w:val="left"/>
      <w:pPr>
        <w:ind w:left="360" w:hanging="360"/>
      </w:pPr>
      <w:rPr>
        <w:rFonts w:ascii="Symbol" w:hAnsi="Symbol" w:hint="default"/>
      </w:rPr>
    </w:lvl>
    <w:lvl w:ilvl="1" w:tplc="84C85368" w:tentative="1">
      <w:start w:val="1"/>
      <w:numFmt w:val="bullet"/>
      <w:lvlText w:val="o"/>
      <w:lvlJc w:val="left"/>
      <w:pPr>
        <w:ind w:left="1080" w:hanging="360"/>
      </w:pPr>
      <w:rPr>
        <w:rFonts w:ascii="Courier New" w:hAnsi="Courier New" w:cs="Courier New" w:hint="default"/>
      </w:rPr>
    </w:lvl>
    <w:lvl w:ilvl="2" w:tplc="36B40BF6" w:tentative="1">
      <w:start w:val="1"/>
      <w:numFmt w:val="bullet"/>
      <w:lvlText w:val=""/>
      <w:lvlJc w:val="left"/>
      <w:pPr>
        <w:ind w:left="1800" w:hanging="360"/>
      </w:pPr>
      <w:rPr>
        <w:rFonts w:ascii="Wingdings" w:hAnsi="Wingdings" w:hint="default"/>
      </w:rPr>
    </w:lvl>
    <w:lvl w:ilvl="3" w:tplc="5CAA72F2" w:tentative="1">
      <w:start w:val="1"/>
      <w:numFmt w:val="bullet"/>
      <w:lvlText w:val=""/>
      <w:lvlJc w:val="left"/>
      <w:pPr>
        <w:ind w:left="2520" w:hanging="360"/>
      </w:pPr>
      <w:rPr>
        <w:rFonts w:ascii="Symbol" w:hAnsi="Symbol" w:hint="default"/>
      </w:rPr>
    </w:lvl>
    <w:lvl w:ilvl="4" w:tplc="1DA6D100" w:tentative="1">
      <w:start w:val="1"/>
      <w:numFmt w:val="bullet"/>
      <w:lvlText w:val="o"/>
      <w:lvlJc w:val="left"/>
      <w:pPr>
        <w:ind w:left="3240" w:hanging="360"/>
      </w:pPr>
      <w:rPr>
        <w:rFonts w:ascii="Courier New" w:hAnsi="Courier New" w:cs="Courier New" w:hint="default"/>
      </w:rPr>
    </w:lvl>
    <w:lvl w:ilvl="5" w:tplc="92B24B72" w:tentative="1">
      <w:start w:val="1"/>
      <w:numFmt w:val="bullet"/>
      <w:lvlText w:val=""/>
      <w:lvlJc w:val="left"/>
      <w:pPr>
        <w:ind w:left="3960" w:hanging="360"/>
      </w:pPr>
      <w:rPr>
        <w:rFonts w:ascii="Wingdings" w:hAnsi="Wingdings" w:hint="default"/>
      </w:rPr>
    </w:lvl>
    <w:lvl w:ilvl="6" w:tplc="C358AFEC" w:tentative="1">
      <w:start w:val="1"/>
      <w:numFmt w:val="bullet"/>
      <w:lvlText w:val=""/>
      <w:lvlJc w:val="left"/>
      <w:pPr>
        <w:ind w:left="4680" w:hanging="360"/>
      </w:pPr>
      <w:rPr>
        <w:rFonts w:ascii="Symbol" w:hAnsi="Symbol" w:hint="default"/>
      </w:rPr>
    </w:lvl>
    <w:lvl w:ilvl="7" w:tplc="87D2F898" w:tentative="1">
      <w:start w:val="1"/>
      <w:numFmt w:val="bullet"/>
      <w:lvlText w:val="o"/>
      <w:lvlJc w:val="left"/>
      <w:pPr>
        <w:ind w:left="5400" w:hanging="360"/>
      </w:pPr>
      <w:rPr>
        <w:rFonts w:ascii="Courier New" w:hAnsi="Courier New" w:cs="Courier New" w:hint="default"/>
      </w:rPr>
    </w:lvl>
    <w:lvl w:ilvl="8" w:tplc="8D02EB42" w:tentative="1">
      <w:start w:val="1"/>
      <w:numFmt w:val="bullet"/>
      <w:lvlText w:val=""/>
      <w:lvlJc w:val="left"/>
      <w:pPr>
        <w:ind w:left="6120" w:hanging="360"/>
      </w:pPr>
      <w:rPr>
        <w:rFonts w:ascii="Wingdings" w:hAnsi="Wingdings" w:hint="default"/>
      </w:rPr>
    </w:lvl>
  </w:abstractNum>
  <w:abstractNum w:abstractNumId="9">
    <w:nsid w:val="2E8A2251"/>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63B7D93"/>
    <w:multiLevelType w:val="multilevel"/>
    <w:tmpl w:val="29E8FB4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648"/>
      </w:pPr>
      <w:rPr>
        <w:rFonts w:hint="default"/>
      </w:rPr>
    </w:lvl>
    <w:lvl w:ilvl="2">
      <w:start w:val="1"/>
      <w:numFmt w:val="decimal"/>
      <w:lvlText w:val="%1.%2.%3"/>
      <w:lvlJc w:val="left"/>
      <w:pPr>
        <w:tabs>
          <w:tab w:val="num" w:pos="1440"/>
        </w:tabs>
        <w:ind w:left="1224" w:hanging="504"/>
      </w:pPr>
      <w:rPr>
        <w:rFonts w:hint="default"/>
      </w:rPr>
    </w:lvl>
    <w:lvl w:ilvl="3">
      <w:start w:val="1"/>
      <w:numFmt w:val="decimal"/>
      <w:pStyle w:val="H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nsid w:val="4DA737DF"/>
    <w:multiLevelType w:val="hybridMultilevel"/>
    <w:tmpl w:val="3B5EFC3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DB14D5E"/>
    <w:multiLevelType w:val="hybridMultilevel"/>
    <w:tmpl w:val="9A2AE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072478"/>
    <w:multiLevelType w:val="hybridMultilevel"/>
    <w:tmpl w:val="76B2E6FE"/>
    <w:lvl w:ilvl="0" w:tplc="FFD8A404">
      <w:start w:val="1"/>
      <w:numFmt w:val="decimal"/>
      <w:lvlText w:val="%1."/>
      <w:lvlJc w:val="left"/>
      <w:pPr>
        <w:ind w:left="360" w:hanging="360"/>
      </w:pPr>
    </w:lvl>
    <w:lvl w:ilvl="1" w:tplc="9D508110" w:tentative="1">
      <w:start w:val="1"/>
      <w:numFmt w:val="lowerLetter"/>
      <w:lvlText w:val="%2."/>
      <w:lvlJc w:val="left"/>
      <w:pPr>
        <w:ind w:left="1080" w:hanging="360"/>
      </w:pPr>
    </w:lvl>
    <w:lvl w:ilvl="2" w:tplc="B4B64704" w:tentative="1">
      <w:start w:val="1"/>
      <w:numFmt w:val="lowerRoman"/>
      <w:lvlText w:val="%3."/>
      <w:lvlJc w:val="right"/>
      <w:pPr>
        <w:ind w:left="1800" w:hanging="180"/>
      </w:pPr>
    </w:lvl>
    <w:lvl w:ilvl="3" w:tplc="B034328A" w:tentative="1">
      <w:start w:val="1"/>
      <w:numFmt w:val="decimal"/>
      <w:lvlText w:val="%4."/>
      <w:lvlJc w:val="left"/>
      <w:pPr>
        <w:ind w:left="2520" w:hanging="360"/>
      </w:pPr>
    </w:lvl>
    <w:lvl w:ilvl="4" w:tplc="53AEC2C4" w:tentative="1">
      <w:start w:val="1"/>
      <w:numFmt w:val="lowerLetter"/>
      <w:lvlText w:val="%5."/>
      <w:lvlJc w:val="left"/>
      <w:pPr>
        <w:ind w:left="3240" w:hanging="360"/>
      </w:pPr>
    </w:lvl>
    <w:lvl w:ilvl="5" w:tplc="8CC631EE" w:tentative="1">
      <w:start w:val="1"/>
      <w:numFmt w:val="lowerRoman"/>
      <w:lvlText w:val="%6."/>
      <w:lvlJc w:val="right"/>
      <w:pPr>
        <w:ind w:left="3960" w:hanging="180"/>
      </w:pPr>
    </w:lvl>
    <w:lvl w:ilvl="6" w:tplc="D584BAFE" w:tentative="1">
      <w:start w:val="1"/>
      <w:numFmt w:val="decimal"/>
      <w:lvlText w:val="%7."/>
      <w:lvlJc w:val="left"/>
      <w:pPr>
        <w:ind w:left="4680" w:hanging="360"/>
      </w:pPr>
    </w:lvl>
    <w:lvl w:ilvl="7" w:tplc="4FA26CBA" w:tentative="1">
      <w:start w:val="1"/>
      <w:numFmt w:val="lowerLetter"/>
      <w:lvlText w:val="%8."/>
      <w:lvlJc w:val="left"/>
      <w:pPr>
        <w:ind w:left="5400" w:hanging="360"/>
      </w:pPr>
    </w:lvl>
    <w:lvl w:ilvl="8" w:tplc="7272DA90" w:tentative="1">
      <w:start w:val="1"/>
      <w:numFmt w:val="lowerRoman"/>
      <w:lvlText w:val="%9."/>
      <w:lvlJc w:val="right"/>
      <w:pPr>
        <w:ind w:left="6120" w:hanging="180"/>
      </w:pPr>
    </w:lvl>
  </w:abstractNum>
  <w:abstractNum w:abstractNumId="14">
    <w:nsid w:val="5AD55973"/>
    <w:multiLevelType w:val="hybridMultilevel"/>
    <w:tmpl w:val="2F62379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8F25C12"/>
    <w:multiLevelType w:val="hybridMultilevel"/>
    <w:tmpl w:val="D7F698DC"/>
    <w:lvl w:ilvl="0" w:tplc="04090001">
      <w:start w:val="1"/>
      <w:numFmt w:val="decimal"/>
      <w:lvlText w:val="%1."/>
      <w:lvlJc w:val="left"/>
      <w:pPr>
        <w:ind w:left="360" w:hanging="360"/>
      </w:pPr>
      <w:rPr>
        <w:rFonts w:hint="default"/>
      </w:r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16">
    <w:nsid w:val="78D565C4"/>
    <w:multiLevelType w:val="hybridMultilevel"/>
    <w:tmpl w:val="EA8A3BC6"/>
    <w:lvl w:ilvl="0" w:tplc="0409000F">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num w:numId="1">
    <w:abstractNumId w:val="16"/>
  </w:num>
  <w:num w:numId="2">
    <w:abstractNumId w:val="2"/>
  </w:num>
  <w:num w:numId="3">
    <w:abstractNumId w:val="10"/>
  </w:num>
  <w:num w:numId="4">
    <w:abstractNumId w:val="1"/>
  </w:num>
  <w:num w:numId="5">
    <w:abstractNumId w:val="15"/>
  </w:num>
  <w:num w:numId="6">
    <w:abstractNumId w:val="9"/>
  </w:num>
  <w:num w:numId="7">
    <w:abstractNumId w:val="4"/>
  </w:num>
  <w:num w:numId="8">
    <w:abstractNumId w:val="6"/>
  </w:num>
  <w:num w:numId="9">
    <w:abstractNumId w:val="3"/>
  </w:num>
  <w:num w:numId="10">
    <w:abstractNumId w:val="7"/>
  </w:num>
  <w:num w:numId="11">
    <w:abstractNumId w:val="8"/>
  </w:num>
  <w:num w:numId="12">
    <w:abstractNumId w:val="13"/>
  </w:num>
  <w:num w:numId="13">
    <w:abstractNumId w:val="0"/>
  </w:num>
  <w:num w:numId="14">
    <w:abstractNumId w:val="14"/>
  </w:num>
  <w:num w:numId="15">
    <w:abstractNumId w:val="12"/>
  </w:num>
  <w:num w:numId="16">
    <w:abstractNumId w:val="11"/>
  </w:num>
  <w:num w:numId="17">
    <w:abstractNumId w:val="5"/>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y Byers">
    <w15:presenceInfo w15:providerId="AD" w15:userId="S-1-5-21-1937516682-3587700642-2321761428-11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520"/>
    <w:rsid w:val="00003F23"/>
    <w:rsid w:val="00027F72"/>
    <w:rsid w:val="000319F1"/>
    <w:rsid w:val="00033621"/>
    <w:rsid w:val="00041038"/>
    <w:rsid w:val="00044518"/>
    <w:rsid w:val="00045070"/>
    <w:rsid w:val="00051223"/>
    <w:rsid w:val="00051E40"/>
    <w:rsid w:val="00057F27"/>
    <w:rsid w:val="000600F0"/>
    <w:rsid w:val="00066883"/>
    <w:rsid w:val="0008094E"/>
    <w:rsid w:val="00081E3A"/>
    <w:rsid w:val="0009021F"/>
    <w:rsid w:val="0009029B"/>
    <w:rsid w:val="000916F9"/>
    <w:rsid w:val="00091B36"/>
    <w:rsid w:val="000A0B8D"/>
    <w:rsid w:val="000A0C45"/>
    <w:rsid w:val="000A1810"/>
    <w:rsid w:val="000B00B3"/>
    <w:rsid w:val="000B559C"/>
    <w:rsid w:val="000D325A"/>
    <w:rsid w:val="000D42DE"/>
    <w:rsid w:val="000D6F5D"/>
    <w:rsid w:val="000E1080"/>
    <w:rsid w:val="000E52BB"/>
    <w:rsid w:val="000E559C"/>
    <w:rsid w:val="00111F1F"/>
    <w:rsid w:val="001141C4"/>
    <w:rsid w:val="001164C3"/>
    <w:rsid w:val="00125DA6"/>
    <w:rsid w:val="001418B8"/>
    <w:rsid w:val="00145772"/>
    <w:rsid w:val="0015173B"/>
    <w:rsid w:val="00153183"/>
    <w:rsid w:val="0016259E"/>
    <w:rsid w:val="00163889"/>
    <w:rsid w:val="00166947"/>
    <w:rsid w:val="00172AE1"/>
    <w:rsid w:val="0017337A"/>
    <w:rsid w:val="00175DB5"/>
    <w:rsid w:val="001773E0"/>
    <w:rsid w:val="00181D3C"/>
    <w:rsid w:val="001827F0"/>
    <w:rsid w:val="00185B56"/>
    <w:rsid w:val="0019273A"/>
    <w:rsid w:val="001A0897"/>
    <w:rsid w:val="001A1BF7"/>
    <w:rsid w:val="001A475B"/>
    <w:rsid w:val="001B1EE2"/>
    <w:rsid w:val="001B552E"/>
    <w:rsid w:val="001C1554"/>
    <w:rsid w:val="001C1E2A"/>
    <w:rsid w:val="001C4CC0"/>
    <w:rsid w:val="001D2B93"/>
    <w:rsid w:val="001D3A0B"/>
    <w:rsid w:val="001D3EDF"/>
    <w:rsid w:val="001E05BC"/>
    <w:rsid w:val="001E1F93"/>
    <w:rsid w:val="001E4EA8"/>
    <w:rsid w:val="001E63AE"/>
    <w:rsid w:val="001E73F7"/>
    <w:rsid w:val="001E7558"/>
    <w:rsid w:val="001F04B8"/>
    <w:rsid w:val="0021254E"/>
    <w:rsid w:val="002128B1"/>
    <w:rsid w:val="00217BFF"/>
    <w:rsid w:val="00223441"/>
    <w:rsid w:val="002332EB"/>
    <w:rsid w:val="00234825"/>
    <w:rsid w:val="002410ED"/>
    <w:rsid w:val="0024163E"/>
    <w:rsid w:val="002467F5"/>
    <w:rsid w:val="00250E49"/>
    <w:rsid w:val="00251252"/>
    <w:rsid w:val="00257032"/>
    <w:rsid w:val="00265366"/>
    <w:rsid w:val="0026699F"/>
    <w:rsid w:val="0026723D"/>
    <w:rsid w:val="00272E9F"/>
    <w:rsid w:val="00275DB5"/>
    <w:rsid w:val="00283145"/>
    <w:rsid w:val="00285A4E"/>
    <w:rsid w:val="00287B14"/>
    <w:rsid w:val="00291EC3"/>
    <w:rsid w:val="00292F2C"/>
    <w:rsid w:val="002948BD"/>
    <w:rsid w:val="00295827"/>
    <w:rsid w:val="002A06FB"/>
    <w:rsid w:val="002A2D8D"/>
    <w:rsid w:val="002A338B"/>
    <w:rsid w:val="002A4D72"/>
    <w:rsid w:val="002A69C8"/>
    <w:rsid w:val="002B14F0"/>
    <w:rsid w:val="002B26B0"/>
    <w:rsid w:val="002B3CC0"/>
    <w:rsid w:val="002C01B3"/>
    <w:rsid w:val="002D0D92"/>
    <w:rsid w:val="002D58D1"/>
    <w:rsid w:val="002D61CD"/>
    <w:rsid w:val="002E2827"/>
    <w:rsid w:val="002E2B74"/>
    <w:rsid w:val="002E3528"/>
    <w:rsid w:val="002E733C"/>
    <w:rsid w:val="002F2CC7"/>
    <w:rsid w:val="002F3817"/>
    <w:rsid w:val="00303175"/>
    <w:rsid w:val="00305B5F"/>
    <w:rsid w:val="0030664E"/>
    <w:rsid w:val="003113FA"/>
    <w:rsid w:val="00315981"/>
    <w:rsid w:val="0031760C"/>
    <w:rsid w:val="00320A86"/>
    <w:rsid w:val="00320DD3"/>
    <w:rsid w:val="00325DEE"/>
    <w:rsid w:val="00334375"/>
    <w:rsid w:val="00337215"/>
    <w:rsid w:val="00341299"/>
    <w:rsid w:val="00342344"/>
    <w:rsid w:val="00342F58"/>
    <w:rsid w:val="00346A2E"/>
    <w:rsid w:val="003477B8"/>
    <w:rsid w:val="00347D18"/>
    <w:rsid w:val="00356C69"/>
    <w:rsid w:val="00363873"/>
    <w:rsid w:val="00366130"/>
    <w:rsid w:val="003740F8"/>
    <w:rsid w:val="0037641C"/>
    <w:rsid w:val="00391788"/>
    <w:rsid w:val="00395324"/>
    <w:rsid w:val="0039539A"/>
    <w:rsid w:val="00395BE1"/>
    <w:rsid w:val="003A2D38"/>
    <w:rsid w:val="003A31C9"/>
    <w:rsid w:val="003A372C"/>
    <w:rsid w:val="003A5E59"/>
    <w:rsid w:val="003A7D06"/>
    <w:rsid w:val="003B0BAD"/>
    <w:rsid w:val="003B6D48"/>
    <w:rsid w:val="003C0044"/>
    <w:rsid w:val="003C243B"/>
    <w:rsid w:val="003C2872"/>
    <w:rsid w:val="003C4BF0"/>
    <w:rsid w:val="003C5E6D"/>
    <w:rsid w:val="003C787D"/>
    <w:rsid w:val="003D572C"/>
    <w:rsid w:val="003D7502"/>
    <w:rsid w:val="003E2091"/>
    <w:rsid w:val="003E714C"/>
    <w:rsid w:val="003F0F99"/>
    <w:rsid w:val="003F4A29"/>
    <w:rsid w:val="00402B28"/>
    <w:rsid w:val="00406A08"/>
    <w:rsid w:val="00412E93"/>
    <w:rsid w:val="00413942"/>
    <w:rsid w:val="00414418"/>
    <w:rsid w:val="0042187E"/>
    <w:rsid w:val="0043295B"/>
    <w:rsid w:val="0043653D"/>
    <w:rsid w:val="00441601"/>
    <w:rsid w:val="004423DD"/>
    <w:rsid w:val="004433E7"/>
    <w:rsid w:val="0045027F"/>
    <w:rsid w:val="0045158B"/>
    <w:rsid w:val="00460D9E"/>
    <w:rsid w:val="004618E7"/>
    <w:rsid w:val="00465BF1"/>
    <w:rsid w:val="00473E68"/>
    <w:rsid w:val="00475581"/>
    <w:rsid w:val="00475D69"/>
    <w:rsid w:val="004855CF"/>
    <w:rsid w:val="004979C0"/>
    <w:rsid w:val="00497A05"/>
    <w:rsid w:val="004A4B16"/>
    <w:rsid w:val="004A6D51"/>
    <w:rsid w:val="004B2C0E"/>
    <w:rsid w:val="004B422B"/>
    <w:rsid w:val="004B67CC"/>
    <w:rsid w:val="004B6D8D"/>
    <w:rsid w:val="004C0DAD"/>
    <w:rsid w:val="004D1EE5"/>
    <w:rsid w:val="004D21F8"/>
    <w:rsid w:val="004E04F1"/>
    <w:rsid w:val="004E2365"/>
    <w:rsid w:val="004E55FD"/>
    <w:rsid w:val="004F3634"/>
    <w:rsid w:val="004F72C3"/>
    <w:rsid w:val="00503A6B"/>
    <w:rsid w:val="00510DBC"/>
    <w:rsid w:val="0051277F"/>
    <w:rsid w:val="00517CA9"/>
    <w:rsid w:val="00523A70"/>
    <w:rsid w:val="0052770C"/>
    <w:rsid w:val="00530FAC"/>
    <w:rsid w:val="00535B22"/>
    <w:rsid w:val="00535E1D"/>
    <w:rsid w:val="005370C3"/>
    <w:rsid w:val="0054037C"/>
    <w:rsid w:val="00541917"/>
    <w:rsid w:val="00547E56"/>
    <w:rsid w:val="0055040B"/>
    <w:rsid w:val="00552F81"/>
    <w:rsid w:val="0055527B"/>
    <w:rsid w:val="00556007"/>
    <w:rsid w:val="0056491E"/>
    <w:rsid w:val="0058708D"/>
    <w:rsid w:val="00590257"/>
    <w:rsid w:val="005949D3"/>
    <w:rsid w:val="0059713B"/>
    <w:rsid w:val="005A0C01"/>
    <w:rsid w:val="005A238B"/>
    <w:rsid w:val="005A5342"/>
    <w:rsid w:val="005A5521"/>
    <w:rsid w:val="005B008D"/>
    <w:rsid w:val="005B1C63"/>
    <w:rsid w:val="005B4AA4"/>
    <w:rsid w:val="005B6C17"/>
    <w:rsid w:val="005C11F8"/>
    <w:rsid w:val="005C2434"/>
    <w:rsid w:val="005C58B2"/>
    <w:rsid w:val="005D33EE"/>
    <w:rsid w:val="005E21B2"/>
    <w:rsid w:val="005E267C"/>
    <w:rsid w:val="005E3236"/>
    <w:rsid w:val="005E406A"/>
    <w:rsid w:val="005E48DD"/>
    <w:rsid w:val="005E602C"/>
    <w:rsid w:val="005F239C"/>
    <w:rsid w:val="005F2791"/>
    <w:rsid w:val="005F78F9"/>
    <w:rsid w:val="006002A3"/>
    <w:rsid w:val="00603033"/>
    <w:rsid w:val="00603E71"/>
    <w:rsid w:val="00613A4A"/>
    <w:rsid w:val="00614A12"/>
    <w:rsid w:val="006176AC"/>
    <w:rsid w:val="0062533E"/>
    <w:rsid w:val="0063125C"/>
    <w:rsid w:val="00631F2B"/>
    <w:rsid w:val="00635B7F"/>
    <w:rsid w:val="006378B2"/>
    <w:rsid w:val="006518B7"/>
    <w:rsid w:val="006608E7"/>
    <w:rsid w:val="00664B7C"/>
    <w:rsid w:val="00664D1B"/>
    <w:rsid w:val="0066627A"/>
    <w:rsid w:val="0066640E"/>
    <w:rsid w:val="0067185A"/>
    <w:rsid w:val="00675497"/>
    <w:rsid w:val="00680F2D"/>
    <w:rsid w:val="00684E9D"/>
    <w:rsid w:val="00684FA0"/>
    <w:rsid w:val="00687453"/>
    <w:rsid w:val="00690081"/>
    <w:rsid w:val="006940B6"/>
    <w:rsid w:val="006A25A6"/>
    <w:rsid w:val="006A5454"/>
    <w:rsid w:val="006A5947"/>
    <w:rsid w:val="006B0B15"/>
    <w:rsid w:val="006B0ED2"/>
    <w:rsid w:val="006C43B6"/>
    <w:rsid w:val="006D0383"/>
    <w:rsid w:val="006D10B4"/>
    <w:rsid w:val="006D79C5"/>
    <w:rsid w:val="006D7E11"/>
    <w:rsid w:val="006E238A"/>
    <w:rsid w:val="006E30BB"/>
    <w:rsid w:val="006F19B4"/>
    <w:rsid w:val="006F35DD"/>
    <w:rsid w:val="00701E87"/>
    <w:rsid w:val="0070539B"/>
    <w:rsid w:val="00705969"/>
    <w:rsid w:val="0070676F"/>
    <w:rsid w:val="00706CE1"/>
    <w:rsid w:val="007114DB"/>
    <w:rsid w:val="00711DD6"/>
    <w:rsid w:val="0071531C"/>
    <w:rsid w:val="0072172B"/>
    <w:rsid w:val="00721745"/>
    <w:rsid w:val="00722BEC"/>
    <w:rsid w:val="00731DE3"/>
    <w:rsid w:val="007345D8"/>
    <w:rsid w:val="007345F4"/>
    <w:rsid w:val="0074024C"/>
    <w:rsid w:val="00742C6B"/>
    <w:rsid w:val="00743397"/>
    <w:rsid w:val="00745B9B"/>
    <w:rsid w:val="00750589"/>
    <w:rsid w:val="00751D38"/>
    <w:rsid w:val="00754B2E"/>
    <w:rsid w:val="00755B64"/>
    <w:rsid w:val="00757F1F"/>
    <w:rsid w:val="00761EFD"/>
    <w:rsid w:val="00763E93"/>
    <w:rsid w:val="007837D8"/>
    <w:rsid w:val="00785B71"/>
    <w:rsid w:val="00791019"/>
    <w:rsid w:val="007926DE"/>
    <w:rsid w:val="00796618"/>
    <w:rsid w:val="007A7B45"/>
    <w:rsid w:val="007A7CDB"/>
    <w:rsid w:val="007B374D"/>
    <w:rsid w:val="007B6CD4"/>
    <w:rsid w:val="007B762B"/>
    <w:rsid w:val="007C5414"/>
    <w:rsid w:val="007C6B69"/>
    <w:rsid w:val="007D05E5"/>
    <w:rsid w:val="007D0777"/>
    <w:rsid w:val="007E0D4C"/>
    <w:rsid w:val="007E27B3"/>
    <w:rsid w:val="007E383E"/>
    <w:rsid w:val="007E5DBE"/>
    <w:rsid w:val="007F05E8"/>
    <w:rsid w:val="007F66C9"/>
    <w:rsid w:val="008055CE"/>
    <w:rsid w:val="00806D8A"/>
    <w:rsid w:val="00810DFF"/>
    <w:rsid w:val="00813925"/>
    <w:rsid w:val="008163BF"/>
    <w:rsid w:val="008204FD"/>
    <w:rsid w:val="00820A87"/>
    <w:rsid w:val="00820BAC"/>
    <w:rsid w:val="008217D6"/>
    <w:rsid w:val="008236AC"/>
    <w:rsid w:val="00826DFB"/>
    <w:rsid w:val="008339B3"/>
    <w:rsid w:val="00833A64"/>
    <w:rsid w:val="00853264"/>
    <w:rsid w:val="00853DB2"/>
    <w:rsid w:val="00854E6A"/>
    <w:rsid w:val="008603ED"/>
    <w:rsid w:val="00861D6A"/>
    <w:rsid w:val="00863799"/>
    <w:rsid w:val="00873AD1"/>
    <w:rsid w:val="00874D1C"/>
    <w:rsid w:val="008752FB"/>
    <w:rsid w:val="00876AB6"/>
    <w:rsid w:val="008922E6"/>
    <w:rsid w:val="008A0D9D"/>
    <w:rsid w:val="008A4907"/>
    <w:rsid w:val="008A5046"/>
    <w:rsid w:val="008B7389"/>
    <w:rsid w:val="008B7CA7"/>
    <w:rsid w:val="008C60DE"/>
    <w:rsid w:val="008D0EDA"/>
    <w:rsid w:val="008D1C19"/>
    <w:rsid w:val="008E08A7"/>
    <w:rsid w:val="008E0F68"/>
    <w:rsid w:val="008E4F9B"/>
    <w:rsid w:val="008E55BA"/>
    <w:rsid w:val="008F032C"/>
    <w:rsid w:val="008F35BD"/>
    <w:rsid w:val="00901827"/>
    <w:rsid w:val="00905B54"/>
    <w:rsid w:val="0090606B"/>
    <w:rsid w:val="00915A5C"/>
    <w:rsid w:val="00916A52"/>
    <w:rsid w:val="009255DF"/>
    <w:rsid w:val="00926898"/>
    <w:rsid w:val="009318F6"/>
    <w:rsid w:val="00936FF8"/>
    <w:rsid w:val="009414AB"/>
    <w:rsid w:val="009424F1"/>
    <w:rsid w:val="009430AD"/>
    <w:rsid w:val="009439F2"/>
    <w:rsid w:val="009447C9"/>
    <w:rsid w:val="00951280"/>
    <w:rsid w:val="009621B6"/>
    <w:rsid w:val="00967C39"/>
    <w:rsid w:val="0097690B"/>
    <w:rsid w:val="00977600"/>
    <w:rsid w:val="00981219"/>
    <w:rsid w:val="00983899"/>
    <w:rsid w:val="00987A25"/>
    <w:rsid w:val="009942AA"/>
    <w:rsid w:val="00994CCD"/>
    <w:rsid w:val="009A1955"/>
    <w:rsid w:val="009A7DB0"/>
    <w:rsid w:val="009A7F67"/>
    <w:rsid w:val="009B0C00"/>
    <w:rsid w:val="009B1F8D"/>
    <w:rsid w:val="009B24E6"/>
    <w:rsid w:val="009B6B95"/>
    <w:rsid w:val="009C0DD5"/>
    <w:rsid w:val="009C1EF5"/>
    <w:rsid w:val="009C1FFA"/>
    <w:rsid w:val="009C37A3"/>
    <w:rsid w:val="009C7AF1"/>
    <w:rsid w:val="009D0203"/>
    <w:rsid w:val="009E6876"/>
    <w:rsid w:val="009F12BE"/>
    <w:rsid w:val="009F267E"/>
    <w:rsid w:val="009F3AF2"/>
    <w:rsid w:val="009F67E4"/>
    <w:rsid w:val="00A00093"/>
    <w:rsid w:val="00A035B7"/>
    <w:rsid w:val="00A063CA"/>
    <w:rsid w:val="00A07815"/>
    <w:rsid w:val="00A118EF"/>
    <w:rsid w:val="00A126DA"/>
    <w:rsid w:val="00A21DEE"/>
    <w:rsid w:val="00A22E4E"/>
    <w:rsid w:val="00A25D48"/>
    <w:rsid w:val="00A36851"/>
    <w:rsid w:val="00A45F69"/>
    <w:rsid w:val="00A5528D"/>
    <w:rsid w:val="00A567CC"/>
    <w:rsid w:val="00A57609"/>
    <w:rsid w:val="00A6001F"/>
    <w:rsid w:val="00A600EE"/>
    <w:rsid w:val="00A61192"/>
    <w:rsid w:val="00A6597B"/>
    <w:rsid w:val="00A711A3"/>
    <w:rsid w:val="00A722A7"/>
    <w:rsid w:val="00A72648"/>
    <w:rsid w:val="00A726B2"/>
    <w:rsid w:val="00A72867"/>
    <w:rsid w:val="00A75EF6"/>
    <w:rsid w:val="00A80FCB"/>
    <w:rsid w:val="00A93346"/>
    <w:rsid w:val="00A97CEA"/>
    <w:rsid w:val="00AA76BC"/>
    <w:rsid w:val="00AB07BE"/>
    <w:rsid w:val="00AB0D2E"/>
    <w:rsid w:val="00AB0FC1"/>
    <w:rsid w:val="00AB4A1E"/>
    <w:rsid w:val="00AC09FA"/>
    <w:rsid w:val="00AC58D9"/>
    <w:rsid w:val="00AC5DE8"/>
    <w:rsid w:val="00AD4640"/>
    <w:rsid w:val="00AE5E97"/>
    <w:rsid w:val="00AF2304"/>
    <w:rsid w:val="00AF2B15"/>
    <w:rsid w:val="00AF6D63"/>
    <w:rsid w:val="00AF7DE5"/>
    <w:rsid w:val="00B075D1"/>
    <w:rsid w:val="00B07E81"/>
    <w:rsid w:val="00B11BD0"/>
    <w:rsid w:val="00B226A2"/>
    <w:rsid w:val="00B22A66"/>
    <w:rsid w:val="00B24C0E"/>
    <w:rsid w:val="00B24F09"/>
    <w:rsid w:val="00B26E48"/>
    <w:rsid w:val="00B42CC4"/>
    <w:rsid w:val="00B44B25"/>
    <w:rsid w:val="00B4532E"/>
    <w:rsid w:val="00B5069C"/>
    <w:rsid w:val="00B50D35"/>
    <w:rsid w:val="00B524FC"/>
    <w:rsid w:val="00B55847"/>
    <w:rsid w:val="00B63306"/>
    <w:rsid w:val="00B66BE9"/>
    <w:rsid w:val="00B71CCC"/>
    <w:rsid w:val="00B75A16"/>
    <w:rsid w:val="00B775E5"/>
    <w:rsid w:val="00B843CA"/>
    <w:rsid w:val="00B845D5"/>
    <w:rsid w:val="00B85DDE"/>
    <w:rsid w:val="00B86E09"/>
    <w:rsid w:val="00B93D0E"/>
    <w:rsid w:val="00B951D2"/>
    <w:rsid w:val="00B97B24"/>
    <w:rsid w:val="00BA0DD6"/>
    <w:rsid w:val="00BA57A2"/>
    <w:rsid w:val="00BA6B7F"/>
    <w:rsid w:val="00BB054D"/>
    <w:rsid w:val="00BB5911"/>
    <w:rsid w:val="00BB5D70"/>
    <w:rsid w:val="00BB7BEF"/>
    <w:rsid w:val="00BD58FF"/>
    <w:rsid w:val="00BD61DA"/>
    <w:rsid w:val="00BF308D"/>
    <w:rsid w:val="00C01BB6"/>
    <w:rsid w:val="00C079AD"/>
    <w:rsid w:val="00C10F49"/>
    <w:rsid w:val="00C11867"/>
    <w:rsid w:val="00C16EE5"/>
    <w:rsid w:val="00C20FAC"/>
    <w:rsid w:val="00C2251C"/>
    <w:rsid w:val="00C275D3"/>
    <w:rsid w:val="00C27C5C"/>
    <w:rsid w:val="00C30272"/>
    <w:rsid w:val="00C341E9"/>
    <w:rsid w:val="00C45534"/>
    <w:rsid w:val="00C46542"/>
    <w:rsid w:val="00C51482"/>
    <w:rsid w:val="00C536E5"/>
    <w:rsid w:val="00C55F63"/>
    <w:rsid w:val="00C5754B"/>
    <w:rsid w:val="00C62AEC"/>
    <w:rsid w:val="00C637E9"/>
    <w:rsid w:val="00C64790"/>
    <w:rsid w:val="00C668CA"/>
    <w:rsid w:val="00C70C86"/>
    <w:rsid w:val="00C71AC9"/>
    <w:rsid w:val="00C7306E"/>
    <w:rsid w:val="00C90138"/>
    <w:rsid w:val="00C921F5"/>
    <w:rsid w:val="00C94164"/>
    <w:rsid w:val="00C967E5"/>
    <w:rsid w:val="00CA09F6"/>
    <w:rsid w:val="00CB0501"/>
    <w:rsid w:val="00CB18A7"/>
    <w:rsid w:val="00CB4B99"/>
    <w:rsid w:val="00CB650F"/>
    <w:rsid w:val="00CB6F29"/>
    <w:rsid w:val="00CD3E0F"/>
    <w:rsid w:val="00CD4171"/>
    <w:rsid w:val="00CD7AF4"/>
    <w:rsid w:val="00CE0B01"/>
    <w:rsid w:val="00CF244B"/>
    <w:rsid w:val="00CF6C6A"/>
    <w:rsid w:val="00CF71C6"/>
    <w:rsid w:val="00D01C88"/>
    <w:rsid w:val="00D03A16"/>
    <w:rsid w:val="00D055C4"/>
    <w:rsid w:val="00D13A76"/>
    <w:rsid w:val="00D17350"/>
    <w:rsid w:val="00D220CA"/>
    <w:rsid w:val="00D24957"/>
    <w:rsid w:val="00D27EE3"/>
    <w:rsid w:val="00D37AE2"/>
    <w:rsid w:val="00D42A9E"/>
    <w:rsid w:val="00D44178"/>
    <w:rsid w:val="00D44836"/>
    <w:rsid w:val="00D45254"/>
    <w:rsid w:val="00D54F46"/>
    <w:rsid w:val="00D61C0C"/>
    <w:rsid w:val="00D62BC6"/>
    <w:rsid w:val="00D66585"/>
    <w:rsid w:val="00D81D1F"/>
    <w:rsid w:val="00D84285"/>
    <w:rsid w:val="00D8448E"/>
    <w:rsid w:val="00D84559"/>
    <w:rsid w:val="00D84593"/>
    <w:rsid w:val="00D858C2"/>
    <w:rsid w:val="00D94DA6"/>
    <w:rsid w:val="00DA00C1"/>
    <w:rsid w:val="00DA0829"/>
    <w:rsid w:val="00DA1893"/>
    <w:rsid w:val="00DA1D0F"/>
    <w:rsid w:val="00DA6FBF"/>
    <w:rsid w:val="00DB187C"/>
    <w:rsid w:val="00DB5585"/>
    <w:rsid w:val="00DD2065"/>
    <w:rsid w:val="00DD397B"/>
    <w:rsid w:val="00DD7ACA"/>
    <w:rsid w:val="00DE012D"/>
    <w:rsid w:val="00DF5250"/>
    <w:rsid w:val="00DF5ADA"/>
    <w:rsid w:val="00DF67C2"/>
    <w:rsid w:val="00E051B8"/>
    <w:rsid w:val="00E13CD4"/>
    <w:rsid w:val="00E17F58"/>
    <w:rsid w:val="00E2241B"/>
    <w:rsid w:val="00E239A9"/>
    <w:rsid w:val="00E32221"/>
    <w:rsid w:val="00E40CC6"/>
    <w:rsid w:val="00E434AF"/>
    <w:rsid w:val="00E45620"/>
    <w:rsid w:val="00E47045"/>
    <w:rsid w:val="00E51808"/>
    <w:rsid w:val="00E53465"/>
    <w:rsid w:val="00E55802"/>
    <w:rsid w:val="00E637E3"/>
    <w:rsid w:val="00E65163"/>
    <w:rsid w:val="00E73884"/>
    <w:rsid w:val="00E76BB9"/>
    <w:rsid w:val="00E77553"/>
    <w:rsid w:val="00E8061D"/>
    <w:rsid w:val="00E8131F"/>
    <w:rsid w:val="00E829C2"/>
    <w:rsid w:val="00E830D8"/>
    <w:rsid w:val="00E871C1"/>
    <w:rsid w:val="00E91E90"/>
    <w:rsid w:val="00E92407"/>
    <w:rsid w:val="00E94CA7"/>
    <w:rsid w:val="00EA1D4D"/>
    <w:rsid w:val="00EA2C5A"/>
    <w:rsid w:val="00EA601C"/>
    <w:rsid w:val="00EB2DA5"/>
    <w:rsid w:val="00EB5461"/>
    <w:rsid w:val="00EB5520"/>
    <w:rsid w:val="00EC57C3"/>
    <w:rsid w:val="00ED1C34"/>
    <w:rsid w:val="00ED3A0F"/>
    <w:rsid w:val="00ED7103"/>
    <w:rsid w:val="00EF0994"/>
    <w:rsid w:val="00EF37D1"/>
    <w:rsid w:val="00EF5EC0"/>
    <w:rsid w:val="00F01916"/>
    <w:rsid w:val="00F0667B"/>
    <w:rsid w:val="00F131F7"/>
    <w:rsid w:val="00F23CDE"/>
    <w:rsid w:val="00F25325"/>
    <w:rsid w:val="00F32799"/>
    <w:rsid w:val="00F33006"/>
    <w:rsid w:val="00F346B0"/>
    <w:rsid w:val="00F40B82"/>
    <w:rsid w:val="00F41E7B"/>
    <w:rsid w:val="00F42911"/>
    <w:rsid w:val="00F447E8"/>
    <w:rsid w:val="00F45FBA"/>
    <w:rsid w:val="00F523F6"/>
    <w:rsid w:val="00F54203"/>
    <w:rsid w:val="00F55D0C"/>
    <w:rsid w:val="00F57B0C"/>
    <w:rsid w:val="00F64FEA"/>
    <w:rsid w:val="00F7330F"/>
    <w:rsid w:val="00F74EEC"/>
    <w:rsid w:val="00F819DD"/>
    <w:rsid w:val="00F91DB5"/>
    <w:rsid w:val="00F924C8"/>
    <w:rsid w:val="00F935C1"/>
    <w:rsid w:val="00F97EEF"/>
    <w:rsid w:val="00FA3D7C"/>
    <w:rsid w:val="00FA3EAA"/>
    <w:rsid w:val="00FB0BB5"/>
    <w:rsid w:val="00FB307D"/>
    <w:rsid w:val="00FB3F03"/>
    <w:rsid w:val="00FB5898"/>
    <w:rsid w:val="00FC5731"/>
    <w:rsid w:val="00FC7043"/>
    <w:rsid w:val="00FD5BA1"/>
    <w:rsid w:val="00FD6293"/>
    <w:rsid w:val="00FE1B41"/>
    <w:rsid w:val="00FE359E"/>
    <w:rsid w:val="00FE6D2C"/>
    <w:rsid w:val="00FE7784"/>
    <w:rsid w:val="00FF2AD7"/>
    <w:rsid w:val="00FF6C5E"/>
    <w:rsid w:val="00FF7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AE08BB7-7A13-438F-818B-2857518C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EE2"/>
    <w:rPr>
      <w:rFonts w:ascii="Arial" w:hAnsi="Arial"/>
      <w:szCs w:val="24"/>
    </w:rPr>
  </w:style>
  <w:style w:type="paragraph" w:styleId="Heading1">
    <w:name w:val="heading 1"/>
    <w:aliases w:val="shead1,shead 1"/>
    <w:basedOn w:val="Normal"/>
    <w:next w:val="BodyText"/>
    <w:link w:val="Heading1Char"/>
    <w:qFormat/>
    <w:rsid w:val="00C62AEC"/>
    <w:pPr>
      <w:keepNext/>
      <w:numPr>
        <w:numId w:val="2"/>
      </w:numPr>
      <w:pBdr>
        <w:bottom w:val="single" w:sz="6" w:space="1" w:color="auto"/>
      </w:pBdr>
      <w:spacing w:before="240" w:after="60"/>
      <w:outlineLvl w:val="0"/>
    </w:pPr>
    <w:rPr>
      <w:rFonts w:cs="Arial"/>
      <w:b/>
      <w:bCs/>
      <w:caps/>
      <w:kern w:val="32"/>
      <w:sz w:val="28"/>
      <w:szCs w:val="32"/>
    </w:rPr>
  </w:style>
  <w:style w:type="paragraph" w:styleId="Heading2">
    <w:name w:val="heading 2"/>
    <w:basedOn w:val="Normal"/>
    <w:next w:val="BodyText"/>
    <w:link w:val="Heading2Char"/>
    <w:qFormat/>
    <w:rsid w:val="00C62AEC"/>
    <w:pPr>
      <w:keepNext/>
      <w:numPr>
        <w:ilvl w:val="1"/>
        <w:numId w:val="2"/>
      </w:numPr>
      <w:spacing w:before="240" w:after="60"/>
      <w:outlineLvl w:val="1"/>
    </w:pPr>
    <w:rPr>
      <w:rFonts w:cs="Arial"/>
      <w:b/>
      <w:bCs/>
      <w:iCs/>
      <w:sz w:val="24"/>
      <w:szCs w:val="28"/>
    </w:rPr>
  </w:style>
  <w:style w:type="paragraph" w:styleId="Heading3">
    <w:name w:val="heading 3"/>
    <w:basedOn w:val="Normal"/>
    <w:next w:val="BodyText"/>
    <w:autoRedefine/>
    <w:qFormat/>
    <w:rsid w:val="0051277F"/>
    <w:pPr>
      <w:keepNext/>
      <w:numPr>
        <w:ilvl w:val="2"/>
        <w:numId w:val="2"/>
      </w:numPr>
      <w:tabs>
        <w:tab w:val="clear" w:pos="1440"/>
        <w:tab w:val="left" w:pos="720"/>
      </w:tabs>
      <w:spacing w:before="240" w:after="60"/>
      <w:ind w:left="720" w:hanging="720"/>
      <w:outlineLvl w:val="2"/>
    </w:pPr>
    <w:rPr>
      <w:rFonts w:cs="Arial"/>
      <w:b/>
      <w:bCs/>
      <w:szCs w:val="26"/>
    </w:rPr>
  </w:style>
  <w:style w:type="paragraph" w:styleId="Heading4">
    <w:name w:val="heading 4"/>
    <w:basedOn w:val="Normal"/>
    <w:next w:val="BodyText"/>
    <w:qFormat/>
    <w:rsid w:val="00C62AEC"/>
    <w:pPr>
      <w:keepNext/>
      <w:numPr>
        <w:ilvl w:val="3"/>
        <w:numId w:val="2"/>
      </w:numPr>
      <w:spacing w:before="120"/>
      <w:outlineLvl w:val="3"/>
    </w:pPr>
    <w:rPr>
      <w:b/>
      <w:bCs/>
      <w:szCs w:val="28"/>
    </w:rPr>
  </w:style>
  <w:style w:type="paragraph" w:styleId="Heading5">
    <w:name w:val="heading 5"/>
    <w:basedOn w:val="Normal"/>
    <w:next w:val="BodyText"/>
    <w:qFormat/>
    <w:rsid w:val="00C62AEC"/>
    <w:pPr>
      <w:keepNext/>
      <w:keepLines/>
      <w:spacing w:after="60" w:line="280" w:lineRule="exact"/>
      <w:outlineLvl w:val="4"/>
    </w:pPr>
    <w:rPr>
      <w:b/>
      <w:i/>
      <w:kern w:val="28"/>
      <w:szCs w:val="20"/>
    </w:rPr>
  </w:style>
  <w:style w:type="paragraph" w:styleId="Heading6">
    <w:name w:val="heading 6"/>
    <w:basedOn w:val="Normal"/>
    <w:next w:val="BodyText"/>
    <w:qFormat/>
    <w:rsid w:val="00C62AEC"/>
    <w:pPr>
      <w:keepNext/>
      <w:keepLines/>
      <w:spacing w:after="60" w:line="280" w:lineRule="exact"/>
      <w:outlineLvl w:val="5"/>
    </w:pPr>
    <w:rPr>
      <w:b/>
      <w:kern w:val="28"/>
      <w:sz w:val="18"/>
      <w:szCs w:val="20"/>
    </w:rPr>
  </w:style>
  <w:style w:type="paragraph" w:styleId="Heading7">
    <w:name w:val="heading 7"/>
    <w:basedOn w:val="Normal"/>
    <w:next w:val="BodyText"/>
    <w:qFormat/>
    <w:rsid w:val="00C62AEC"/>
    <w:pPr>
      <w:keepNext/>
      <w:keepLines/>
      <w:spacing w:before="240" w:after="120" w:line="280" w:lineRule="exact"/>
      <w:outlineLvl w:val="6"/>
    </w:pPr>
    <w:rPr>
      <w:kern w:val="28"/>
      <w:sz w:val="22"/>
      <w:szCs w:val="20"/>
    </w:rPr>
  </w:style>
  <w:style w:type="paragraph" w:styleId="Heading8">
    <w:name w:val="heading 8"/>
    <w:basedOn w:val="Normal"/>
    <w:next w:val="BodyText"/>
    <w:qFormat/>
    <w:rsid w:val="00C62AEC"/>
    <w:pPr>
      <w:keepNext/>
      <w:keepLines/>
      <w:spacing w:before="240" w:after="120" w:line="280" w:lineRule="exact"/>
      <w:outlineLvl w:val="7"/>
    </w:pPr>
    <w:rPr>
      <w:i/>
      <w:kern w:val="28"/>
      <w:sz w:val="22"/>
      <w:szCs w:val="20"/>
    </w:rPr>
  </w:style>
  <w:style w:type="paragraph" w:styleId="Heading9">
    <w:name w:val="heading 9"/>
    <w:basedOn w:val="Normal"/>
    <w:next w:val="BodyText"/>
    <w:qFormat/>
    <w:rsid w:val="00C62AEC"/>
    <w:pPr>
      <w:keepNext/>
      <w:keepLines/>
      <w:spacing w:before="240" w:after="120" w:line="280" w:lineRule="exact"/>
      <w:outlineLvl w:val="8"/>
    </w:pPr>
    <w:rPr>
      <w:i/>
      <w:kern w:val="28"/>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62AEC"/>
    <w:pPr>
      <w:tabs>
        <w:tab w:val="center" w:pos="4320"/>
        <w:tab w:val="right" w:pos="8640"/>
      </w:tabs>
    </w:pPr>
    <w:rPr>
      <w:sz w:val="28"/>
    </w:rPr>
  </w:style>
  <w:style w:type="paragraph" w:styleId="Footer">
    <w:name w:val="footer"/>
    <w:basedOn w:val="Normal"/>
    <w:link w:val="FooterChar"/>
    <w:uiPriority w:val="99"/>
    <w:rsid w:val="00C62AEC"/>
    <w:pPr>
      <w:tabs>
        <w:tab w:val="center" w:pos="4320"/>
        <w:tab w:val="right" w:pos="8640"/>
      </w:tabs>
    </w:pPr>
  </w:style>
  <w:style w:type="character" w:styleId="PageNumber">
    <w:name w:val="page number"/>
    <w:basedOn w:val="DefaultParagraphFont"/>
    <w:rsid w:val="00C62AEC"/>
  </w:style>
  <w:style w:type="paragraph" w:styleId="TOC1">
    <w:name w:val="toc 1"/>
    <w:basedOn w:val="Normal"/>
    <w:next w:val="Normal"/>
    <w:autoRedefine/>
    <w:uiPriority w:val="39"/>
    <w:rsid w:val="009942AA"/>
    <w:pPr>
      <w:tabs>
        <w:tab w:val="left" w:pos="480"/>
        <w:tab w:val="right" w:leader="dot" w:pos="10800"/>
      </w:tabs>
      <w:jc w:val="both"/>
    </w:pPr>
  </w:style>
  <w:style w:type="paragraph" w:styleId="TOC2">
    <w:name w:val="toc 2"/>
    <w:basedOn w:val="Normal"/>
    <w:next w:val="Normal"/>
    <w:autoRedefine/>
    <w:uiPriority w:val="39"/>
    <w:rsid w:val="009942AA"/>
    <w:pPr>
      <w:tabs>
        <w:tab w:val="left" w:pos="960"/>
        <w:tab w:val="right" w:leader="dot" w:pos="10800"/>
      </w:tabs>
      <w:ind w:left="240"/>
    </w:pPr>
  </w:style>
  <w:style w:type="paragraph" w:styleId="TOC3">
    <w:name w:val="toc 3"/>
    <w:basedOn w:val="Normal"/>
    <w:next w:val="Normal"/>
    <w:autoRedefine/>
    <w:uiPriority w:val="39"/>
    <w:rsid w:val="003A372C"/>
    <w:pPr>
      <w:tabs>
        <w:tab w:val="left" w:pos="1200"/>
        <w:tab w:val="right" w:leader="dot" w:pos="10080"/>
      </w:tabs>
      <w:ind w:left="480"/>
    </w:pPr>
  </w:style>
  <w:style w:type="paragraph" w:styleId="TOC4">
    <w:name w:val="toc 4"/>
    <w:basedOn w:val="Normal"/>
    <w:next w:val="Normal"/>
    <w:autoRedefine/>
    <w:semiHidden/>
    <w:rsid w:val="00C62AEC"/>
    <w:pPr>
      <w:ind w:left="720"/>
    </w:pPr>
  </w:style>
  <w:style w:type="paragraph" w:styleId="TOC5">
    <w:name w:val="toc 5"/>
    <w:basedOn w:val="Normal"/>
    <w:next w:val="Normal"/>
    <w:autoRedefine/>
    <w:semiHidden/>
    <w:rsid w:val="00C62AEC"/>
    <w:pPr>
      <w:ind w:left="960"/>
    </w:pPr>
  </w:style>
  <w:style w:type="paragraph" w:styleId="TOC6">
    <w:name w:val="toc 6"/>
    <w:basedOn w:val="Normal"/>
    <w:next w:val="Normal"/>
    <w:autoRedefine/>
    <w:semiHidden/>
    <w:rsid w:val="00C62AEC"/>
    <w:pPr>
      <w:ind w:left="1200"/>
    </w:pPr>
  </w:style>
  <w:style w:type="paragraph" w:styleId="TOC7">
    <w:name w:val="toc 7"/>
    <w:basedOn w:val="Normal"/>
    <w:next w:val="Normal"/>
    <w:autoRedefine/>
    <w:semiHidden/>
    <w:rsid w:val="00C62AEC"/>
    <w:pPr>
      <w:ind w:left="1440"/>
    </w:pPr>
  </w:style>
  <w:style w:type="paragraph" w:styleId="TOC8">
    <w:name w:val="toc 8"/>
    <w:basedOn w:val="Normal"/>
    <w:next w:val="Normal"/>
    <w:autoRedefine/>
    <w:semiHidden/>
    <w:rsid w:val="00C62AEC"/>
    <w:pPr>
      <w:ind w:left="1680"/>
    </w:pPr>
  </w:style>
  <w:style w:type="paragraph" w:styleId="TOC9">
    <w:name w:val="toc 9"/>
    <w:basedOn w:val="Normal"/>
    <w:next w:val="Normal"/>
    <w:autoRedefine/>
    <w:semiHidden/>
    <w:rsid w:val="00C62AEC"/>
    <w:pPr>
      <w:ind w:left="1920"/>
    </w:pPr>
  </w:style>
  <w:style w:type="character" w:styleId="Hyperlink">
    <w:name w:val="Hyperlink"/>
    <w:basedOn w:val="DefaultParagraphFont"/>
    <w:uiPriority w:val="99"/>
    <w:rsid w:val="00C62AEC"/>
    <w:rPr>
      <w:color w:val="0000FF"/>
      <w:u w:val="single"/>
    </w:rPr>
  </w:style>
  <w:style w:type="paragraph" w:customStyle="1" w:styleId="H3">
    <w:name w:val="H3"/>
    <w:basedOn w:val="Normal"/>
    <w:rsid w:val="00C62AEC"/>
    <w:pPr>
      <w:numPr>
        <w:ilvl w:val="3"/>
        <w:numId w:val="3"/>
      </w:numPr>
    </w:pPr>
  </w:style>
  <w:style w:type="paragraph" w:styleId="BodyText">
    <w:name w:val="Body Text"/>
    <w:aliases w:val="Body Text Char"/>
    <w:basedOn w:val="Normal"/>
    <w:link w:val="BodyTextChar1"/>
    <w:rsid w:val="00C62AEC"/>
    <w:pPr>
      <w:spacing w:after="120"/>
    </w:pPr>
    <w:rPr>
      <w:szCs w:val="20"/>
    </w:rPr>
  </w:style>
  <w:style w:type="paragraph" w:styleId="List2">
    <w:name w:val="List 2"/>
    <w:basedOn w:val="Normal"/>
    <w:rsid w:val="00C62AEC"/>
    <w:pPr>
      <w:ind w:left="720" w:hanging="360"/>
    </w:pPr>
  </w:style>
  <w:style w:type="paragraph" w:styleId="BodyText2">
    <w:name w:val="Body Text 2"/>
    <w:basedOn w:val="Normal"/>
    <w:rsid w:val="00C62AEC"/>
    <w:rPr>
      <w:color w:val="008000"/>
    </w:rPr>
  </w:style>
  <w:style w:type="paragraph" w:styleId="TableofAuthorities">
    <w:name w:val="table of authorities"/>
    <w:basedOn w:val="Normal"/>
    <w:next w:val="Normal"/>
    <w:semiHidden/>
    <w:rsid w:val="00C62AEC"/>
    <w:pPr>
      <w:jc w:val="center"/>
    </w:pPr>
    <w:rPr>
      <w:b/>
    </w:rPr>
  </w:style>
  <w:style w:type="paragraph" w:styleId="BodyText3">
    <w:name w:val="Body Text 3"/>
    <w:basedOn w:val="Normal"/>
    <w:rsid w:val="00C62AEC"/>
    <w:pPr>
      <w:spacing w:after="120"/>
    </w:pPr>
    <w:rPr>
      <w:sz w:val="18"/>
      <w:szCs w:val="16"/>
    </w:rPr>
  </w:style>
  <w:style w:type="paragraph" w:styleId="Title">
    <w:name w:val="Title"/>
    <w:basedOn w:val="Normal"/>
    <w:link w:val="TitleChar"/>
    <w:qFormat/>
    <w:rsid w:val="00C62AEC"/>
    <w:pPr>
      <w:spacing w:before="240" w:after="60"/>
      <w:outlineLvl w:val="0"/>
    </w:pPr>
    <w:rPr>
      <w:rFonts w:cs="Arial"/>
      <w:b/>
      <w:bCs/>
      <w:kern w:val="28"/>
      <w:sz w:val="28"/>
      <w:szCs w:val="32"/>
    </w:rPr>
  </w:style>
  <w:style w:type="character" w:customStyle="1" w:styleId="hyper1">
    <w:name w:val="hyper1"/>
    <w:basedOn w:val="DefaultParagraphFont"/>
    <w:rsid w:val="00C62AEC"/>
    <w:rPr>
      <w:rFonts w:ascii="Verdana" w:hAnsi="Verdana" w:hint="default"/>
      <w:color w:val="333333"/>
      <w:sz w:val="18"/>
      <w:szCs w:val="18"/>
    </w:rPr>
  </w:style>
  <w:style w:type="character" w:styleId="FollowedHyperlink">
    <w:name w:val="FollowedHyperlink"/>
    <w:basedOn w:val="DefaultParagraphFont"/>
    <w:rsid w:val="00C62AEC"/>
    <w:rPr>
      <w:color w:val="800080"/>
      <w:u w:val="single"/>
    </w:rPr>
  </w:style>
  <w:style w:type="paragraph" w:customStyle="1" w:styleId="Title2">
    <w:name w:val="Title2"/>
    <w:basedOn w:val="Title"/>
    <w:rsid w:val="00C62AEC"/>
    <w:pPr>
      <w:spacing w:before="0" w:after="0"/>
    </w:pPr>
    <w:rPr>
      <w:rFonts w:cs="Times New Roman"/>
      <w:bCs w:val="0"/>
      <w:szCs w:val="20"/>
    </w:rPr>
  </w:style>
  <w:style w:type="table" w:styleId="TableGrid">
    <w:name w:val="Table Grid"/>
    <w:basedOn w:val="TableNormal"/>
    <w:rsid w:val="00C62A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C62AEC"/>
    <w:rPr>
      <w:rFonts w:ascii="Tahoma" w:hAnsi="Tahoma" w:cs="Tahoma"/>
      <w:sz w:val="16"/>
      <w:szCs w:val="16"/>
    </w:rPr>
  </w:style>
  <w:style w:type="character" w:customStyle="1" w:styleId="BalloonTextChar">
    <w:name w:val="Balloon Text Char"/>
    <w:basedOn w:val="DefaultParagraphFont"/>
    <w:link w:val="BalloonText"/>
    <w:rsid w:val="00C62AEC"/>
    <w:rPr>
      <w:rFonts w:ascii="Tahoma" w:hAnsi="Tahoma" w:cs="Tahoma"/>
      <w:sz w:val="16"/>
      <w:szCs w:val="16"/>
    </w:rPr>
  </w:style>
  <w:style w:type="table" w:customStyle="1" w:styleId="LightShading-Accent11">
    <w:name w:val="Light Shading - Accent 11"/>
    <w:basedOn w:val="TableNormal"/>
    <w:uiPriority w:val="60"/>
    <w:rsid w:val="00C62AEC"/>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11">
    <w:name w:val="Light Grid - Accent 11"/>
    <w:basedOn w:val="TableNormal"/>
    <w:uiPriority w:val="62"/>
    <w:rsid w:val="00C62AEC"/>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List-Accent11">
    <w:name w:val="Light List - Accent 11"/>
    <w:basedOn w:val="TableNormal"/>
    <w:uiPriority w:val="61"/>
    <w:rsid w:val="00C62AEC"/>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1">
    <w:name w:val="Medium Shading 1 - Accent 11"/>
    <w:basedOn w:val="TableNormal"/>
    <w:uiPriority w:val="63"/>
    <w:rsid w:val="00C62AEC"/>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C62AEC"/>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character" w:customStyle="1" w:styleId="TitleChar">
    <w:name w:val="Title Char"/>
    <w:basedOn w:val="DefaultParagraphFont"/>
    <w:link w:val="Title"/>
    <w:rsid w:val="00C62AEC"/>
    <w:rPr>
      <w:rFonts w:ascii="Arial" w:hAnsi="Arial" w:cs="Arial"/>
      <w:b/>
      <w:bCs/>
      <w:kern w:val="28"/>
      <w:sz w:val="28"/>
      <w:szCs w:val="32"/>
    </w:rPr>
  </w:style>
  <w:style w:type="paragraph" w:styleId="Caption">
    <w:name w:val="caption"/>
    <w:basedOn w:val="Normal"/>
    <w:next w:val="BodyText"/>
    <w:unhideWhenUsed/>
    <w:qFormat/>
    <w:rsid w:val="003E714C"/>
    <w:pPr>
      <w:spacing w:after="120"/>
      <w:jc w:val="center"/>
    </w:pPr>
    <w:rPr>
      <w:b/>
      <w:bCs/>
      <w:szCs w:val="20"/>
    </w:rPr>
  </w:style>
  <w:style w:type="character" w:customStyle="1" w:styleId="BodyTextChar1">
    <w:name w:val="Body Text Char1"/>
    <w:aliases w:val="Body Text Char Char"/>
    <w:basedOn w:val="DefaultParagraphFont"/>
    <w:link w:val="BodyText"/>
    <w:rsid w:val="001B1EE2"/>
    <w:rPr>
      <w:rFonts w:ascii="Arial" w:hAnsi="Arial"/>
    </w:rPr>
  </w:style>
  <w:style w:type="paragraph" w:styleId="FootnoteText">
    <w:name w:val="footnote text"/>
    <w:basedOn w:val="Normal"/>
    <w:link w:val="FootnoteTextChar"/>
    <w:rsid w:val="006176AC"/>
    <w:rPr>
      <w:szCs w:val="20"/>
    </w:rPr>
  </w:style>
  <w:style w:type="character" w:customStyle="1" w:styleId="FootnoteTextChar">
    <w:name w:val="Footnote Text Char"/>
    <w:basedOn w:val="DefaultParagraphFont"/>
    <w:link w:val="FootnoteText"/>
    <w:rsid w:val="006176AC"/>
    <w:rPr>
      <w:rFonts w:ascii="Arial" w:hAnsi="Arial"/>
    </w:rPr>
  </w:style>
  <w:style w:type="character" w:styleId="FootnoteReference">
    <w:name w:val="footnote reference"/>
    <w:basedOn w:val="DefaultParagraphFont"/>
    <w:rsid w:val="006176AC"/>
    <w:rPr>
      <w:vertAlign w:val="superscript"/>
    </w:rPr>
  </w:style>
  <w:style w:type="paragraph" w:customStyle="1" w:styleId="StyleBodyTextBodyTextCharRed">
    <w:name w:val="Style Body TextBody Text Char + Red"/>
    <w:basedOn w:val="BodyText"/>
    <w:rsid w:val="006D10B4"/>
    <w:rPr>
      <w:color w:val="FF0000"/>
    </w:rPr>
  </w:style>
  <w:style w:type="paragraph" w:customStyle="1" w:styleId="StyleHeading2Red">
    <w:name w:val="Style Heading 2 + Red"/>
    <w:basedOn w:val="Heading2"/>
    <w:next w:val="BodyText"/>
    <w:rsid w:val="00983899"/>
    <w:rPr>
      <w:iCs w:val="0"/>
      <w:color w:val="FF0000"/>
    </w:rPr>
  </w:style>
  <w:style w:type="paragraph" w:customStyle="1" w:styleId="StyleHeaderItalic">
    <w:name w:val="Style Header + Italic"/>
    <w:basedOn w:val="Header"/>
    <w:rsid w:val="008E55BA"/>
    <w:pPr>
      <w:pBdr>
        <w:bottom w:val="single" w:sz="4" w:space="1" w:color="auto"/>
      </w:pBdr>
      <w:spacing w:before="240" w:after="60"/>
    </w:pPr>
    <w:rPr>
      <w:i/>
      <w:iCs/>
    </w:rPr>
  </w:style>
  <w:style w:type="character" w:customStyle="1" w:styleId="HeaderChar">
    <w:name w:val="Header Char"/>
    <w:basedOn w:val="DefaultParagraphFont"/>
    <w:link w:val="Header"/>
    <w:uiPriority w:val="99"/>
    <w:rsid w:val="001164C3"/>
    <w:rPr>
      <w:rFonts w:ascii="Arial" w:hAnsi="Arial"/>
      <w:sz w:val="28"/>
      <w:szCs w:val="24"/>
    </w:rPr>
  </w:style>
  <w:style w:type="character" w:customStyle="1" w:styleId="FooterChar">
    <w:name w:val="Footer Char"/>
    <w:basedOn w:val="DefaultParagraphFont"/>
    <w:link w:val="Footer"/>
    <w:uiPriority w:val="99"/>
    <w:rsid w:val="00C341E9"/>
    <w:rPr>
      <w:rFonts w:ascii="Arial" w:hAnsi="Arial"/>
      <w:szCs w:val="24"/>
    </w:rPr>
  </w:style>
  <w:style w:type="character" w:styleId="CommentReference">
    <w:name w:val="annotation reference"/>
    <w:basedOn w:val="DefaultParagraphFont"/>
    <w:rsid w:val="00FD5BA1"/>
    <w:rPr>
      <w:sz w:val="16"/>
      <w:szCs w:val="16"/>
    </w:rPr>
  </w:style>
  <w:style w:type="paragraph" w:styleId="CommentText">
    <w:name w:val="annotation text"/>
    <w:basedOn w:val="Normal"/>
    <w:link w:val="CommentTextChar"/>
    <w:rsid w:val="00FD5BA1"/>
    <w:rPr>
      <w:szCs w:val="20"/>
    </w:rPr>
  </w:style>
  <w:style w:type="character" w:customStyle="1" w:styleId="CommentTextChar">
    <w:name w:val="Comment Text Char"/>
    <w:basedOn w:val="DefaultParagraphFont"/>
    <w:link w:val="CommentText"/>
    <w:rsid w:val="00FD5BA1"/>
    <w:rPr>
      <w:rFonts w:ascii="Arial" w:hAnsi="Arial"/>
    </w:rPr>
  </w:style>
  <w:style w:type="character" w:styleId="Strong">
    <w:name w:val="Strong"/>
    <w:basedOn w:val="DefaultParagraphFont"/>
    <w:uiPriority w:val="22"/>
    <w:qFormat/>
    <w:rsid w:val="00763E93"/>
    <w:rPr>
      <w:b/>
      <w:bCs/>
    </w:rPr>
  </w:style>
  <w:style w:type="paragraph" w:styleId="CommentSubject">
    <w:name w:val="annotation subject"/>
    <w:basedOn w:val="CommentText"/>
    <w:next w:val="CommentText"/>
    <w:link w:val="CommentSubjectChar"/>
    <w:rsid w:val="00C2251C"/>
    <w:rPr>
      <w:b/>
      <w:bCs/>
    </w:rPr>
  </w:style>
  <w:style w:type="character" w:customStyle="1" w:styleId="CommentSubjectChar">
    <w:name w:val="Comment Subject Char"/>
    <w:basedOn w:val="CommentTextChar"/>
    <w:link w:val="CommentSubject"/>
    <w:rsid w:val="00C2251C"/>
    <w:rPr>
      <w:rFonts w:ascii="Arial" w:hAnsi="Arial"/>
      <w:b/>
      <w:bCs/>
    </w:rPr>
  </w:style>
  <w:style w:type="paragraph" w:styleId="TableofFigures">
    <w:name w:val="table of figures"/>
    <w:basedOn w:val="Normal"/>
    <w:next w:val="Normal"/>
    <w:uiPriority w:val="99"/>
    <w:rsid w:val="004F72C3"/>
  </w:style>
  <w:style w:type="paragraph" w:styleId="ListParagraph">
    <w:name w:val="List Paragraph"/>
    <w:basedOn w:val="Normal"/>
    <w:uiPriority w:val="34"/>
    <w:qFormat/>
    <w:rsid w:val="00F32799"/>
    <w:pPr>
      <w:ind w:left="720"/>
      <w:contextualSpacing/>
    </w:pPr>
  </w:style>
  <w:style w:type="paragraph" w:customStyle="1" w:styleId="StyleHeading4Arial12ptNotBoldItalic">
    <w:name w:val="Style Heading 4 + Arial 12 pt Not Bold Italic"/>
    <w:basedOn w:val="Heading4"/>
    <w:autoRedefine/>
    <w:qFormat/>
    <w:rsid w:val="004D21F8"/>
    <w:pPr>
      <w:tabs>
        <w:tab w:val="clear" w:pos="2160"/>
        <w:tab w:val="num" w:pos="864"/>
      </w:tabs>
      <w:spacing w:before="240" w:after="60"/>
      <w:ind w:left="864" w:hanging="864"/>
    </w:pPr>
    <w:rPr>
      <w:b w:val="0"/>
      <w:bCs w:val="0"/>
      <w:i/>
      <w:iCs/>
      <w:u w:val="single"/>
    </w:rPr>
  </w:style>
  <w:style w:type="paragraph" w:customStyle="1" w:styleId="Code">
    <w:name w:val="Code"/>
    <w:basedOn w:val="PlainText"/>
    <w:link w:val="CodeChar"/>
    <w:autoRedefine/>
    <w:rsid w:val="004D21F8"/>
    <w:pPr>
      <w:pBdr>
        <w:top w:val="single" w:sz="4" w:space="1" w:color="auto"/>
        <w:left w:val="single" w:sz="4" w:space="4" w:color="auto"/>
        <w:bottom w:val="single" w:sz="4" w:space="1" w:color="auto"/>
        <w:right w:val="single" w:sz="4" w:space="4" w:color="auto"/>
      </w:pBdr>
      <w:shd w:val="clear" w:color="auto" w:fill="F3F3F3"/>
    </w:pPr>
    <w:rPr>
      <w:rFonts w:ascii="Arial" w:hAnsi="Arial" w:cs="Arial"/>
      <w:noProof/>
      <w:sz w:val="18"/>
      <w:szCs w:val="18"/>
    </w:rPr>
  </w:style>
  <w:style w:type="character" w:customStyle="1" w:styleId="CodeChar">
    <w:name w:val="Code Char"/>
    <w:basedOn w:val="DefaultParagraphFont"/>
    <w:link w:val="Code"/>
    <w:rsid w:val="004D21F8"/>
    <w:rPr>
      <w:rFonts w:ascii="Arial" w:hAnsi="Arial" w:cs="Arial"/>
      <w:noProof/>
      <w:sz w:val="18"/>
      <w:szCs w:val="18"/>
      <w:shd w:val="clear" w:color="auto" w:fill="F3F3F3"/>
    </w:rPr>
  </w:style>
  <w:style w:type="paragraph" w:styleId="PlainText">
    <w:name w:val="Plain Text"/>
    <w:basedOn w:val="Normal"/>
    <w:link w:val="PlainTextChar"/>
    <w:rsid w:val="004D21F8"/>
    <w:rPr>
      <w:rFonts w:ascii="Consolas" w:hAnsi="Consolas"/>
      <w:sz w:val="21"/>
      <w:szCs w:val="21"/>
    </w:rPr>
  </w:style>
  <w:style w:type="character" w:customStyle="1" w:styleId="PlainTextChar">
    <w:name w:val="Plain Text Char"/>
    <w:basedOn w:val="DefaultParagraphFont"/>
    <w:link w:val="PlainText"/>
    <w:rsid w:val="004D21F8"/>
    <w:rPr>
      <w:rFonts w:ascii="Consolas" w:hAnsi="Consolas"/>
      <w:sz w:val="21"/>
      <w:szCs w:val="21"/>
    </w:rPr>
  </w:style>
  <w:style w:type="character" w:customStyle="1" w:styleId="Heading2Char">
    <w:name w:val="Heading 2 Char"/>
    <w:basedOn w:val="DefaultParagraphFont"/>
    <w:link w:val="Heading2"/>
    <w:rsid w:val="0017337A"/>
    <w:rPr>
      <w:rFonts w:ascii="Arial" w:hAnsi="Arial" w:cs="Arial"/>
      <w:b/>
      <w:bCs/>
      <w:iCs/>
      <w:sz w:val="24"/>
      <w:szCs w:val="28"/>
    </w:rPr>
  </w:style>
  <w:style w:type="character" w:customStyle="1" w:styleId="Heading1Char">
    <w:name w:val="Heading 1 Char"/>
    <w:aliases w:val="shead1 Char"/>
    <w:basedOn w:val="DefaultParagraphFont"/>
    <w:link w:val="Heading1"/>
    <w:rsid w:val="0017337A"/>
    <w:rPr>
      <w:rFonts w:ascii="Arial" w:hAnsi="Arial" w:cs="Arial"/>
      <w:b/>
      <w:bCs/>
      <w:caps/>
      <w:kern w:val="32"/>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848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oleObject" Target="embeddings/oleObject3.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9.jpeg"/><Relationship Id="rId27"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ckas\Documents\9%20-%20mobile\01-Canada\01%20-%20Currrent%20Documents\Release%206\Feature%20Doc_Generic%20Final_Feb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DD96454AA006D4FBDFADC046BE8270C" ma:contentTypeVersion="0" ma:contentTypeDescription="Create a new document." ma:contentTypeScope="" ma:versionID="3276d4b053e170ae20151d5c0bd617e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FEAC32-83DF-4E83-9B68-5250C9B3EE01}">
  <ds:schemaRefs>
    <ds:schemaRef ds:uri="http://schemas.microsoft.com/sharepoint/v3/contenttype/forms"/>
  </ds:schemaRefs>
</ds:datastoreItem>
</file>

<file path=customXml/itemProps2.xml><?xml version="1.0" encoding="utf-8"?>
<ds:datastoreItem xmlns:ds="http://schemas.openxmlformats.org/officeDocument/2006/customXml" ds:itemID="{9F671BE2-8B7B-494A-A5C6-A4256A6B48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36F9912-6970-41CE-BFB7-3037D15BC4D7}">
  <ds:schemaRefs>
    <ds:schemaRef ds:uri="http://schemas.microsoft.com/office/2006/metadata/properties"/>
  </ds:schemaRefs>
</ds:datastoreItem>
</file>

<file path=customXml/itemProps4.xml><?xml version="1.0" encoding="utf-8"?>
<ds:datastoreItem xmlns:ds="http://schemas.openxmlformats.org/officeDocument/2006/customXml" ds:itemID="{7C9379DB-7E7A-42B8-BDF1-693B9925D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Feature Doc_Generic Final_Feb2012.dotx</Template>
  <TotalTime>9</TotalTime>
  <Pages>18</Pages>
  <Words>4372</Words>
  <Characters>24921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Feature Doc</vt:lpstr>
    </vt:vector>
  </TitlesOfParts>
  <Company>Stella Nova Technologies, Inc.</Company>
  <LinksUpToDate>false</LinksUpToDate>
  <CharactersWithSpaces>29235</CharactersWithSpaces>
  <SharedDoc>false</SharedDoc>
  <HLinks>
    <vt:vector size="252" baseType="variant">
      <vt:variant>
        <vt:i4>1441844</vt:i4>
      </vt:variant>
      <vt:variant>
        <vt:i4>254</vt:i4>
      </vt:variant>
      <vt:variant>
        <vt:i4>0</vt:i4>
      </vt:variant>
      <vt:variant>
        <vt:i4>5</vt:i4>
      </vt:variant>
      <vt:variant>
        <vt:lpwstr/>
      </vt:variant>
      <vt:variant>
        <vt:lpwstr>_Toc237224347</vt:lpwstr>
      </vt:variant>
      <vt:variant>
        <vt:i4>1441844</vt:i4>
      </vt:variant>
      <vt:variant>
        <vt:i4>248</vt:i4>
      </vt:variant>
      <vt:variant>
        <vt:i4>0</vt:i4>
      </vt:variant>
      <vt:variant>
        <vt:i4>5</vt:i4>
      </vt:variant>
      <vt:variant>
        <vt:lpwstr/>
      </vt:variant>
      <vt:variant>
        <vt:lpwstr>_Toc237224346</vt:lpwstr>
      </vt:variant>
      <vt:variant>
        <vt:i4>1441844</vt:i4>
      </vt:variant>
      <vt:variant>
        <vt:i4>242</vt:i4>
      </vt:variant>
      <vt:variant>
        <vt:i4>0</vt:i4>
      </vt:variant>
      <vt:variant>
        <vt:i4>5</vt:i4>
      </vt:variant>
      <vt:variant>
        <vt:lpwstr/>
      </vt:variant>
      <vt:variant>
        <vt:lpwstr>_Toc237224345</vt:lpwstr>
      </vt:variant>
      <vt:variant>
        <vt:i4>1441844</vt:i4>
      </vt:variant>
      <vt:variant>
        <vt:i4>236</vt:i4>
      </vt:variant>
      <vt:variant>
        <vt:i4>0</vt:i4>
      </vt:variant>
      <vt:variant>
        <vt:i4>5</vt:i4>
      </vt:variant>
      <vt:variant>
        <vt:lpwstr/>
      </vt:variant>
      <vt:variant>
        <vt:lpwstr>_Toc237224344</vt:lpwstr>
      </vt:variant>
      <vt:variant>
        <vt:i4>1441844</vt:i4>
      </vt:variant>
      <vt:variant>
        <vt:i4>230</vt:i4>
      </vt:variant>
      <vt:variant>
        <vt:i4>0</vt:i4>
      </vt:variant>
      <vt:variant>
        <vt:i4>5</vt:i4>
      </vt:variant>
      <vt:variant>
        <vt:lpwstr/>
      </vt:variant>
      <vt:variant>
        <vt:lpwstr>_Toc237224343</vt:lpwstr>
      </vt:variant>
      <vt:variant>
        <vt:i4>1441844</vt:i4>
      </vt:variant>
      <vt:variant>
        <vt:i4>224</vt:i4>
      </vt:variant>
      <vt:variant>
        <vt:i4>0</vt:i4>
      </vt:variant>
      <vt:variant>
        <vt:i4>5</vt:i4>
      </vt:variant>
      <vt:variant>
        <vt:lpwstr/>
      </vt:variant>
      <vt:variant>
        <vt:lpwstr>_Toc237224342</vt:lpwstr>
      </vt:variant>
      <vt:variant>
        <vt:i4>1441844</vt:i4>
      </vt:variant>
      <vt:variant>
        <vt:i4>218</vt:i4>
      </vt:variant>
      <vt:variant>
        <vt:i4>0</vt:i4>
      </vt:variant>
      <vt:variant>
        <vt:i4>5</vt:i4>
      </vt:variant>
      <vt:variant>
        <vt:lpwstr/>
      </vt:variant>
      <vt:variant>
        <vt:lpwstr>_Toc237224341</vt:lpwstr>
      </vt:variant>
      <vt:variant>
        <vt:i4>1441844</vt:i4>
      </vt:variant>
      <vt:variant>
        <vt:i4>212</vt:i4>
      </vt:variant>
      <vt:variant>
        <vt:i4>0</vt:i4>
      </vt:variant>
      <vt:variant>
        <vt:i4>5</vt:i4>
      </vt:variant>
      <vt:variant>
        <vt:lpwstr/>
      </vt:variant>
      <vt:variant>
        <vt:lpwstr>_Toc237224340</vt:lpwstr>
      </vt:variant>
      <vt:variant>
        <vt:i4>1114164</vt:i4>
      </vt:variant>
      <vt:variant>
        <vt:i4>206</vt:i4>
      </vt:variant>
      <vt:variant>
        <vt:i4>0</vt:i4>
      </vt:variant>
      <vt:variant>
        <vt:i4>5</vt:i4>
      </vt:variant>
      <vt:variant>
        <vt:lpwstr/>
      </vt:variant>
      <vt:variant>
        <vt:lpwstr>_Toc237224339</vt:lpwstr>
      </vt:variant>
      <vt:variant>
        <vt:i4>1114164</vt:i4>
      </vt:variant>
      <vt:variant>
        <vt:i4>200</vt:i4>
      </vt:variant>
      <vt:variant>
        <vt:i4>0</vt:i4>
      </vt:variant>
      <vt:variant>
        <vt:i4>5</vt:i4>
      </vt:variant>
      <vt:variant>
        <vt:lpwstr/>
      </vt:variant>
      <vt:variant>
        <vt:lpwstr>_Toc237224338</vt:lpwstr>
      </vt:variant>
      <vt:variant>
        <vt:i4>1114164</vt:i4>
      </vt:variant>
      <vt:variant>
        <vt:i4>194</vt:i4>
      </vt:variant>
      <vt:variant>
        <vt:i4>0</vt:i4>
      </vt:variant>
      <vt:variant>
        <vt:i4>5</vt:i4>
      </vt:variant>
      <vt:variant>
        <vt:lpwstr/>
      </vt:variant>
      <vt:variant>
        <vt:lpwstr>_Toc237224337</vt:lpwstr>
      </vt:variant>
      <vt:variant>
        <vt:i4>1114164</vt:i4>
      </vt:variant>
      <vt:variant>
        <vt:i4>188</vt:i4>
      </vt:variant>
      <vt:variant>
        <vt:i4>0</vt:i4>
      </vt:variant>
      <vt:variant>
        <vt:i4>5</vt:i4>
      </vt:variant>
      <vt:variant>
        <vt:lpwstr/>
      </vt:variant>
      <vt:variant>
        <vt:lpwstr>_Toc237224336</vt:lpwstr>
      </vt:variant>
      <vt:variant>
        <vt:i4>1114164</vt:i4>
      </vt:variant>
      <vt:variant>
        <vt:i4>182</vt:i4>
      </vt:variant>
      <vt:variant>
        <vt:i4>0</vt:i4>
      </vt:variant>
      <vt:variant>
        <vt:i4>5</vt:i4>
      </vt:variant>
      <vt:variant>
        <vt:lpwstr/>
      </vt:variant>
      <vt:variant>
        <vt:lpwstr>_Toc237224335</vt:lpwstr>
      </vt:variant>
      <vt:variant>
        <vt:i4>1114164</vt:i4>
      </vt:variant>
      <vt:variant>
        <vt:i4>176</vt:i4>
      </vt:variant>
      <vt:variant>
        <vt:i4>0</vt:i4>
      </vt:variant>
      <vt:variant>
        <vt:i4>5</vt:i4>
      </vt:variant>
      <vt:variant>
        <vt:lpwstr/>
      </vt:variant>
      <vt:variant>
        <vt:lpwstr>_Toc237224334</vt:lpwstr>
      </vt:variant>
      <vt:variant>
        <vt:i4>1114164</vt:i4>
      </vt:variant>
      <vt:variant>
        <vt:i4>170</vt:i4>
      </vt:variant>
      <vt:variant>
        <vt:i4>0</vt:i4>
      </vt:variant>
      <vt:variant>
        <vt:i4>5</vt:i4>
      </vt:variant>
      <vt:variant>
        <vt:lpwstr/>
      </vt:variant>
      <vt:variant>
        <vt:lpwstr>_Toc237224333</vt:lpwstr>
      </vt:variant>
      <vt:variant>
        <vt:i4>1114164</vt:i4>
      </vt:variant>
      <vt:variant>
        <vt:i4>164</vt:i4>
      </vt:variant>
      <vt:variant>
        <vt:i4>0</vt:i4>
      </vt:variant>
      <vt:variant>
        <vt:i4>5</vt:i4>
      </vt:variant>
      <vt:variant>
        <vt:lpwstr/>
      </vt:variant>
      <vt:variant>
        <vt:lpwstr>_Toc237224332</vt:lpwstr>
      </vt:variant>
      <vt:variant>
        <vt:i4>1114164</vt:i4>
      </vt:variant>
      <vt:variant>
        <vt:i4>158</vt:i4>
      </vt:variant>
      <vt:variant>
        <vt:i4>0</vt:i4>
      </vt:variant>
      <vt:variant>
        <vt:i4>5</vt:i4>
      </vt:variant>
      <vt:variant>
        <vt:lpwstr/>
      </vt:variant>
      <vt:variant>
        <vt:lpwstr>_Toc237224331</vt:lpwstr>
      </vt:variant>
      <vt:variant>
        <vt:i4>1114164</vt:i4>
      </vt:variant>
      <vt:variant>
        <vt:i4>152</vt:i4>
      </vt:variant>
      <vt:variant>
        <vt:i4>0</vt:i4>
      </vt:variant>
      <vt:variant>
        <vt:i4>5</vt:i4>
      </vt:variant>
      <vt:variant>
        <vt:lpwstr/>
      </vt:variant>
      <vt:variant>
        <vt:lpwstr>_Toc237224330</vt:lpwstr>
      </vt:variant>
      <vt:variant>
        <vt:i4>1048628</vt:i4>
      </vt:variant>
      <vt:variant>
        <vt:i4>146</vt:i4>
      </vt:variant>
      <vt:variant>
        <vt:i4>0</vt:i4>
      </vt:variant>
      <vt:variant>
        <vt:i4>5</vt:i4>
      </vt:variant>
      <vt:variant>
        <vt:lpwstr/>
      </vt:variant>
      <vt:variant>
        <vt:lpwstr>_Toc237224329</vt:lpwstr>
      </vt:variant>
      <vt:variant>
        <vt:i4>1048628</vt:i4>
      </vt:variant>
      <vt:variant>
        <vt:i4>140</vt:i4>
      </vt:variant>
      <vt:variant>
        <vt:i4>0</vt:i4>
      </vt:variant>
      <vt:variant>
        <vt:i4>5</vt:i4>
      </vt:variant>
      <vt:variant>
        <vt:lpwstr/>
      </vt:variant>
      <vt:variant>
        <vt:lpwstr>_Toc237224328</vt:lpwstr>
      </vt:variant>
      <vt:variant>
        <vt:i4>1048628</vt:i4>
      </vt:variant>
      <vt:variant>
        <vt:i4>134</vt:i4>
      </vt:variant>
      <vt:variant>
        <vt:i4>0</vt:i4>
      </vt:variant>
      <vt:variant>
        <vt:i4>5</vt:i4>
      </vt:variant>
      <vt:variant>
        <vt:lpwstr/>
      </vt:variant>
      <vt:variant>
        <vt:lpwstr>_Toc237224327</vt:lpwstr>
      </vt:variant>
      <vt:variant>
        <vt:i4>1048628</vt:i4>
      </vt:variant>
      <vt:variant>
        <vt:i4>128</vt:i4>
      </vt:variant>
      <vt:variant>
        <vt:i4>0</vt:i4>
      </vt:variant>
      <vt:variant>
        <vt:i4>5</vt:i4>
      </vt:variant>
      <vt:variant>
        <vt:lpwstr/>
      </vt:variant>
      <vt:variant>
        <vt:lpwstr>_Toc237224326</vt:lpwstr>
      </vt:variant>
      <vt:variant>
        <vt:i4>1048628</vt:i4>
      </vt:variant>
      <vt:variant>
        <vt:i4>122</vt:i4>
      </vt:variant>
      <vt:variant>
        <vt:i4>0</vt:i4>
      </vt:variant>
      <vt:variant>
        <vt:i4>5</vt:i4>
      </vt:variant>
      <vt:variant>
        <vt:lpwstr/>
      </vt:variant>
      <vt:variant>
        <vt:lpwstr>_Toc237224325</vt:lpwstr>
      </vt:variant>
      <vt:variant>
        <vt:i4>1048628</vt:i4>
      </vt:variant>
      <vt:variant>
        <vt:i4>116</vt:i4>
      </vt:variant>
      <vt:variant>
        <vt:i4>0</vt:i4>
      </vt:variant>
      <vt:variant>
        <vt:i4>5</vt:i4>
      </vt:variant>
      <vt:variant>
        <vt:lpwstr/>
      </vt:variant>
      <vt:variant>
        <vt:lpwstr>_Toc237224324</vt:lpwstr>
      </vt:variant>
      <vt:variant>
        <vt:i4>1048628</vt:i4>
      </vt:variant>
      <vt:variant>
        <vt:i4>110</vt:i4>
      </vt:variant>
      <vt:variant>
        <vt:i4>0</vt:i4>
      </vt:variant>
      <vt:variant>
        <vt:i4>5</vt:i4>
      </vt:variant>
      <vt:variant>
        <vt:lpwstr/>
      </vt:variant>
      <vt:variant>
        <vt:lpwstr>_Toc237224323</vt:lpwstr>
      </vt:variant>
      <vt:variant>
        <vt:i4>1048628</vt:i4>
      </vt:variant>
      <vt:variant>
        <vt:i4>104</vt:i4>
      </vt:variant>
      <vt:variant>
        <vt:i4>0</vt:i4>
      </vt:variant>
      <vt:variant>
        <vt:i4>5</vt:i4>
      </vt:variant>
      <vt:variant>
        <vt:lpwstr/>
      </vt:variant>
      <vt:variant>
        <vt:lpwstr>_Toc237224322</vt:lpwstr>
      </vt:variant>
      <vt:variant>
        <vt:i4>1048628</vt:i4>
      </vt:variant>
      <vt:variant>
        <vt:i4>98</vt:i4>
      </vt:variant>
      <vt:variant>
        <vt:i4>0</vt:i4>
      </vt:variant>
      <vt:variant>
        <vt:i4>5</vt:i4>
      </vt:variant>
      <vt:variant>
        <vt:lpwstr/>
      </vt:variant>
      <vt:variant>
        <vt:lpwstr>_Toc237224321</vt:lpwstr>
      </vt:variant>
      <vt:variant>
        <vt:i4>1048628</vt:i4>
      </vt:variant>
      <vt:variant>
        <vt:i4>92</vt:i4>
      </vt:variant>
      <vt:variant>
        <vt:i4>0</vt:i4>
      </vt:variant>
      <vt:variant>
        <vt:i4>5</vt:i4>
      </vt:variant>
      <vt:variant>
        <vt:lpwstr/>
      </vt:variant>
      <vt:variant>
        <vt:lpwstr>_Toc237224320</vt:lpwstr>
      </vt:variant>
      <vt:variant>
        <vt:i4>1245236</vt:i4>
      </vt:variant>
      <vt:variant>
        <vt:i4>86</vt:i4>
      </vt:variant>
      <vt:variant>
        <vt:i4>0</vt:i4>
      </vt:variant>
      <vt:variant>
        <vt:i4>5</vt:i4>
      </vt:variant>
      <vt:variant>
        <vt:lpwstr/>
      </vt:variant>
      <vt:variant>
        <vt:lpwstr>_Toc237224319</vt:lpwstr>
      </vt:variant>
      <vt:variant>
        <vt:i4>1245236</vt:i4>
      </vt:variant>
      <vt:variant>
        <vt:i4>80</vt:i4>
      </vt:variant>
      <vt:variant>
        <vt:i4>0</vt:i4>
      </vt:variant>
      <vt:variant>
        <vt:i4>5</vt:i4>
      </vt:variant>
      <vt:variant>
        <vt:lpwstr/>
      </vt:variant>
      <vt:variant>
        <vt:lpwstr>_Toc237224318</vt:lpwstr>
      </vt:variant>
      <vt:variant>
        <vt:i4>1245236</vt:i4>
      </vt:variant>
      <vt:variant>
        <vt:i4>74</vt:i4>
      </vt:variant>
      <vt:variant>
        <vt:i4>0</vt:i4>
      </vt:variant>
      <vt:variant>
        <vt:i4>5</vt:i4>
      </vt:variant>
      <vt:variant>
        <vt:lpwstr/>
      </vt:variant>
      <vt:variant>
        <vt:lpwstr>_Toc237224317</vt:lpwstr>
      </vt:variant>
      <vt:variant>
        <vt:i4>1245236</vt:i4>
      </vt:variant>
      <vt:variant>
        <vt:i4>68</vt:i4>
      </vt:variant>
      <vt:variant>
        <vt:i4>0</vt:i4>
      </vt:variant>
      <vt:variant>
        <vt:i4>5</vt:i4>
      </vt:variant>
      <vt:variant>
        <vt:lpwstr/>
      </vt:variant>
      <vt:variant>
        <vt:lpwstr>_Toc237224316</vt:lpwstr>
      </vt:variant>
      <vt:variant>
        <vt:i4>1245236</vt:i4>
      </vt:variant>
      <vt:variant>
        <vt:i4>62</vt:i4>
      </vt:variant>
      <vt:variant>
        <vt:i4>0</vt:i4>
      </vt:variant>
      <vt:variant>
        <vt:i4>5</vt:i4>
      </vt:variant>
      <vt:variant>
        <vt:lpwstr/>
      </vt:variant>
      <vt:variant>
        <vt:lpwstr>_Toc237224315</vt:lpwstr>
      </vt:variant>
      <vt:variant>
        <vt:i4>1245236</vt:i4>
      </vt:variant>
      <vt:variant>
        <vt:i4>56</vt:i4>
      </vt:variant>
      <vt:variant>
        <vt:i4>0</vt:i4>
      </vt:variant>
      <vt:variant>
        <vt:i4>5</vt:i4>
      </vt:variant>
      <vt:variant>
        <vt:lpwstr/>
      </vt:variant>
      <vt:variant>
        <vt:lpwstr>_Toc237224314</vt:lpwstr>
      </vt:variant>
      <vt:variant>
        <vt:i4>1245236</vt:i4>
      </vt:variant>
      <vt:variant>
        <vt:i4>50</vt:i4>
      </vt:variant>
      <vt:variant>
        <vt:i4>0</vt:i4>
      </vt:variant>
      <vt:variant>
        <vt:i4>5</vt:i4>
      </vt:variant>
      <vt:variant>
        <vt:lpwstr/>
      </vt:variant>
      <vt:variant>
        <vt:lpwstr>_Toc237224313</vt:lpwstr>
      </vt:variant>
      <vt:variant>
        <vt:i4>1245236</vt:i4>
      </vt:variant>
      <vt:variant>
        <vt:i4>44</vt:i4>
      </vt:variant>
      <vt:variant>
        <vt:i4>0</vt:i4>
      </vt:variant>
      <vt:variant>
        <vt:i4>5</vt:i4>
      </vt:variant>
      <vt:variant>
        <vt:lpwstr/>
      </vt:variant>
      <vt:variant>
        <vt:lpwstr>_Toc237224312</vt:lpwstr>
      </vt:variant>
      <vt:variant>
        <vt:i4>1245236</vt:i4>
      </vt:variant>
      <vt:variant>
        <vt:i4>38</vt:i4>
      </vt:variant>
      <vt:variant>
        <vt:i4>0</vt:i4>
      </vt:variant>
      <vt:variant>
        <vt:i4>5</vt:i4>
      </vt:variant>
      <vt:variant>
        <vt:lpwstr/>
      </vt:variant>
      <vt:variant>
        <vt:lpwstr>_Toc237224311</vt:lpwstr>
      </vt:variant>
      <vt:variant>
        <vt:i4>1245236</vt:i4>
      </vt:variant>
      <vt:variant>
        <vt:i4>32</vt:i4>
      </vt:variant>
      <vt:variant>
        <vt:i4>0</vt:i4>
      </vt:variant>
      <vt:variant>
        <vt:i4>5</vt:i4>
      </vt:variant>
      <vt:variant>
        <vt:lpwstr/>
      </vt:variant>
      <vt:variant>
        <vt:lpwstr>_Toc237224310</vt:lpwstr>
      </vt:variant>
      <vt:variant>
        <vt:i4>1179700</vt:i4>
      </vt:variant>
      <vt:variant>
        <vt:i4>26</vt:i4>
      </vt:variant>
      <vt:variant>
        <vt:i4>0</vt:i4>
      </vt:variant>
      <vt:variant>
        <vt:i4>5</vt:i4>
      </vt:variant>
      <vt:variant>
        <vt:lpwstr/>
      </vt:variant>
      <vt:variant>
        <vt:lpwstr>_Toc237224309</vt:lpwstr>
      </vt:variant>
      <vt:variant>
        <vt:i4>1179700</vt:i4>
      </vt:variant>
      <vt:variant>
        <vt:i4>20</vt:i4>
      </vt:variant>
      <vt:variant>
        <vt:i4>0</vt:i4>
      </vt:variant>
      <vt:variant>
        <vt:i4>5</vt:i4>
      </vt:variant>
      <vt:variant>
        <vt:lpwstr/>
      </vt:variant>
      <vt:variant>
        <vt:lpwstr>_Toc237224308</vt:lpwstr>
      </vt:variant>
      <vt:variant>
        <vt:i4>1179700</vt:i4>
      </vt:variant>
      <vt:variant>
        <vt:i4>14</vt:i4>
      </vt:variant>
      <vt:variant>
        <vt:i4>0</vt:i4>
      </vt:variant>
      <vt:variant>
        <vt:i4>5</vt:i4>
      </vt:variant>
      <vt:variant>
        <vt:lpwstr/>
      </vt:variant>
      <vt:variant>
        <vt:lpwstr>_Toc237224307</vt:lpwstr>
      </vt:variant>
      <vt:variant>
        <vt:i4>1179700</vt:i4>
      </vt:variant>
      <vt:variant>
        <vt:i4>8</vt:i4>
      </vt:variant>
      <vt:variant>
        <vt:i4>0</vt:i4>
      </vt:variant>
      <vt:variant>
        <vt:i4>5</vt:i4>
      </vt:variant>
      <vt:variant>
        <vt:lpwstr/>
      </vt:variant>
      <vt:variant>
        <vt:lpwstr>_Toc237224306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dc:title>
  <dc:creator>ddean</dc:creator>
  <cp:lastModifiedBy>Amy Byers</cp:lastModifiedBy>
  <cp:revision>3</cp:revision>
  <cp:lastPrinted>2009-04-22T19:36:00Z</cp:lastPrinted>
  <dcterms:created xsi:type="dcterms:W3CDTF">2014-09-10T22:00:00Z</dcterms:created>
  <dcterms:modified xsi:type="dcterms:W3CDTF">2014-09-10T22:10:00Z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0x0101008DD96454AA006D4FBDFADC046BE8270C</vt:lpwstr>
  </property>
</Properties>
</file>