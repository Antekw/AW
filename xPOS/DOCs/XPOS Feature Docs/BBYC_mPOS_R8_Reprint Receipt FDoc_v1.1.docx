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6716C7" w:rsidTr="00A36851">
        <w:tc>
          <w:tcPr>
            <w:tcW w:w="5399" w:type="dxa"/>
            <w:vAlign w:val="center"/>
          </w:tcPr>
          <w:p w:rsidR="00750589" w:rsidRPr="006716C7" w:rsidRDefault="00DA1D0F" w:rsidP="00A711A3">
            <w:pPr>
              <w:ind w:left="72"/>
              <w:rPr>
                <w:sz w:val="24"/>
              </w:rPr>
            </w:pPr>
            <w:r w:rsidRPr="006716C7">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1"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p>
        </w:tc>
        <w:tc>
          <w:tcPr>
            <w:tcW w:w="5366" w:type="dxa"/>
            <w:vAlign w:val="center"/>
          </w:tcPr>
          <w:p w:rsidR="00750589" w:rsidRPr="006716C7" w:rsidRDefault="00A36851" w:rsidP="007345F4">
            <w:pPr>
              <w:ind w:left="72"/>
              <w:jc w:val="center"/>
              <w:rPr>
                <w:color w:val="FF0000"/>
                <w:szCs w:val="20"/>
              </w:rPr>
            </w:pPr>
            <w:r w:rsidRPr="006716C7">
              <w:rPr>
                <w:noProof/>
                <w:color w:val="FF0000"/>
                <w:szCs w:val="20"/>
              </w:rPr>
              <w:drawing>
                <wp:inline distT="0" distB="0" distL="0" distR="0">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2" cstate="print"/>
                          <a:srcRect/>
                          <a:stretch>
                            <a:fillRect/>
                          </a:stretch>
                        </pic:blipFill>
                        <pic:spPr bwMode="auto">
                          <a:xfrm>
                            <a:off x="0" y="0"/>
                            <a:ext cx="963930" cy="690880"/>
                          </a:xfrm>
                          <a:prstGeom prst="rect">
                            <a:avLst/>
                          </a:prstGeom>
                          <a:noFill/>
                        </pic:spPr>
                      </pic:pic>
                    </a:graphicData>
                  </a:graphic>
                </wp:inline>
              </w:drawing>
            </w:r>
          </w:p>
        </w:tc>
      </w:tr>
      <w:tr w:rsidR="0026699F" w:rsidRPr="006716C7" w:rsidTr="00A36851">
        <w:tc>
          <w:tcPr>
            <w:tcW w:w="10765" w:type="dxa"/>
            <w:gridSpan w:val="2"/>
            <w:vAlign w:val="center"/>
          </w:tcPr>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5E21B2" w:rsidRPr="006716C7" w:rsidRDefault="005E21B2" w:rsidP="00A711A3">
            <w:pPr>
              <w:ind w:left="72"/>
              <w:rPr>
                <w:i/>
                <w:color w:val="FF0000"/>
                <w:sz w:val="28"/>
                <w:szCs w:val="28"/>
              </w:rPr>
            </w:pPr>
          </w:p>
          <w:p w:rsidR="005E21B2" w:rsidRPr="006716C7" w:rsidRDefault="005E21B2" w:rsidP="00A711A3">
            <w:pPr>
              <w:ind w:left="72"/>
              <w:rPr>
                <w:i/>
                <w:color w:val="FF0000"/>
                <w:sz w:val="28"/>
                <w:szCs w:val="28"/>
              </w:rPr>
            </w:pPr>
          </w:p>
          <w:p w:rsidR="005E21B2" w:rsidRPr="006716C7" w:rsidRDefault="005E21B2" w:rsidP="00A711A3">
            <w:pPr>
              <w:ind w:left="72"/>
              <w:rPr>
                <w:i/>
                <w:color w:val="FF0000"/>
                <w:sz w:val="28"/>
                <w:szCs w:val="28"/>
              </w:rPr>
            </w:pPr>
          </w:p>
          <w:p w:rsidR="00A711A3" w:rsidRPr="006716C7" w:rsidRDefault="00A711A3" w:rsidP="00A711A3">
            <w:pPr>
              <w:ind w:left="72"/>
              <w:rPr>
                <w:i/>
                <w:color w:val="FF0000"/>
                <w:sz w:val="28"/>
                <w:szCs w:val="28"/>
              </w:rPr>
            </w:pPr>
          </w:p>
          <w:p w:rsidR="005C11F8" w:rsidRPr="006716C7" w:rsidRDefault="005C11F8" w:rsidP="00A711A3">
            <w:pPr>
              <w:ind w:left="72"/>
              <w:rPr>
                <w:i/>
                <w:color w:val="FF0000"/>
                <w:sz w:val="28"/>
                <w:szCs w:val="28"/>
              </w:rPr>
            </w:pPr>
          </w:p>
          <w:p w:rsidR="00A711A3" w:rsidRPr="006716C7" w:rsidRDefault="00A711A3" w:rsidP="00A711A3">
            <w:pPr>
              <w:ind w:left="72"/>
              <w:rPr>
                <w:i/>
                <w:color w:val="FF0000"/>
                <w:sz w:val="28"/>
                <w:szCs w:val="28"/>
              </w:rPr>
            </w:pPr>
          </w:p>
          <w:p w:rsidR="00A711A3" w:rsidRPr="006716C7" w:rsidRDefault="00A711A3" w:rsidP="00A711A3">
            <w:pPr>
              <w:ind w:left="72"/>
              <w:rPr>
                <w:i/>
                <w:color w:val="FF0000"/>
                <w:sz w:val="28"/>
                <w:szCs w:val="28"/>
              </w:rPr>
            </w:pPr>
          </w:p>
          <w:p w:rsidR="0026699F" w:rsidRPr="006716C7" w:rsidRDefault="00A36851" w:rsidP="00A711A3">
            <w:pPr>
              <w:ind w:left="72"/>
              <w:jc w:val="right"/>
              <w:rPr>
                <w:sz w:val="36"/>
                <w:szCs w:val="36"/>
              </w:rPr>
            </w:pPr>
            <w:r w:rsidRPr="006716C7">
              <w:rPr>
                <w:sz w:val="36"/>
                <w:szCs w:val="36"/>
              </w:rPr>
              <w:t>Best Buy Canada Mobile</w:t>
            </w:r>
          </w:p>
          <w:p w:rsidR="00A711A3" w:rsidRPr="006716C7" w:rsidRDefault="00A711A3" w:rsidP="00A711A3">
            <w:pPr>
              <w:ind w:left="72"/>
              <w:jc w:val="center"/>
              <w:rPr>
                <w:b/>
                <w:sz w:val="36"/>
                <w:szCs w:val="36"/>
              </w:rPr>
            </w:pPr>
          </w:p>
        </w:tc>
      </w:tr>
      <w:tr w:rsidR="0026699F" w:rsidRPr="006716C7"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6716C7" w:rsidTr="00A36851">
              <w:trPr>
                <w:trHeight w:val="720"/>
              </w:trPr>
              <w:tc>
                <w:tcPr>
                  <w:tcW w:w="10565" w:type="dxa"/>
                  <w:shd w:val="clear" w:color="auto" w:fill="004EBC"/>
                  <w:vAlign w:val="center"/>
                </w:tcPr>
                <w:p w:rsidR="005C11F8" w:rsidRPr="006716C7" w:rsidRDefault="00EB6F4B" w:rsidP="00EB6F4B">
                  <w:pPr>
                    <w:jc w:val="center"/>
                    <w:rPr>
                      <w:b/>
                      <w:color w:val="FFFFFF" w:themeColor="background1"/>
                      <w:sz w:val="36"/>
                      <w:szCs w:val="36"/>
                    </w:rPr>
                  </w:pPr>
                  <w:r w:rsidRPr="006716C7">
                    <w:rPr>
                      <w:b/>
                      <w:color w:val="FFFFFF" w:themeColor="background1"/>
                      <w:sz w:val="36"/>
                      <w:szCs w:val="36"/>
                    </w:rPr>
                    <w:t>Reprint Receipt</w:t>
                  </w:r>
                  <w:r w:rsidR="005C11F8" w:rsidRPr="006716C7">
                    <w:rPr>
                      <w:b/>
                      <w:color w:val="FFFFFF" w:themeColor="background1"/>
                      <w:sz w:val="36"/>
                      <w:szCs w:val="36"/>
                    </w:rPr>
                    <w:t xml:space="preserve"> </w:t>
                  </w:r>
                  <w:r w:rsidR="00A36851" w:rsidRPr="006716C7">
                    <w:rPr>
                      <w:b/>
                      <w:color w:val="FFFFFF" w:themeColor="background1"/>
                      <w:sz w:val="36"/>
                      <w:szCs w:val="36"/>
                    </w:rPr>
                    <w:t xml:space="preserve">Feature </w:t>
                  </w:r>
                  <w:r w:rsidR="005C11F8" w:rsidRPr="006716C7">
                    <w:rPr>
                      <w:b/>
                      <w:color w:val="FFFFFF" w:themeColor="background1"/>
                      <w:sz w:val="36"/>
                      <w:szCs w:val="36"/>
                    </w:rPr>
                    <w:t>Document</w:t>
                  </w:r>
                </w:p>
              </w:tc>
            </w:tr>
          </w:tbl>
          <w:p w:rsidR="00A711A3" w:rsidRPr="006716C7" w:rsidRDefault="00A711A3" w:rsidP="00A711A3">
            <w:pPr>
              <w:ind w:left="72"/>
              <w:jc w:val="right"/>
              <w:rPr>
                <w:color w:val="FF0000"/>
                <w:sz w:val="36"/>
                <w:szCs w:val="36"/>
              </w:rPr>
            </w:pPr>
          </w:p>
          <w:p w:rsidR="00A711A3" w:rsidRPr="006716C7" w:rsidRDefault="00763E93" w:rsidP="00A711A3">
            <w:pPr>
              <w:ind w:left="72"/>
              <w:jc w:val="right"/>
              <w:rPr>
                <w:b/>
                <w:sz w:val="24"/>
              </w:rPr>
            </w:pPr>
            <w:r w:rsidRPr="006716C7">
              <w:rPr>
                <w:b/>
                <w:sz w:val="24"/>
              </w:rPr>
              <w:t>Document Version:</w:t>
            </w:r>
            <w:r w:rsidR="00140AAE" w:rsidRPr="006716C7">
              <w:rPr>
                <w:b/>
                <w:sz w:val="24"/>
              </w:rPr>
              <w:t xml:space="preserve"> </w:t>
            </w:r>
            <w:r w:rsidR="006716C7">
              <w:rPr>
                <w:b/>
                <w:sz w:val="24"/>
              </w:rPr>
              <w:t>1.0</w:t>
            </w:r>
          </w:p>
          <w:p w:rsidR="003C0044" w:rsidRPr="006716C7" w:rsidRDefault="003C0044" w:rsidP="003C0044">
            <w:pPr>
              <w:spacing w:before="120" w:after="120"/>
              <w:ind w:left="72"/>
              <w:jc w:val="right"/>
              <w:rPr>
                <w:b/>
                <w:iCs/>
                <w:sz w:val="24"/>
              </w:rPr>
            </w:pPr>
            <w:r w:rsidRPr="006716C7">
              <w:rPr>
                <w:b/>
                <w:iCs/>
                <w:sz w:val="24"/>
              </w:rPr>
              <w:t xml:space="preserve">Design Date: </w:t>
            </w:r>
            <w:r w:rsidR="006716C7">
              <w:rPr>
                <w:b/>
                <w:iCs/>
                <w:sz w:val="24"/>
              </w:rPr>
              <w:t>October 28</w:t>
            </w:r>
            <w:r w:rsidR="00FF7E26" w:rsidRPr="006716C7">
              <w:rPr>
                <w:b/>
                <w:iCs/>
                <w:sz w:val="24"/>
              </w:rPr>
              <w:t>, 2013</w:t>
            </w:r>
          </w:p>
          <w:p w:rsidR="003C0044" w:rsidRPr="006716C7" w:rsidRDefault="003C0044" w:rsidP="00A711A3">
            <w:pPr>
              <w:ind w:left="72"/>
              <w:jc w:val="right"/>
              <w:rPr>
                <w:b/>
                <w:sz w:val="24"/>
              </w:rPr>
            </w:pPr>
          </w:p>
          <w:p w:rsidR="00A711A3" w:rsidRPr="006716C7" w:rsidRDefault="00A711A3" w:rsidP="00A711A3">
            <w:pPr>
              <w:ind w:left="72"/>
              <w:jc w:val="right"/>
              <w:rPr>
                <w:color w:val="FF0000"/>
                <w:sz w:val="36"/>
                <w:szCs w:val="36"/>
              </w:rPr>
            </w:pPr>
          </w:p>
          <w:p w:rsidR="0026699F" w:rsidRPr="006716C7" w:rsidRDefault="0026699F" w:rsidP="00A711A3">
            <w:pPr>
              <w:ind w:left="72"/>
              <w:jc w:val="right"/>
              <w:rPr>
                <w:sz w:val="36"/>
                <w:szCs w:val="36"/>
              </w:rPr>
            </w:pPr>
          </w:p>
        </w:tc>
      </w:tr>
      <w:tr w:rsidR="0026699F" w:rsidRPr="006716C7" w:rsidTr="00A36851">
        <w:tc>
          <w:tcPr>
            <w:tcW w:w="10765" w:type="dxa"/>
            <w:gridSpan w:val="2"/>
            <w:vAlign w:val="center"/>
          </w:tcPr>
          <w:p w:rsidR="00A711A3" w:rsidRPr="006716C7" w:rsidRDefault="00A711A3" w:rsidP="00A711A3">
            <w:pPr>
              <w:ind w:left="72"/>
              <w:rPr>
                <w:i/>
                <w:color w:val="FF0000"/>
                <w:sz w:val="24"/>
              </w:rPr>
            </w:pPr>
          </w:p>
          <w:p w:rsidR="00A711A3" w:rsidRPr="006716C7" w:rsidRDefault="00A711A3" w:rsidP="00A711A3">
            <w:pPr>
              <w:ind w:left="72"/>
              <w:rPr>
                <w:i/>
                <w:color w:val="FF0000"/>
                <w:sz w:val="24"/>
              </w:rPr>
            </w:pPr>
          </w:p>
          <w:p w:rsidR="00A711A3" w:rsidRPr="006716C7" w:rsidRDefault="00A711A3" w:rsidP="00A711A3">
            <w:pPr>
              <w:ind w:left="72"/>
              <w:rPr>
                <w:i/>
                <w:color w:val="FF0000"/>
                <w:sz w:val="24"/>
              </w:rPr>
            </w:pPr>
          </w:p>
          <w:p w:rsidR="00A711A3" w:rsidRPr="006716C7" w:rsidRDefault="00A711A3" w:rsidP="00A711A3">
            <w:pPr>
              <w:ind w:left="72"/>
              <w:rPr>
                <w:i/>
                <w:color w:val="FF0000"/>
                <w:sz w:val="24"/>
              </w:rPr>
            </w:pPr>
          </w:p>
          <w:p w:rsidR="00A711A3" w:rsidRPr="006716C7" w:rsidRDefault="00A711A3" w:rsidP="00A711A3">
            <w:pPr>
              <w:ind w:left="72"/>
              <w:rPr>
                <w:i/>
                <w:color w:val="FF0000"/>
                <w:sz w:val="24"/>
              </w:rPr>
            </w:pPr>
          </w:p>
          <w:p w:rsidR="00A711A3" w:rsidRPr="006716C7" w:rsidRDefault="00A711A3" w:rsidP="00A711A3">
            <w:pPr>
              <w:ind w:left="72"/>
              <w:rPr>
                <w:i/>
                <w:color w:val="FF0000"/>
                <w:sz w:val="24"/>
              </w:rPr>
            </w:pPr>
          </w:p>
          <w:p w:rsidR="00A711A3" w:rsidRPr="006716C7" w:rsidRDefault="0026699F" w:rsidP="00763E93">
            <w:pPr>
              <w:ind w:left="72"/>
              <w:jc w:val="right"/>
              <w:rPr>
                <w:b/>
                <w:sz w:val="24"/>
              </w:rPr>
            </w:pPr>
            <w:r w:rsidRPr="006716C7">
              <w:rPr>
                <w:b/>
                <w:sz w:val="24"/>
              </w:rPr>
              <w:t xml:space="preserve">Prepared By: </w:t>
            </w:r>
            <w:r w:rsidR="00EB6F4B" w:rsidRPr="006716C7">
              <w:rPr>
                <w:b/>
                <w:sz w:val="24"/>
              </w:rPr>
              <w:t>Amy Lackas</w:t>
            </w:r>
          </w:p>
          <w:p w:rsidR="00763E93" w:rsidRPr="006716C7" w:rsidRDefault="00763E93" w:rsidP="00763E93">
            <w:pPr>
              <w:ind w:left="72"/>
              <w:jc w:val="right"/>
              <w:rPr>
                <w:b/>
                <w:color w:val="FF0000"/>
                <w:sz w:val="24"/>
              </w:rPr>
            </w:pPr>
          </w:p>
          <w:p w:rsidR="00763E93" w:rsidRPr="006716C7" w:rsidRDefault="00763E93" w:rsidP="00763E93">
            <w:pPr>
              <w:ind w:left="72"/>
              <w:jc w:val="right"/>
              <w:rPr>
                <w:b/>
                <w:color w:val="FF0000"/>
                <w:sz w:val="24"/>
              </w:rPr>
            </w:pPr>
          </w:p>
          <w:p w:rsidR="00763E93" w:rsidRPr="006716C7" w:rsidRDefault="00763E93" w:rsidP="00763E93">
            <w:pPr>
              <w:ind w:left="72"/>
              <w:jc w:val="right"/>
              <w:rPr>
                <w:b/>
                <w:color w:val="FF0000"/>
                <w:sz w:val="24"/>
              </w:rPr>
            </w:pPr>
          </w:p>
          <w:p w:rsidR="00AA76BC" w:rsidRPr="006716C7" w:rsidRDefault="00AA76BC" w:rsidP="00763E93">
            <w:pPr>
              <w:ind w:left="72"/>
              <w:jc w:val="right"/>
              <w:rPr>
                <w:b/>
                <w:color w:val="FF0000"/>
                <w:sz w:val="24"/>
              </w:rPr>
            </w:pPr>
          </w:p>
          <w:p w:rsidR="00763E93" w:rsidRPr="006716C7" w:rsidRDefault="00763E93" w:rsidP="00763E93">
            <w:pPr>
              <w:ind w:left="72"/>
              <w:jc w:val="right"/>
              <w:rPr>
                <w:b/>
                <w:sz w:val="24"/>
              </w:rPr>
            </w:pPr>
          </w:p>
        </w:tc>
      </w:tr>
    </w:tbl>
    <w:p w:rsidR="008E55BA" w:rsidRPr="006716C7" w:rsidRDefault="008E55BA" w:rsidP="009942AA">
      <w:pPr>
        <w:pStyle w:val="StyleHeaderItalic"/>
        <w:pBdr>
          <w:bottom w:val="single" w:sz="4" w:space="0" w:color="auto"/>
        </w:pBdr>
        <w:rPr>
          <w:b/>
        </w:rPr>
      </w:pPr>
      <w:r w:rsidRPr="006716C7">
        <w:rPr>
          <w:b/>
        </w:rPr>
        <w:lastRenderedPageBreak/>
        <w:t>Table of Contents</w:t>
      </w:r>
    </w:p>
    <w:p w:rsidR="006716C7" w:rsidRPr="006716C7" w:rsidRDefault="00AB7EFD">
      <w:pPr>
        <w:pStyle w:val="TOC1"/>
        <w:rPr>
          <w:rFonts w:asciiTheme="minorHAnsi" w:eastAsiaTheme="minorEastAsia" w:hAnsiTheme="minorHAnsi" w:cstheme="minorBidi"/>
          <w:noProof/>
          <w:sz w:val="22"/>
          <w:szCs w:val="22"/>
        </w:rPr>
      </w:pPr>
      <w:r w:rsidRPr="006716C7">
        <w:rPr>
          <w:b/>
          <w:sz w:val="24"/>
        </w:rPr>
        <w:fldChar w:fldCharType="begin"/>
      </w:r>
      <w:r w:rsidR="00D01C88" w:rsidRPr="006716C7">
        <w:rPr>
          <w:b/>
          <w:sz w:val="24"/>
        </w:rPr>
        <w:instrText xml:space="preserve"> TOC \o "1-2" \h \z \u </w:instrText>
      </w:r>
      <w:r w:rsidRPr="006716C7">
        <w:rPr>
          <w:b/>
          <w:sz w:val="24"/>
        </w:rPr>
        <w:fldChar w:fldCharType="separate"/>
      </w:r>
      <w:hyperlink w:anchor="_Toc370737240" w:history="1">
        <w:r w:rsidR="006716C7" w:rsidRPr="006716C7">
          <w:rPr>
            <w:rStyle w:val="Hyperlink"/>
            <w:i/>
            <w:noProof/>
          </w:rPr>
          <w:t>1.</w:t>
        </w:r>
        <w:r w:rsidR="006716C7" w:rsidRPr="006716C7">
          <w:rPr>
            <w:rFonts w:asciiTheme="minorHAnsi" w:eastAsiaTheme="minorEastAsia" w:hAnsiTheme="minorHAnsi" w:cstheme="minorBidi"/>
            <w:noProof/>
            <w:sz w:val="22"/>
            <w:szCs w:val="22"/>
          </w:rPr>
          <w:tab/>
        </w:r>
        <w:r w:rsidR="006716C7" w:rsidRPr="006716C7">
          <w:rPr>
            <w:rStyle w:val="Hyperlink"/>
            <w:i/>
            <w:noProof/>
          </w:rPr>
          <w:t>Feature Overview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_Toc370737240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1" w:history="1">
        <w:r w:rsidR="006716C7" w:rsidRPr="006716C7">
          <w:rPr>
            <w:rStyle w:val="Hyperlink"/>
            <w:noProof/>
          </w:rPr>
          <w:t>1.1</w:t>
        </w:r>
        <w:r w:rsidR="006716C7" w:rsidRPr="006716C7">
          <w:rPr>
            <w:rFonts w:asciiTheme="minorHAnsi" w:eastAsiaTheme="minorEastAsia" w:hAnsiTheme="minorHAnsi" w:cstheme="minorBidi"/>
            <w:noProof/>
            <w:sz w:val="22"/>
            <w:szCs w:val="22"/>
          </w:rPr>
          <w:tab/>
        </w:r>
        <w:r w:rsidR="006716C7" w:rsidRPr="006716C7">
          <w:rPr>
            <w:rStyle w:val="Hyperlink"/>
            <w:noProof/>
          </w:rPr>
          <w:t>Feature Description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_Toc370737241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2" w:history="1">
        <w:r w:rsidR="006716C7" w:rsidRPr="006716C7">
          <w:rPr>
            <w:rStyle w:val="Hyperlink"/>
            <w:noProof/>
          </w:rPr>
          <w:t>1.2</w:t>
        </w:r>
        <w:r w:rsidR="006716C7" w:rsidRPr="006716C7">
          <w:rPr>
            <w:rFonts w:asciiTheme="minorHAnsi" w:eastAsiaTheme="minorEastAsia" w:hAnsiTheme="minorHAnsi" w:cstheme="minorBidi"/>
            <w:noProof/>
            <w:sz w:val="22"/>
            <w:szCs w:val="22"/>
          </w:rPr>
          <w:tab/>
        </w:r>
        <w:r w:rsidR="006716C7" w:rsidRPr="006716C7">
          <w:rPr>
            <w:rStyle w:val="Hyperlink"/>
            <w:noProof/>
          </w:rPr>
          <w:t>Assumptions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_Toc370737242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3" w:history="1">
        <w:r w:rsidR="006716C7" w:rsidRPr="006716C7">
          <w:rPr>
            <w:rStyle w:val="Hyperlink"/>
            <w:noProof/>
          </w:rPr>
          <w:t>1.3</w:t>
        </w:r>
        <w:r w:rsidR="006716C7" w:rsidRPr="006716C7">
          <w:rPr>
            <w:rFonts w:asciiTheme="minorHAnsi" w:eastAsiaTheme="minorEastAsia" w:hAnsiTheme="minorHAnsi" w:cstheme="minorBidi"/>
            <w:noProof/>
            <w:sz w:val="22"/>
            <w:szCs w:val="22"/>
          </w:rPr>
          <w:tab/>
        </w:r>
        <w:r w:rsidR="006716C7" w:rsidRPr="006716C7">
          <w:rPr>
            <w:rStyle w:val="Hyperlink"/>
            <w:noProof/>
          </w:rPr>
          <w:t>Parameters and System Settings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_Toc370737243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4" w:history="1">
        <w:r w:rsidR="006716C7" w:rsidRPr="006716C7">
          <w:rPr>
            <w:rStyle w:val="Hyperlink"/>
            <w:noProof/>
          </w:rPr>
          <w:t>1.4</w:t>
        </w:r>
        <w:r w:rsidR="006716C7" w:rsidRPr="006716C7">
          <w:rPr>
            <w:rFonts w:asciiTheme="minorHAnsi" w:eastAsiaTheme="minorEastAsia" w:hAnsiTheme="minorHAnsi" w:cstheme="minorBidi"/>
            <w:noProof/>
            <w:sz w:val="22"/>
            <w:szCs w:val="22"/>
          </w:rPr>
          <w:tab/>
        </w:r>
        <w:r w:rsidR="006716C7" w:rsidRPr="006716C7">
          <w:rPr>
            <w:rStyle w:val="Hyperlink"/>
            <w:noProof/>
          </w:rPr>
          <w:t>Interfaces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_Toc370737244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45" w:history="1">
        <w:r w:rsidR="006716C7" w:rsidRPr="006716C7">
          <w:rPr>
            <w:rStyle w:val="Hyperlink"/>
            <w:i/>
            <w:noProof/>
          </w:rPr>
          <w:t>2.</w:t>
        </w:r>
        <w:r w:rsidR="006716C7" w:rsidRPr="006716C7">
          <w:rPr>
            <w:rFonts w:asciiTheme="minorHAnsi" w:eastAsiaTheme="minorEastAsia" w:hAnsiTheme="minorHAnsi" w:cstheme="minorBidi"/>
            <w:noProof/>
            <w:sz w:val="22"/>
            <w:szCs w:val="22"/>
          </w:rPr>
          <w:tab/>
        </w:r>
        <w:r w:rsidR="006716C7" w:rsidRPr="006716C7">
          <w:rPr>
            <w:rStyle w:val="Hyperlink"/>
            <w:i/>
            <w:noProof/>
          </w:rPr>
          <w:t>USE CASE: Reprint Last Tran Receipt</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_Toc370737245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6" w:history="1">
        <w:r w:rsidR="006716C7" w:rsidRPr="006716C7">
          <w:rPr>
            <w:rStyle w:val="Hyperlink"/>
            <w:noProof/>
          </w:rPr>
          <w:t>2.1</w:t>
        </w:r>
        <w:r w:rsidR="006716C7" w:rsidRPr="006716C7">
          <w:rPr>
            <w:rFonts w:asciiTheme="minorHAnsi" w:eastAsiaTheme="minorEastAsia" w:hAnsiTheme="minorHAnsi" w:cstheme="minorBidi"/>
            <w:noProof/>
            <w:sz w:val="22"/>
            <w:szCs w:val="22"/>
          </w:rPr>
          <w:tab/>
        </w:r>
        <w:r w:rsidR="006716C7" w:rsidRPr="006716C7">
          <w:rPr>
            <w:rStyle w:val="Hyperlink"/>
            <w:noProof/>
          </w:rPr>
          <w:t>Feature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_Toc370737246 \h </w:instrText>
        </w:r>
        <w:r w:rsidR="006716C7" w:rsidRPr="006716C7">
          <w:rPr>
            <w:noProof/>
            <w:webHidden/>
          </w:rPr>
        </w:r>
        <w:r w:rsidR="006716C7" w:rsidRPr="006716C7">
          <w:rPr>
            <w:noProof/>
            <w:webHidden/>
          </w:rPr>
          <w:fldChar w:fldCharType="separate"/>
        </w:r>
        <w:r w:rsidR="006716C7" w:rsidRPr="006716C7">
          <w:rPr>
            <w:noProof/>
            <w:webHidden/>
          </w:rPr>
          <w:t>3</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7" w:history="1">
        <w:r w:rsidR="006716C7" w:rsidRPr="006716C7">
          <w:rPr>
            <w:rStyle w:val="Hyperlink"/>
            <w:noProof/>
          </w:rPr>
          <w:t>2.2</w:t>
        </w:r>
        <w:r w:rsidR="006716C7" w:rsidRPr="006716C7">
          <w:rPr>
            <w:rFonts w:asciiTheme="minorHAnsi" w:eastAsiaTheme="minorEastAsia" w:hAnsiTheme="minorHAnsi" w:cstheme="minorBidi"/>
            <w:noProof/>
            <w:sz w:val="22"/>
            <w:szCs w:val="22"/>
          </w:rPr>
          <w:tab/>
        </w:r>
        <w:r w:rsidR="006716C7" w:rsidRPr="006716C7">
          <w:rPr>
            <w:rStyle w:val="Hyperlink"/>
            <w:noProof/>
          </w:rPr>
          <w:t>Precondition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_Toc370737247 \h </w:instrText>
        </w:r>
        <w:r w:rsidR="006716C7" w:rsidRPr="006716C7">
          <w:rPr>
            <w:noProof/>
            <w:webHidden/>
          </w:rPr>
        </w:r>
        <w:r w:rsidR="006716C7" w:rsidRPr="006716C7">
          <w:rPr>
            <w:noProof/>
            <w:webHidden/>
          </w:rPr>
          <w:fldChar w:fldCharType="separate"/>
        </w:r>
        <w:r w:rsidR="006716C7" w:rsidRPr="006716C7">
          <w:rPr>
            <w:noProof/>
            <w:webHidden/>
          </w:rPr>
          <w:t>4</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8" w:history="1">
        <w:r w:rsidR="006716C7" w:rsidRPr="006716C7">
          <w:rPr>
            <w:rStyle w:val="Hyperlink"/>
            <w:noProof/>
          </w:rPr>
          <w:t>2.3</w:t>
        </w:r>
        <w:r w:rsidR="006716C7" w:rsidRPr="006716C7">
          <w:rPr>
            <w:rFonts w:asciiTheme="minorHAnsi" w:eastAsiaTheme="minorEastAsia" w:hAnsiTheme="minorHAnsi" w:cstheme="minorBidi"/>
            <w:noProof/>
            <w:sz w:val="22"/>
            <w:szCs w:val="22"/>
          </w:rPr>
          <w:tab/>
        </w:r>
        <w:r w:rsidR="006716C7" w:rsidRPr="006716C7">
          <w:rPr>
            <w:rStyle w:val="Hyperlink"/>
            <w:noProof/>
          </w:rPr>
          <w:t>Main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_Toc370737248 \h </w:instrText>
        </w:r>
        <w:r w:rsidR="006716C7" w:rsidRPr="006716C7">
          <w:rPr>
            <w:noProof/>
            <w:webHidden/>
          </w:rPr>
        </w:r>
        <w:r w:rsidR="006716C7" w:rsidRPr="006716C7">
          <w:rPr>
            <w:noProof/>
            <w:webHidden/>
          </w:rPr>
          <w:fldChar w:fldCharType="separate"/>
        </w:r>
        <w:r w:rsidR="006716C7" w:rsidRPr="006716C7">
          <w:rPr>
            <w:noProof/>
            <w:webHidden/>
          </w:rPr>
          <w:t>4</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49" w:history="1">
        <w:r w:rsidR="006716C7" w:rsidRPr="006716C7">
          <w:rPr>
            <w:rStyle w:val="Hyperlink"/>
            <w:noProof/>
          </w:rPr>
          <w:t>2.4</w:t>
        </w:r>
        <w:r w:rsidR="006716C7" w:rsidRPr="006716C7">
          <w:rPr>
            <w:rFonts w:asciiTheme="minorHAnsi" w:eastAsiaTheme="minorEastAsia" w:hAnsiTheme="minorHAnsi" w:cstheme="minorBidi"/>
            <w:noProof/>
            <w:sz w:val="22"/>
            <w:szCs w:val="22"/>
          </w:rPr>
          <w:tab/>
        </w:r>
        <w:r w:rsidR="006716C7" w:rsidRPr="006716C7">
          <w:rPr>
            <w:rStyle w:val="Hyperlink"/>
            <w:noProof/>
          </w:rPr>
          <w:t>Alternate Flows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_Toc370737249 \h </w:instrText>
        </w:r>
        <w:r w:rsidR="006716C7" w:rsidRPr="006716C7">
          <w:rPr>
            <w:noProof/>
            <w:webHidden/>
          </w:rPr>
        </w:r>
        <w:r w:rsidR="006716C7" w:rsidRPr="006716C7">
          <w:rPr>
            <w:noProof/>
            <w:webHidden/>
          </w:rPr>
          <w:fldChar w:fldCharType="separate"/>
        </w:r>
        <w:r w:rsidR="006716C7" w:rsidRPr="006716C7">
          <w:rPr>
            <w:noProof/>
            <w:webHidden/>
          </w:rPr>
          <w:t>4</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0" w:history="1">
        <w:r w:rsidR="006716C7" w:rsidRPr="006716C7">
          <w:rPr>
            <w:rStyle w:val="Hyperlink"/>
            <w:noProof/>
          </w:rPr>
          <w:t>2.5</w:t>
        </w:r>
        <w:r w:rsidR="006716C7" w:rsidRPr="006716C7">
          <w:rPr>
            <w:rFonts w:asciiTheme="minorHAnsi" w:eastAsiaTheme="minorEastAsia" w:hAnsiTheme="minorHAnsi" w:cstheme="minorBidi"/>
            <w:noProof/>
            <w:sz w:val="22"/>
            <w:szCs w:val="22"/>
          </w:rPr>
          <w:tab/>
        </w:r>
        <w:r w:rsidR="006716C7" w:rsidRPr="006716C7">
          <w:rPr>
            <w:rStyle w:val="Hyperlink"/>
            <w:noProof/>
          </w:rPr>
          <w:t>Post 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_Toc370737250 \h </w:instrText>
        </w:r>
        <w:r w:rsidR="006716C7" w:rsidRPr="006716C7">
          <w:rPr>
            <w:noProof/>
            <w:webHidden/>
          </w:rPr>
        </w:r>
        <w:r w:rsidR="006716C7" w:rsidRPr="006716C7">
          <w:rPr>
            <w:noProof/>
            <w:webHidden/>
          </w:rPr>
          <w:fldChar w:fldCharType="separate"/>
        </w:r>
        <w:r w:rsidR="006716C7" w:rsidRPr="006716C7">
          <w:rPr>
            <w:noProof/>
            <w:webHidden/>
          </w:rPr>
          <w:t>4</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1" w:history="1">
        <w:r w:rsidR="006716C7" w:rsidRPr="006716C7">
          <w:rPr>
            <w:rStyle w:val="Hyperlink"/>
            <w:noProof/>
          </w:rPr>
          <w:t>2.6</w:t>
        </w:r>
        <w:r w:rsidR="006716C7" w:rsidRPr="006716C7">
          <w:rPr>
            <w:rFonts w:asciiTheme="minorHAnsi" w:eastAsiaTheme="minorEastAsia" w:hAnsiTheme="minorHAnsi" w:cstheme="minorBidi"/>
            <w:noProof/>
            <w:sz w:val="22"/>
            <w:szCs w:val="22"/>
          </w:rPr>
          <w:tab/>
        </w:r>
        <w:r w:rsidR="006716C7" w:rsidRPr="006716C7">
          <w:rPr>
            <w:rStyle w:val="Hyperlink"/>
            <w:noProof/>
          </w:rPr>
          <w:t>Special Requirements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_Toc370737251 \h </w:instrText>
        </w:r>
        <w:r w:rsidR="006716C7" w:rsidRPr="006716C7">
          <w:rPr>
            <w:noProof/>
            <w:webHidden/>
          </w:rPr>
        </w:r>
        <w:r w:rsidR="006716C7" w:rsidRPr="006716C7">
          <w:rPr>
            <w:noProof/>
            <w:webHidden/>
          </w:rPr>
          <w:fldChar w:fldCharType="separate"/>
        </w:r>
        <w:r w:rsidR="006716C7" w:rsidRPr="006716C7">
          <w:rPr>
            <w:noProof/>
            <w:webHidden/>
          </w:rPr>
          <w:t>4</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52" w:history="1">
        <w:r w:rsidR="006716C7" w:rsidRPr="006716C7">
          <w:rPr>
            <w:rStyle w:val="Hyperlink"/>
            <w:i/>
            <w:noProof/>
          </w:rPr>
          <w:t>3.</w:t>
        </w:r>
        <w:r w:rsidR="006716C7" w:rsidRPr="006716C7">
          <w:rPr>
            <w:rFonts w:asciiTheme="minorHAnsi" w:eastAsiaTheme="minorEastAsia" w:hAnsiTheme="minorHAnsi" w:cstheme="minorBidi"/>
            <w:noProof/>
            <w:sz w:val="22"/>
            <w:szCs w:val="22"/>
          </w:rPr>
          <w:tab/>
        </w:r>
        <w:r w:rsidR="006716C7" w:rsidRPr="006716C7">
          <w:rPr>
            <w:rStyle w:val="Hyperlink"/>
            <w:i/>
            <w:noProof/>
          </w:rPr>
          <w:t>USE CASE: Reprint Last Tran Gift Receipt</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_Toc370737252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3" w:history="1">
        <w:r w:rsidR="006716C7" w:rsidRPr="006716C7">
          <w:rPr>
            <w:rStyle w:val="Hyperlink"/>
            <w:noProof/>
          </w:rPr>
          <w:t>3.1</w:t>
        </w:r>
        <w:r w:rsidR="006716C7" w:rsidRPr="006716C7">
          <w:rPr>
            <w:rFonts w:asciiTheme="minorHAnsi" w:eastAsiaTheme="minorEastAsia" w:hAnsiTheme="minorHAnsi" w:cstheme="minorBidi"/>
            <w:noProof/>
            <w:sz w:val="22"/>
            <w:szCs w:val="22"/>
          </w:rPr>
          <w:tab/>
        </w:r>
        <w:r w:rsidR="006716C7" w:rsidRPr="006716C7">
          <w:rPr>
            <w:rStyle w:val="Hyperlink"/>
            <w:noProof/>
          </w:rPr>
          <w:t>Feature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_Toc370737253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4" w:history="1">
        <w:r w:rsidR="006716C7" w:rsidRPr="006716C7">
          <w:rPr>
            <w:rStyle w:val="Hyperlink"/>
            <w:noProof/>
          </w:rPr>
          <w:t>3.2</w:t>
        </w:r>
        <w:r w:rsidR="006716C7" w:rsidRPr="006716C7">
          <w:rPr>
            <w:rFonts w:asciiTheme="minorHAnsi" w:eastAsiaTheme="minorEastAsia" w:hAnsiTheme="minorHAnsi" w:cstheme="minorBidi"/>
            <w:noProof/>
            <w:sz w:val="22"/>
            <w:szCs w:val="22"/>
          </w:rPr>
          <w:tab/>
        </w:r>
        <w:r w:rsidR="006716C7" w:rsidRPr="006716C7">
          <w:rPr>
            <w:rStyle w:val="Hyperlink"/>
            <w:noProof/>
          </w:rPr>
          <w:t>Precondition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_Toc370737254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5" w:history="1">
        <w:r w:rsidR="006716C7" w:rsidRPr="006716C7">
          <w:rPr>
            <w:rStyle w:val="Hyperlink"/>
            <w:noProof/>
          </w:rPr>
          <w:t>3.3</w:t>
        </w:r>
        <w:r w:rsidR="006716C7" w:rsidRPr="006716C7">
          <w:rPr>
            <w:rFonts w:asciiTheme="minorHAnsi" w:eastAsiaTheme="minorEastAsia" w:hAnsiTheme="minorHAnsi" w:cstheme="minorBidi"/>
            <w:noProof/>
            <w:sz w:val="22"/>
            <w:szCs w:val="22"/>
          </w:rPr>
          <w:tab/>
        </w:r>
        <w:r w:rsidR="006716C7" w:rsidRPr="006716C7">
          <w:rPr>
            <w:rStyle w:val="Hyperlink"/>
            <w:noProof/>
          </w:rPr>
          <w:t>Main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_Toc370737255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6" w:history="1">
        <w:r w:rsidR="006716C7" w:rsidRPr="006716C7">
          <w:rPr>
            <w:rStyle w:val="Hyperlink"/>
            <w:noProof/>
          </w:rPr>
          <w:t>3.4</w:t>
        </w:r>
        <w:r w:rsidR="006716C7" w:rsidRPr="006716C7">
          <w:rPr>
            <w:rFonts w:asciiTheme="minorHAnsi" w:eastAsiaTheme="minorEastAsia" w:hAnsiTheme="minorHAnsi" w:cstheme="minorBidi"/>
            <w:noProof/>
            <w:sz w:val="22"/>
            <w:szCs w:val="22"/>
          </w:rPr>
          <w:tab/>
        </w:r>
        <w:r w:rsidR="006716C7" w:rsidRPr="006716C7">
          <w:rPr>
            <w:rStyle w:val="Hyperlink"/>
            <w:noProof/>
          </w:rPr>
          <w:t>Alternate Flows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_Toc370737256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7" w:history="1">
        <w:r w:rsidR="006716C7" w:rsidRPr="006716C7">
          <w:rPr>
            <w:rStyle w:val="Hyperlink"/>
            <w:noProof/>
          </w:rPr>
          <w:t>3.5</w:t>
        </w:r>
        <w:r w:rsidR="006716C7" w:rsidRPr="006716C7">
          <w:rPr>
            <w:rFonts w:asciiTheme="minorHAnsi" w:eastAsiaTheme="minorEastAsia" w:hAnsiTheme="minorHAnsi" w:cstheme="minorBidi"/>
            <w:noProof/>
            <w:sz w:val="22"/>
            <w:szCs w:val="22"/>
          </w:rPr>
          <w:tab/>
        </w:r>
        <w:r w:rsidR="006716C7" w:rsidRPr="006716C7">
          <w:rPr>
            <w:rStyle w:val="Hyperlink"/>
            <w:noProof/>
          </w:rPr>
          <w:t>Post 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_Toc370737257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58" w:history="1">
        <w:r w:rsidR="006716C7" w:rsidRPr="006716C7">
          <w:rPr>
            <w:rStyle w:val="Hyperlink"/>
            <w:noProof/>
          </w:rPr>
          <w:t>3.6</w:t>
        </w:r>
        <w:r w:rsidR="006716C7" w:rsidRPr="006716C7">
          <w:rPr>
            <w:rFonts w:asciiTheme="minorHAnsi" w:eastAsiaTheme="minorEastAsia" w:hAnsiTheme="minorHAnsi" w:cstheme="minorBidi"/>
            <w:noProof/>
            <w:sz w:val="22"/>
            <w:szCs w:val="22"/>
          </w:rPr>
          <w:tab/>
        </w:r>
        <w:r w:rsidR="006716C7" w:rsidRPr="006716C7">
          <w:rPr>
            <w:rStyle w:val="Hyperlink"/>
            <w:noProof/>
          </w:rPr>
          <w:t>Special Requirements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_Toc370737258 \h </w:instrText>
        </w:r>
        <w:r w:rsidR="006716C7" w:rsidRPr="006716C7">
          <w:rPr>
            <w:noProof/>
            <w:webHidden/>
          </w:rPr>
        </w:r>
        <w:r w:rsidR="006716C7" w:rsidRPr="006716C7">
          <w:rPr>
            <w:noProof/>
            <w:webHidden/>
          </w:rPr>
          <w:fldChar w:fldCharType="separate"/>
        </w:r>
        <w:r w:rsidR="006716C7" w:rsidRPr="006716C7">
          <w:rPr>
            <w:noProof/>
            <w:webHidden/>
          </w:rPr>
          <w:t>5</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59" w:history="1">
        <w:r w:rsidR="006716C7" w:rsidRPr="006716C7">
          <w:rPr>
            <w:rStyle w:val="Hyperlink"/>
            <w:i/>
            <w:noProof/>
          </w:rPr>
          <w:t>4.</w:t>
        </w:r>
        <w:r w:rsidR="006716C7" w:rsidRPr="006716C7">
          <w:rPr>
            <w:rFonts w:asciiTheme="minorHAnsi" w:eastAsiaTheme="minorEastAsia" w:hAnsiTheme="minorHAnsi" w:cstheme="minorBidi"/>
            <w:noProof/>
            <w:sz w:val="22"/>
            <w:szCs w:val="22"/>
          </w:rPr>
          <w:tab/>
        </w:r>
        <w:r w:rsidR="006716C7" w:rsidRPr="006716C7">
          <w:rPr>
            <w:rStyle w:val="Hyperlink"/>
            <w:i/>
            <w:noProof/>
          </w:rPr>
          <w:t>USE CASE: Reprint Receipt</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_Toc370737259 \h </w:instrText>
        </w:r>
        <w:r w:rsidR="006716C7" w:rsidRPr="006716C7">
          <w:rPr>
            <w:noProof/>
            <w:webHidden/>
          </w:rPr>
        </w:r>
        <w:r w:rsidR="006716C7" w:rsidRPr="006716C7">
          <w:rPr>
            <w:noProof/>
            <w:webHidden/>
          </w:rPr>
          <w:fldChar w:fldCharType="separate"/>
        </w:r>
        <w:r w:rsidR="006716C7" w:rsidRPr="006716C7">
          <w:rPr>
            <w:noProof/>
            <w:webHidden/>
          </w:rPr>
          <w:t>6</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0" w:history="1">
        <w:r w:rsidR="006716C7" w:rsidRPr="006716C7">
          <w:rPr>
            <w:rStyle w:val="Hyperlink"/>
            <w:noProof/>
          </w:rPr>
          <w:t>4.1</w:t>
        </w:r>
        <w:r w:rsidR="006716C7" w:rsidRPr="006716C7">
          <w:rPr>
            <w:rFonts w:asciiTheme="minorHAnsi" w:eastAsiaTheme="minorEastAsia" w:hAnsiTheme="minorHAnsi" w:cstheme="minorBidi"/>
            <w:noProof/>
            <w:sz w:val="22"/>
            <w:szCs w:val="22"/>
          </w:rPr>
          <w:tab/>
        </w:r>
        <w:r w:rsidR="006716C7" w:rsidRPr="006716C7">
          <w:rPr>
            <w:rStyle w:val="Hyperlink"/>
            <w:noProof/>
          </w:rPr>
          <w:t>Feature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_Toc370737260 \h </w:instrText>
        </w:r>
        <w:r w:rsidR="006716C7" w:rsidRPr="006716C7">
          <w:rPr>
            <w:noProof/>
            <w:webHidden/>
          </w:rPr>
        </w:r>
        <w:r w:rsidR="006716C7" w:rsidRPr="006716C7">
          <w:rPr>
            <w:noProof/>
            <w:webHidden/>
          </w:rPr>
          <w:fldChar w:fldCharType="separate"/>
        </w:r>
        <w:r w:rsidR="006716C7" w:rsidRPr="006716C7">
          <w:rPr>
            <w:noProof/>
            <w:webHidden/>
          </w:rPr>
          <w:t>6</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1" w:history="1">
        <w:r w:rsidR="006716C7" w:rsidRPr="006716C7">
          <w:rPr>
            <w:rStyle w:val="Hyperlink"/>
            <w:noProof/>
          </w:rPr>
          <w:t>4.2</w:t>
        </w:r>
        <w:r w:rsidR="006716C7" w:rsidRPr="006716C7">
          <w:rPr>
            <w:rFonts w:asciiTheme="minorHAnsi" w:eastAsiaTheme="minorEastAsia" w:hAnsiTheme="minorHAnsi" w:cstheme="minorBidi"/>
            <w:noProof/>
            <w:sz w:val="22"/>
            <w:szCs w:val="22"/>
          </w:rPr>
          <w:tab/>
        </w:r>
        <w:r w:rsidR="006716C7" w:rsidRPr="006716C7">
          <w:rPr>
            <w:rStyle w:val="Hyperlink"/>
            <w:noProof/>
          </w:rPr>
          <w:t>Precondition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_Toc370737261 \h </w:instrText>
        </w:r>
        <w:r w:rsidR="006716C7" w:rsidRPr="006716C7">
          <w:rPr>
            <w:noProof/>
            <w:webHidden/>
          </w:rPr>
        </w:r>
        <w:r w:rsidR="006716C7" w:rsidRPr="006716C7">
          <w:rPr>
            <w:noProof/>
            <w:webHidden/>
          </w:rPr>
          <w:fldChar w:fldCharType="separate"/>
        </w:r>
        <w:r w:rsidR="006716C7" w:rsidRPr="006716C7">
          <w:rPr>
            <w:noProof/>
            <w:webHidden/>
          </w:rPr>
          <w:t>6</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2" w:history="1">
        <w:r w:rsidR="006716C7" w:rsidRPr="006716C7">
          <w:rPr>
            <w:rStyle w:val="Hyperlink"/>
            <w:noProof/>
          </w:rPr>
          <w:t>4.3</w:t>
        </w:r>
        <w:r w:rsidR="006716C7" w:rsidRPr="006716C7">
          <w:rPr>
            <w:rFonts w:asciiTheme="minorHAnsi" w:eastAsiaTheme="minorEastAsia" w:hAnsiTheme="minorHAnsi" w:cstheme="minorBidi"/>
            <w:noProof/>
            <w:sz w:val="22"/>
            <w:szCs w:val="22"/>
          </w:rPr>
          <w:tab/>
        </w:r>
        <w:r w:rsidR="006716C7" w:rsidRPr="006716C7">
          <w:rPr>
            <w:rStyle w:val="Hyperlink"/>
            <w:noProof/>
          </w:rPr>
          <w:t>Main Flow</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_Toc370737262 \h </w:instrText>
        </w:r>
        <w:r w:rsidR="006716C7" w:rsidRPr="006716C7">
          <w:rPr>
            <w:noProof/>
            <w:webHidden/>
          </w:rPr>
        </w:r>
        <w:r w:rsidR="006716C7" w:rsidRPr="006716C7">
          <w:rPr>
            <w:noProof/>
            <w:webHidden/>
          </w:rPr>
          <w:fldChar w:fldCharType="separate"/>
        </w:r>
        <w:r w:rsidR="006716C7" w:rsidRPr="006716C7">
          <w:rPr>
            <w:noProof/>
            <w:webHidden/>
          </w:rPr>
          <w:t>6</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3" w:history="1">
        <w:r w:rsidR="006716C7" w:rsidRPr="006716C7">
          <w:rPr>
            <w:rStyle w:val="Hyperlink"/>
            <w:noProof/>
          </w:rPr>
          <w:t>4.4</w:t>
        </w:r>
        <w:r w:rsidR="006716C7" w:rsidRPr="006716C7">
          <w:rPr>
            <w:rFonts w:asciiTheme="minorHAnsi" w:eastAsiaTheme="minorEastAsia" w:hAnsiTheme="minorHAnsi" w:cstheme="minorBidi"/>
            <w:noProof/>
            <w:sz w:val="22"/>
            <w:szCs w:val="22"/>
          </w:rPr>
          <w:tab/>
        </w:r>
        <w:r w:rsidR="006716C7" w:rsidRPr="006716C7">
          <w:rPr>
            <w:rStyle w:val="Hyperlink"/>
            <w:noProof/>
          </w:rPr>
          <w:t>Alternate Flows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_Toc370737263 \h </w:instrText>
        </w:r>
        <w:r w:rsidR="006716C7" w:rsidRPr="006716C7">
          <w:rPr>
            <w:noProof/>
            <w:webHidden/>
          </w:rPr>
        </w:r>
        <w:r w:rsidR="006716C7" w:rsidRPr="006716C7">
          <w:rPr>
            <w:noProof/>
            <w:webHidden/>
          </w:rPr>
          <w:fldChar w:fldCharType="separate"/>
        </w:r>
        <w:r w:rsidR="006716C7" w:rsidRPr="006716C7">
          <w:rPr>
            <w:noProof/>
            <w:webHidden/>
          </w:rPr>
          <w:t>7</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4" w:history="1">
        <w:r w:rsidR="006716C7" w:rsidRPr="006716C7">
          <w:rPr>
            <w:rStyle w:val="Hyperlink"/>
            <w:noProof/>
          </w:rPr>
          <w:t>4.5</w:t>
        </w:r>
        <w:r w:rsidR="006716C7" w:rsidRPr="006716C7">
          <w:rPr>
            <w:rFonts w:asciiTheme="minorHAnsi" w:eastAsiaTheme="minorEastAsia" w:hAnsiTheme="minorHAnsi" w:cstheme="minorBidi"/>
            <w:noProof/>
            <w:sz w:val="22"/>
            <w:szCs w:val="22"/>
          </w:rPr>
          <w:tab/>
        </w:r>
        <w:r w:rsidR="006716C7" w:rsidRPr="006716C7">
          <w:rPr>
            <w:rStyle w:val="Hyperlink"/>
            <w:noProof/>
          </w:rPr>
          <w:t>Post Condition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_Toc370737264 \h </w:instrText>
        </w:r>
        <w:r w:rsidR="006716C7" w:rsidRPr="006716C7">
          <w:rPr>
            <w:noProof/>
            <w:webHidden/>
          </w:rPr>
        </w:r>
        <w:r w:rsidR="006716C7" w:rsidRPr="006716C7">
          <w:rPr>
            <w:noProof/>
            <w:webHidden/>
          </w:rPr>
          <w:fldChar w:fldCharType="separate"/>
        </w:r>
        <w:r w:rsidR="006716C7" w:rsidRPr="006716C7">
          <w:rPr>
            <w:noProof/>
            <w:webHidden/>
          </w:rPr>
          <w:t>7</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5" w:history="1">
        <w:r w:rsidR="006716C7" w:rsidRPr="006716C7">
          <w:rPr>
            <w:rStyle w:val="Hyperlink"/>
            <w:noProof/>
          </w:rPr>
          <w:t>4.6</w:t>
        </w:r>
        <w:r w:rsidR="006716C7" w:rsidRPr="006716C7">
          <w:rPr>
            <w:rFonts w:asciiTheme="minorHAnsi" w:eastAsiaTheme="minorEastAsia" w:hAnsiTheme="minorHAnsi" w:cstheme="minorBidi"/>
            <w:noProof/>
            <w:sz w:val="22"/>
            <w:szCs w:val="22"/>
          </w:rPr>
          <w:tab/>
        </w:r>
        <w:r w:rsidR="006716C7" w:rsidRPr="006716C7">
          <w:rPr>
            <w:rStyle w:val="Hyperlink"/>
            <w:noProof/>
          </w:rPr>
          <w:t>Special Requirements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_Toc370737265 \h </w:instrText>
        </w:r>
        <w:r w:rsidR="006716C7" w:rsidRPr="006716C7">
          <w:rPr>
            <w:noProof/>
            <w:webHidden/>
          </w:rPr>
        </w:r>
        <w:r w:rsidR="006716C7" w:rsidRPr="006716C7">
          <w:rPr>
            <w:noProof/>
            <w:webHidden/>
          </w:rPr>
          <w:fldChar w:fldCharType="separate"/>
        </w:r>
        <w:r w:rsidR="006716C7" w:rsidRPr="006716C7">
          <w:rPr>
            <w:noProof/>
            <w:webHidden/>
          </w:rPr>
          <w:t>7</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66" w:history="1">
        <w:r w:rsidR="006716C7" w:rsidRPr="006716C7">
          <w:rPr>
            <w:rStyle w:val="Hyperlink"/>
            <w:i/>
            <w:noProof/>
          </w:rPr>
          <w:t>5.</w:t>
        </w:r>
        <w:r w:rsidR="006716C7" w:rsidRPr="006716C7">
          <w:rPr>
            <w:rFonts w:asciiTheme="minorHAnsi" w:eastAsiaTheme="minorEastAsia" w:hAnsiTheme="minorHAnsi" w:cstheme="minorBidi"/>
            <w:noProof/>
            <w:sz w:val="22"/>
            <w:szCs w:val="22"/>
          </w:rPr>
          <w:tab/>
        </w:r>
        <w:r w:rsidR="006716C7" w:rsidRPr="006716C7">
          <w:rPr>
            <w:rStyle w:val="Hyperlink"/>
            <w:i/>
            <w:noProof/>
          </w:rPr>
          <w:t>Supplemental Specifications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_Toc370737266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7" w:history="1">
        <w:r w:rsidR="006716C7" w:rsidRPr="006716C7">
          <w:rPr>
            <w:rStyle w:val="Hyperlink"/>
            <w:noProof/>
          </w:rPr>
          <w:t>5.1</w:t>
        </w:r>
        <w:r w:rsidR="006716C7" w:rsidRPr="006716C7">
          <w:rPr>
            <w:rFonts w:asciiTheme="minorHAnsi" w:eastAsiaTheme="minorEastAsia" w:hAnsiTheme="minorHAnsi" w:cstheme="minorBidi"/>
            <w:noProof/>
            <w:sz w:val="22"/>
            <w:szCs w:val="22"/>
          </w:rPr>
          <w:tab/>
        </w:r>
        <w:r w:rsidR="006716C7" w:rsidRPr="006716C7">
          <w:rPr>
            <w:rStyle w:val="Hyperlink"/>
            <w:noProof/>
          </w:rPr>
          <w:t>Electronic Journal</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_Toc370737267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8" w:history="1">
        <w:r w:rsidR="006716C7" w:rsidRPr="006716C7">
          <w:rPr>
            <w:rStyle w:val="Hyperlink"/>
            <w:noProof/>
          </w:rPr>
          <w:t>5.2</w:t>
        </w:r>
        <w:r w:rsidR="006716C7" w:rsidRPr="006716C7">
          <w:rPr>
            <w:rFonts w:asciiTheme="minorHAnsi" w:eastAsiaTheme="minorEastAsia" w:hAnsiTheme="minorHAnsi" w:cstheme="minorBidi"/>
            <w:noProof/>
            <w:sz w:val="22"/>
            <w:szCs w:val="22"/>
          </w:rPr>
          <w:tab/>
        </w:r>
        <w:r w:rsidR="006716C7" w:rsidRPr="006716C7">
          <w:rPr>
            <w:rStyle w:val="Hyperlink"/>
            <w:noProof/>
          </w:rPr>
          <w:t>Modify Transaction</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_Toc370737268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69" w:history="1">
        <w:r w:rsidR="006716C7" w:rsidRPr="006716C7">
          <w:rPr>
            <w:rStyle w:val="Hyperlink"/>
            <w:noProof/>
          </w:rPr>
          <w:t>5.3</w:t>
        </w:r>
        <w:r w:rsidR="006716C7" w:rsidRPr="006716C7">
          <w:rPr>
            <w:rFonts w:asciiTheme="minorHAnsi" w:eastAsiaTheme="minorEastAsia" w:hAnsiTheme="minorHAnsi" w:cstheme="minorBidi"/>
            <w:noProof/>
            <w:sz w:val="22"/>
            <w:szCs w:val="22"/>
          </w:rPr>
          <w:tab/>
        </w:r>
        <w:r w:rsidR="006716C7" w:rsidRPr="006716C7">
          <w:rPr>
            <w:rStyle w:val="Hyperlink"/>
            <w:noProof/>
          </w:rPr>
          <w:t>POSLog</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_Toc370737269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70" w:history="1">
        <w:r w:rsidR="006716C7" w:rsidRPr="006716C7">
          <w:rPr>
            <w:rStyle w:val="Hyperlink"/>
            <w:noProof/>
          </w:rPr>
          <w:t>5.4</w:t>
        </w:r>
        <w:r w:rsidR="006716C7" w:rsidRPr="006716C7">
          <w:rPr>
            <w:rFonts w:asciiTheme="minorHAnsi" w:eastAsiaTheme="minorEastAsia" w:hAnsiTheme="minorHAnsi" w:cstheme="minorBidi"/>
            <w:noProof/>
            <w:sz w:val="22"/>
            <w:szCs w:val="22"/>
          </w:rPr>
          <w:tab/>
        </w:r>
        <w:r w:rsidR="006716C7" w:rsidRPr="006716C7">
          <w:rPr>
            <w:rStyle w:val="Hyperlink"/>
            <w:noProof/>
          </w:rPr>
          <w:t>Printed Receipts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_Toc370737270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71" w:history="1">
        <w:r w:rsidR="006716C7" w:rsidRPr="006716C7">
          <w:rPr>
            <w:rStyle w:val="Hyperlink"/>
            <w:noProof/>
          </w:rPr>
          <w:t>5.5</w:t>
        </w:r>
        <w:r w:rsidR="006716C7" w:rsidRPr="006716C7">
          <w:rPr>
            <w:rFonts w:asciiTheme="minorHAnsi" w:eastAsiaTheme="minorEastAsia" w:hAnsiTheme="minorHAnsi" w:cstheme="minorBidi"/>
            <w:noProof/>
            <w:sz w:val="22"/>
            <w:szCs w:val="22"/>
          </w:rPr>
          <w:tab/>
        </w:r>
        <w:r w:rsidR="006716C7" w:rsidRPr="006716C7">
          <w:rPr>
            <w:rStyle w:val="Hyperlink"/>
            <w:noProof/>
          </w:rPr>
          <w:t>Transaction Search</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_Toc370737271 \h </w:instrText>
        </w:r>
        <w:r w:rsidR="006716C7" w:rsidRPr="006716C7">
          <w:rPr>
            <w:noProof/>
            <w:webHidden/>
          </w:rPr>
        </w:r>
        <w:r w:rsidR="006716C7" w:rsidRPr="006716C7">
          <w:rPr>
            <w:noProof/>
            <w:webHidden/>
          </w:rPr>
          <w:fldChar w:fldCharType="separate"/>
        </w:r>
        <w:r w:rsidR="006716C7" w:rsidRPr="006716C7">
          <w:rPr>
            <w:noProof/>
            <w:webHidden/>
          </w:rPr>
          <w:t>8</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72" w:history="1">
        <w:r w:rsidR="006716C7" w:rsidRPr="006716C7">
          <w:rPr>
            <w:rStyle w:val="Hyperlink"/>
            <w:i/>
            <w:noProof/>
          </w:rPr>
          <w:t>6.</w:t>
        </w:r>
        <w:r w:rsidR="006716C7" w:rsidRPr="006716C7">
          <w:rPr>
            <w:rFonts w:asciiTheme="minorHAnsi" w:eastAsiaTheme="minorEastAsia" w:hAnsiTheme="minorHAnsi" w:cstheme="minorBidi"/>
            <w:noProof/>
            <w:sz w:val="22"/>
            <w:szCs w:val="22"/>
          </w:rPr>
          <w:tab/>
        </w:r>
        <w:r w:rsidR="006716C7" w:rsidRPr="006716C7">
          <w:rPr>
            <w:rStyle w:val="Hyperlink"/>
            <w:i/>
            <w:noProof/>
          </w:rPr>
          <w:t>Screen Layouts</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_Toc370737272 \h </w:instrText>
        </w:r>
        <w:r w:rsidR="006716C7" w:rsidRPr="006716C7">
          <w:rPr>
            <w:noProof/>
            <w:webHidden/>
          </w:rPr>
        </w:r>
        <w:r w:rsidR="006716C7" w:rsidRPr="006716C7">
          <w:rPr>
            <w:noProof/>
            <w:webHidden/>
          </w:rPr>
          <w:fldChar w:fldCharType="separate"/>
        </w:r>
        <w:r w:rsidR="006716C7" w:rsidRPr="006716C7">
          <w:rPr>
            <w:noProof/>
            <w:webHidden/>
          </w:rPr>
          <w:t>9</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73" w:history="1">
        <w:r w:rsidR="006716C7" w:rsidRPr="006716C7">
          <w:rPr>
            <w:rStyle w:val="Hyperlink"/>
            <w:noProof/>
          </w:rPr>
          <w:t>6.1</w:t>
        </w:r>
        <w:r w:rsidR="006716C7" w:rsidRPr="006716C7">
          <w:rPr>
            <w:rFonts w:asciiTheme="minorHAnsi" w:eastAsiaTheme="minorEastAsia" w:hAnsiTheme="minorHAnsi" w:cstheme="minorBidi"/>
            <w:noProof/>
            <w:sz w:val="22"/>
            <w:szCs w:val="22"/>
          </w:rPr>
          <w:tab/>
        </w:r>
        <w:r w:rsidR="006716C7" w:rsidRPr="006716C7">
          <w:rPr>
            <w:rStyle w:val="Hyperlink"/>
            <w:noProof/>
          </w:rPr>
          <w:t>Enter Gift Receipt Quantity</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_Toc370737273 \h </w:instrText>
        </w:r>
        <w:r w:rsidR="006716C7" w:rsidRPr="006716C7">
          <w:rPr>
            <w:noProof/>
            <w:webHidden/>
          </w:rPr>
        </w:r>
        <w:r w:rsidR="006716C7" w:rsidRPr="006716C7">
          <w:rPr>
            <w:noProof/>
            <w:webHidden/>
          </w:rPr>
          <w:fldChar w:fldCharType="separate"/>
        </w:r>
        <w:r w:rsidR="006716C7" w:rsidRPr="006716C7">
          <w:rPr>
            <w:noProof/>
            <w:webHidden/>
          </w:rPr>
          <w:t>9</w:t>
        </w:r>
        <w:r w:rsidR="006716C7" w:rsidRPr="006716C7">
          <w:rPr>
            <w:noProof/>
            <w:webHidden/>
          </w:rPr>
          <w:fldChar w:fldCharType="end"/>
        </w:r>
      </w:hyperlink>
    </w:p>
    <w:p w:rsidR="006716C7" w:rsidRPr="006716C7" w:rsidRDefault="00C30753">
      <w:pPr>
        <w:pStyle w:val="TOC2"/>
        <w:rPr>
          <w:rFonts w:asciiTheme="minorHAnsi" w:eastAsiaTheme="minorEastAsia" w:hAnsiTheme="minorHAnsi" w:cstheme="minorBidi"/>
          <w:noProof/>
          <w:sz w:val="22"/>
          <w:szCs w:val="22"/>
        </w:rPr>
      </w:pPr>
      <w:hyperlink w:anchor="_Toc370737274" w:history="1">
        <w:r w:rsidR="006716C7" w:rsidRPr="006716C7">
          <w:rPr>
            <w:rStyle w:val="Hyperlink"/>
            <w:noProof/>
          </w:rPr>
          <w:t>6.2</w:t>
        </w:r>
        <w:r w:rsidR="006716C7" w:rsidRPr="006716C7">
          <w:rPr>
            <w:rFonts w:asciiTheme="minorHAnsi" w:eastAsiaTheme="minorEastAsia" w:hAnsiTheme="minorHAnsi" w:cstheme="minorBidi"/>
            <w:noProof/>
            <w:sz w:val="22"/>
            <w:szCs w:val="22"/>
          </w:rPr>
          <w:tab/>
        </w:r>
        <w:r w:rsidR="006716C7" w:rsidRPr="006716C7">
          <w:rPr>
            <w:rStyle w:val="Hyperlink"/>
            <w:noProof/>
          </w:rPr>
          <w:t>Transaction List – Reprint Receipt</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_Toc370737274 \h </w:instrText>
        </w:r>
        <w:r w:rsidR="006716C7" w:rsidRPr="006716C7">
          <w:rPr>
            <w:noProof/>
            <w:webHidden/>
          </w:rPr>
        </w:r>
        <w:r w:rsidR="006716C7" w:rsidRPr="006716C7">
          <w:rPr>
            <w:noProof/>
            <w:webHidden/>
          </w:rPr>
          <w:fldChar w:fldCharType="separate"/>
        </w:r>
        <w:r w:rsidR="006716C7" w:rsidRPr="006716C7">
          <w:rPr>
            <w:noProof/>
            <w:webHidden/>
          </w:rPr>
          <w:t>10</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75" w:history="1">
        <w:r w:rsidR="006716C7" w:rsidRPr="006716C7">
          <w:rPr>
            <w:rStyle w:val="Hyperlink"/>
            <w:i/>
            <w:noProof/>
          </w:rPr>
          <w:t>7.</w:t>
        </w:r>
        <w:r w:rsidR="006716C7" w:rsidRPr="006716C7">
          <w:rPr>
            <w:rFonts w:asciiTheme="minorHAnsi" w:eastAsiaTheme="minorEastAsia" w:hAnsiTheme="minorHAnsi" w:cstheme="minorBidi"/>
            <w:noProof/>
            <w:sz w:val="22"/>
            <w:szCs w:val="22"/>
          </w:rPr>
          <w:tab/>
        </w:r>
        <w:r w:rsidR="006716C7" w:rsidRPr="006716C7">
          <w:rPr>
            <w:rStyle w:val="Hyperlink"/>
            <w:i/>
            <w:noProof/>
          </w:rPr>
          <w:t>Business Sign Off</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_Toc370737275 \h </w:instrText>
        </w:r>
        <w:r w:rsidR="006716C7" w:rsidRPr="006716C7">
          <w:rPr>
            <w:noProof/>
            <w:webHidden/>
          </w:rPr>
        </w:r>
        <w:r w:rsidR="006716C7" w:rsidRPr="006716C7">
          <w:rPr>
            <w:noProof/>
            <w:webHidden/>
          </w:rPr>
          <w:fldChar w:fldCharType="separate"/>
        </w:r>
        <w:r w:rsidR="006716C7" w:rsidRPr="006716C7">
          <w:rPr>
            <w:noProof/>
            <w:webHidden/>
          </w:rPr>
          <w:t>11</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76" w:history="1">
        <w:r w:rsidR="006716C7" w:rsidRPr="006716C7">
          <w:rPr>
            <w:rStyle w:val="Hyperlink"/>
            <w:i/>
            <w:noProof/>
          </w:rPr>
          <w:t>8.</w:t>
        </w:r>
        <w:r w:rsidR="006716C7" w:rsidRPr="006716C7">
          <w:rPr>
            <w:rFonts w:asciiTheme="minorHAnsi" w:eastAsiaTheme="minorEastAsia" w:hAnsiTheme="minorHAnsi" w:cstheme="minorBidi"/>
            <w:noProof/>
            <w:sz w:val="22"/>
            <w:szCs w:val="22"/>
          </w:rPr>
          <w:tab/>
        </w:r>
        <w:r w:rsidR="006716C7" w:rsidRPr="006716C7">
          <w:rPr>
            <w:rStyle w:val="Hyperlink"/>
            <w:i/>
            <w:noProof/>
          </w:rPr>
          <w:t>Revision History</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_Toc370737276 \h </w:instrText>
        </w:r>
        <w:r w:rsidR="006716C7" w:rsidRPr="006716C7">
          <w:rPr>
            <w:noProof/>
            <w:webHidden/>
          </w:rPr>
        </w:r>
        <w:r w:rsidR="006716C7" w:rsidRPr="006716C7">
          <w:rPr>
            <w:noProof/>
            <w:webHidden/>
          </w:rPr>
          <w:fldChar w:fldCharType="separate"/>
        </w:r>
        <w:r w:rsidR="006716C7" w:rsidRPr="006716C7">
          <w:rPr>
            <w:noProof/>
            <w:webHidden/>
          </w:rPr>
          <w:t>11</w:t>
        </w:r>
        <w:r w:rsidR="006716C7" w:rsidRPr="006716C7">
          <w:rPr>
            <w:noProof/>
            <w:webHidden/>
          </w:rPr>
          <w:fldChar w:fldCharType="end"/>
        </w:r>
      </w:hyperlink>
    </w:p>
    <w:p w:rsidR="006716C7" w:rsidRPr="006716C7" w:rsidRDefault="00C30753">
      <w:pPr>
        <w:pStyle w:val="TOC1"/>
        <w:rPr>
          <w:rFonts w:asciiTheme="minorHAnsi" w:eastAsiaTheme="minorEastAsia" w:hAnsiTheme="minorHAnsi" w:cstheme="minorBidi"/>
          <w:noProof/>
          <w:sz w:val="22"/>
          <w:szCs w:val="22"/>
        </w:rPr>
      </w:pPr>
      <w:hyperlink w:anchor="_Toc370737277" w:history="1">
        <w:r w:rsidR="006716C7" w:rsidRPr="006716C7">
          <w:rPr>
            <w:rStyle w:val="Hyperlink"/>
            <w:i/>
            <w:noProof/>
          </w:rPr>
          <w:t>9.</w:t>
        </w:r>
        <w:r w:rsidR="006716C7" w:rsidRPr="006716C7">
          <w:rPr>
            <w:rFonts w:asciiTheme="minorHAnsi" w:eastAsiaTheme="minorEastAsia" w:hAnsiTheme="minorHAnsi" w:cstheme="minorBidi"/>
            <w:noProof/>
            <w:sz w:val="22"/>
            <w:szCs w:val="22"/>
          </w:rPr>
          <w:tab/>
        </w:r>
        <w:r w:rsidR="006716C7" w:rsidRPr="006716C7">
          <w:rPr>
            <w:rStyle w:val="Hyperlink"/>
            <w:i/>
            <w:noProof/>
          </w:rPr>
          <w:t>Appendix A: Glossary</w:t>
        </w:r>
        <w:r w:rsidR="006716C7" w:rsidRPr="006716C7">
          <w:rPr>
            <w:noProof/>
            <w:webHidden/>
          </w:rPr>
          <w:tab/>
        </w:r>
        <w:r w:rsidR="006716C7" w:rsidRPr="006716C7">
          <w:rPr>
            <w:noProof/>
            <w:webHidden/>
          </w:rPr>
          <w:fldChar w:fldCharType="begin"/>
        </w:r>
        <w:r w:rsidR="006716C7" w:rsidRPr="006716C7">
          <w:rPr>
            <w:noProof/>
            <w:webHidden/>
          </w:rPr>
          <w:instrText xml:space="preserve"> PAGEREF _Toc370737277 \h </w:instrText>
        </w:r>
        <w:r w:rsidR="006716C7" w:rsidRPr="006716C7">
          <w:rPr>
            <w:noProof/>
            <w:webHidden/>
          </w:rPr>
        </w:r>
        <w:r w:rsidR="006716C7" w:rsidRPr="006716C7">
          <w:rPr>
            <w:noProof/>
            <w:webHidden/>
          </w:rPr>
          <w:fldChar w:fldCharType="separate"/>
        </w:r>
        <w:r w:rsidR="006716C7" w:rsidRPr="006716C7">
          <w:rPr>
            <w:noProof/>
            <w:webHidden/>
          </w:rPr>
          <w:t>12</w:t>
        </w:r>
        <w:r w:rsidR="006716C7" w:rsidRPr="006716C7">
          <w:rPr>
            <w:noProof/>
            <w:webHidden/>
          </w:rPr>
          <w:fldChar w:fldCharType="end"/>
        </w:r>
      </w:hyperlink>
    </w:p>
    <w:p w:rsidR="00F54203" w:rsidRPr="006716C7" w:rsidRDefault="00AB7EFD" w:rsidP="00F54203">
      <w:pPr>
        <w:pStyle w:val="BodyText"/>
      </w:pPr>
      <w:r w:rsidRPr="006716C7">
        <w:rPr>
          <w:b/>
          <w:sz w:val="24"/>
          <w:szCs w:val="24"/>
        </w:rPr>
        <w:fldChar w:fldCharType="end"/>
      </w:r>
    </w:p>
    <w:p w:rsidR="008163BF" w:rsidRPr="006716C7" w:rsidRDefault="00B22A66" w:rsidP="003A372C">
      <w:pPr>
        <w:pStyle w:val="Heading1"/>
        <w:rPr>
          <w:i/>
        </w:rPr>
      </w:pPr>
      <w:r w:rsidRPr="006716C7">
        <w:rPr>
          <w:i/>
        </w:rPr>
        <w:br w:type="page"/>
      </w:r>
      <w:bookmarkStart w:id="0" w:name="_Toc122934306"/>
      <w:bookmarkStart w:id="1" w:name="_Toc370737240"/>
      <w:r w:rsidR="003B6D48" w:rsidRPr="006716C7">
        <w:rPr>
          <w:i/>
        </w:rPr>
        <w:lastRenderedPageBreak/>
        <w:t>Feature</w:t>
      </w:r>
      <w:r w:rsidR="009C1FFA" w:rsidRPr="006716C7">
        <w:rPr>
          <w:i/>
        </w:rPr>
        <w:t xml:space="preserve"> </w:t>
      </w:r>
      <w:bookmarkEnd w:id="0"/>
      <w:r w:rsidR="00341299" w:rsidRPr="006716C7">
        <w:rPr>
          <w:i/>
        </w:rPr>
        <w:t>Overview</w:t>
      </w:r>
      <w:bookmarkEnd w:id="1"/>
    </w:p>
    <w:p w:rsidR="008163BF" w:rsidRPr="006716C7" w:rsidRDefault="003B6D48" w:rsidP="008163BF">
      <w:pPr>
        <w:pStyle w:val="Heading2"/>
      </w:pPr>
      <w:bookmarkStart w:id="2" w:name="_Toc110839329"/>
      <w:bookmarkStart w:id="3" w:name="_Toc122934307"/>
      <w:bookmarkStart w:id="4" w:name="_Toc370737241"/>
      <w:r w:rsidRPr="006716C7">
        <w:t>Feature</w:t>
      </w:r>
      <w:r w:rsidR="00A5528D" w:rsidRPr="006716C7">
        <w:t xml:space="preserve"> </w:t>
      </w:r>
      <w:r w:rsidR="008163BF" w:rsidRPr="006716C7">
        <w:t>Description</w:t>
      </w:r>
      <w:bookmarkEnd w:id="2"/>
      <w:bookmarkEnd w:id="3"/>
      <w:bookmarkEnd w:id="4"/>
    </w:p>
    <w:p w:rsidR="00E0193A" w:rsidRPr="006716C7" w:rsidRDefault="00B45D7D" w:rsidP="00980507">
      <w:pPr>
        <w:pStyle w:val="BodyText"/>
      </w:pPr>
      <w:proofErr w:type="gramStart"/>
      <w:r w:rsidRPr="006716C7">
        <w:t>During  the</w:t>
      </w:r>
      <w:proofErr w:type="gramEnd"/>
      <w:r w:rsidRPr="006716C7">
        <w:t xml:space="preserve"> printing of a receipt the printer may run out of paper or there is a communication issue that prevents the receipt to be printed or the operator/customer would like a copy of the receipt.  The reprint last </w:t>
      </w:r>
      <w:r w:rsidR="00FF5D22" w:rsidRPr="006716C7">
        <w:t xml:space="preserve">transaction </w:t>
      </w:r>
      <w:r w:rsidRPr="006716C7">
        <w:t xml:space="preserve">receipt </w:t>
      </w:r>
      <w:r w:rsidR="00140AAE" w:rsidRPr="006716C7">
        <w:t xml:space="preserve">or </w:t>
      </w:r>
      <w:r w:rsidR="00A442BA" w:rsidRPr="006716C7">
        <w:t xml:space="preserve">print </w:t>
      </w:r>
      <w:r w:rsidR="00140AAE" w:rsidRPr="006716C7">
        <w:t xml:space="preserve">gift receipt </w:t>
      </w:r>
      <w:r w:rsidR="00A442BA" w:rsidRPr="006716C7">
        <w:t xml:space="preserve">for last transaction </w:t>
      </w:r>
      <w:r w:rsidRPr="006716C7">
        <w:t>on a device is an option for the operator to go to a different printer or correct the issue on the printer and try again.  When the Reprint Receipt option is selected, the system regenerates the receipt</w:t>
      </w:r>
      <w:r w:rsidR="00140AAE" w:rsidRPr="006716C7">
        <w:t xml:space="preserve"> or gift receipt</w:t>
      </w:r>
      <w:r w:rsidRPr="006716C7">
        <w:t xml:space="preserve"> for the last transaction completed on the device. </w:t>
      </w:r>
    </w:p>
    <w:p w:rsidR="00F523F6" w:rsidRPr="006716C7" w:rsidRDefault="0063125C" w:rsidP="00341299">
      <w:pPr>
        <w:pStyle w:val="Heading2"/>
      </w:pPr>
      <w:bookmarkStart w:id="5" w:name="_Toc370737242"/>
      <w:r w:rsidRPr="006716C7">
        <w:t>Assumptions</w:t>
      </w:r>
      <w:bookmarkEnd w:id="5"/>
    </w:p>
    <w:p w:rsidR="002A338B" w:rsidRPr="006716C7" w:rsidRDefault="002A338B" w:rsidP="00936FF8">
      <w:pPr>
        <w:pStyle w:val="BodyText"/>
        <w:numPr>
          <w:ilvl w:val="0"/>
          <w:numId w:val="18"/>
        </w:numPr>
      </w:pPr>
      <w:r w:rsidRPr="006716C7">
        <w:t xml:space="preserve">All text displayed by the system is configurable by brand to support multi-language.  Text is defined from an external source or defined within the system.  </w:t>
      </w:r>
    </w:p>
    <w:p w:rsidR="00721745" w:rsidRPr="006716C7" w:rsidRDefault="002A338B" w:rsidP="003B6D48">
      <w:pPr>
        <w:pStyle w:val="BodyText"/>
        <w:numPr>
          <w:ilvl w:val="0"/>
          <w:numId w:val="18"/>
        </w:numPr>
      </w:pPr>
      <w:r w:rsidRPr="006716C7">
        <w:t>All Manager Overrides are bypassed</w:t>
      </w:r>
      <w:r w:rsidR="00BD052D" w:rsidRPr="006716C7">
        <w:t>.</w:t>
      </w:r>
    </w:p>
    <w:p w:rsidR="00320DD3" w:rsidRPr="006716C7" w:rsidRDefault="00320DD3" w:rsidP="00341299">
      <w:pPr>
        <w:pStyle w:val="Heading2"/>
      </w:pPr>
      <w:bookmarkStart w:id="6" w:name="_Parameters"/>
      <w:bookmarkStart w:id="7" w:name="_Toc370737243"/>
      <w:bookmarkEnd w:id="6"/>
      <w:r w:rsidRPr="006716C7">
        <w:t>Parameters</w:t>
      </w:r>
      <w:r w:rsidR="00027F72" w:rsidRPr="006716C7">
        <w:t xml:space="preserve"> and System Settings</w:t>
      </w:r>
      <w:bookmarkEnd w:id="7"/>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6716C7"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6716C7" w:rsidRDefault="00731DE3" w:rsidP="00721745">
            <w:pPr>
              <w:rPr>
                <w:b/>
              </w:rPr>
            </w:pPr>
            <w:r w:rsidRPr="006716C7">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6716C7" w:rsidRDefault="00731DE3" w:rsidP="00721745">
            <w:pPr>
              <w:rPr>
                <w:b/>
                <w:vanish/>
                <w:szCs w:val="20"/>
              </w:rPr>
            </w:pPr>
            <w:r w:rsidRPr="006716C7">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6716C7" w:rsidRDefault="00731DE3" w:rsidP="00721745">
            <w:pPr>
              <w:rPr>
                <w:b/>
                <w:szCs w:val="20"/>
              </w:rPr>
            </w:pPr>
            <w:r w:rsidRPr="006716C7">
              <w:rPr>
                <w:b/>
                <w:szCs w:val="20"/>
              </w:rPr>
              <w:t>Valid Values</w:t>
            </w:r>
          </w:p>
        </w:tc>
      </w:tr>
      <w:tr w:rsidR="00731DE3" w:rsidRPr="006716C7" w:rsidTr="00731DE3">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731DE3" w:rsidRPr="006716C7" w:rsidRDefault="00BD052D" w:rsidP="00721745">
            <w:pPr>
              <w:rPr>
                <w:bCs/>
                <w:szCs w:val="20"/>
              </w:rPr>
            </w:pPr>
            <w:r w:rsidRPr="006716C7">
              <w:rPr>
                <w:bCs/>
                <w:szCs w:val="20"/>
              </w:rPr>
              <w:t>None</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731DE3" w:rsidRPr="006716C7" w:rsidRDefault="00731DE3" w:rsidP="00721745">
            <w:pPr>
              <w:rPr>
                <w:szCs w:val="20"/>
              </w:rPr>
            </w:pP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731DE3" w:rsidRPr="006716C7" w:rsidRDefault="00731DE3" w:rsidP="00721745">
            <w:pPr>
              <w:rPr>
                <w:szCs w:val="20"/>
              </w:rPr>
            </w:pPr>
          </w:p>
        </w:tc>
      </w:tr>
    </w:tbl>
    <w:p w:rsidR="00D8448E" w:rsidRPr="006716C7" w:rsidRDefault="00D8448E" w:rsidP="00D8448E">
      <w:pPr>
        <w:pStyle w:val="Heading2"/>
      </w:pPr>
      <w:bookmarkStart w:id="8" w:name="_Toc318210821"/>
      <w:bookmarkStart w:id="9" w:name="_Toc370737244"/>
      <w:bookmarkStart w:id="10" w:name="_Toc290020120"/>
      <w:bookmarkStart w:id="11" w:name="_Toc71960215"/>
      <w:r w:rsidRPr="006716C7">
        <w:t>Interfaces</w:t>
      </w:r>
      <w:bookmarkEnd w:id="8"/>
      <w:bookmarkEnd w:id="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6716C7" w:rsidTr="005973F3">
        <w:trPr>
          <w:cantSplit/>
          <w:trHeight w:val="67"/>
        </w:trPr>
        <w:tc>
          <w:tcPr>
            <w:tcW w:w="2500" w:type="pct"/>
            <w:tcBorders>
              <w:top w:val="single" w:sz="8" w:space="0" w:color="4F81BD"/>
              <w:left w:val="single" w:sz="8" w:space="0" w:color="4F81BD"/>
              <w:bottom w:val="single" w:sz="18" w:space="0" w:color="4F81BD"/>
              <w:right w:val="single" w:sz="8" w:space="0" w:color="4F81BD"/>
            </w:tcBorders>
          </w:tcPr>
          <w:p w:rsidR="00D8448E" w:rsidRPr="006716C7" w:rsidRDefault="00D8448E" w:rsidP="00FF5D22">
            <w:pPr>
              <w:rPr>
                <w:b/>
              </w:rPr>
            </w:pPr>
            <w:r w:rsidRPr="006716C7">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6716C7" w:rsidRDefault="00D8448E" w:rsidP="00FF5D22">
            <w:pPr>
              <w:rPr>
                <w:b/>
                <w:vanish/>
                <w:szCs w:val="20"/>
              </w:rPr>
            </w:pPr>
            <w:r w:rsidRPr="006716C7">
              <w:rPr>
                <w:b/>
                <w:szCs w:val="20"/>
              </w:rPr>
              <w:t>Description</w:t>
            </w:r>
          </w:p>
        </w:tc>
      </w:tr>
      <w:tr w:rsidR="005973F3" w:rsidRPr="006716C7" w:rsidTr="002A2729">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5973F3" w:rsidRPr="006716C7" w:rsidRDefault="005973F3" w:rsidP="002A2729">
            <w:pPr>
              <w:rPr>
                <w:bCs/>
                <w:szCs w:val="20"/>
              </w:rPr>
            </w:pPr>
            <w:r w:rsidRPr="006716C7">
              <w:rPr>
                <w:bCs/>
                <w:szCs w:val="20"/>
              </w:rPr>
              <w:t>Transaction Lookup Service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5973F3" w:rsidRPr="006716C7" w:rsidRDefault="005973F3" w:rsidP="005973F3">
            <w:pPr>
              <w:rPr>
                <w:szCs w:val="20"/>
              </w:rPr>
            </w:pPr>
            <w:r w:rsidRPr="006716C7">
              <w:rPr>
                <w:szCs w:val="20"/>
              </w:rPr>
              <w:t>Searches for transactions against the Customer’s database.  The search criteria can be 4-part transaction key, tender or customer details.</w:t>
            </w:r>
          </w:p>
        </w:tc>
      </w:tr>
      <w:tr w:rsidR="00D8448E" w:rsidRPr="006716C7" w:rsidTr="005973F3">
        <w:trPr>
          <w:cantSplit/>
        </w:trPr>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D8448E" w:rsidRPr="006716C7" w:rsidRDefault="005973F3" w:rsidP="00FF5D22">
            <w:pPr>
              <w:rPr>
                <w:bCs/>
                <w:szCs w:val="20"/>
              </w:rPr>
            </w:pPr>
            <w:r w:rsidRPr="006716C7">
              <w:rPr>
                <w:bCs/>
                <w:szCs w:val="20"/>
              </w:rPr>
              <w:t>Corporate Receipt Lookup Service</w:t>
            </w:r>
          </w:p>
        </w:tc>
        <w:tc>
          <w:tcPr>
            <w:tcW w:w="2500" w:type="pct"/>
            <w:tcBorders>
              <w:top w:val="single" w:sz="8" w:space="0" w:color="4F81BD"/>
              <w:left w:val="single" w:sz="8" w:space="0" w:color="4F81BD"/>
              <w:bottom w:val="single" w:sz="8" w:space="0" w:color="4F81BD"/>
              <w:right w:val="single" w:sz="8" w:space="0" w:color="4F81BD"/>
            </w:tcBorders>
            <w:shd w:val="clear" w:color="auto" w:fill="D3DFEE"/>
          </w:tcPr>
          <w:p w:rsidR="00D8448E" w:rsidRPr="006716C7" w:rsidRDefault="005973F3" w:rsidP="00093DC7">
            <w:pPr>
              <w:rPr>
                <w:szCs w:val="20"/>
              </w:rPr>
            </w:pPr>
            <w:r w:rsidRPr="006716C7">
              <w:rPr>
                <w:szCs w:val="20"/>
              </w:rPr>
              <w:t xml:space="preserve">Searches for receipt text against the Customer’s database.  The search </w:t>
            </w:r>
            <w:r w:rsidR="00093DC7" w:rsidRPr="006716C7">
              <w:rPr>
                <w:szCs w:val="20"/>
              </w:rPr>
              <w:t xml:space="preserve">criteria are </w:t>
            </w:r>
            <w:r w:rsidRPr="006716C7">
              <w:rPr>
                <w:szCs w:val="20"/>
              </w:rPr>
              <w:t>the 4-part transaction key.</w:t>
            </w:r>
          </w:p>
        </w:tc>
      </w:tr>
    </w:tbl>
    <w:p w:rsidR="00FD5BA1" w:rsidRPr="006716C7" w:rsidRDefault="00FD5BA1" w:rsidP="00FD5BA1">
      <w:pPr>
        <w:pStyle w:val="Heading1"/>
        <w:rPr>
          <w:i/>
        </w:rPr>
      </w:pPr>
      <w:bookmarkStart w:id="12" w:name="_Toc370737245"/>
      <w:r w:rsidRPr="006716C7">
        <w:rPr>
          <w:i/>
        </w:rPr>
        <w:t xml:space="preserve">USE CASE: </w:t>
      </w:r>
      <w:bookmarkEnd w:id="10"/>
      <w:r w:rsidR="00EB6F4B" w:rsidRPr="006716C7">
        <w:rPr>
          <w:i/>
        </w:rPr>
        <w:t>Reprint</w:t>
      </w:r>
      <w:r w:rsidR="00E31B78" w:rsidRPr="006716C7">
        <w:rPr>
          <w:i/>
        </w:rPr>
        <w:t xml:space="preserve"> </w:t>
      </w:r>
      <w:r w:rsidR="00FF5D22" w:rsidRPr="006716C7">
        <w:rPr>
          <w:i/>
        </w:rPr>
        <w:t xml:space="preserve">Last Tran </w:t>
      </w:r>
      <w:r w:rsidR="00E31B78" w:rsidRPr="006716C7">
        <w:rPr>
          <w:i/>
        </w:rPr>
        <w:t>Receipt</w:t>
      </w:r>
      <w:bookmarkEnd w:id="12"/>
    </w:p>
    <w:p w:rsidR="00366130" w:rsidRPr="006716C7" w:rsidRDefault="00366130" w:rsidP="00FD5BA1">
      <w:pPr>
        <w:pStyle w:val="Heading2"/>
      </w:pPr>
      <w:bookmarkStart w:id="13" w:name="_Toc370737246"/>
      <w:bookmarkStart w:id="14" w:name="_Toc290020122"/>
      <w:r w:rsidRPr="006716C7">
        <w:t>Feature Flow</w:t>
      </w:r>
      <w:bookmarkEnd w:id="13"/>
    </w:p>
    <w:p w:rsidR="00E31B78" w:rsidRPr="006716C7" w:rsidRDefault="00476F0A" w:rsidP="00FF5D22">
      <w:pPr>
        <w:pStyle w:val="BodyText"/>
        <w:jc w:val="center"/>
      </w:pPr>
      <w:r w:rsidRPr="006716C7">
        <w:rPr>
          <w:noProof/>
        </w:rPr>
        <w:drawing>
          <wp:inline distT="0" distB="0" distL="0" distR="0" wp14:anchorId="01BCAB42" wp14:editId="3E02A7D7">
            <wp:extent cx="5688330" cy="3189605"/>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688330" cy="3189605"/>
                    </a:xfrm>
                    <a:prstGeom prst="rect">
                      <a:avLst/>
                    </a:prstGeom>
                    <a:noFill/>
                    <a:ln w="9525">
                      <a:noFill/>
                      <a:miter lim="800000"/>
                      <a:headEnd/>
                      <a:tailEnd/>
                    </a:ln>
                  </pic:spPr>
                </pic:pic>
              </a:graphicData>
            </a:graphic>
          </wp:inline>
        </w:drawing>
      </w:r>
      <w:bookmarkStart w:id="15" w:name="_GoBack"/>
      <w:bookmarkEnd w:id="15"/>
    </w:p>
    <w:p w:rsidR="00801E5E" w:rsidRPr="006716C7" w:rsidRDefault="00801E5E" w:rsidP="00801E5E">
      <w:pPr>
        <w:pStyle w:val="Caption"/>
      </w:pPr>
      <w:r w:rsidRPr="006716C7">
        <w:t xml:space="preserve">Figure </w:t>
      </w:r>
      <w:r w:rsidR="00C30753">
        <w:fldChar w:fldCharType="begin"/>
      </w:r>
      <w:r w:rsidR="00C30753">
        <w:instrText xml:space="preserve"> SEQ Figure \* ARABIC </w:instrText>
      </w:r>
      <w:r w:rsidR="00C30753">
        <w:fldChar w:fldCharType="separate"/>
      </w:r>
      <w:r w:rsidR="006716C7" w:rsidRPr="006716C7">
        <w:rPr>
          <w:noProof/>
        </w:rPr>
        <w:t>1</w:t>
      </w:r>
      <w:r w:rsidR="00C30753">
        <w:rPr>
          <w:noProof/>
        </w:rPr>
        <w:fldChar w:fldCharType="end"/>
      </w:r>
      <w:r w:rsidRPr="006716C7">
        <w:t>: Reprint Receipt Main Flow</w:t>
      </w:r>
    </w:p>
    <w:p w:rsidR="00FD5BA1" w:rsidRPr="006716C7" w:rsidRDefault="00FD5BA1" w:rsidP="00FD5BA1">
      <w:pPr>
        <w:pStyle w:val="Heading2"/>
      </w:pPr>
      <w:bookmarkStart w:id="16" w:name="_Toc370737247"/>
      <w:r w:rsidRPr="006716C7">
        <w:lastRenderedPageBreak/>
        <w:t>Precondition</w:t>
      </w:r>
      <w:bookmarkEnd w:id="14"/>
      <w:bookmarkEnd w:id="16"/>
    </w:p>
    <w:p w:rsidR="00FD5BA1" w:rsidRPr="006716C7" w:rsidRDefault="00E31B78" w:rsidP="00E31B78">
      <w:pPr>
        <w:pStyle w:val="BodyText"/>
        <w:numPr>
          <w:ilvl w:val="0"/>
          <w:numId w:val="2"/>
        </w:numPr>
      </w:pPr>
      <w:r w:rsidRPr="006716C7">
        <w:t xml:space="preserve">The operator has selected to reprint </w:t>
      </w:r>
      <w:r w:rsidR="00FF5D22" w:rsidRPr="006716C7">
        <w:t xml:space="preserve">the </w:t>
      </w:r>
      <w:r w:rsidRPr="006716C7">
        <w:t>receipt</w:t>
      </w:r>
      <w:r w:rsidR="00FF5D22" w:rsidRPr="006716C7">
        <w:t xml:space="preserve"> for the last transaction</w:t>
      </w:r>
      <w:r w:rsidRPr="006716C7">
        <w:t>.</w:t>
      </w:r>
    </w:p>
    <w:p w:rsidR="00FD5BA1" w:rsidRPr="006716C7" w:rsidRDefault="00FD5BA1" w:rsidP="00FD5BA1">
      <w:pPr>
        <w:pStyle w:val="Heading2"/>
      </w:pPr>
      <w:bookmarkStart w:id="17" w:name="_Ref233697587"/>
      <w:bookmarkStart w:id="18" w:name="_Ref233697593"/>
      <w:bookmarkStart w:id="19" w:name="_Toc290020123"/>
      <w:bookmarkStart w:id="20" w:name="_Toc370737248"/>
      <w:r w:rsidRPr="006716C7">
        <w:t>Main Flow</w:t>
      </w:r>
      <w:bookmarkEnd w:id="17"/>
      <w:bookmarkEnd w:id="18"/>
      <w:bookmarkEnd w:id="19"/>
      <w:bookmarkEnd w:id="20"/>
    </w:p>
    <w:p w:rsidR="00140AAE" w:rsidRPr="006716C7" w:rsidRDefault="00FF5D22" w:rsidP="00E31B78">
      <w:pPr>
        <w:pStyle w:val="BodyText"/>
        <w:numPr>
          <w:ilvl w:val="0"/>
          <w:numId w:val="21"/>
        </w:numPr>
      </w:pPr>
      <w:r w:rsidRPr="006716C7">
        <w:t>T</w:t>
      </w:r>
      <w:r w:rsidR="00140AAE" w:rsidRPr="006716C7">
        <w:t>he system generates the last transaction receipt details from the device.</w:t>
      </w:r>
    </w:p>
    <w:p w:rsidR="00E31B78" w:rsidRPr="006716C7" w:rsidRDefault="00E31B78" w:rsidP="00E31B78">
      <w:pPr>
        <w:pStyle w:val="BodyText"/>
        <w:numPr>
          <w:ilvl w:val="0"/>
          <w:numId w:val="21"/>
        </w:numPr>
      </w:pPr>
      <w:r w:rsidRPr="006716C7">
        <w:t>The system assigns and logs a transaction number to the reprint receipt transaction.</w:t>
      </w:r>
    </w:p>
    <w:p w:rsidR="00E31B78" w:rsidRPr="006716C7" w:rsidRDefault="00E31B78" w:rsidP="00E31B78">
      <w:pPr>
        <w:pStyle w:val="BodyText"/>
        <w:numPr>
          <w:ilvl w:val="0"/>
          <w:numId w:val="21"/>
        </w:numPr>
      </w:pPr>
      <w:r w:rsidRPr="006716C7">
        <w:t>The system collects the last transaction receipt details for the device.</w:t>
      </w:r>
    </w:p>
    <w:p w:rsidR="00E31B78" w:rsidRPr="006716C7" w:rsidRDefault="00E31B78" w:rsidP="00E31B78">
      <w:pPr>
        <w:pStyle w:val="BodyText"/>
        <w:numPr>
          <w:ilvl w:val="0"/>
          <w:numId w:val="21"/>
        </w:numPr>
      </w:pPr>
      <w:r w:rsidRPr="006716C7">
        <w:t>The system journals the transaction information for the receipt to be reprinted.</w:t>
      </w:r>
    </w:p>
    <w:p w:rsidR="00E31B78" w:rsidRPr="006716C7" w:rsidRDefault="00E31B78" w:rsidP="00E31B78">
      <w:pPr>
        <w:pStyle w:val="BodyText"/>
        <w:numPr>
          <w:ilvl w:val="0"/>
          <w:numId w:val="21"/>
        </w:numPr>
      </w:pPr>
      <w:r w:rsidRPr="006716C7">
        <w:t>The system logs the transaction was reprinted.</w:t>
      </w:r>
    </w:p>
    <w:p w:rsidR="00E31B78" w:rsidRPr="006716C7" w:rsidRDefault="00E31B78" w:rsidP="00E31B78">
      <w:pPr>
        <w:pStyle w:val="BodyText"/>
        <w:numPr>
          <w:ilvl w:val="0"/>
          <w:numId w:val="21"/>
        </w:numPr>
      </w:pPr>
      <w:r w:rsidRPr="006716C7">
        <w:t xml:space="preserve">The system executes </w:t>
      </w:r>
      <w:r w:rsidR="00801E5E" w:rsidRPr="006716C7">
        <w:t xml:space="preserve">Receipt </w:t>
      </w:r>
      <w:r w:rsidRPr="006716C7">
        <w:t>Printing Use Case</w:t>
      </w:r>
      <w:r w:rsidR="00AF1899" w:rsidRPr="006716C7">
        <w:t xml:space="preserve"> with the last transaction receipt details.</w:t>
      </w:r>
    </w:p>
    <w:p w:rsidR="00E31B78" w:rsidRPr="006716C7" w:rsidRDefault="00E31B78" w:rsidP="00E31B78">
      <w:pPr>
        <w:pStyle w:val="BodyText"/>
        <w:numPr>
          <w:ilvl w:val="0"/>
          <w:numId w:val="21"/>
        </w:numPr>
      </w:pPr>
      <w:r w:rsidRPr="006716C7">
        <w:t>The system returns from Printing Use Case.</w:t>
      </w:r>
    </w:p>
    <w:p w:rsidR="00E31B78" w:rsidRPr="006716C7" w:rsidRDefault="00E31B78" w:rsidP="00E31B78">
      <w:pPr>
        <w:pStyle w:val="BodyText"/>
        <w:numPr>
          <w:ilvl w:val="0"/>
          <w:numId w:val="21"/>
        </w:numPr>
      </w:pPr>
      <w:r w:rsidRPr="006716C7">
        <w:t>The system creates and sends the POSLog.</w:t>
      </w:r>
    </w:p>
    <w:p w:rsidR="00E31B78" w:rsidRPr="006716C7" w:rsidRDefault="00E31B78" w:rsidP="00E31B78">
      <w:pPr>
        <w:pStyle w:val="BodyText"/>
        <w:numPr>
          <w:ilvl w:val="0"/>
          <w:numId w:val="21"/>
        </w:numPr>
      </w:pPr>
      <w:r w:rsidRPr="006716C7">
        <w:t xml:space="preserve">The use case ends and the system executes the Sign </w:t>
      </w:r>
      <w:proofErr w:type="gramStart"/>
      <w:r w:rsidRPr="006716C7">
        <w:t>Off</w:t>
      </w:r>
      <w:proofErr w:type="gramEnd"/>
      <w:r w:rsidRPr="006716C7">
        <w:t xml:space="preserve"> Use Case.</w:t>
      </w:r>
    </w:p>
    <w:p w:rsidR="00FD5BA1" w:rsidRPr="006716C7" w:rsidRDefault="00FD5BA1" w:rsidP="00FD5BA1">
      <w:pPr>
        <w:pStyle w:val="Heading2"/>
      </w:pPr>
      <w:bookmarkStart w:id="21" w:name="_Toc290020124"/>
      <w:bookmarkStart w:id="22" w:name="_Toc370737249"/>
      <w:r w:rsidRPr="006716C7">
        <w:t>Alternate Flows</w:t>
      </w:r>
      <w:bookmarkEnd w:id="21"/>
      <w:bookmarkEnd w:id="22"/>
    </w:p>
    <w:p w:rsidR="00FF5D22" w:rsidRPr="006716C7" w:rsidRDefault="00FF5D22" w:rsidP="00FF5D22">
      <w:pPr>
        <w:pStyle w:val="BodyText"/>
      </w:pPr>
      <w:r w:rsidRPr="006716C7">
        <w:t>None</w:t>
      </w:r>
    </w:p>
    <w:p w:rsidR="00FD5BA1" w:rsidRPr="006716C7" w:rsidRDefault="00FD5BA1" w:rsidP="00994CCD">
      <w:pPr>
        <w:pStyle w:val="Heading2"/>
      </w:pPr>
      <w:bookmarkStart w:id="23" w:name="_Toc290020125"/>
      <w:bookmarkStart w:id="24" w:name="_Toc370737250"/>
      <w:r w:rsidRPr="006716C7">
        <w:t>Post Condition</w:t>
      </w:r>
      <w:bookmarkEnd w:id="23"/>
      <w:bookmarkEnd w:id="24"/>
    </w:p>
    <w:p w:rsidR="00FD5BA1" w:rsidRPr="006716C7" w:rsidRDefault="00E31B78" w:rsidP="00FD5BA1">
      <w:pPr>
        <w:pStyle w:val="BodyText"/>
        <w:numPr>
          <w:ilvl w:val="0"/>
          <w:numId w:val="2"/>
        </w:numPr>
      </w:pPr>
      <w:r w:rsidRPr="006716C7">
        <w:t>Receipt is reprinted.</w:t>
      </w:r>
    </w:p>
    <w:p w:rsidR="00FD5BA1" w:rsidRPr="006716C7" w:rsidRDefault="00FD5BA1" w:rsidP="00994CCD">
      <w:pPr>
        <w:pStyle w:val="Heading2"/>
      </w:pPr>
      <w:bookmarkStart w:id="25" w:name="_Toc290020126"/>
      <w:bookmarkStart w:id="26" w:name="_Toc370737251"/>
      <w:r w:rsidRPr="006716C7">
        <w:t>Special Requirements</w:t>
      </w:r>
      <w:bookmarkEnd w:id="25"/>
      <w:bookmarkEnd w:id="26"/>
    </w:p>
    <w:p w:rsidR="00140AAE" w:rsidRPr="006716C7" w:rsidRDefault="00140AAE" w:rsidP="00140AAE">
      <w:pPr>
        <w:pStyle w:val="BodyText"/>
        <w:numPr>
          <w:ilvl w:val="0"/>
          <w:numId w:val="32"/>
        </w:numPr>
      </w:pPr>
      <w:r w:rsidRPr="006716C7">
        <w:t>The printed receipt contains a configurable heading ‘Duplicate Receipt’ above the transaction header text to print</w:t>
      </w:r>
      <w:r w:rsidR="00801E5E" w:rsidRPr="006716C7">
        <w:t xml:space="preserve"> for all receipt reprints except for reprinting a gift receipt</w:t>
      </w:r>
      <w:r w:rsidRPr="006716C7">
        <w:t>.</w:t>
      </w:r>
      <w:r w:rsidR="00801E5E" w:rsidRPr="006716C7">
        <w:t xml:space="preserve"> </w:t>
      </w:r>
    </w:p>
    <w:p w:rsidR="00FD5BA1" w:rsidRPr="006716C7" w:rsidRDefault="00FD5BA1" w:rsidP="00835F52">
      <w:pPr>
        <w:pStyle w:val="Heading3"/>
      </w:pPr>
      <w:r w:rsidRPr="006716C7">
        <w:t>Special Offline Requirements</w:t>
      </w:r>
    </w:p>
    <w:p w:rsidR="00FD5BA1" w:rsidRPr="006716C7" w:rsidRDefault="00E31B78" w:rsidP="00366130">
      <w:pPr>
        <w:pStyle w:val="BodyText"/>
      </w:pPr>
      <w:r w:rsidRPr="006716C7">
        <w:t>TBD</w:t>
      </w:r>
    </w:p>
    <w:p w:rsidR="00FD5BA1" w:rsidRPr="006716C7" w:rsidRDefault="00FD5BA1" w:rsidP="00835F52">
      <w:pPr>
        <w:pStyle w:val="Heading3"/>
      </w:pPr>
      <w:bookmarkStart w:id="27" w:name="_Ref255302603"/>
      <w:r w:rsidRPr="006716C7">
        <w:t xml:space="preserve">Data </w:t>
      </w:r>
      <w:proofErr w:type="spellStart"/>
      <w:r w:rsidRPr="006716C7">
        <w:t>Input/Output</w:t>
      </w:r>
      <w:bookmarkEnd w:id="27"/>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6716C7"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6716C7" w:rsidRDefault="00FD5BA1" w:rsidP="00366130">
            <w:pPr>
              <w:rPr>
                <w:b/>
              </w:rPr>
            </w:pPr>
            <w:r w:rsidRPr="006716C7">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6716C7" w:rsidRDefault="00FD5BA1" w:rsidP="00366130">
            <w:pPr>
              <w:rPr>
                <w:b/>
                <w:szCs w:val="20"/>
              </w:rPr>
            </w:pPr>
            <w:r w:rsidRPr="006716C7">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6716C7" w:rsidRDefault="00FD5BA1" w:rsidP="00366130">
            <w:pPr>
              <w:rPr>
                <w:b/>
                <w:szCs w:val="20"/>
              </w:rPr>
            </w:pPr>
            <w:r w:rsidRPr="006716C7">
              <w:rPr>
                <w:b/>
                <w:szCs w:val="20"/>
              </w:rPr>
              <w:t>Destination</w:t>
            </w:r>
          </w:p>
        </w:tc>
      </w:tr>
      <w:tr w:rsidR="00FD5BA1" w:rsidRPr="006716C7"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D5BA1" w:rsidRPr="006716C7" w:rsidRDefault="00E31B78" w:rsidP="00366130">
            <w:pPr>
              <w:rPr>
                <w:bCs/>
                <w:szCs w:val="20"/>
              </w:rPr>
            </w:pPr>
            <w:r w:rsidRPr="006716C7">
              <w:rPr>
                <w:bCs/>
                <w:szCs w:val="20"/>
              </w:rPr>
              <w:t>Transaction Key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D5BA1" w:rsidRPr="006716C7" w:rsidRDefault="00E31B78" w:rsidP="003002A3">
            <w:pPr>
              <w:rPr>
                <w:szCs w:val="20"/>
              </w:rPr>
            </w:pPr>
            <w:r w:rsidRPr="006716C7">
              <w:rPr>
                <w:szCs w:val="20"/>
              </w:rPr>
              <w:t>The four-part transaction key of the receipt to be reprinted</w:t>
            </w:r>
            <w:r w:rsidR="00DD4C6F" w:rsidRPr="006716C7">
              <w:rPr>
                <w:szCs w:val="20"/>
              </w:rPr>
              <w:t xml:space="preserve">. </w:t>
            </w:r>
            <w:r w:rsidR="002E2113" w:rsidRPr="006716C7">
              <w:rPr>
                <w:szCs w:val="20"/>
              </w:rPr>
              <w:t xml:space="preserve">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D5BA1" w:rsidRPr="006716C7" w:rsidRDefault="00FD5BA1" w:rsidP="00366130">
            <w:pPr>
              <w:numPr>
                <w:ilvl w:val="0"/>
                <w:numId w:val="2"/>
              </w:numPr>
              <w:rPr>
                <w:szCs w:val="20"/>
              </w:rPr>
            </w:pPr>
            <w:r w:rsidRPr="006716C7">
              <w:rPr>
                <w:szCs w:val="20"/>
              </w:rPr>
              <w:t>E-Journal</w:t>
            </w:r>
          </w:p>
          <w:p w:rsidR="00FD5BA1" w:rsidRPr="006716C7" w:rsidRDefault="00FD5BA1" w:rsidP="00366130">
            <w:pPr>
              <w:numPr>
                <w:ilvl w:val="0"/>
                <w:numId w:val="2"/>
              </w:numPr>
              <w:rPr>
                <w:szCs w:val="20"/>
              </w:rPr>
            </w:pPr>
            <w:r w:rsidRPr="006716C7">
              <w:rPr>
                <w:szCs w:val="20"/>
              </w:rPr>
              <w:t>POSLog</w:t>
            </w:r>
          </w:p>
        </w:tc>
      </w:tr>
      <w:tr w:rsidR="00DD4C6F" w:rsidRPr="006716C7"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DD4C6F" w:rsidRPr="006716C7" w:rsidRDefault="00DD4C6F" w:rsidP="00366130">
            <w:pPr>
              <w:rPr>
                <w:bCs/>
                <w:szCs w:val="20"/>
              </w:rPr>
            </w:pPr>
            <w:r w:rsidRPr="006716C7">
              <w:rPr>
                <w:bCs/>
                <w:szCs w:val="20"/>
              </w:rPr>
              <w:t>Receipt Data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DD4C6F" w:rsidRPr="006716C7" w:rsidRDefault="00DD4C6F" w:rsidP="00366130">
            <w:pPr>
              <w:rPr>
                <w:szCs w:val="20"/>
              </w:rPr>
            </w:pPr>
            <w:r w:rsidRPr="006716C7">
              <w:rPr>
                <w:szCs w:val="20"/>
              </w:rPr>
              <w:t xml:space="preserve">The </w:t>
            </w:r>
            <w:r w:rsidR="00AF1899" w:rsidRPr="006716C7">
              <w:rPr>
                <w:szCs w:val="20"/>
              </w:rPr>
              <w:t xml:space="preserve">collected </w:t>
            </w:r>
            <w:r w:rsidRPr="006716C7">
              <w:rPr>
                <w:szCs w:val="20"/>
              </w:rPr>
              <w:t>receipt data to reprint.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DD4C6F" w:rsidRPr="006716C7" w:rsidRDefault="00DD4C6F" w:rsidP="00366130">
            <w:pPr>
              <w:numPr>
                <w:ilvl w:val="0"/>
                <w:numId w:val="2"/>
              </w:numPr>
              <w:rPr>
                <w:szCs w:val="20"/>
              </w:rPr>
            </w:pPr>
            <w:r w:rsidRPr="006716C7">
              <w:rPr>
                <w:szCs w:val="20"/>
              </w:rPr>
              <w:t>Printing Use Case</w:t>
            </w:r>
          </w:p>
        </w:tc>
      </w:tr>
    </w:tbl>
    <w:p w:rsidR="00FF5D22" w:rsidRPr="006716C7" w:rsidRDefault="00FF5D22" w:rsidP="00FF5D22">
      <w:pPr>
        <w:pStyle w:val="Heading1"/>
        <w:rPr>
          <w:i/>
        </w:rPr>
      </w:pPr>
      <w:bookmarkStart w:id="28" w:name="_Toc370737252"/>
      <w:bookmarkStart w:id="29" w:name="_Toc290020127"/>
      <w:r w:rsidRPr="006716C7">
        <w:rPr>
          <w:i/>
        </w:rPr>
        <w:lastRenderedPageBreak/>
        <w:t>USE CASE: Reprint Last Tran Gift Receipt</w:t>
      </w:r>
      <w:bookmarkEnd w:id="28"/>
    </w:p>
    <w:p w:rsidR="00FF5D22" w:rsidRPr="006716C7" w:rsidRDefault="00FF5D22" w:rsidP="00FF5D22">
      <w:pPr>
        <w:pStyle w:val="Heading2"/>
      </w:pPr>
      <w:bookmarkStart w:id="30" w:name="_Toc370737253"/>
      <w:r w:rsidRPr="006716C7">
        <w:t>Feature Flow</w:t>
      </w:r>
      <w:bookmarkEnd w:id="30"/>
    </w:p>
    <w:p w:rsidR="00FF5D22" w:rsidRPr="006716C7" w:rsidRDefault="00476F0A" w:rsidP="00FF5D22">
      <w:pPr>
        <w:pStyle w:val="BodyText"/>
        <w:jc w:val="center"/>
      </w:pPr>
      <w:r w:rsidRPr="006716C7">
        <w:rPr>
          <w:noProof/>
        </w:rPr>
        <w:drawing>
          <wp:inline distT="0" distB="0" distL="0" distR="0" wp14:anchorId="06EDCB0A" wp14:editId="6B92E046">
            <wp:extent cx="5975350" cy="306197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75350" cy="3061970"/>
                    </a:xfrm>
                    <a:prstGeom prst="rect">
                      <a:avLst/>
                    </a:prstGeom>
                    <a:noFill/>
                    <a:ln w="9525">
                      <a:noFill/>
                      <a:miter lim="800000"/>
                      <a:headEnd/>
                      <a:tailEnd/>
                    </a:ln>
                  </pic:spPr>
                </pic:pic>
              </a:graphicData>
            </a:graphic>
          </wp:inline>
        </w:drawing>
      </w:r>
    </w:p>
    <w:p w:rsidR="00FF5D22" w:rsidRPr="006716C7" w:rsidRDefault="00FF5D22" w:rsidP="00FF5D22">
      <w:pPr>
        <w:pStyle w:val="Caption"/>
      </w:pPr>
      <w:r w:rsidRPr="006716C7">
        <w:t xml:space="preserve">Figure </w:t>
      </w:r>
      <w:r w:rsidR="00C30753">
        <w:fldChar w:fldCharType="begin"/>
      </w:r>
      <w:r w:rsidR="00C30753">
        <w:instrText xml:space="preserve"> SEQ Figure \* ARABIC </w:instrText>
      </w:r>
      <w:r w:rsidR="00C30753">
        <w:fldChar w:fldCharType="separate"/>
      </w:r>
      <w:r w:rsidR="006716C7" w:rsidRPr="006716C7">
        <w:rPr>
          <w:noProof/>
        </w:rPr>
        <w:t>2</w:t>
      </w:r>
      <w:r w:rsidR="00C30753">
        <w:rPr>
          <w:noProof/>
        </w:rPr>
        <w:fldChar w:fldCharType="end"/>
      </w:r>
      <w:r w:rsidRPr="006716C7">
        <w:t>: Reprint Last Tran Gift Receipt Main Flow</w:t>
      </w:r>
    </w:p>
    <w:p w:rsidR="00FF5D22" w:rsidRPr="006716C7" w:rsidRDefault="00FF5D22" w:rsidP="00FF5D22">
      <w:pPr>
        <w:pStyle w:val="Heading2"/>
      </w:pPr>
      <w:bookmarkStart w:id="31" w:name="_Toc370737254"/>
      <w:r w:rsidRPr="006716C7">
        <w:t>Precondition</w:t>
      </w:r>
      <w:bookmarkEnd w:id="31"/>
    </w:p>
    <w:p w:rsidR="00FF5D22" w:rsidRPr="006716C7" w:rsidRDefault="00FF5D22" w:rsidP="00FF5D22">
      <w:pPr>
        <w:pStyle w:val="BodyText"/>
        <w:numPr>
          <w:ilvl w:val="0"/>
          <w:numId w:val="2"/>
        </w:numPr>
      </w:pPr>
      <w:r w:rsidRPr="006716C7">
        <w:t>The operator has selected to reprint a gift receipt for the last transaction</w:t>
      </w:r>
    </w:p>
    <w:p w:rsidR="00FF5D22" w:rsidRPr="006716C7" w:rsidRDefault="00FF5D22" w:rsidP="00FF5D22">
      <w:pPr>
        <w:pStyle w:val="Heading2"/>
      </w:pPr>
      <w:bookmarkStart w:id="32" w:name="_Toc370737255"/>
      <w:r w:rsidRPr="006716C7">
        <w:t>Main Flow</w:t>
      </w:r>
      <w:bookmarkEnd w:id="32"/>
    </w:p>
    <w:p w:rsidR="00FF5D22" w:rsidRPr="006716C7" w:rsidRDefault="00FF5D22" w:rsidP="00FF5D22">
      <w:pPr>
        <w:pStyle w:val="BodyText"/>
        <w:numPr>
          <w:ilvl w:val="0"/>
          <w:numId w:val="22"/>
        </w:numPr>
      </w:pPr>
      <w:r w:rsidRPr="006716C7">
        <w:t>The system prompts the operator to enter the quantity of gift receipts.</w:t>
      </w:r>
    </w:p>
    <w:p w:rsidR="00FF5D22" w:rsidRPr="006716C7" w:rsidRDefault="00FF5D22" w:rsidP="00FF5D22">
      <w:pPr>
        <w:pStyle w:val="BodyText"/>
        <w:numPr>
          <w:ilvl w:val="0"/>
          <w:numId w:val="22"/>
        </w:numPr>
      </w:pPr>
      <w:r w:rsidRPr="006716C7">
        <w:t>The operator enters in an amount and accepts the entry.</w:t>
      </w:r>
    </w:p>
    <w:p w:rsidR="00FF5D22" w:rsidRPr="006716C7" w:rsidRDefault="00FF5D22" w:rsidP="00FF5D22">
      <w:pPr>
        <w:pStyle w:val="BodyText"/>
        <w:numPr>
          <w:ilvl w:val="0"/>
          <w:numId w:val="22"/>
        </w:numPr>
      </w:pPr>
      <w:r w:rsidRPr="006716C7">
        <w:t>The system assigns and logs a transaction number to the reprint receipt transaction.</w:t>
      </w:r>
    </w:p>
    <w:p w:rsidR="000C6CEC" w:rsidRPr="006716C7" w:rsidRDefault="000C6CEC" w:rsidP="000C6CEC">
      <w:pPr>
        <w:pStyle w:val="BodyText"/>
        <w:numPr>
          <w:ilvl w:val="0"/>
          <w:numId w:val="22"/>
        </w:numPr>
      </w:pPr>
      <w:r w:rsidRPr="006716C7">
        <w:t>The system generates the gift receipt for last transaction receipt details for the device.</w:t>
      </w:r>
    </w:p>
    <w:p w:rsidR="00FF5D22" w:rsidRPr="006716C7" w:rsidRDefault="00FF5D22" w:rsidP="00FF5D22">
      <w:pPr>
        <w:pStyle w:val="BodyText"/>
        <w:numPr>
          <w:ilvl w:val="0"/>
          <w:numId w:val="22"/>
        </w:numPr>
      </w:pPr>
      <w:r w:rsidRPr="006716C7">
        <w:t>The system journals the transaction information for the receipt to be reprinted.</w:t>
      </w:r>
    </w:p>
    <w:p w:rsidR="00FF5D22" w:rsidRPr="006716C7" w:rsidRDefault="00FF5D22" w:rsidP="00FF5D22">
      <w:pPr>
        <w:pStyle w:val="BodyText"/>
        <w:numPr>
          <w:ilvl w:val="0"/>
          <w:numId w:val="22"/>
        </w:numPr>
      </w:pPr>
      <w:r w:rsidRPr="006716C7">
        <w:t>The system logs the transaction was reprinted.</w:t>
      </w:r>
    </w:p>
    <w:p w:rsidR="00FF5D22" w:rsidRPr="006716C7" w:rsidRDefault="00FF5D22" w:rsidP="00FF5D22">
      <w:pPr>
        <w:pStyle w:val="BodyText"/>
        <w:numPr>
          <w:ilvl w:val="0"/>
          <w:numId w:val="22"/>
        </w:numPr>
      </w:pPr>
      <w:r w:rsidRPr="006716C7">
        <w:t>The system executes Receipt Printing Use Case with the last transaction gift receipt details and the quantity to reprint.</w:t>
      </w:r>
    </w:p>
    <w:p w:rsidR="00FF5D22" w:rsidRPr="006716C7" w:rsidRDefault="00FF5D22" w:rsidP="00FF5D22">
      <w:pPr>
        <w:pStyle w:val="BodyText"/>
        <w:numPr>
          <w:ilvl w:val="0"/>
          <w:numId w:val="22"/>
        </w:numPr>
      </w:pPr>
      <w:r w:rsidRPr="006716C7">
        <w:t>The system returns from Printing Use Case.</w:t>
      </w:r>
    </w:p>
    <w:p w:rsidR="00FF5D22" w:rsidRPr="006716C7" w:rsidRDefault="00FF5D22" w:rsidP="00FF5D22">
      <w:pPr>
        <w:pStyle w:val="BodyText"/>
        <w:numPr>
          <w:ilvl w:val="0"/>
          <w:numId w:val="22"/>
        </w:numPr>
      </w:pPr>
      <w:r w:rsidRPr="006716C7">
        <w:t>The system creates and sends the POSLog.</w:t>
      </w:r>
    </w:p>
    <w:p w:rsidR="00FF5D22" w:rsidRPr="006716C7" w:rsidRDefault="00FF5D22" w:rsidP="00FF5D22">
      <w:pPr>
        <w:pStyle w:val="BodyText"/>
        <w:numPr>
          <w:ilvl w:val="0"/>
          <w:numId w:val="22"/>
        </w:numPr>
      </w:pPr>
      <w:r w:rsidRPr="006716C7">
        <w:t xml:space="preserve">The use case ends and the system executes the Sign </w:t>
      </w:r>
      <w:proofErr w:type="gramStart"/>
      <w:r w:rsidRPr="006716C7">
        <w:t>Off</w:t>
      </w:r>
      <w:proofErr w:type="gramEnd"/>
      <w:r w:rsidRPr="006716C7">
        <w:t xml:space="preserve"> Use Case.</w:t>
      </w:r>
    </w:p>
    <w:p w:rsidR="00FF5D22" w:rsidRPr="006716C7" w:rsidRDefault="00FF5D22" w:rsidP="00FF5D22">
      <w:pPr>
        <w:pStyle w:val="Heading2"/>
      </w:pPr>
      <w:bookmarkStart w:id="33" w:name="_Toc370737256"/>
      <w:r w:rsidRPr="006716C7">
        <w:t>Alternate Flows</w:t>
      </w:r>
      <w:bookmarkEnd w:id="33"/>
    </w:p>
    <w:p w:rsidR="000C6CEC" w:rsidRPr="006716C7" w:rsidRDefault="000C6CEC" w:rsidP="000C6CEC">
      <w:pPr>
        <w:pStyle w:val="BodyText"/>
      </w:pPr>
      <w:r w:rsidRPr="006716C7">
        <w:t>None</w:t>
      </w:r>
    </w:p>
    <w:p w:rsidR="00FF5D22" w:rsidRPr="006716C7" w:rsidRDefault="00FF5D22" w:rsidP="00FF5D22">
      <w:pPr>
        <w:pStyle w:val="Heading2"/>
      </w:pPr>
      <w:bookmarkStart w:id="34" w:name="_Toc370737257"/>
      <w:r w:rsidRPr="006716C7">
        <w:t>Post Condition</w:t>
      </w:r>
      <w:bookmarkEnd w:id="34"/>
    </w:p>
    <w:p w:rsidR="00FF5D22" w:rsidRPr="006716C7" w:rsidRDefault="000C6CEC" w:rsidP="00FF5D22">
      <w:pPr>
        <w:pStyle w:val="BodyText"/>
        <w:numPr>
          <w:ilvl w:val="0"/>
          <w:numId w:val="2"/>
        </w:numPr>
      </w:pPr>
      <w:r w:rsidRPr="006716C7">
        <w:t>Gift r</w:t>
      </w:r>
      <w:r w:rsidR="00FF5D22" w:rsidRPr="006716C7">
        <w:t>eceipt</w:t>
      </w:r>
      <w:r w:rsidRPr="006716C7">
        <w:t>s are p</w:t>
      </w:r>
      <w:r w:rsidR="00FF5D22" w:rsidRPr="006716C7">
        <w:t>rinted.</w:t>
      </w:r>
    </w:p>
    <w:p w:rsidR="00FF5D22" w:rsidRPr="006716C7" w:rsidRDefault="00FF5D22" w:rsidP="00FF5D22">
      <w:pPr>
        <w:pStyle w:val="Heading2"/>
      </w:pPr>
      <w:bookmarkStart w:id="35" w:name="_Toc370737258"/>
      <w:r w:rsidRPr="006716C7">
        <w:t>Special Requirements</w:t>
      </w:r>
      <w:bookmarkEnd w:id="35"/>
    </w:p>
    <w:p w:rsidR="00FF5D22" w:rsidRPr="006716C7" w:rsidRDefault="00FF5D22" w:rsidP="00FF5D22">
      <w:pPr>
        <w:pStyle w:val="BodyText"/>
        <w:numPr>
          <w:ilvl w:val="0"/>
          <w:numId w:val="36"/>
        </w:numPr>
      </w:pPr>
      <w:r w:rsidRPr="006716C7">
        <w:t xml:space="preserve">The printed receipt contains a configurable heading ‘Duplicate Receipt’ above the transaction header text to print for all receipt reprints except for reprinting a gift receipt. </w:t>
      </w:r>
    </w:p>
    <w:p w:rsidR="00FF5D22" w:rsidRPr="006716C7" w:rsidRDefault="00FF5D22" w:rsidP="00FF5D22">
      <w:pPr>
        <w:pStyle w:val="BodyText"/>
        <w:numPr>
          <w:ilvl w:val="0"/>
          <w:numId w:val="36"/>
        </w:numPr>
      </w:pPr>
      <w:r w:rsidRPr="006716C7">
        <w:lastRenderedPageBreak/>
        <w:t xml:space="preserve">The reprint last transaction gift receipt option prints a transaction receipt, there is no option to create item level gift receipts.  </w:t>
      </w:r>
    </w:p>
    <w:p w:rsidR="00FF5D22" w:rsidRPr="006716C7" w:rsidRDefault="00FF5D22" w:rsidP="00FF5D22">
      <w:pPr>
        <w:pStyle w:val="BodyText"/>
        <w:numPr>
          <w:ilvl w:val="0"/>
          <w:numId w:val="36"/>
        </w:numPr>
      </w:pPr>
      <w:r w:rsidRPr="006716C7">
        <w:t>The option to print a gift receipt for the last transaction is available for all eligible transaction types (Sale) even if the original transaction did not print a gift receipt.  The system generates a transaction gift receipt.</w:t>
      </w:r>
    </w:p>
    <w:p w:rsidR="000C6CEC" w:rsidRDefault="000C6CEC" w:rsidP="00FF5D22">
      <w:pPr>
        <w:pStyle w:val="BodyText"/>
        <w:numPr>
          <w:ilvl w:val="0"/>
          <w:numId w:val="36"/>
        </w:numPr>
      </w:pPr>
      <w:r w:rsidRPr="006716C7">
        <w:t xml:space="preserve">The system only prints up to the maximum number of items in the transaction.  </w:t>
      </w:r>
    </w:p>
    <w:p w:rsidR="006716C7" w:rsidRPr="0012692E" w:rsidRDefault="006716C7" w:rsidP="00FF5D22">
      <w:pPr>
        <w:pStyle w:val="BodyText"/>
        <w:numPr>
          <w:ilvl w:val="0"/>
          <w:numId w:val="36"/>
        </w:numPr>
      </w:pPr>
      <w:r w:rsidRPr="0012692E">
        <w:t>Layaway Deposit and Pre-Order Deposit transaction types are not eligible to reprint gift receipt.</w:t>
      </w:r>
    </w:p>
    <w:p w:rsidR="00FF5D22" w:rsidRPr="006716C7" w:rsidRDefault="00FF5D22" w:rsidP="00FF5D22">
      <w:pPr>
        <w:pStyle w:val="Heading3"/>
      </w:pPr>
      <w:r w:rsidRPr="006716C7">
        <w:t>Special Offline Requirements</w:t>
      </w:r>
    </w:p>
    <w:p w:rsidR="00FF5D22" w:rsidRPr="006716C7" w:rsidRDefault="00FF5D22" w:rsidP="00FF5D22">
      <w:pPr>
        <w:pStyle w:val="BodyText"/>
      </w:pPr>
      <w:r w:rsidRPr="006716C7">
        <w:t>TBD</w:t>
      </w:r>
    </w:p>
    <w:p w:rsidR="00FF5D22" w:rsidRPr="006716C7" w:rsidRDefault="00FF5D22" w:rsidP="00FF5D22">
      <w:pPr>
        <w:pStyle w:val="Heading3"/>
      </w:pPr>
      <w:r w:rsidRPr="006716C7">
        <w:t xml:space="preserve">Data </w:t>
      </w:r>
      <w:proofErr w:type="spellStart"/>
      <w:r w:rsidRPr="006716C7">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F5D22" w:rsidRPr="006716C7" w:rsidTr="00FF5D22">
        <w:trPr>
          <w:cantSplit/>
        </w:trPr>
        <w:tc>
          <w:tcPr>
            <w:tcW w:w="1284" w:type="pct"/>
            <w:tcBorders>
              <w:top w:val="single" w:sz="8" w:space="0" w:color="4F81BD"/>
              <w:left w:val="single" w:sz="8" w:space="0" w:color="4F81BD"/>
              <w:bottom w:val="single" w:sz="18" w:space="0" w:color="4F81BD"/>
              <w:right w:val="single" w:sz="8" w:space="0" w:color="4F81BD"/>
            </w:tcBorders>
          </w:tcPr>
          <w:p w:rsidR="00FF5D22" w:rsidRPr="006716C7" w:rsidRDefault="00FF5D22" w:rsidP="00FF5D22">
            <w:pPr>
              <w:rPr>
                <w:b/>
              </w:rPr>
            </w:pPr>
            <w:r w:rsidRPr="006716C7">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F5D22" w:rsidRPr="006716C7" w:rsidRDefault="00FF5D22" w:rsidP="00FF5D22">
            <w:pPr>
              <w:rPr>
                <w:b/>
                <w:szCs w:val="20"/>
              </w:rPr>
            </w:pPr>
            <w:r w:rsidRPr="006716C7">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F5D22" w:rsidRPr="006716C7" w:rsidRDefault="00FF5D22" w:rsidP="00FF5D22">
            <w:pPr>
              <w:rPr>
                <w:b/>
                <w:szCs w:val="20"/>
              </w:rPr>
            </w:pPr>
            <w:r w:rsidRPr="006716C7">
              <w:rPr>
                <w:b/>
                <w:szCs w:val="20"/>
              </w:rPr>
              <w:t>Destination</w:t>
            </w:r>
          </w:p>
        </w:tc>
      </w:tr>
      <w:tr w:rsidR="00FF5D22" w:rsidRPr="006716C7" w:rsidTr="00FF5D2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FF5D22">
            <w:pPr>
              <w:rPr>
                <w:bCs/>
                <w:szCs w:val="20"/>
              </w:rPr>
            </w:pPr>
            <w:r w:rsidRPr="006716C7">
              <w:rPr>
                <w:bCs/>
                <w:szCs w:val="20"/>
              </w:rPr>
              <w:t>Transaction Key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0C6CEC">
            <w:pPr>
              <w:rPr>
                <w:szCs w:val="20"/>
              </w:rPr>
            </w:pPr>
            <w:r w:rsidRPr="006716C7">
              <w:rPr>
                <w:szCs w:val="20"/>
              </w:rPr>
              <w:t xml:space="preserve">The four-part transaction key of the receipt to be reprinted.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FF5D22">
            <w:pPr>
              <w:numPr>
                <w:ilvl w:val="0"/>
                <w:numId w:val="2"/>
              </w:numPr>
              <w:rPr>
                <w:szCs w:val="20"/>
              </w:rPr>
            </w:pPr>
            <w:r w:rsidRPr="006716C7">
              <w:rPr>
                <w:szCs w:val="20"/>
              </w:rPr>
              <w:t>E-Journal</w:t>
            </w:r>
          </w:p>
          <w:p w:rsidR="00FF5D22" w:rsidRPr="006716C7" w:rsidRDefault="00FF5D22" w:rsidP="00FF5D22">
            <w:pPr>
              <w:numPr>
                <w:ilvl w:val="0"/>
                <w:numId w:val="2"/>
              </w:numPr>
              <w:rPr>
                <w:szCs w:val="20"/>
              </w:rPr>
            </w:pPr>
            <w:r w:rsidRPr="006716C7">
              <w:rPr>
                <w:szCs w:val="20"/>
              </w:rPr>
              <w:t>POSLog</w:t>
            </w:r>
          </w:p>
        </w:tc>
      </w:tr>
      <w:tr w:rsidR="00FF5D22" w:rsidRPr="006716C7" w:rsidTr="00FF5D2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FF5D22">
            <w:pPr>
              <w:rPr>
                <w:bCs/>
                <w:szCs w:val="20"/>
              </w:rPr>
            </w:pPr>
            <w:r w:rsidRPr="006716C7">
              <w:rPr>
                <w:bCs/>
                <w:szCs w:val="20"/>
              </w:rPr>
              <w:t>Receipt Data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FF5D22">
            <w:pPr>
              <w:rPr>
                <w:szCs w:val="20"/>
              </w:rPr>
            </w:pPr>
            <w:r w:rsidRPr="006716C7">
              <w:rPr>
                <w:szCs w:val="20"/>
              </w:rPr>
              <w:t>The collected receipt data to reprint.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F5D22" w:rsidRPr="006716C7" w:rsidRDefault="00FF5D22" w:rsidP="00FF5D22">
            <w:pPr>
              <w:numPr>
                <w:ilvl w:val="0"/>
                <w:numId w:val="2"/>
              </w:numPr>
              <w:rPr>
                <w:szCs w:val="20"/>
              </w:rPr>
            </w:pPr>
            <w:r w:rsidRPr="006716C7">
              <w:rPr>
                <w:szCs w:val="20"/>
              </w:rPr>
              <w:t>Printing Use Case</w:t>
            </w:r>
          </w:p>
        </w:tc>
      </w:tr>
    </w:tbl>
    <w:p w:rsidR="005973F3" w:rsidRPr="006716C7" w:rsidRDefault="005973F3" w:rsidP="005973F3">
      <w:pPr>
        <w:pStyle w:val="Heading1"/>
        <w:rPr>
          <w:i/>
        </w:rPr>
      </w:pPr>
      <w:bookmarkStart w:id="36" w:name="_Toc348512388"/>
      <w:bookmarkStart w:id="37" w:name="_Toc370737259"/>
      <w:r w:rsidRPr="006716C7">
        <w:rPr>
          <w:i/>
        </w:rPr>
        <w:t xml:space="preserve">USE CASE: </w:t>
      </w:r>
      <w:bookmarkEnd w:id="36"/>
      <w:r w:rsidR="00DF2B3D" w:rsidRPr="006716C7">
        <w:rPr>
          <w:i/>
        </w:rPr>
        <w:t xml:space="preserve">Reprint </w:t>
      </w:r>
      <w:r w:rsidRPr="006716C7">
        <w:rPr>
          <w:i/>
        </w:rPr>
        <w:t>Receipt</w:t>
      </w:r>
      <w:bookmarkEnd w:id="37"/>
    </w:p>
    <w:p w:rsidR="005973F3" w:rsidRPr="006716C7" w:rsidRDefault="005973F3" w:rsidP="005973F3">
      <w:pPr>
        <w:pStyle w:val="Heading2"/>
      </w:pPr>
      <w:bookmarkStart w:id="38" w:name="_Toc348512389"/>
      <w:bookmarkStart w:id="39" w:name="_Toc370737260"/>
      <w:r w:rsidRPr="006716C7">
        <w:t>Feature Flow</w:t>
      </w:r>
      <w:bookmarkEnd w:id="38"/>
      <w:bookmarkEnd w:id="39"/>
    </w:p>
    <w:p w:rsidR="00677BCC" w:rsidRPr="006716C7" w:rsidRDefault="00476F0A" w:rsidP="00677BCC">
      <w:pPr>
        <w:pStyle w:val="BodyText"/>
      </w:pPr>
      <w:r w:rsidRPr="006716C7">
        <w:rPr>
          <w:noProof/>
        </w:rPr>
        <w:drawing>
          <wp:inline distT="0" distB="0" distL="0" distR="0" wp14:anchorId="7CB2CC9F" wp14:editId="7260DEE1">
            <wp:extent cx="6858000" cy="276237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6858000" cy="2762371"/>
                    </a:xfrm>
                    <a:prstGeom prst="rect">
                      <a:avLst/>
                    </a:prstGeom>
                    <a:noFill/>
                    <a:ln w="9525">
                      <a:noFill/>
                      <a:miter lim="800000"/>
                      <a:headEnd/>
                      <a:tailEnd/>
                    </a:ln>
                  </pic:spPr>
                </pic:pic>
              </a:graphicData>
            </a:graphic>
          </wp:inline>
        </w:drawing>
      </w:r>
    </w:p>
    <w:p w:rsidR="005973F3" w:rsidRPr="006716C7" w:rsidRDefault="005973F3" w:rsidP="005973F3">
      <w:pPr>
        <w:pStyle w:val="Heading2"/>
      </w:pPr>
      <w:bookmarkStart w:id="40" w:name="_Toc348512390"/>
      <w:bookmarkStart w:id="41" w:name="_Toc370737261"/>
      <w:r w:rsidRPr="006716C7">
        <w:t>Precondition</w:t>
      </w:r>
      <w:bookmarkEnd w:id="40"/>
      <w:bookmarkEnd w:id="41"/>
    </w:p>
    <w:p w:rsidR="00DF2B3D" w:rsidRPr="006716C7" w:rsidRDefault="00DF2B3D" w:rsidP="00DF2B3D">
      <w:pPr>
        <w:pStyle w:val="BodyText"/>
        <w:numPr>
          <w:ilvl w:val="0"/>
          <w:numId w:val="2"/>
        </w:numPr>
      </w:pPr>
      <w:bookmarkStart w:id="42" w:name="_Toc348512391"/>
      <w:r w:rsidRPr="006716C7">
        <w:t xml:space="preserve">The operator has selected to reprint a receipt </w:t>
      </w:r>
    </w:p>
    <w:p w:rsidR="005973F3" w:rsidRPr="006716C7" w:rsidRDefault="005973F3" w:rsidP="005973F3">
      <w:pPr>
        <w:pStyle w:val="Heading2"/>
      </w:pPr>
      <w:bookmarkStart w:id="43" w:name="_Toc370737262"/>
      <w:r w:rsidRPr="006716C7">
        <w:t>Main Flow</w:t>
      </w:r>
      <w:bookmarkEnd w:id="42"/>
      <w:bookmarkEnd w:id="43"/>
    </w:p>
    <w:p w:rsidR="00677BCC" w:rsidRPr="006716C7" w:rsidRDefault="00142CFE" w:rsidP="005973F3">
      <w:pPr>
        <w:pStyle w:val="BodyText"/>
        <w:numPr>
          <w:ilvl w:val="0"/>
          <w:numId w:val="38"/>
        </w:numPr>
      </w:pPr>
      <w:r w:rsidRPr="006716C7">
        <w:t>The system executes the Transaction Search</w:t>
      </w:r>
      <w:r w:rsidR="00897F4E" w:rsidRPr="006716C7">
        <w:t>-Search by Tender</w:t>
      </w:r>
      <w:r w:rsidRPr="006716C7">
        <w:t xml:space="preserve"> use case.</w:t>
      </w:r>
    </w:p>
    <w:p w:rsidR="00142CFE" w:rsidRPr="006716C7" w:rsidRDefault="007B44E4" w:rsidP="005973F3">
      <w:pPr>
        <w:pStyle w:val="BodyText"/>
        <w:numPr>
          <w:ilvl w:val="0"/>
          <w:numId w:val="38"/>
        </w:numPr>
      </w:pPr>
      <w:r w:rsidRPr="006716C7">
        <w:t>The system returns from the Transaction Search use case with transaction(s) details.</w:t>
      </w:r>
    </w:p>
    <w:p w:rsidR="007B44E4" w:rsidRPr="006716C7" w:rsidRDefault="007B44E4" w:rsidP="005973F3">
      <w:pPr>
        <w:pStyle w:val="BodyText"/>
        <w:numPr>
          <w:ilvl w:val="0"/>
          <w:numId w:val="38"/>
        </w:numPr>
      </w:pPr>
      <w:r w:rsidRPr="006716C7">
        <w:t>The system displays the list of transaction from the search along with details of the transaction.</w:t>
      </w:r>
    </w:p>
    <w:p w:rsidR="007B44E4" w:rsidRPr="006716C7" w:rsidRDefault="007B44E4" w:rsidP="005973F3">
      <w:pPr>
        <w:pStyle w:val="BodyText"/>
        <w:numPr>
          <w:ilvl w:val="0"/>
          <w:numId w:val="38"/>
        </w:numPr>
      </w:pPr>
      <w:r w:rsidRPr="006716C7">
        <w:t>If the user selects to search again, the system restarts the Main Flow executing the Transaction Search use case.</w:t>
      </w:r>
    </w:p>
    <w:p w:rsidR="007B44E4" w:rsidRPr="006716C7" w:rsidRDefault="007B44E4" w:rsidP="005973F3">
      <w:pPr>
        <w:pStyle w:val="BodyText"/>
        <w:numPr>
          <w:ilvl w:val="0"/>
          <w:numId w:val="38"/>
        </w:numPr>
      </w:pPr>
      <w:r w:rsidRPr="006716C7">
        <w:t>If the user selects a transaction to reprint a gift receipt, the Reprint Gift Receipt alternate flow is executed.</w:t>
      </w:r>
    </w:p>
    <w:p w:rsidR="007B44E4" w:rsidRPr="006716C7" w:rsidRDefault="007B44E4" w:rsidP="005973F3">
      <w:pPr>
        <w:pStyle w:val="BodyText"/>
        <w:numPr>
          <w:ilvl w:val="0"/>
          <w:numId w:val="38"/>
        </w:numPr>
      </w:pPr>
      <w:r w:rsidRPr="006716C7">
        <w:t>If the user selects a transaction to reprint the receipt, the system calls Corporate Receipt Lookup Service to retrieve the receipt data for the selected transaction.</w:t>
      </w:r>
    </w:p>
    <w:p w:rsidR="007B44E4" w:rsidRPr="006716C7" w:rsidRDefault="007B44E4" w:rsidP="005973F3">
      <w:pPr>
        <w:pStyle w:val="BodyText"/>
        <w:numPr>
          <w:ilvl w:val="0"/>
          <w:numId w:val="38"/>
        </w:numPr>
      </w:pPr>
      <w:r w:rsidRPr="006716C7">
        <w:t xml:space="preserve">If the service returns without </w:t>
      </w:r>
      <w:r w:rsidR="00FA32C0" w:rsidRPr="006716C7">
        <w:t>the receipt data, the system displays a message, the operator acknowledges the message, the system returns to the Main Flow where the system displays the list of transactions.</w:t>
      </w:r>
    </w:p>
    <w:p w:rsidR="00FA32C0" w:rsidRPr="006716C7" w:rsidRDefault="00FA32C0" w:rsidP="005973F3">
      <w:pPr>
        <w:pStyle w:val="BodyText"/>
        <w:numPr>
          <w:ilvl w:val="0"/>
          <w:numId w:val="38"/>
        </w:numPr>
      </w:pPr>
      <w:r w:rsidRPr="006716C7">
        <w:lastRenderedPageBreak/>
        <w:t>The system generates the receipt data from the response.</w:t>
      </w:r>
    </w:p>
    <w:p w:rsidR="00677BCC" w:rsidRPr="006716C7" w:rsidRDefault="00677BCC" w:rsidP="00677BCC">
      <w:pPr>
        <w:pStyle w:val="BodyText"/>
        <w:numPr>
          <w:ilvl w:val="0"/>
          <w:numId w:val="38"/>
        </w:numPr>
      </w:pPr>
      <w:r w:rsidRPr="006716C7">
        <w:t>The system assigns and logs a transaction number to the reprint receipt transaction.</w:t>
      </w:r>
    </w:p>
    <w:p w:rsidR="00677BCC" w:rsidRPr="006716C7" w:rsidRDefault="00677BCC" w:rsidP="00677BCC">
      <w:pPr>
        <w:pStyle w:val="BodyText"/>
        <w:numPr>
          <w:ilvl w:val="0"/>
          <w:numId w:val="38"/>
        </w:numPr>
      </w:pPr>
      <w:r w:rsidRPr="006716C7">
        <w:t>The system collects the last transaction receipt details for the device.</w:t>
      </w:r>
    </w:p>
    <w:p w:rsidR="00677BCC" w:rsidRPr="006716C7" w:rsidRDefault="00677BCC" w:rsidP="00677BCC">
      <w:pPr>
        <w:pStyle w:val="BodyText"/>
        <w:numPr>
          <w:ilvl w:val="0"/>
          <w:numId w:val="38"/>
        </w:numPr>
      </w:pPr>
      <w:r w:rsidRPr="006716C7">
        <w:t>The system journals the transaction information for the receipt to be reprinted.</w:t>
      </w:r>
    </w:p>
    <w:p w:rsidR="00677BCC" w:rsidRPr="006716C7" w:rsidRDefault="00677BCC" w:rsidP="00677BCC">
      <w:pPr>
        <w:pStyle w:val="BodyText"/>
        <w:numPr>
          <w:ilvl w:val="0"/>
          <w:numId w:val="38"/>
        </w:numPr>
      </w:pPr>
      <w:r w:rsidRPr="006716C7">
        <w:t>The system logs the transaction was reprinted.</w:t>
      </w:r>
    </w:p>
    <w:p w:rsidR="00677BCC" w:rsidRPr="006716C7" w:rsidRDefault="00677BCC" w:rsidP="00677BCC">
      <w:pPr>
        <w:pStyle w:val="BodyText"/>
        <w:numPr>
          <w:ilvl w:val="0"/>
          <w:numId w:val="38"/>
        </w:numPr>
      </w:pPr>
      <w:r w:rsidRPr="006716C7">
        <w:t>The system executes Receipt Printing Use Case with the last transaction receipt details.</w:t>
      </w:r>
    </w:p>
    <w:p w:rsidR="00677BCC" w:rsidRPr="006716C7" w:rsidRDefault="00677BCC" w:rsidP="00677BCC">
      <w:pPr>
        <w:pStyle w:val="BodyText"/>
        <w:numPr>
          <w:ilvl w:val="0"/>
          <w:numId w:val="38"/>
        </w:numPr>
      </w:pPr>
      <w:r w:rsidRPr="006716C7">
        <w:t>The system returns from Printing Use Case.</w:t>
      </w:r>
    </w:p>
    <w:p w:rsidR="00677BCC" w:rsidRPr="006716C7" w:rsidRDefault="00677BCC" w:rsidP="00677BCC">
      <w:pPr>
        <w:pStyle w:val="BodyText"/>
        <w:numPr>
          <w:ilvl w:val="0"/>
          <w:numId w:val="38"/>
        </w:numPr>
      </w:pPr>
      <w:r w:rsidRPr="006716C7">
        <w:t>The system creates and sends the POSLog.</w:t>
      </w:r>
    </w:p>
    <w:p w:rsidR="00677BCC" w:rsidRPr="006716C7" w:rsidRDefault="00677BCC" w:rsidP="00677BCC">
      <w:pPr>
        <w:pStyle w:val="BodyText"/>
        <w:numPr>
          <w:ilvl w:val="0"/>
          <w:numId w:val="38"/>
        </w:numPr>
      </w:pPr>
      <w:r w:rsidRPr="006716C7">
        <w:t xml:space="preserve">The use case ends and the system executes the Sign </w:t>
      </w:r>
      <w:proofErr w:type="gramStart"/>
      <w:r w:rsidRPr="006716C7">
        <w:t>Off</w:t>
      </w:r>
      <w:proofErr w:type="gramEnd"/>
      <w:r w:rsidRPr="006716C7">
        <w:t xml:space="preserve"> Use Case.</w:t>
      </w:r>
    </w:p>
    <w:p w:rsidR="005973F3" w:rsidRPr="006716C7" w:rsidRDefault="005973F3" w:rsidP="005973F3">
      <w:pPr>
        <w:pStyle w:val="Heading2"/>
      </w:pPr>
      <w:bookmarkStart w:id="44" w:name="_Toc348512392"/>
      <w:bookmarkStart w:id="45" w:name="_Toc370737263"/>
      <w:r w:rsidRPr="006716C7">
        <w:t>Alternate Flows</w:t>
      </w:r>
      <w:bookmarkEnd w:id="44"/>
      <w:bookmarkEnd w:id="45"/>
    </w:p>
    <w:p w:rsidR="005973F3" w:rsidRPr="006716C7" w:rsidRDefault="007B44E4" w:rsidP="005973F3">
      <w:pPr>
        <w:pStyle w:val="Heading3"/>
        <w:tabs>
          <w:tab w:val="left" w:pos="720"/>
        </w:tabs>
      </w:pPr>
      <w:bookmarkStart w:id="46" w:name="_Ref398134318"/>
      <w:r w:rsidRPr="006716C7">
        <w:t>Reprint Gift Receipt</w:t>
      </w:r>
      <w:bookmarkEnd w:id="46"/>
    </w:p>
    <w:p w:rsidR="007B44E4" w:rsidRPr="006716C7" w:rsidRDefault="007B44E4" w:rsidP="007B44E4">
      <w:pPr>
        <w:pStyle w:val="BodyText"/>
        <w:numPr>
          <w:ilvl w:val="0"/>
          <w:numId w:val="40"/>
        </w:numPr>
      </w:pPr>
      <w:r w:rsidRPr="006716C7">
        <w:t>The system prompts the operator to enter the quantity of gift receipts.</w:t>
      </w:r>
    </w:p>
    <w:p w:rsidR="007B44E4" w:rsidRPr="006716C7" w:rsidRDefault="007B44E4" w:rsidP="007B44E4">
      <w:pPr>
        <w:pStyle w:val="BodyText"/>
        <w:numPr>
          <w:ilvl w:val="0"/>
          <w:numId w:val="40"/>
        </w:numPr>
      </w:pPr>
      <w:r w:rsidRPr="006716C7">
        <w:t>The operator enters in an amount and accepts the entry.</w:t>
      </w:r>
    </w:p>
    <w:p w:rsidR="007B44E4" w:rsidRPr="006716C7" w:rsidRDefault="007B44E4" w:rsidP="007B44E4">
      <w:pPr>
        <w:pStyle w:val="BodyText"/>
        <w:numPr>
          <w:ilvl w:val="0"/>
          <w:numId w:val="40"/>
        </w:numPr>
      </w:pPr>
      <w:r w:rsidRPr="006716C7">
        <w:t>The system returns to the Main Flow where the system assigns and logs a transaction number.</w:t>
      </w:r>
    </w:p>
    <w:p w:rsidR="005973F3" w:rsidRPr="006716C7" w:rsidRDefault="005973F3" w:rsidP="005973F3">
      <w:pPr>
        <w:pStyle w:val="Heading2"/>
      </w:pPr>
      <w:bookmarkStart w:id="47" w:name="_Toc348512393"/>
      <w:bookmarkStart w:id="48" w:name="_Toc370737264"/>
      <w:r w:rsidRPr="006716C7">
        <w:t>Post Condition</w:t>
      </w:r>
      <w:bookmarkEnd w:id="47"/>
      <w:bookmarkEnd w:id="48"/>
    </w:p>
    <w:p w:rsidR="005973F3" w:rsidRPr="006716C7" w:rsidRDefault="00FA32C0" w:rsidP="005973F3">
      <w:pPr>
        <w:pStyle w:val="BodyText"/>
        <w:numPr>
          <w:ilvl w:val="0"/>
          <w:numId w:val="2"/>
        </w:numPr>
      </w:pPr>
      <w:r w:rsidRPr="006716C7">
        <w:t>Receipt is printed.</w:t>
      </w:r>
    </w:p>
    <w:p w:rsidR="005973F3" w:rsidRPr="006716C7" w:rsidRDefault="005973F3" w:rsidP="005973F3">
      <w:pPr>
        <w:pStyle w:val="Heading2"/>
      </w:pPr>
      <w:bookmarkStart w:id="49" w:name="_Toc348512394"/>
      <w:bookmarkStart w:id="50" w:name="_Toc370737265"/>
      <w:r w:rsidRPr="006716C7">
        <w:t>Special Requirements</w:t>
      </w:r>
      <w:bookmarkEnd w:id="49"/>
      <w:bookmarkEnd w:id="50"/>
    </w:p>
    <w:p w:rsidR="00A13F4B" w:rsidRPr="006716C7" w:rsidRDefault="00A13F4B" w:rsidP="00FA32C0">
      <w:pPr>
        <w:pStyle w:val="BodyText"/>
        <w:numPr>
          <w:ilvl w:val="0"/>
          <w:numId w:val="41"/>
        </w:numPr>
      </w:pPr>
      <w:r w:rsidRPr="006716C7">
        <w:t>The system displays the Transaction Search by Tender screen initially with the options to go to the other transaction search options.</w:t>
      </w:r>
    </w:p>
    <w:p w:rsidR="00FA32C0" w:rsidRPr="006716C7" w:rsidRDefault="00FA32C0" w:rsidP="00FA32C0">
      <w:pPr>
        <w:pStyle w:val="BodyText"/>
        <w:numPr>
          <w:ilvl w:val="0"/>
          <w:numId w:val="41"/>
        </w:numPr>
      </w:pPr>
      <w:r w:rsidRPr="006716C7">
        <w:t>Receipt data for Reprint Receipt is from the E-Journal text that is written to the Corporate Receipt Lookup database.  The system does not generate the receipt, but will use the data in the Corporate Receipt Lookup Service response.  The clean receipt data is used.</w:t>
      </w:r>
    </w:p>
    <w:p w:rsidR="00FA32C0" w:rsidRPr="006716C7" w:rsidRDefault="00FA32C0" w:rsidP="00FA32C0">
      <w:pPr>
        <w:pStyle w:val="BodyText"/>
        <w:numPr>
          <w:ilvl w:val="0"/>
          <w:numId w:val="41"/>
        </w:numPr>
      </w:pPr>
      <w:r w:rsidRPr="006716C7">
        <w:t>Receipt data for Reprint Gift Receipt is rebuilt from the data returned in Transaction Lookup Service response.</w:t>
      </w:r>
    </w:p>
    <w:p w:rsidR="00FA32C0" w:rsidRPr="006716C7" w:rsidRDefault="00FA32C0" w:rsidP="00FA32C0">
      <w:pPr>
        <w:pStyle w:val="BodyText"/>
        <w:numPr>
          <w:ilvl w:val="0"/>
          <w:numId w:val="41"/>
        </w:numPr>
      </w:pPr>
      <w:r w:rsidRPr="006716C7">
        <w:t xml:space="preserve">The printed receipt contains a configurable heading ‘Duplicate Receipt’ above the transaction header text to print for all receipt reprints except for reprinting a gift receipt. </w:t>
      </w:r>
    </w:p>
    <w:p w:rsidR="00FA32C0" w:rsidRPr="006716C7" w:rsidRDefault="00FA32C0" w:rsidP="00FA32C0">
      <w:pPr>
        <w:pStyle w:val="BodyText"/>
        <w:numPr>
          <w:ilvl w:val="0"/>
          <w:numId w:val="41"/>
        </w:numPr>
      </w:pPr>
      <w:r w:rsidRPr="006716C7">
        <w:t xml:space="preserve">The reprint last transaction gift receipt option prints a transaction receipt, there is no option to create item level gift receipts.  </w:t>
      </w:r>
    </w:p>
    <w:p w:rsidR="00FA32C0" w:rsidRPr="006716C7" w:rsidRDefault="00FA32C0" w:rsidP="00FA32C0">
      <w:pPr>
        <w:pStyle w:val="BodyText"/>
        <w:numPr>
          <w:ilvl w:val="0"/>
          <w:numId w:val="41"/>
        </w:numPr>
      </w:pPr>
      <w:r w:rsidRPr="006716C7">
        <w:t>The option to print a gift receipt for the last transaction is available for all eligible transaction types (Sale) even if the original transaction did not print a gift receipt.  The system generates a transaction gift receipt.</w:t>
      </w:r>
    </w:p>
    <w:p w:rsidR="00FA32C0" w:rsidRPr="006716C7" w:rsidRDefault="00FA32C0" w:rsidP="00FA32C0">
      <w:pPr>
        <w:pStyle w:val="BodyText"/>
        <w:numPr>
          <w:ilvl w:val="0"/>
          <w:numId w:val="41"/>
        </w:numPr>
      </w:pPr>
      <w:r w:rsidRPr="006716C7">
        <w:t xml:space="preserve">The system only prints up to the maximum number of items in the transaction.  </w:t>
      </w:r>
    </w:p>
    <w:p w:rsidR="005973F3" w:rsidRPr="006716C7" w:rsidRDefault="005973F3" w:rsidP="005973F3">
      <w:pPr>
        <w:pStyle w:val="Heading3"/>
        <w:tabs>
          <w:tab w:val="left" w:pos="720"/>
        </w:tabs>
      </w:pPr>
      <w:r w:rsidRPr="006716C7">
        <w:t>Special Offline Requirements</w:t>
      </w:r>
    </w:p>
    <w:p w:rsidR="005973F3" w:rsidRPr="006716C7" w:rsidRDefault="005973F3" w:rsidP="005973F3">
      <w:pPr>
        <w:pStyle w:val="BodyText"/>
        <w:rPr>
          <w:color w:val="FF0000"/>
        </w:rPr>
      </w:pPr>
      <w:r w:rsidRPr="006716C7">
        <w:rPr>
          <w:color w:val="FF0000"/>
        </w:rPr>
        <w:t>TBD</w:t>
      </w:r>
    </w:p>
    <w:p w:rsidR="005973F3" w:rsidRPr="006716C7" w:rsidRDefault="005973F3" w:rsidP="005973F3">
      <w:pPr>
        <w:pStyle w:val="Heading3"/>
        <w:tabs>
          <w:tab w:val="left" w:pos="720"/>
        </w:tabs>
      </w:pPr>
      <w:r w:rsidRPr="006716C7">
        <w:t xml:space="preserve">Data </w:t>
      </w:r>
      <w:proofErr w:type="spellStart"/>
      <w:r w:rsidRPr="006716C7">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973F3" w:rsidRPr="006716C7" w:rsidTr="002A2729">
        <w:trPr>
          <w:cantSplit/>
        </w:trPr>
        <w:tc>
          <w:tcPr>
            <w:tcW w:w="1284" w:type="pct"/>
            <w:tcBorders>
              <w:top w:val="single" w:sz="8" w:space="0" w:color="4F81BD"/>
              <w:left w:val="single" w:sz="8" w:space="0" w:color="4F81BD"/>
              <w:bottom w:val="single" w:sz="18" w:space="0" w:color="4F81BD"/>
              <w:right w:val="single" w:sz="8" w:space="0" w:color="4F81BD"/>
            </w:tcBorders>
          </w:tcPr>
          <w:p w:rsidR="005973F3" w:rsidRPr="006716C7" w:rsidRDefault="005973F3" w:rsidP="002A2729">
            <w:pPr>
              <w:rPr>
                <w:b/>
              </w:rPr>
            </w:pPr>
            <w:r w:rsidRPr="006716C7">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5973F3" w:rsidRPr="006716C7" w:rsidRDefault="005973F3" w:rsidP="002A2729">
            <w:pPr>
              <w:rPr>
                <w:b/>
                <w:szCs w:val="20"/>
              </w:rPr>
            </w:pPr>
            <w:r w:rsidRPr="006716C7">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5973F3" w:rsidRPr="006716C7" w:rsidRDefault="005973F3" w:rsidP="002A2729">
            <w:pPr>
              <w:rPr>
                <w:b/>
                <w:szCs w:val="20"/>
              </w:rPr>
            </w:pPr>
            <w:r w:rsidRPr="006716C7">
              <w:rPr>
                <w:b/>
                <w:szCs w:val="20"/>
              </w:rPr>
              <w:t>Destination</w:t>
            </w:r>
          </w:p>
        </w:tc>
      </w:tr>
      <w:tr w:rsidR="00DF2B3D" w:rsidRPr="006716C7" w:rsidTr="002A272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rPr>
                <w:bCs/>
                <w:szCs w:val="20"/>
              </w:rPr>
            </w:pPr>
            <w:r w:rsidRPr="006716C7">
              <w:rPr>
                <w:bCs/>
                <w:szCs w:val="20"/>
              </w:rPr>
              <w:t>Transaction Key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rPr>
                <w:szCs w:val="20"/>
              </w:rPr>
            </w:pPr>
            <w:r w:rsidRPr="006716C7">
              <w:rPr>
                <w:szCs w:val="20"/>
              </w:rPr>
              <w:t xml:space="preserve">The four-part transaction key of the receipt to be reprinted.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numPr>
                <w:ilvl w:val="0"/>
                <w:numId w:val="2"/>
              </w:numPr>
              <w:rPr>
                <w:szCs w:val="20"/>
              </w:rPr>
            </w:pPr>
            <w:r w:rsidRPr="006716C7">
              <w:rPr>
                <w:szCs w:val="20"/>
              </w:rPr>
              <w:t>E-Journal</w:t>
            </w:r>
          </w:p>
          <w:p w:rsidR="00DF2B3D" w:rsidRPr="006716C7" w:rsidRDefault="00DF2B3D" w:rsidP="002A2729">
            <w:pPr>
              <w:numPr>
                <w:ilvl w:val="0"/>
                <w:numId w:val="2"/>
              </w:numPr>
              <w:rPr>
                <w:szCs w:val="20"/>
              </w:rPr>
            </w:pPr>
            <w:r w:rsidRPr="006716C7">
              <w:rPr>
                <w:szCs w:val="20"/>
              </w:rPr>
              <w:t>POSLog</w:t>
            </w:r>
          </w:p>
        </w:tc>
      </w:tr>
      <w:tr w:rsidR="00DF2B3D" w:rsidRPr="006716C7" w:rsidTr="002A272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rPr>
                <w:bCs/>
                <w:szCs w:val="20"/>
              </w:rPr>
            </w:pPr>
            <w:r w:rsidRPr="006716C7">
              <w:rPr>
                <w:bCs/>
                <w:szCs w:val="20"/>
              </w:rPr>
              <w:t>Receipt Data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rPr>
                <w:szCs w:val="20"/>
              </w:rPr>
            </w:pPr>
            <w:r w:rsidRPr="006716C7">
              <w:rPr>
                <w:szCs w:val="20"/>
              </w:rPr>
              <w:t>The collected receipt data to reprint.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DF2B3D" w:rsidRPr="006716C7" w:rsidRDefault="00DF2B3D" w:rsidP="002A2729">
            <w:pPr>
              <w:numPr>
                <w:ilvl w:val="0"/>
                <w:numId w:val="2"/>
              </w:numPr>
              <w:rPr>
                <w:szCs w:val="20"/>
              </w:rPr>
            </w:pPr>
            <w:r w:rsidRPr="006716C7">
              <w:rPr>
                <w:szCs w:val="20"/>
              </w:rPr>
              <w:t>Printing Use Case</w:t>
            </w:r>
          </w:p>
        </w:tc>
      </w:tr>
    </w:tbl>
    <w:p w:rsidR="003E5DB1" w:rsidRPr="006716C7" w:rsidRDefault="003E5DB1" w:rsidP="003E5DB1">
      <w:pPr>
        <w:pStyle w:val="BodyText"/>
        <w:rPr>
          <w:rFonts w:cs="Arial"/>
          <w:kern w:val="32"/>
          <w:sz w:val="28"/>
          <w:szCs w:val="32"/>
        </w:rPr>
      </w:pPr>
      <w:r w:rsidRPr="006716C7">
        <w:br w:type="page"/>
      </w:r>
    </w:p>
    <w:p w:rsidR="00FD5BA1" w:rsidRPr="006716C7" w:rsidRDefault="00FD5BA1" w:rsidP="00FD5BA1">
      <w:pPr>
        <w:pStyle w:val="Heading1"/>
        <w:rPr>
          <w:i/>
        </w:rPr>
      </w:pPr>
      <w:bookmarkStart w:id="51" w:name="_Toc370737266"/>
      <w:r w:rsidRPr="006716C7">
        <w:rPr>
          <w:i/>
        </w:rPr>
        <w:lastRenderedPageBreak/>
        <w:t>Supplemental Specifications</w:t>
      </w:r>
      <w:bookmarkEnd w:id="29"/>
      <w:bookmarkEnd w:id="51"/>
    </w:p>
    <w:p w:rsidR="00A36851" w:rsidRPr="006716C7" w:rsidRDefault="00A36851" w:rsidP="00B951D2">
      <w:pPr>
        <w:pStyle w:val="Heading2"/>
      </w:pPr>
      <w:bookmarkStart w:id="52" w:name="_Toc370737267"/>
      <w:bookmarkStart w:id="53" w:name="_Toc320880017"/>
      <w:r w:rsidRPr="006716C7">
        <w:t>Electronic Journal</w:t>
      </w:r>
      <w:bookmarkEnd w:id="52"/>
      <w:r w:rsidRPr="006716C7">
        <w:t xml:space="preserve"> </w:t>
      </w:r>
      <w:bookmarkEnd w:id="53"/>
    </w:p>
    <w:p w:rsidR="00A36851" w:rsidRPr="006716C7" w:rsidRDefault="00A36851" w:rsidP="00A36851">
      <w:pPr>
        <w:pStyle w:val="BodyText"/>
      </w:pPr>
      <w:r w:rsidRPr="006716C7">
        <w:t>Electronic journal mockups for this fea</w:t>
      </w:r>
      <w:r w:rsidR="00F81601" w:rsidRPr="006716C7">
        <w:t xml:space="preserve">ture are documented in the </w:t>
      </w:r>
      <w:r w:rsidRPr="006716C7">
        <w:t>Electronic Journal document.</w:t>
      </w:r>
    </w:p>
    <w:p w:rsidR="000C6CEC" w:rsidRPr="006716C7" w:rsidRDefault="000C6CEC" w:rsidP="00B951D2">
      <w:pPr>
        <w:pStyle w:val="Heading2"/>
      </w:pPr>
      <w:bookmarkStart w:id="54" w:name="_Toc370737268"/>
      <w:bookmarkStart w:id="55" w:name="_Toc320880018"/>
      <w:r w:rsidRPr="006716C7">
        <w:t>Modify Transaction</w:t>
      </w:r>
      <w:bookmarkEnd w:id="54"/>
    </w:p>
    <w:p w:rsidR="000C6CEC" w:rsidRPr="006716C7" w:rsidRDefault="000C6CEC" w:rsidP="000C6CEC">
      <w:pPr>
        <w:pStyle w:val="BodyText"/>
      </w:pPr>
      <w:r w:rsidRPr="006716C7">
        <w:t xml:space="preserve">The Modify Transaction use case is updated to </w:t>
      </w:r>
      <w:r w:rsidR="00FF7E26" w:rsidRPr="006716C7">
        <w:t>add</w:t>
      </w:r>
      <w:r w:rsidRPr="006716C7">
        <w:t xml:space="preserve"> the </w:t>
      </w:r>
      <w:r w:rsidR="00B8190E" w:rsidRPr="006716C7">
        <w:t xml:space="preserve">Reprint Receipt, Reprint Gift Receipt, </w:t>
      </w:r>
      <w:r w:rsidRPr="006716C7">
        <w:t xml:space="preserve">Reprint Last Tran Gift Receipt </w:t>
      </w:r>
      <w:r w:rsidR="00FF7E26" w:rsidRPr="006716C7">
        <w:t>and Reprint Last Tran Receipt menu option</w:t>
      </w:r>
      <w:r w:rsidRPr="006716C7">
        <w:t>.</w:t>
      </w:r>
    </w:p>
    <w:p w:rsidR="00FF7E26" w:rsidRPr="006716C7" w:rsidRDefault="00FF7E26" w:rsidP="00FF7E26">
      <w:pPr>
        <w:pStyle w:val="BodyText"/>
      </w:pPr>
      <w:r w:rsidRPr="006716C7">
        <w:t xml:space="preserve">The </w:t>
      </w:r>
      <w:r w:rsidR="00440969" w:rsidRPr="006716C7">
        <w:t xml:space="preserve">Modify Transaction use case is updated to check </w:t>
      </w:r>
      <w:r w:rsidRPr="006716C7">
        <w:t>if manager override is required</w:t>
      </w:r>
      <w:r w:rsidR="00B8190E" w:rsidRPr="006716C7">
        <w:t xml:space="preserve"> to continue if the Reprint Receipt, Reprint Gift Receipt, </w:t>
      </w:r>
      <w:r w:rsidRPr="006716C7">
        <w:t xml:space="preserve">Reprint Last Transaction Gift Receipt or the Reprint Last Transaction option is selected from the Transaction Modify menu. </w:t>
      </w:r>
    </w:p>
    <w:p w:rsidR="00A36851" w:rsidRPr="006716C7" w:rsidRDefault="00A36851" w:rsidP="00B951D2">
      <w:pPr>
        <w:pStyle w:val="Heading2"/>
      </w:pPr>
      <w:bookmarkStart w:id="56" w:name="_Toc370737269"/>
      <w:r w:rsidRPr="006716C7">
        <w:t>POSLog</w:t>
      </w:r>
      <w:bookmarkEnd w:id="56"/>
      <w:r w:rsidRPr="006716C7">
        <w:t xml:space="preserve"> </w:t>
      </w:r>
      <w:bookmarkEnd w:id="55"/>
    </w:p>
    <w:p w:rsidR="00A36851" w:rsidRPr="006716C7" w:rsidRDefault="00A36851" w:rsidP="00A36851">
      <w:pPr>
        <w:pStyle w:val="BodyText"/>
      </w:pPr>
      <w:r w:rsidRPr="006716C7">
        <w:t>POSLog mockups for this feature are documented in the POSLog document.</w:t>
      </w:r>
    </w:p>
    <w:p w:rsidR="00A36851" w:rsidRPr="006716C7" w:rsidRDefault="00A36851" w:rsidP="00B951D2">
      <w:pPr>
        <w:pStyle w:val="Heading2"/>
      </w:pPr>
      <w:bookmarkStart w:id="57" w:name="_Toc370737270"/>
      <w:bookmarkStart w:id="58" w:name="_Toc320880019"/>
      <w:r w:rsidRPr="006716C7">
        <w:t>Printed Receipts</w:t>
      </w:r>
      <w:bookmarkEnd w:id="57"/>
      <w:r w:rsidRPr="006716C7">
        <w:t xml:space="preserve"> </w:t>
      </w:r>
      <w:bookmarkEnd w:id="58"/>
    </w:p>
    <w:p w:rsidR="00A36851" w:rsidRPr="006716C7" w:rsidRDefault="00A36851" w:rsidP="00A36851">
      <w:pPr>
        <w:pStyle w:val="BodyText"/>
      </w:pPr>
      <w:r w:rsidRPr="006716C7">
        <w:t>Printed receipt mockups, where applicable, are documented in the Receipt document.</w:t>
      </w:r>
    </w:p>
    <w:p w:rsidR="00B8190E" w:rsidRPr="006716C7" w:rsidRDefault="00B8190E" w:rsidP="00B8190E">
      <w:pPr>
        <w:pStyle w:val="Heading2"/>
      </w:pPr>
      <w:bookmarkStart w:id="59" w:name="_Toc370737271"/>
      <w:r w:rsidRPr="006716C7">
        <w:t>Transaction Search</w:t>
      </w:r>
      <w:bookmarkEnd w:id="59"/>
      <w:r w:rsidRPr="006716C7">
        <w:t xml:space="preserve"> </w:t>
      </w:r>
    </w:p>
    <w:p w:rsidR="00B8190E" w:rsidRPr="006716C7" w:rsidRDefault="00B8190E" w:rsidP="00B8190E">
      <w:pPr>
        <w:pStyle w:val="BodyText"/>
      </w:pPr>
      <w:r w:rsidRPr="006716C7">
        <w:t>The Transaction Search use case is called when the Reprint Receipt or Reprint Gift Receipt transaction is executed.</w:t>
      </w:r>
    </w:p>
    <w:p w:rsidR="00801E5E" w:rsidRPr="006716C7" w:rsidRDefault="00801E5E">
      <w:pPr>
        <w:rPr>
          <w:rFonts w:cs="Arial"/>
          <w:b/>
          <w:bCs/>
          <w:i/>
          <w:caps/>
          <w:kern w:val="32"/>
          <w:sz w:val="28"/>
          <w:szCs w:val="32"/>
        </w:rPr>
      </w:pPr>
      <w:r w:rsidRPr="006716C7">
        <w:rPr>
          <w:i/>
        </w:rPr>
        <w:br w:type="page"/>
      </w:r>
    </w:p>
    <w:p w:rsidR="00320DD3" w:rsidRPr="006716C7" w:rsidRDefault="0063125C" w:rsidP="0015173B">
      <w:pPr>
        <w:pStyle w:val="Heading1"/>
        <w:rPr>
          <w:i/>
        </w:rPr>
      </w:pPr>
      <w:bookmarkStart w:id="60" w:name="_Toc370737272"/>
      <w:r w:rsidRPr="006716C7">
        <w:rPr>
          <w:i/>
        </w:rPr>
        <w:lastRenderedPageBreak/>
        <w:t xml:space="preserve">Screen </w:t>
      </w:r>
      <w:bookmarkEnd w:id="11"/>
      <w:r w:rsidR="00D01C88" w:rsidRPr="006716C7">
        <w:rPr>
          <w:i/>
        </w:rPr>
        <w:t>Layouts</w:t>
      </w:r>
      <w:bookmarkEnd w:id="60"/>
    </w:p>
    <w:p w:rsidR="00835F52" w:rsidRPr="006716C7" w:rsidRDefault="00835F52" w:rsidP="00835F52">
      <w:pPr>
        <w:pStyle w:val="Heading2"/>
      </w:pPr>
      <w:bookmarkStart w:id="61" w:name="_Toc333329863"/>
      <w:bookmarkStart w:id="62" w:name="_Toc339883659"/>
      <w:bookmarkStart w:id="63" w:name="_Toc370737273"/>
      <w:bookmarkStart w:id="64" w:name="_Toc320880025"/>
      <w:r w:rsidRPr="006716C7">
        <w:t>Enter Gift Receipt Quantity</w:t>
      </w:r>
      <w:bookmarkEnd w:id="61"/>
      <w:bookmarkEnd w:id="62"/>
      <w:bookmarkEnd w:id="63"/>
    </w:p>
    <w:p w:rsidR="00835F52" w:rsidRPr="006716C7" w:rsidRDefault="00835F52" w:rsidP="00835F52">
      <w:pPr>
        <w:pStyle w:val="BodyText"/>
        <w:rPr>
          <w:bCs/>
        </w:rPr>
      </w:pPr>
      <w:r w:rsidRPr="006716C7">
        <w:t>This pop over is displayed when the Reprint Last Transaction Gift Receipt is selected and prompts the operator to enter the number of gift receipts to print.</w:t>
      </w:r>
    </w:p>
    <w:p w:rsidR="00835F52" w:rsidRPr="006716C7" w:rsidRDefault="00835F52" w:rsidP="00835F52">
      <w:pPr>
        <w:pStyle w:val="Heading3"/>
      </w:pPr>
      <w:r w:rsidRPr="006716C7">
        <w:t>Mockup</w:t>
      </w:r>
    </w:p>
    <w:p w:rsidR="00835F52" w:rsidRPr="006716C7" w:rsidRDefault="00835F52" w:rsidP="00835F52">
      <w:pPr>
        <w:pStyle w:val="BodyText"/>
      </w:pPr>
      <w:r w:rsidRPr="006716C7">
        <w:rPr>
          <w:noProof/>
        </w:rPr>
        <w:drawing>
          <wp:inline distT="0" distB="0" distL="0" distR="0" wp14:anchorId="095345F8" wp14:editId="5AAFE1AE">
            <wp:extent cx="6858000" cy="4046855"/>
            <wp:effectExtent l="19050" t="0" r="0" b="0"/>
            <wp:docPr id="10" name="Picture 9" descr="Enter Gift Receipt 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Gift Receipt quantity.png"/>
                    <pic:cNvPicPr/>
                  </pic:nvPicPr>
                  <pic:blipFill>
                    <a:blip r:embed="rId16" cstate="print"/>
                    <a:stretch>
                      <a:fillRect/>
                    </a:stretch>
                  </pic:blipFill>
                  <pic:spPr>
                    <a:xfrm>
                      <a:off x="0" y="0"/>
                      <a:ext cx="6858000" cy="4046855"/>
                    </a:xfrm>
                    <a:prstGeom prst="rect">
                      <a:avLst/>
                    </a:prstGeom>
                  </pic:spPr>
                </pic:pic>
              </a:graphicData>
            </a:graphic>
          </wp:inline>
        </w:drawing>
      </w:r>
    </w:p>
    <w:p w:rsidR="00835F52" w:rsidRPr="006716C7" w:rsidRDefault="00835F52" w:rsidP="00835F52">
      <w:pPr>
        <w:pStyle w:val="Caption"/>
      </w:pPr>
      <w:r w:rsidRPr="006716C7">
        <w:t xml:space="preserve">Figure </w:t>
      </w:r>
      <w:r w:rsidR="00C30753">
        <w:fldChar w:fldCharType="begin"/>
      </w:r>
      <w:r w:rsidR="00C30753">
        <w:instrText xml:space="preserve"> SEQ Figure \* ARABIC </w:instrText>
      </w:r>
      <w:r w:rsidR="00C30753">
        <w:fldChar w:fldCharType="separate"/>
      </w:r>
      <w:r w:rsidR="006716C7" w:rsidRPr="006716C7">
        <w:rPr>
          <w:noProof/>
        </w:rPr>
        <w:t>3</w:t>
      </w:r>
      <w:r w:rsidR="00C30753">
        <w:rPr>
          <w:noProof/>
        </w:rPr>
        <w:fldChar w:fldCharType="end"/>
      </w:r>
      <w:r w:rsidRPr="006716C7">
        <w:t xml:space="preserve">: Enter Gift Receipt Quantity </w:t>
      </w:r>
    </w:p>
    <w:p w:rsidR="00835F52" w:rsidRPr="006716C7" w:rsidRDefault="00835F52" w:rsidP="00835F52">
      <w:pPr>
        <w:pStyle w:val="Heading3"/>
      </w:pPr>
      <w:r w:rsidRPr="006716C7">
        <w:t>Instruction Text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835F52" w:rsidRPr="006716C7" w:rsidTr="00FF5D22">
        <w:trPr>
          <w:cantSplit/>
        </w:trPr>
        <w:tc>
          <w:tcPr>
            <w:tcW w:w="10809"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rPr>
                <w:b/>
                <w:bCs/>
                <w:szCs w:val="20"/>
              </w:rPr>
            </w:pPr>
            <w:r w:rsidRPr="006716C7">
              <w:rPr>
                <w:b/>
                <w:bCs/>
                <w:szCs w:val="20"/>
              </w:rPr>
              <w:t>Instructions</w:t>
            </w:r>
          </w:p>
        </w:tc>
      </w:tr>
      <w:tr w:rsidR="00835F52" w:rsidRPr="006716C7" w:rsidTr="00FF5D22">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rPr>
                <w:bCs/>
                <w:szCs w:val="20"/>
              </w:rPr>
            </w:pPr>
            <w:r w:rsidRPr="006716C7">
              <w:rPr>
                <w:bCs/>
                <w:szCs w:val="20"/>
              </w:rPr>
              <w:t>None</w:t>
            </w:r>
          </w:p>
        </w:tc>
      </w:tr>
    </w:tbl>
    <w:p w:rsidR="00835F52" w:rsidRPr="006716C7" w:rsidRDefault="00835F52" w:rsidP="00835F52">
      <w:pPr>
        <w:pStyle w:val="Heading3"/>
      </w:pPr>
      <w:r w:rsidRPr="006716C7">
        <w:t>Navigation/Menu Key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7"/>
        <w:gridCol w:w="1551"/>
        <w:gridCol w:w="3690"/>
        <w:gridCol w:w="3606"/>
      </w:tblGrid>
      <w:tr w:rsidR="00835F52" w:rsidRPr="006716C7" w:rsidTr="00FF5D22">
        <w:trPr>
          <w:cantSplit/>
        </w:trPr>
        <w:tc>
          <w:tcPr>
            <w:tcW w:w="1742"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Notes</w:t>
            </w:r>
          </w:p>
        </w:tc>
      </w:tr>
      <w:tr w:rsidR="00835F52" w:rsidRPr="006716C7" w:rsidTr="00FF5D2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Sale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None</w:t>
            </w:r>
          </w:p>
        </w:tc>
      </w:tr>
      <w:tr w:rsidR="00835F52" w:rsidRPr="006716C7" w:rsidTr="00FF5D22">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0C6CEC">
            <w:pPr>
              <w:pStyle w:val="BodyText"/>
              <w:spacing w:after="0"/>
            </w:pPr>
            <w:r w:rsidRPr="006716C7">
              <w:t>Receipt Printing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Continue enabled upon data entry</w:t>
            </w:r>
          </w:p>
        </w:tc>
      </w:tr>
    </w:tbl>
    <w:p w:rsidR="00835F52" w:rsidRPr="006716C7" w:rsidRDefault="00835F52" w:rsidP="00835F52">
      <w:pPr>
        <w:pStyle w:val="Heading3"/>
      </w:pPr>
      <w:r w:rsidRPr="006716C7">
        <w:t>Data/Input Field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70"/>
        <w:gridCol w:w="1040"/>
        <w:gridCol w:w="961"/>
        <w:gridCol w:w="1426"/>
        <w:gridCol w:w="1149"/>
        <w:gridCol w:w="1149"/>
        <w:gridCol w:w="3669"/>
      </w:tblGrid>
      <w:tr w:rsidR="00835F52" w:rsidRPr="006716C7" w:rsidTr="00FF5D22">
        <w:trPr>
          <w:cantSplit/>
        </w:trPr>
        <w:tc>
          <w:tcPr>
            <w:tcW w:w="1182"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proofErr w:type="spellStart"/>
            <w:r w:rsidRPr="006716C7">
              <w:rPr>
                <w:b/>
                <w:bCs/>
              </w:rPr>
              <w:t>Req’d</w:t>
            </w:r>
            <w:proofErr w:type="spellEnd"/>
            <w:r w:rsidRPr="006716C7">
              <w:rPr>
                <w:b/>
                <w:bCs/>
              </w:rPr>
              <w:t>?</w:t>
            </w:r>
          </w:p>
        </w:tc>
        <w:tc>
          <w:tcPr>
            <w:tcW w:w="1453"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Min</w:t>
            </w:r>
          </w:p>
          <w:p w:rsidR="00835F52" w:rsidRPr="006716C7" w:rsidRDefault="00835F52" w:rsidP="00FF5D22">
            <w:pPr>
              <w:pStyle w:val="BodyText"/>
              <w:spacing w:after="0"/>
              <w:rPr>
                <w:b/>
                <w:bCs/>
              </w:rPr>
            </w:pPr>
            <w:r w:rsidRPr="006716C7">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Max</w:t>
            </w:r>
          </w:p>
          <w:p w:rsidR="00835F52" w:rsidRPr="006716C7" w:rsidRDefault="00835F52" w:rsidP="00FF5D22">
            <w:pPr>
              <w:pStyle w:val="BodyText"/>
              <w:spacing w:after="0"/>
              <w:rPr>
                <w:b/>
                <w:bCs/>
              </w:rPr>
            </w:pPr>
            <w:r w:rsidRPr="006716C7">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pStyle w:val="BodyText"/>
              <w:spacing w:after="0"/>
              <w:rPr>
                <w:b/>
                <w:bCs/>
              </w:rPr>
            </w:pPr>
            <w:r w:rsidRPr="006716C7">
              <w:rPr>
                <w:b/>
                <w:bCs/>
              </w:rPr>
              <w:t>Notes</w:t>
            </w:r>
          </w:p>
        </w:tc>
      </w:tr>
      <w:tr w:rsidR="00835F52" w:rsidRPr="006716C7" w:rsidTr="00FF5D22">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rPr>
                <w:bCs/>
              </w:rPr>
            </w:pPr>
            <w:r w:rsidRPr="006716C7">
              <w:rPr>
                <w:bCs/>
              </w:rPr>
              <w:t>Enter Quantity</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10</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pStyle w:val="BodyText"/>
              <w:spacing w:after="0"/>
            </w:pPr>
            <w:r w:rsidRPr="006716C7">
              <w:t>None</w:t>
            </w:r>
          </w:p>
        </w:tc>
      </w:tr>
    </w:tbl>
    <w:p w:rsidR="00835F52" w:rsidRPr="006716C7" w:rsidRDefault="00835F52" w:rsidP="00835F52">
      <w:pPr>
        <w:pStyle w:val="Heading3"/>
      </w:pPr>
      <w:r w:rsidRPr="006716C7">
        <w:t>Reason Code Enhancements</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835F52" w:rsidRPr="006716C7" w:rsidTr="00FF5D22">
        <w:trPr>
          <w:cantSplit/>
        </w:trPr>
        <w:tc>
          <w:tcPr>
            <w:tcW w:w="1284" w:type="pct"/>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rPr>
                <w:b/>
              </w:rPr>
            </w:pPr>
            <w:r w:rsidRPr="006716C7">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rPr>
                <w:b/>
                <w:szCs w:val="20"/>
              </w:rPr>
            </w:pPr>
            <w:r w:rsidRPr="006716C7">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835F52" w:rsidRPr="006716C7" w:rsidRDefault="00835F52" w:rsidP="00FF5D22">
            <w:pPr>
              <w:rPr>
                <w:b/>
                <w:szCs w:val="20"/>
              </w:rPr>
            </w:pPr>
            <w:r w:rsidRPr="006716C7">
              <w:rPr>
                <w:b/>
                <w:szCs w:val="20"/>
              </w:rPr>
              <w:t>Default Value</w:t>
            </w:r>
          </w:p>
        </w:tc>
      </w:tr>
      <w:tr w:rsidR="00835F52" w:rsidRPr="006716C7" w:rsidTr="00FF5D22">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rPr>
                <w:bCs/>
                <w:szCs w:val="20"/>
              </w:rPr>
            </w:pPr>
            <w:r w:rsidRPr="006716C7">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835F52">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835F52" w:rsidRPr="006716C7" w:rsidRDefault="00835F52" w:rsidP="00FF5D22">
            <w:pPr>
              <w:rPr>
                <w:szCs w:val="20"/>
              </w:rPr>
            </w:pPr>
          </w:p>
        </w:tc>
      </w:tr>
    </w:tbl>
    <w:p w:rsidR="00835F52" w:rsidRPr="006716C7" w:rsidRDefault="00835F52" w:rsidP="00835F52">
      <w:pPr>
        <w:pStyle w:val="Heading3"/>
      </w:pPr>
      <w:r w:rsidRPr="006716C7">
        <w:lastRenderedPageBreak/>
        <w:t xml:space="preserve">Invalid Gift Receipt Quantity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64"/>
      </w:tblGrid>
      <w:tr w:rsidR="00835F52" w:rsidRPr="006716C7" w:rsidTr="00FF5D22">
        <w:trPr>
          <w:cantSplit/>
        </w:trPr>
        <w:tc>
          <w:tcPr>
            <w:tcW w:w="1618" w:type="dxa"/>
            <w:tcBorders>
              <w:right w:val="single" w:sz="18" w:space="0" w:color="4F81BD"/>
            </w:tcBorders>
          </w:tcPr>
          <w:p w:rsidR="00835F52" w:rsidRPr="006716C7" w:rsidRDefault="00835F52" w:rsidP="00FF5D22">
            <w:pPr>
              <w:rPr>
                <w:b/>
                <w:bCs/>
                <w:szCs w:val="20"/>
              </w:rPr>
            </w:pPr>
            <w:r w:rsidRPr="006716C7">
              <w:rPr>
                <w:b/>
                <w:bCs/>
                <w:szCs w:val="20"/>
              </w:rPr>
              <w:t>Description</w:t>
            </w:r>
          </w:p>
        </w:tc>
        <w:tc>
          <w:tcPr>
            <w:tcW w:w="9213" w:type="dxa"/>
            <w:tcBorders>
              <w:right w:val="single" w:sz="18" w:space="0" w:color="4F81BD"/>
            </w:tcBorders>
            <w:vAlign w:val="bottom"/>
          </w:tcPr>
          <w:p w:rsidR="00835F52" w:rsidRPr="006716C7" w:rsidRDefault="00835F52" w:rsidP="00801E5E">
            <w:r w:rsidRPr="006716C7">
              <w:rPr>
                <w:bCs/>
                <w:szCs w:val="20"/>
              </w:rPr>
              <w:t>The Invalid Gift Receipt Quantity message is displayed w</w:t>
            </w:r>
            <w:r w:rsidRPr="006716C7">
              <w:t xml:space="preserve">hen the gift receipt quantity number entered is greater than the number of items in the transaction.  </w:t>
            </w:r>
            <w:r w:rsidR="00801E5E" w:rsidRPr="006716C7">
              <w:rPr>
                <w:bCs/>
                <w:szCs w:val="20"/>
              </w:rPr>
              <w:t>Acknowledging the message returns the operator to the Enter Gift Receipt Quantity</w:t>
            </w:r>
            <w:r w:rsidRPr="006716C7">
              <w:t xml:space="preserve">.  </w:t>
            </w:r>
          </w:p>
        </w:tc>
      </w:tr>
      <w:tr w:rsidR="00835F52" w:rsidRPr="006716C7" w:rsidTr="00FF5D22">
        <w:trPr>
          <w:cantSplit/>
        </w:trPr>
        <w:tc>
          <w:tcPr>
            <w:tcW w:w="1618" w:type="dxa"/>
            <w:tcBorders>
              <w:bottom w:val="single" w:sz="8" w:space="0" w:color="4F81BD"/>
              <w:right w:val="single" w:sz="18" w:space="0" w:color="4F81BD"/>
            </w:tcBorders>
            <w:shd w:val="clear" w:color="auto" w:fill="D3DFEE"/>
          </w:tcPr>
          <w:p w:rsidR="00835F52" w:rsidRPr="006716C7" w:rsidRDefault="00835F52" w:rsidP="00FF5D22">
            <w:pPr>
              <w:rPr>
                <w:b/>
                <w:bCs/>
                <w:szCs w:val="20"/>
              </w:rPr>
            </w:pPr>
            <w:r w:rsidRPr="006716C7">
              <w:rPr>
                <w:b/>
                <w:bCs/>
                <w:szCs w:val="20"/>
              </w:rPr>
              <w:t>Message</w:t>
            </w:r>
          </w:p>
        </w:tc>
        <w:tc>
          <w:tcPr>
            <w:tcW w:w="9213" w:type="dxa"/>
            <w:tcBorders>
              <w:bottom w:val="single" w:sz="8" w:space="0" w:color="4F81BD"/>
              <w:right w:val="single" w:sz="18" w:space="0" w:color="4F81BD"/>
            </w:tcBorders>
            <w:shd w:val="clear" w:color="auto" w:fill="D3DFEE"/>
            <w:vAlign w:val="bottom"/>
          </w:tcPr>
          <w:p w:rsidR="00835F52" w:rsidRPr="006716C7" w:rsidRDefault="00801E5E" w:rsidP="00FF5D22">
            <w:r w:rsidRPr="006716C7">
              <w:t>Invalid Gift Receipt Quantity</w:t>
            </w:r>
          </w:p>
        </w:tc>
      </w:tr>
      <w:tr w:rsidR="00835F52" w:rsidRPr="006716C7" w:rsidTr="00FF5D22">
        <w:trPr>
          <w:cantSplit/>
        </w:trPr>
        <w:tc>
          <w:tcPr>
            <w:tcW w:w="1618" w:type="dxa"/>
            <w:tcBorders>
              <w:bottom w:val="single" w:sz="8" w:space="0" w:color="4F81BD"/>
              <w:right w:val="single" w:sz="18" w:space="0" w:color="4F81BD"/>
            </w:tcBorders>
            <w:shd w:val="clear" w:color="auto" w:fill="auto"/>
          </w:tcPr>
          <w:p w:rsidR="00835F52" w:rsidRPr="006716C7" w:rsidRDefault="00835F52" w:rsidP="00FF5D22">
            <w:pPr>
              <w:rPr>
                <w:b/>
                <w:bCs/>
                <w:szCs w:val="20"/>
              </w:rPr>
            </w:pPr>
            <w:r w:rsidRPr="006716C7">
              <w:rPr>
                <w:b/>
                <w:bCs/>
                <w:szCs w:val="20"/>
              </w:rPr>
              <w:t>Key prompt</w:t>
            </w:r>
          </w:p>
        </w:tc>
        <w:tc>
          <w:tcPr>
            <w:tcW w:w="9213" w:type="dxa"/>
            <w:tcBorders>
              <w:bottom w:val="single" w:sz="8" w:space="0" w:color="4F81BD"/>
              <w:right w:val="single" w:sz="18" w:space="0" w:color="4F81BD"/>
            </w:tcBorders>
            <w:vAlign w:val="bottom"/>
          </w:tcPr>
          <w:p w:rsidR="00835F52" w:rsidRPr="006716C7" w:rsidRDefault="00835F52" w:rsidP="00FF5D22">
            <w:r w:rsidRPr="006716C7">
              <w:t>OK</w:t>
            </w:r>
          </w:p>
        </w:tc>
      </w:tr>
      <w:tr w:rsidR="00835F52" w:rsidRPr="006716C7" w:rsidTr="00FF5D22">
        <w:trPr>
          <w:cantSplit/>
        </w:trPr>
        <w:tc>
          <w:tcPr>
            <w:tcW w:w="1618" w:type="dxa"/>
            <w:tcBorders>
              <w:right w:val="single" w:sz="18" w:space="0" w:color="4F81BD"/>
            </w:tcBorders>
            <w:shd w:val="clear" w:color="auto" w:fill="DBE5F1"/>
          </w:tcPr>
          <w:p w:rsidR="00835F52" w:rsidRPr="006716C7" w:rsidRDefault="00835F52" w:rsidP="00FF5D22">
            <w:pPr>
              <w:rPr>
                <w:b/>
                <w:bCs/>
                <w:szCs w:val="20"/>
              </w:rPr>
            </w:pPr>
            <w:r w:rsidRPr="006716C7">
              <w:rPr>
                <w:b/>
                <w:bCs/>
                <w:szCs w:val="20"/>
              </w:rPr>
              <w:t>Notes</w:t>
            </w:r>
          </w:p>
        </w:tc>
        <w:tc>
          <w:tcPr>
            <w:tcW w:w="9213" w:type="dxa"/>
            <w:tcBorders>
              <w:right w:val="single" w:sz="18" w:space="0" w:color="4F81BD"/>
            </w:tcBorders>
            <w:shd w:val="clear" w:color="auto" w:fill="DBE5F1"/>
            <w:vAlign w:val="bottom"/>
          </w:tcPr>
          <w:p w:rsidR="00835F52" w:rsidRPr="006716C7" w:rsidRDefault="00835F52" w:rsidP="00FF5D22">
            <w:r w:rsidRPr="006716C7">
              <w:t>Configurable message</w:t>
            </w:r>
          </w:p>
        </w:tc>
      </w:tr>
    </w:tbl>
    <w:p w:rsidR="002A2729" w:rsidRPr="006716C7" w:rsidRDefault="002A2729" w:rsidP="002A2729">
      <w:pPr>
        <w:pStyle w:val="Heading2"/>
      </w:pPr>
      <w:bookmarkStart w:id="65" w:name="_Ref350233409"/>
      <w:bookmarkStart w:id="66" w:name="_Toc350408190"/>
      <w:bookmarkStart w:id="67" w:name="_Toc370737274"/>
      <w:r w:rsidRPr="006716C7">
        <w:t>Transaction List</w:t>
      </w:r>
      <w:bookmarkEnd w:id="65"/>
      <w:bookmarkEnd w:id="66"/>
      <w:r w:rsidR="00AF28CC" w:rsidRPr="006716C7">
        <w:t xml:space="preserve"> – Reprint Receipt</w:t>
      </w:r>
      <w:bookmarkEnd w:id="67"/>
    </w:p>
    <w:p w:rsidR="002A2729" w:rsidRPr="006716C7" w:rsidRDefault="002A2729" w:rsidP="002A2729">
      <w:pPr>
        <w:pStyle w:val="BodyText"/>
      </w:pPr>
      <w:r w:rsidRPr="006716C7">
        <w:t>This screen is displayed when the operator selects to search for a transaction.  The screen displays the transaction information consisting of the date of purchase, store number, device ID, transaction number</w:t>
      </w:r>
      <w:r w:rsidRPr="006716C7">
        <w:rPr>
          <w:strike/>
        </w:rPr>
        <w:t xml:space="preserve">, </w:t>
      </w:r>
      <w:r w:rsidRPr="006716C7">
        <w:t>and total for the transaction.  The operator has the option to select a transaction to Reprint Receipt or Reprint Gift Receipt.  The first transaction is highlighted by default.  Transactions are listed in chronological order starting with the newest transaction listed first.</w:t>
      </w:r>
    </w:p>
    <w:p w:rsidR="006B6AAC" w:rsidRPr="006716C7" w:rsidRDefault="006B6AAC" w:rsidP="006B6AAC">
      <w:pPr>
        <w:pStyle w:val="BodyText"/>
        <w:rPr>
          <w:color w:val="FF0000"/>
        </w:rPr>
      </w:pPr>
      <w:r w:rsidRPr="006716C7">
        <w:t>The system displays only transactions within the same brand as current store.</w:t>
      </w:r>
    </w:p>
    <w:p w:rsidR="002A2729" w:rsidRPr="006716C7" w:rsidRDefault="002A2729" w:rsidP="002A2729">
      <w:pPr>
        <w:pStyle w:val="Heading3"/>
        <w:tabs>
          <w:tab w:val="left" w:pos="720"/>
        </w:tabs>
      </w:pPr>
      <w:bookmarkStart w:id="68" w:name="_Ref350233428"/>
      <w:r w:rsidRPr="006716C7">
        <w:t>Mockup</w:t>
      </w:r>
      <w:bookmarkEnd w:id="68"/>
    </w:p>
    <w:p w:rsidR="002A2729" w:rsidRPr="006716C7" w:rsidRDefault="00476F0A" w:rsidP="002A2729">
      <w:pPr>
        <w:pStyle w:val="BodyText"/>
        <w:jc w:val="center"/>
        <w:rPr>
          <w:color w:val="FF0000"/>
        </w:rPr>
      </w:pPr>
      <w:r w:rsidRPr="006716C7">
        <w:rPr>
          <w:noProof/>
          <w:color w:val="FF0000"/>
        </w:rPr>
        <w:drawing>
          <wp:inline distT="0" distB="0" distL="0" distR="0" wp14:anchorId="2871BEF5" wp14:editId="2EB78250">
            <wp:extent cx="6858000" cy="400640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58000" cy="4006402"/>
                    </a:xfrm>
                    <a:prstGeom prst="rect">
                      <a:avLst/>
                    </a:prstGeom>
                    <a:noFill/>
                    <a:ln w="9525">
                      <a:noFill/>
                      <a:miter lim="800000"/>
                      <a:headEnd/>
                      <a:tailEnd/>
                    </a:ln>
                  </pic:spPr>
                </pic:pic>
              </a:graphicData>
            </a:graphic>
          </wp:inline>
        </w:drawing>
      </w:r>
    </w:p>
    <w:p w:rsidR="002A2729" w:rsidRPr="006716C7" w:rsidRDefault="002A2729" w:rsidP="002A2729">
      <w:pPr>
        <w:pStyle w:val="Caption"/>
      </w:pPr>
      <w:r w:rsidRPr="006716C7">
        <w:t xml:space="preserve">Figure </w:t>
      </w:r>
      <w:r w:rsidR="00AB7EFD" w:rsidRPr="006716C7">
        <w:fldChar w:fldCharType="begin"/>
      </w:r>
      <w:r w:rsidRPr="006716C7">
        <w:instrText xml:space="preserve"> SEQ Figure \* ARABIC </w:instrText>
      </w:r>
      <w:r w:rsidR="00AB7EFD" w:rsidRPr="006716C7">
        <w:fldChar w:fldCharType="separate"/>
      </w:r>
      <w:r w:rsidR="006716C7" w:rsidRPr="006716C7">
        <w:rPr>
          <w:noProof/>
        </w:rPr>
        <w:t>4</w:t>
      </w:r>
      <w:r w:rsidR="00AB7EFD" w:rsidRPr="006716C7">
        <w:fldChar w:fldCharType="end"/>
      </w:r>
      <w:r w:rsidRPr="006716C7">
        <w:t>: Transaction List</w:t>
      </w:r>
    </w:p>
    <w:p w:rsidR="002A2729" w:rsidRPr="006716C7" w:rsidRDefault="002A2729" w:rsidP="002A2729">
      <w:pPr>
        <w:pStyle w:val="Heading3"/>
        <w:tabs>
          <w:tab w:val="left" w:pos="720"/>
        </w:tabs>
      </w:pPr>
      <w:r w:rsidRPr="006716C7">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2A2729" w:rsidRPr="006716C7" w:rsidTr="002A2729">
        <w:trPr>
          <w:cantSplit/>
        </w:trPr>
        <w:tc>
          <w:tcPr>
            <w:tcW w:w="10809" w:type="dxa"/>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rPr>
                <w:b/>
                <w:bCs/>
                <w:szCs w:val="20"/>
              </w:rPr>
            </w:pPr>
            <w:r w:rsidRPr="006716C7">
              <w:rPr>
                <w:b/>
                <w:bCs/>
                <w:szCs w:val="20"/>
              </w:rPr>
              <w:t>Instructions</w:t>
            </w:r>
          </w:p>
        </w:tc>
      </w:tr>
      <w:tr w:rsidR="002A2729" w:rsidRPr="006716C7" w:rsidTr="002A2729">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rPr>
                <w:bCs/>
                <w:szCs w:val="20"/>
              </w:rPr>
            </w:pPr>
            <w:r w:rsidRPr="006716C7">
              <w:rPr>
                <w:bCs/>
                <w:szCs w:val="20"/>
              </w:rPr>
              <w:t>None</w:t>
            </w:r>
          </w:p>
        </w:tc>
      </w:tr>
    </w:tbl>
    <w:p w:rsidR="003E5DB1" w:rsidRPr="006716C7" w:rsidRDefault="003E5DB1" w:rsidP="003E5DB1">
      <w:pPr>
        <w:pStyle w:val="BodyText"/>
        <w:rPr>
          <w:rFonts w:cs="Arial"/>
          <w:szCs w:val="26"/>
        </w:rPr>
      </w:pPr>
      <w:r w:rsidRPr="006716C7">
        <w:br w:type="page"/>
      </w:r>
    </w:p>
    <w:p w:rsidR="002A2729" w:rsidRPr="006716C7" w:rsidRDefault="002A2729" w:rsidP="002A2729">
      <w:pPr>
        <w:pStyle w:val="Heading3"/>
        <w:tabs>
          <w:tab w:val="left" w:pos="720"/>
        </w:tabs>
      </w:pPr>
      <w:r w:rsidRPr="006716C7">
        <w:lastRenderedPageBreak/>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6"/>
        <w:gridCol w:w="1550"/>
        <w:gridCol w:w="3706"/>
        <w:gridCol w:w="3592"/>
      </w:tblGrid>
      <w:tr w:rsidR="002A2729" w:rsidRPr="006716C7" w:rsidTr="002A2729">
        <w:trPr>
          <w:cantSplit/>
        </w:trPr>
        <w:tc>
          <w:tcPr>
            <w:tcW w:w="1742" w:type="dxa"/>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pStyle w:val="BodyText"/>
              <w:spacing w:after="0"/>
              <w:rPr>
                <w:b/>
                <w:bCs/>
              </w:rPr>
            </w:pPr>
            <w:r w:rsidRPr="006716C7">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pStyle w:val="BodyText"/>
              <w:spacing w:after="0"/>
              <w:rPr>
                <w:b/>
                <w:bCs/>
              </w:rPr>
            </w:pPr>
            <w:r w:rsidRPr="006716C7">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pStyle w:val="BodyText"/>
              <w:spacing w:after="0"/>
              <w:rPr>
                <w:b/>
                <w:bCs/>
              </w:rPr>
            </w:pPr>
            <w:r w:rsidRPr="006716C7">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pStyle w:val="BodyText"/>
              <w:spacing w:after="0"/>
              <w:rPr>
                <w:b/>
                <w:bCs/>
              </w:rPr>
            </w:pPr>
            <w:r w:rsidRPr="006716C7">
              <w:rPr>
                <w:b/>
                <w:bCs/>
              </w:rPr>
              <w:t>Notes</w:t>
            </w:r>
          </w:p>
        </w:tc>
      </w:tr>
      <w:tr w:rsidR="002A2729" w:rsidRPr="006716C7" w:rsidTr="002A272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Previous screen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None</w:t>
            </w:r>
          </w:p>
        </w:tc>
      </w:tr>
      <w:tr w:rsidR="002A2729" w:rsidRPr="006716C7" w:rsidTr="002A2729">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F23BB6" w:rsidP="002A2729">
            <w:pPr>
              <w:pStyle w:val="BodyText"/>
              <w:spacing w:after="0"/>
            </w:pPr>
            <w:r w:rsidRPr="006716C7">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F23BB6" w:rsidP="003E5DB1">
            <w:pPr>
              <w:pStyle w:val="BodyText"/>
              <w:numPr>
                <w:ilvl w:val="0"/>
                <w:numId w:val="2"/>
              </w:numPr>
              <w:spacing w:after="0"/>
            </w:pPr>
            <w:r w:rsidRPr="006716C7">
              <w:t xml:space="preserve">Reprint Receipt selected from Main Menu and </w:t>
            </w:r>
            <w:r w:rsidR="003E5DB1" w:rsidRPr="006716C7">
              <w:t>Receipt details returned from Corporate Receipt Lookup Service: Reprint Receipt use case</w:t>
            </w:r>
          </w:p>
          <w:p w:rsidR="003E5DB1" w:rsidRPr="006716C7" w:rsidRDefault="00F23BB6" w:rsidP="003E5DB1">
            <w:pPr>
              <w:pStyle w:val="BodyText"/>
              <w:numPr>
                <w:ilvl w:val="0"/>
                <w:numId w:val="2"/>
              </w:numPr>
              <w:spacing w:after="0"/>
            </w:pPr>
            <w:r w:rsidRPr="006716C7">
              <w:t xml:space="preserve">Reprint Receipt selected from Main Menu and </w:t>
            </w:r>
            <w:r w:rsidR="003E5DB1" w:rsidRPr="006716C7">
              <w:t xml:space="preserve">Receipt details not returned from Corporate Receipt Lookup Service:  Unable to Reprint Receipt </w:t>
            </w:r>
          </w:p>
          <w:p w:rsidR="00F23BB6" w:rsidRPr="006716C7" w:rsidRDefault="00F23BB6" w:rsidP="003E5DB1">
            <w:pPr>
              <w:pStyle w:val="BodyText"/>
              <w:numPr>
                <w:ilvl w:val="0"/>
                <w:numId w:val="2"/>
              </w:numPr>
              <w:spacing w:after="0"/>
            </w:pPr>
            <w:r w:rsidRPr="006716C7">
              <w:t>Reprint Gift Receipt selected from Main Menu: Reprint Receipt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pStyle w:val="BodyText"/>
              <w:spacing w:after="0"/>
            </w:pPr>
            <w:r w:rsidRPr="006716C7">
              <w:t>None</w:t>
            </w:r>
          </w:p>
        </w:tc>
      </w:tr>
    </w:tbl>
    <w:p w:rsidR="002A2729" w:rsidRPr="006716C7" w:rsidRDefault="002A2729" w:rsidP="002A2729">
      <w:pPr>
        <w:pStyle w:val="Heading3"/>
        <w:tabs>
          <w:tab w:val="left" w:pos="720"/>
        </w:tabs>
      </w:pPr>
      <w:bookmarkStart w:id="69" w:name="_Ref350233455"/>
      <w:r w:rsidRPr="006716C7">
        <w:t>Data/Input Field</w:t>
      </w:r>
      <w:bookmarkEnd w:id="6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39"/>
        <w:gridCol w:w="959"/>
        <w:gridCol w:w="1453"/>
        <w:gridCol w:w="1141"/>
        <w:gridCol w:w="1141"/>
        <w:gridCol w:w="2889"/>
      </w:tblGrid>
      <w:tr w:rsidR="006B6AAC" w:rsidRPr="006716C7" w:rsidTr="0045367D">
        <w:trPr>
          <w:cantSplit/>
        </w:trPr>
        <w:tc>
          <w:tcPr>
            <w:tcW w:w="1942"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Label/Placeholder Text</w:t>
            </w:r>
          </w:p>
        </w:tc>
        <w:tc>
          <w:tcPr>
            <w:tcW w:w="1042"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proofErr w:type="spellStart"/>
            <w:r w:rsidRPr="006716C7">
              <w:rPr>
                <w:b/>
                <w:bCs/>
              </w:rPr>
              <w:t>Req’d</w:t>
            </w:r>
            <w:proofErr w:type="spellEnd"/>
            <w:r w:rsidRPr="006716C7">
              <w:rPr>
                <w:b/>
                <w:bCs/>
              </w:rPr>
              <w:t>?</w:t>
            </w:r>
          </w:p>
        </w:tc>
        <w:tc>
          <w:tcPr>
            <w:tcW w:w="1453"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Min</w:t>
            </w:r>
          </w:p>
          <w:p w:rsidR="006B6AAC" w:rsidRPr="006716C7" w:rsidRDefault="006B6AAC" w:rsidP="0045367D">
            <w:pPr>
              <w:pStyle w:val="BodyText"/>
              <w:spacing w:after="0"/>
              <w:rPr>
                <w:b/>
                <w:bCs/>
              </w:rPr>
            </w:pPr>
            <w:r w:rsidRPr="006716C7">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Max</w:t>
            </w:r>
          </w:p>
          <w:p w:rsidR="006B6AAC" w:rsidRPr="006716C7" w:rsidRDefault="006B6AAC" w:rsidP="0045367D">
            <w:pPr>
              <w:pStyle w:val="BodyText"/>
              <w:spacing w:after="0"/>
              <w:rPr>
                <w:b/>
                <w:bCs/>
              </w:rPr>
            </w:pPr>
            <w:r w:rsidRPr="006716C7">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6B6AAC" w:rsidRPr="006716C7" w:rsidRDefault="006B6AAC" w:rsidP="0045367D">
            <w:pPr>
              <w:pStyle w:val="BodyText"/>
              <w:spacing w:after="0"/>
              <w:rPr>
                <w:b/>
                <w:bCs/>
              </w:rPr>
            </w:pPr>
            <w:r w:rsidRPr="006716C7">
              <w:rPr>
                <w:b/>
                <w:bCs/>
              </w:rPr>
              <w:t>Notes</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Store #</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Device#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Tran #</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Date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Date</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Item</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Item Description</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Price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Subtotal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Tax</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r w:rsidR="006B6AAC" w:rsidRPr="006716C7" w:rsidTr="0045367D">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rPr>
                <w:bCs/>
              </w:rPr>
            </w:pPr>
            <w:r w:rsidRPr="006716C7">
              <w:rPr>
                <w:bCs/>
              </w:rPr>
              <w:t>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N/A</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6B6AAC" w:rsidRPr="006716C7" w:rsidRDefault="006B6AAC" w:rsidP="0045367D">
            <w:pPr>
              <w:pStyle w:val="BodyText"/>
              <w:spacing w:after="0"/>
            </w:pPr>
            <w:r w:rsidRPr="006716C7">
              <w:t>Display Only</w:t>
            </w:r>
          </w:p>
        </w:tc>
      </w:tr>
    </w:tbl>
    <w:p w:rsidR="002A2729" w:rsidRPr="006716C7" w:rsidRDefault="002A2729" w:rsidP="002A2729">
      <w:pPr>
        <w:pStyle w:val="Heading3"/>
        <w:tabs>
          <w:tab w:val="left" w:pos="720"/>
        </w:tabs>
      </w:pPr>
      <w:r w:rsidRPr="006716C7">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2A2729" w:rsidRPr="006716C7" w:rsidTr="002A2729">
        <w:trPr>
          <w:cantSplit/>
        </w:trPr>
        <w:tc>
          <w:tcPr>
            <w:tcW w:w="1284" w:type="pct"/>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rPr>
                <w:b/>
              </w:rPr>
            </w:pPr>
            <w:r w:rsidRPr="006716C7">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rPr>
                <w:b/>
                <w:szCs w:val="20"/>
              </w:rPr>
            </w:pPr>
            <w:r w:rsidRPr="006716C7">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2A2729" w:rsidRPr="006716C7" w:rsidRDefault="002A2729" w:rsidP="002A2729">
            <w:pPr>
              <w:rPr>
                <w:b/>
                <w:szCs w:val="20"/>
              </w:rPr>
            </w:pPr>
            <w:r w:rsidRPr="006716C7">
              <w:rPr>
                <w:b/>
                <w:szCs w:val="20"/>
              </w:rPr>
              <w:t>Default Value</w:t>
            </w:r>
          </w:p>
        </w:tc>
      </w:tr>
      <w:tr w:rsidR="002A2729" w:rsidRPr="006716C7" w:rsidTr="002A272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rPr>
                <w:bCs/>
                <w:szCs w:val="20"/>
              </w:rPr>
            </w:pPr>
            <w:r w:rsidRPr="006716C7">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2A2729" w:rsidRPr="006716C7" w:rsidRDefault="002A2729" w:rsidP="002A2729">
            <w:pPr>
              <w:rPr>
                <w:szCs w:val="20"/>
              </w:rPr>
            </w:pPr>
          </w:p>
        </w:tc>
      </w:tr>
    </w:tbl>
    <w:p w:rsidR="003E5DB1" w:rsidRPr="006716C7" w:rsidRDefault="003E5DB1" w:rsidP="003E5DB1">
      <w:pPr>
        <w:pStyle w:val="Heading3"/>
      </w:pPr>
      <w:r w:rsidRPr="006716C7">
        <w:t xml:space="preserve">Unable to Reprint Receipt </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64"/>
      </w:tblGrid>
      <w:tr w:rsidR="003E5DB1" w:rsidRPr="006716C7" w:rsidTr="00F148E0">
        <w:trPr>
          <w:cantSplit/>
        </w:trPr>
        <w:tc>
          <w:tcPr>
            <w:tcW w:w="1618" w:type="dxa"/>
            <w:tcBorders>
              <w:right w:val="single" w:sz="18" w:space="0" w:color="4F81BD"/>
            </w:tcBorders>
          </w:tcPr>
          <w:p w:rsidR="003E5DB1" w:rsidRPr="006716C7" w:rsidRDefault="003E5DB1" w:rsidP="00F148E0">
            <w:pPr>
              <w:rPr>
                <w:b/>
                <w:bCs/>
                <w:szCs w:val="20"/>
              </w:rPr>
            </w:pPr>
            <w:r w:rsidRPr="006716C7">
              <w:rPr>
                <w:b/>
                <w:bCs/>
                <w:szCs w:val="20"/>
              </w:rPr>
              <w:t>Description</w:t>
            </w:r>
          </w:p>
        </w:tc>
        <w:tc>
          <w:tcPr>
            <w:tcW w:w="9213" w:type="dxa"/>
            <w:tcBorders>
              <w:right w:val="single" w:sz="18" w:space="0" w:color="4F81BD"/>
            </w:tcBorders>
            <w:vAlign w:val="bottom"/>
          </w:tcPr>
          <w:p w:rsidR="003E5DB1" w:rsidRPr="006716C7" w:rsidRDefault="003E5DB1" w:rsidP="003E5DB1">
            <w:r w:rsidRPr="006716C7">
              <w:rPr>
                <w:bCs/>
                <w:szCs w:val="20"/>
              </w:rPr>
              <w:t>The Unable to Reprint Receipt message is displayed w</w:t>
            </w:r>
            <w:r w:rsidRPr="006716C7">
              <w:t xml:space="preserve">hen no receipt information is returned from the Corporate Receipt Lookup Service.  </w:t>
            </w:r>
            <w:r w:rsidRPr="006716C7">
              <w:rPr>
                <w:bCs/>
                <w:szCs w:val="20"/>
              </w:rPr>
              <w:t>Acknowledging the message returns the operator to the Transaction List screen</w:t>
            </w:r>
            <w:r w:rsidRPr="006716C7">
              <w:t xml:space="preserve">.  </w:t>
            </w:r>
          </w:p>
        </w:tc>
      </w:tr>
      <w:tr w:rsidR="003E5DB1" w:rsidRPr="006716C7" w:rsidTr="00F148E0">
        <w:trPr>
          <w:cantSplit/>
        </w:trPr>
        <w:tc>
          <w:tcPr>
            <w:tcW w:w="1618" w:type="dxa"/>
            <w:tcBorders>
              <w:bottom w:val="single" w:sz="8" w:space="0" w:color="4F81BD"/>
              <w:right w:val="single" w:sz="18" w:space="0" w:color="4F81BD"/>
            </w:tcBorders>
            <w:shd w:val="clear" w:color="auto" w:fill="D3DFEE"/>
          </w:tcPr>
          <w:p w:rsidR="003E5DB1" w:rsidRPr="006716C7" w:rsidRDefault="003E5DB1" w:rsidP="00F148E0">
            <w:pPr>
              <w:rPr>
                <w:b/>
                <w:bCs/>
                <w:szCs w:val="20"/>
              </w:rPr>
            </w:pPr>
            <w:r w:rsidRPr="006716C7">
              <w:rPr>
                <w:b/>
                <w:bCs/>
                <w:szCs w:val="20"/>
              </w:rPr>
              <w:t>Message</w:t>
            </w:r>
          </w:p>
        </w:tc>
        <w:tc>
          <w:tcPr>
            <w:tcW w:w="9213" w:type="dxa"/>
            <w:tcBorders>
              <w:bottom w:val="single" w:sz="8" w:space="0" w:color="4F81BD"/>
              <w:right w:val="single" w:sz="18" w:space="0" w:color="4F81BD"/>
            </w:tcBorders>
            <w:shd w:val="clear" w:color="auto" w:fill="D3DFEE"/>
            <w:vAlign w:val="bottom"/>
          </w:tcPr>
          <w:p w:rsidR="003E5DB1" w:rsidRPr="006716C7" w:rsidRDefault="003E5DB1" w:rsidP="00F148E0">
            <w:r w:rsidRPr="006716C7">
              <w:t>Unable to Reprint Receipt</w:t>
            </w:r>
          </w:p>
        </w:tc>
      </w:tr>
      <w:tr w:rsidR="003E5DB1" w:rsidRPr="006716C7" w:rsidTr="00F148E0">
        <w:trPr>
          <w:cantSplit/>
        </w:trPr>
        <w:tc>
          <w:tcPr>
            <w:tcW w:w="1618" w:type="dxa"/>
            <w:tcBorders>
              <w:bottom w:val="single" w:sz="8" w:space="0" w:color="4F81BD"/>
              <w:right w:val="single" w:sz="18" w:space="0" w:color="4F81BD"/>
            </w:tcBorders>
            <w:shd w:val="clear" w:color="auto" w:fill="auto"/>
          </w:tcPr>
          <w:p w:rsidR="003E5DB1" w:rsidRPr="006716C7" w:rsidRDefault="003E5DB1" w:rsidP="00F148E0">
            <w:pPr>
              <w:rPr>
                <w:b/>
                <w:bCs/>
                <w:szCs w:val="20"/>
              </w:rPr>
            </w:pPr>
            <w:r w:rsidRPr="006716C7">
              <w:rPr>
                <w:b/>
                <w:bCs/>
                <w:szCs w:val="20"/>
              </w:rPr>
              <w:t>Key prompt</w:t>
            </w:r>
          </w:p>
        </w:tc>
        <w:tc>
          <w:tcPr>
            <w:tcW w:w="9213" w:type="dxa"/>
            <w:tcBorders>
              <w:bottom w:val="single" w:sz="8" w:space="0" w:color="4F81BD"/>
              <w:right w:val="single" w:sz="18" w:space="0" w:color="4F81BD"/>
            </w:tcBorders>
            <w:vAlign w:val="bottom"/>
          </w:tcPr>
          <w:p w:rsidR="003E5DB1" w:rsidRPr="006716C7" w:rsidRDefault="003E5DB1" w:rsidP="00F148E0">
            <w:r w:rsidRPr="006716C7">
              <w:t>OK</w:t>
            </w:r>
          </w:p>
        </w:tc>
      </w:tr>
      <w:tr w:rsidR="003E5DB1" w:rsidRPr="006716C7" w:rsidTr="00F148E0">
        <w:trPr>
          <w:cantSplit/>
        </w:trPr>
        <w:tc>
          <w:tcPr>
            <w:tcW w:w="1618" w:type="dxa"/>
            <w:tcBorders>
              <w:right w:val="single" w:sz="18" w:space="0" w:color="4F81BD"/>
            </w:tcBorders>
            <w:shd w:val="clear" w:color="auto" w:fill="DBE5F1"/>
          </w:tcPr>
          <w:p w:rsidR="003E5DB1" w:rsidRPr="006716C7" w:rsidRDefault="003E5DB1" w:rsidP="00F148E0">
            <w:pPr>
              <w:rPr>
                <w:b/>
                <w:bCs/>
                <w:szCs w:val="20"/>
              </w:rPr>
            </w:pPr>
            <w:r w:rsidRPr="006716C7">
              <w:rPr>
                <w:b/>
                <w:bCs/>
                <w:szCs w:val="20"/>
              </w:rPr>
              <w:t>Notes</w:t>
            </w:r>
          </w:p>
        </w:tc>
        <w:tc>
          <w:tcPr>
            <w:tcW w:w="9213" w:type="dxa"/>
            <w:tcBorders>
              <w:right w:val="single" w:sz="18" w:space="0" w:color="4F81BD"/>
            </w:tcBorders>
            <w:shd w:val="clear" w:color="auto" w:fill="DBE5F1"/>
            <w:vAlign w:val="bottom"/>
          </w:tcPr>
          <w:p w:rsidR="003E5DB1" w:rsidRPr="006716C7" w:rsidRDefault="003E5DB1" w:rsidP="00F148E0">
            <w:r w:rsidRPr="006716C7">
              <w:t>Configurable message</w:t>
            </w:r>
          </w:p>
        </w:tc>
      </w:tr>
    </w:tbl>
    <w:p w:rsidR="00A36851" w:rsidRPr="006716C7" w:rsidRDefault="00A36851" w:rsidP="00A36851">
      <w:pPr>
        <w:pStyle w:val="Heading1"/>
        <w:rPr>
          <w:i/>
        </w:rPr>
      </w:pPr>
      <w:bookmarkStart w:id="70" w:name="_Toc370737275"/>
      <w:r w:rsidRPr="006716C7">
        <w:rPr>
          <w:i/>
        </w:rPr>
        <w:t>Business Sign Off</w:t>
      </w:r>
      <w:bookmarkEnd w:id="64"/>
      <w:bookmarkEnd w:id="70"/>
    </w:p>
    <w:tbl>
      <w:tblPr>
        <w:tblW w:w="489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15" w:type="dxa"/>
          <w:right w:w="115" w:type="dxa"/>
        </w:tblCellMar>
        <w:tblLook w:val="04A0" w:firstRow="1" w:lastRow="0" w:firstColumn="1" w:lastColumn="0" w:noHBand="0" w:noVBand="1"/>
      </w:tblPr>
      <w:tblGrid>
        <w:gridCol w:w="4076"/>
        <w:gridCol w:w="4770"/>
        <w:gridCol w:w="1710"/>
      </w:tblGrid>
      <w:tr w:rsidR="00A36851" w:rsidRPr="006716C7" w:rsidTr="00493B5F">
        <w:trPr>
          <w:cantSplit/>
        </w:trPr>
        <w:tc>
          <w:tcPr>
            <w:tcW w:w="4076"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rPr>
            </w:pPr>
            <w:r w:rsidRPr="006716C7">
              <w:rPr>
                <w:b/>
              </w:rPr>
              <w:t>Name</w:t>
            </w:r>
          </w:p>
        </w:tc>
        <w:tc>
          <w:tcPr>
            <w:tcW w:w="4770"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szCs w:val="20"/>
              </w:rPr>
            </w:pPr>
            <w:r w:rsidRPr="006716C7">
              <w:rPr>
                <w:b/>
                <w:szCs w:val="20"/>
              </w:rPr>
              <w:t>Organization</w:t>
            </w:r>
          </w:p>
        </w:tc>
        <w:tc>
          <w:tcPr>
            <w:tcW w:w="1710"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szCs w:val="20"/>
              </w:rPr>
            </w:pPr>
            <w:r w:rsidRPr="006716C7">
              <w:rPr>
                <w:b/>
                <w:szCs w:val="20"/>
              </w:rPr>
              <w:t>Date</w:t>
            </w:r>
          </w:p>
        </w:tc>
      </w:tr>
      <w:tr w:rsidR="00A36851" w:rsidRPr="006716C7" w:rsidTr="00493B5F">
        <w:trPr>
          <w:cantSplit/>
        </w:trPr>
        <w:tc>
          <w:tcPr>
            <w:tcW w:w="4076"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A36851" w:rsidP="00FF5D22">
            <w:pPr>
              <w:rPr>
                <w:color w:val="FF0000"/>
                <w:szCs w:val="20"/>
              </w:rPr>
            </w:pPr>
            <w:r w:rsidRPr="006716C7">
              <w:rPr>
                <w:color w:val="FF0000"/>
                <w:szCs w:val="20"/>
              </w:rPr>
              <w:t>&lt;Name of signer&gt;</w:t>
            </w:r>
          </w:p>
        </w:tc>
        <w:tc>
          <w:tcPr>
            <w:tcW w:w="4770"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A36851" w:rsidP="00FF5D22">
            <w:pPr>
              <w:rPr>
                <w:color w:val="FF0000"/>
                <w:szCs w:val="20"/>
              </w:rPr>
            </w:pPr>
            <w:r w:rsidRPr="006716C7">
              <w:rPr>
                <w:color w:val="FF0000"/>
                <w:szCs w:val="20"/>
              </w:rPr>
              <w:t>&lt;Organization of signer if applicable&gt;</w:t>
            </w:r>
          </w:p>
        </w:tc>
        <w:tc>
          <w:tcPr>
            <w:tcW w:w="1710"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A36851" w:rsidP="00FF5D22">
            <w:pPr>
              <w:rPr>
                <w:color w:val="FF0000"/>
                <w:szCs w:val="20"/>
              </w:rPr>
            </w:pPr>
            <w:r w:rsidRPr="006716C7">
              <w:rPr>
                <w:color w:val="FF0000"/>
                <w:szCs w:val="20"/>
              </w:rPr>
              <w:t>&lt;date of sign off&gt;</w:t>
            </w:r>
          </w:p>
        </w:tc>
      </w:tr>
    </w:tbl>
    <w:p w:rsidR="00493B5F" w:rsidRPr="004F72C3" w:rsidRDefault="00493B5F" w:rsidP="00493B5F">
      <w:pPr>
        <w:rPr>
          <w:ins w:id="71" w:author="Amy Byers" w:date="2014-09-10T17:38:00Z"/>
          <w:b/>
          <w:sz w:val="24"/>
        </w:rPr>
      </w:pPr>
      <w:bookmarkStart w:id="72" w:name="_Toc320880026"/>
      <w:bookmarkStart w:id="73" w:name="_Toc370737276"/>
    </w:p>
    <w:p w:rsidR="00493B5F" w:rsidRDefault="00493B5F">
      <w:pPr>
        <w:rPr>
          <w:ins w:id="74" w:author="Amy Byers" w:date="2014-09-10T17:44:00Z"/>
          <w:rFonts w:cs="Arial"/>
          <w:b/>
          <w:bCs/>
          <w:i/>
          <w:caps/>
          <w:kern w:val="32"/>
          <w:sz w:val="28"/>
          <w:szCs w:val="32"/>
        </w:rPr>
      </w:pPr>
      <w:ins w:id="75" w:author="Amy Byers" w:date="2014-09-10T17:44:00Z">
        <w:r>
          <w:rPr>
            <w:i/>
          </w:rPr>
          <w:br w:type="page"/>
        </w:r>
      </w:ins>
    </w:p>
    <w:p w:rsidR="00A36851" w:rsidRPr="006716C7" w:rsidRDefault="00A36851" w:rsidP="00A36851">
      <w:pPr>
        <w:pStyle w:val="Heading1"/>
        <w:rPr>
          <w:i/>
        </w:rPr>
      </w:pPr>
      <w:r w:rsidRPr="006716C7">
        <w:rPr>
          <w:i/>
        </w:rPr>
        <w:lastRenderedPageBreak/>
        <w:t>Revision History</w:t>
      </w:r>
      <w:bookmarkEnd w:id="72"/>
      <w:bookmarkEnd w:id="73"/>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2"/>
        <w:gridCol w:w="5987"/>
        <w:gridCol w:w="1440"/>
        <w:gridCol w:w="1155"/>
      </w:tblGrid>
      <w:tr w:rsidR="00A36851" w:rsidRPr="006716C7" w:rsidTr="00493B5F">
        <w:trPr>
          <w:cantSplit/>
        </w:trPr>
        <w:tc>
          <w:tcPr>
            <w:tcW w:w="1982"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rPr>
            </w:pPr>
            <w:r w:rsidRPr="006716C7">
              <w:rPr>
                <w:b/>
              </w:rPr>
              <w:t>Reviser</w:t>
            </w:r>
          </w:p>
        </w:tc>
        <w:tc>
          <w:tcPr>
            <w:tcW w:w="5987"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vanish/>
                <w:szCs w:val="20"/>
              </w:rPr>
            </w:pPr>
            <w:r w:rsidRPr="006716C7">
              <w:rPr>
                <w:b/>
                <w:szCs w:val="20"/>
              </w:rPr>
              <w:t>Revision</w:t>
            </w:r>
          </w:p>
        </w:tc>
        <w:tc>
          <w:tcPr>
            <w:tcW w:w="1440"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szCs w:val="20"/>
              </w:rPr>
            </w:pPr>
            <w:r w:rsidRPr="006716C7">
              <w:rPr>
                <w:b/>
                <w:szCs w:val="20"/>
              </w:rPr>
              <w:t>Date</w:t>
            </w:r>
          </w:p>
        </w:tc>
        <w:tc>
          <w:tcPr>
            <w:tcW w:w="1155"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szCs w:val="20"/>
              </w:rPr>
            </w:pPr>
            <w:r w:rsidRPr="006716C7">
              <w:rPr>
                <w:b/>
                <w:szCs w:val="20"/>
              </w:rPr>
              <w:t>Version</w:t>
            </w:r>
          </w:p>
        </w:tc>
      </w:tr>
      <w:tr w:rsidR="00A36851" w:rsidRPr="006716C7" w:rsidTr="00493B5F">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0521B9" w:rsidP="00FF5D22">
            <w:pPr>
              <w:rPr>
                <w:bCs/>
                <w:szCs w:val="20"/>
              </w:rPr>
            </w:pPr>
            <w:r w:rsidRPr="006716C7">
              <w:rPr>
                <w:bCs/>
                <w:szCs w:val="20"/>
              </w:rPr>
              <w:t>Amy Lackas</w:t>
            </w:r>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0521B9" w:rsidP="00FF5D22">
            <w:pPr>
              <w:rPr>
                <w:szCs w:val="20"/>
              </w:rPr>
            </w:pPr>
            <w:r w:rsidRPr="006716C7">
              <w:rPr>
                <w:szCs w:val="20"/>
              </w:rPr>
              <w:t>Initial document created</w:t>
            </w:r>
            <w:r w:rsidR="006716C7">
              <w:rPr>
                <w:szCs w:val="20"/>
              </w:rPr>
              <w:t>.  Updated with new features: Layaway Deposit, Pre-Order Deposit</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6716C7" w:rsidP="00FF5D22">
            <w:pPr>
              <w:rPr>
                <w:szCs w:val="20"/>
              </w:rPr>
            </w:pPr>
            <w:r>
              <w:rPr>
                <w:szCs w:val="20"/>
              </w:rPr>
              <w:t>10/28/2013</w:t>
            </w:r>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A36851" w:rsidRPr="006716C7" w:rsidRDefault="000521B9" w:rsidP="00FF5D22">
            <w:pPr>
              <w:rPr>
                <w:szCs w:val="20"/>
              </w:rPr>
            </w:pPr>
            <w:r w:rsidRPr="006716C7">
              <w:rPr>
                <w:szCs w:val="20"/>
              </w:rPr>
              <w:t>1.0</w:t>
            </w:r>
          </w:p>
        </w:tc>
      </w:tr>
      <w:tr w:rsidR="00493B5F" w:rsidRPr="006716C7" w:rsidTr="00493B5F">
        <w:trPr>
          <w:cantSplit/>
          <w:ins w:id="76" w:author="Amy Byers" w:date="2014-09-10T17:43:00Z"/>
        </w:trPr>
        <w:tc>
          <w:tcPr>
            <w:tcW w:w="1982" w:type="dxa"/>
            <w:tcBorders>
              <w:top w:val="single" w:sz="8" w:space="0" w:color="4F81BD"/>
              <w:left w:val="single" w:sz="8" w:space="0" w:color="4F81BD"/>
              <w:bottom w:val="single" w:sz="8" w:space="0" w:color="4F81BD"/>
              <w:right w:val="single" w:sz="8" w:space="0" w:color="4F81BD"/>
            </w:tcBorders>
            <w:shd w:val="clear" w:color="auto" w:fill="D3DFEE"/>
          </w:tcPr>
          <w:p w:rsidR="00493B5F" w:rsidRPr="006716C7" w:rsidRDefault="00493B5F" w:rsidP="00FF5D22">
            <w:pPr>
              <w:rPr>
                <w:ins w:id="77" w:author="Amy Byers" w:date="2014-09-10T17:43:00Z"/>
                <w:bCs/>
                <w:szCs w:val="20"/>
              </w:rPr>
            </w:pPr>
            <w:ins w:id="78" w:author="Amy Byers" w:date="2014-09-10T17:43:00Z">
              <w:r>
                <w:rPr>
                  <w:bCs/>
                  <w:szCs w:val="20"/>
                </w:rPr>
                <w:t>Amy Byers</w:t>
              </w:r>
            </w:ins>
          </w:p>
        </w:tc>
        <w:tc>
          <w:tcPr>
            <w:tcW w:w="5987" w:type="dxa"/>
            <w:tcBorders>
              <w:top w:val="single" w:sz="8" w:space="0" w:color="4F81BD"/>
              <w:left w:val="single" w:sz="8" w:space="0" w:color="4F81BD"/>
              <w:bottom w:val="single" w:sz="8" w:space="0" w:color="4F81BD"/>
              <w:right w:val="single" w:sz="8" w:space="0" w:color="4F81BD"/>
            </w:tcBorders>
            <w:shd w:val="clear" w:color="auto" w:fill="D3DFEE"/>
          </w:tcPr>
          <w:p w:rsidR="00493B5F" w:rsidRPr="006716C7" w:rsidRDefault="00493B5F" w:rsidP="00FF5D22">
            <w:pPr>
              <w:rPr>
                <w:ins w:id="79" w:author="Amy Byers" w:date="2014-09-10T17:43:00Z"/>
                <w:szCs w:val="20"/>
              </w:rPr>
            </w:pPr>
            <w:ins w:id="80" w:author="Amy Byers" w:date="2014-09-10T17:43:00Z">
              <w:r>
                <w:rPr>
                  <w:szCs w:val="20"/>
                </w:rPr>
                <w:t>Added Requirements Matrix</w:t>
              </w:r>
            </w:ins>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493B5F" w:rsidRDefault="00493B5F" w:rsidP="00FF5D22">
            <w:pPr>
              <w:rPr>
                <w:ins w:id="81" w:author="Amy Byers" w:date="2014-09-10T17:43:00Z"/>
                <w:szCs w:val="20"/>
              </w:rPr>
            </w:pPr>
            <w:ins w:id="82" w:author="Amy Byers" w:date="2014-09-10T17:43:00Z">
              <w:r>
                <w:rPr>
                  <w:szCs w:val="20"/>
                </w:rPr>
                <w:t>9/10/2014</w:t>
              </w:r>
            </w:ins>
          </w:p>
        </w:tc>
        <w:tc>
          <w:tcPr>
            <w:tcW w:w="1155" w:type="dxa"/>
            <w:tcBorders>
              <w:top w:val="single" w:sz="8" w:space="0" w:color="4F81BD"/>
              <w:left w:val="single" w:sz="8" w:space="0" w:color="4F81BD"/>
              <w:bottom w:val="single" w:sz="8" w:space="0" w:color="4F81BD"/>
              <w:right w:val="single" w:sz="8" w:space="0" w:color="4F81BD"/>
            </w:tcBorders>
            <w:shd w:val="clear" w:color="auto" w:fill="D3DFEE"/>
          </w:tcPr>
          <w:p w:rsidR="00493B5F" w:rsidRPr="006716C7" w:rsidRDefault="00493B5F" w:rsidP="00FF5D22">
            <w:pPr>
              <w:rPr>
                <w:ins w:id="83" w:author="Amy Byers" w:date="2014-09-10T17:43:00Z"/>
                <w:szCs w:val="20"/>
              </w:rPr>
            </w:pPr>
            <w:ins w:id="84" w:author="Amy Byers" w:date="2014-09-10T17:43:00Z">
              <w:r>
                <w:rPr>
                  <w:szCs w:val="20"/>
                </w:rPr>
                <w:t>1.1</w:t>
              </w:r>
            </w:ins>
          </w:p>
        </w:tc>
      </w:tr>
    </w:tbl>
    <w:p w:rsidR="00493B5F" w:rsidRDefault="00493B5F" w:rsidP="00493B5F">
      <w:pPr>
        <w:rPr>
          <w:ins w:id="85" w:author="Amy Byers" w:date="2014-09-10T17:39:00Z"/>
          <w:b/>
          <w:sz w:val="24"/>
        </w:rPr>
      </w:pPr>
      <w:bookmarkStart w:id="86" w:name="_Toc320880027"/>
      <w:bookmarkStart w:id="87" w:name="_Toc370737277"/>
    </w:p>
    <w:p w:rsidR="00493B5F" w:rsidRPr="00A07A01" w:rsidRDefault="00493B5F" w:rsidP="00493B5F">
      <w:pPr>
        <w:pStyle w:val="Heading1"/>
        <w:rPr>
          <w:ins w:id="88" w:author="Amy Byers" w:date="2014-09-10T17:39:00Z"/>
          <w:i/>
        </w:rPr>
      </w:pPr>
      <w:bookmarkStart w:id="89" w:name="_Toc323725623"/>
      <w:bookmarkStart w:id="90" w:name="_Toc323818563"/>
      <w:bookmarkStart w:id="91" w:name="_Toc324415480"/>
      <w:bookmarkStart w:id="92" w:name="_Toc324417917"/>
      <w:bookmarkStart w:id="93" w:name="_Toc396840534"/>
      <w:bookmarkStart w:id="94" w:name="_Toc398125250"/>
      <w:proofErr w:type="gramStart"/>
      <w:ins w:id="95" w:author="Amy Byers" w:date="2014-09-10T17:39:00Z">
        <w:r w:rsidRPr="00A07A01">
          <w:rPr>
            <w:i/>
          </w:rPr>
          <w:t xml:space="preserve">Appendix </w:t>
        </w:r>
        <w:proofErr w:type="gramEnd"/>
        <w:r w:rsidRPr="00A07A01">
          <w:rPr>
            <w:i/>
          </w:rPr>
          <w:fldChar w:fldCharType="begin"/>
        </w:r>
        <w:r w:rsidRPr="00A07A01">
          <w:rPr>
            <w:i/>
          </w:rPr>
          <w:instrText xml:space="preserve"> AUTONUMLGL  \* ALPHABETIC \e </w:instrText>
        </w:r>
        <w:r w:rsidRPr="00A07A01">
          <w:rPr>
            <w:i/>
          </w:rPr>
          <w:fldChar w:fldCharType="end"/>
        </w:r>
        <w:r w:rsidRPr="00A07A01">
          <w:rPr>
            <w:i/>
          </w:rPr>
          <w:t>: Source Documentation</w:t>
        </w:r>
        <w:bookmarkEnd w:id="89"/>
        <w:bookmarkEnd w:id="90"/>
        <w:bookmarkEnd w:id="91"/>
        <w:bookmarkEnd w:id="92"/>
        <w:bookmarkEnd w:id="93"/>
        <w:bookmarkEnd w:id="94"/>
      </w:ins>
    </w:p>
    <w:p w:rsidR="00493B5F" w:rsidRPr="002B237E" w:rsidRDefault="00493B5F" w:rsidP="00493B5F">
      <w:pPr>
        <w:pStyle w:val="BodyText"/>
        <w:numPr>
          <w:ilvl w:val="0"/>
          <w:numId w:val="2"/>
        </w:numPr>
        <w:rPr>
          <w:ins w:id="96" w:author="Amy Byers" w:date="2014-09-10T17:39:00Z"/>
        </w:rPr>
      </w:pPr>
      <w:ins w:id="97" w:author="Amy Byers" w:date="2014-09-10T17:39:00Z">
        <w:r w:rsidRPr="002B237E">
          <w:t>Requirement Specification - XPOS</w:t>
        </w:r>
      </w:ins>
    </w:p>
    <w:p w:rsidR="00493B5F" w:rsidRPr="00A01DB1" w:rsidRDefault="00493B5F" w:rsidP="00493B5F">
      <w:pPr>
        <w:pStyle w:val="Heading2"/>
        <w:ind w:left="504" w:hanging="504"/>
        <w:rPr>
          <w:ins w:id="98" w:author="Amy Byers" w:date="2014-09-10T17:39:00Z"/>
        </w:rPr>
      </w:pPr>
      <w:bookmarkStart w:id="99" w:name="_Ref265236436"/>
      <w:bookmarkStart w:id="100" w:name="_Toc323725624"/>
      <w:bookmarkStart w:id="101" w:name="_Toc323818564"/>
      <w:bookmarkStart w:id="102" w:name="_Toc324415481"/>
      <w:bookmarkStart w:id="103" w:name="_Toc324417918"/>
      <w:bookmarkStart w:id="104" w:name="_Toc396840535"/>
      <w:bookmarkStart w:id="105" w:name="_Toc398125251"/>
      <w:ins w:id="106" w:author="Amy Byers" w:date="2014-09-10T17:39:00Z">
        <w:r w:rsidRPr="00A01DB1">
          <w:t>Functional Requirements</w:t>
        </w:r>
        <w:bookmarkEnd w:id="99"/>
        <w:bookmarkEnd w:id="100"/>
        <w:bookmarkEnd w:id="101"/>
        <w:bookmarkEnd w:id="102"/>
        <w:bookmarkEnd w:id="103"/>
        <w:bookmarkEnd w:id="104"/>
        <w:bookmarkEnd w:id="105"/>
      </w:ins>
    </w:p>
    <w:tbl>
      <w:tblPr>
        <w:tblW w:w="488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73"/>
        <w:gridCol w:w="1685"/>
        <w:gridCol w:w="1514"/>
        <w:gridCol w:w="4023"/>
        <w:gridCol w:w="2639"/>
      </w:tblGrid>
      <w:tr w:rsidR="00493B5F" w:rsidRPr="00583AE6" w:rsidTr="00387B30">
        <w:trPr>
          <w:cantSplit/>
          <w:tblHeader/>
          <w:ins w:id="107" w:author="Amy Byers" w:date="2014-09-10T17:39:00Z"/>
        </w:trPr>
        <w:tc>
          <w:tcPr>
            <w:tcW w:w="67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3B5F" w:rsidRDefault="00493B5F" w:rsidP="00387B30">
            <w:pPr>
              <w:rPr>
                <w:ins w:id="108" w:author="Amy Byers" w:date="2014-09-10T17:39:00Z"/>
                <w:b/>
                <w:bCs/>
                <w:szCs w:val="20"/>
              </w:rPr>
            </w:pPr>
            <w:ins w:id="109" w:author="Amy Byers" w:date="2014-09-10T17:39:00Z">
              <w:r>
                <w:rPr>
                  <w:b/>
                  <w:bCs/>
                  <w:szCs w:val="20"/>
                </w:rPr>
                <w:t>ID</w:t>
              </w:r>
            </w:ins>
          </w:p>
        </w:tc>
        <w:tc>
          <w:tcPr>
            <w:tcW w:w="16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3B5F" w:rsidRPr="00583AE6" w:rsidRDefault="00493B5F" w:rsidP="00387B30">
            <w:pPr>
              <w:rPr>
                <w:ins w:id="110" w:author="Amy Byers" w:date="2014-09-10T17:39:00Z"/>
                <w:b/>
                <w:bCs/>
                <w:szCs w:val="20"/>
              </w:rPr>
            </w:pPr>
            <w:ins w:id="111" w:author="Amy Byers" w:date="2014-09-10T17:39:00Z">
              <w:r>
                <w:rPr>
                  <w:b/>
                  <w:bCs/>
                  <w:szCs w:val="20"/>
                </w:rPr>
                <w:t>Category</w:t>
              </w:r>
            </w:ins>
          </w:p>
        </w:tc>
        <w:tc>
          <w:tcPr>
            <w:tcW w:w="151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493B5F" w:rsidRDefault="00493B5F" w:rsidP="00387B30">
            <w:pPr>
              <w:rPr>
                <w:ins w:id="112" w:author="Amy Byers" w:date="2014-09-10T17:39:00Z"/>
                <w:b/>
                <w:bCs/>
                <w:szCs w:val="20"/>
              </w:rPr>
            </w:pPr>
            <w:ins w:id="113" w:author="Amy Byers" w:date="2014-09-10T17:39:00Z">
              <w:r>
                <w:rPr>
                  <w:b/>
                  <w:bCs/>
                  <w:szCs w:val="20"/>
                </w:rPr>
                <w:t>Sub-Category</w:t>
              </w:r>
            </w:ins>
          </w:p>
        </w:tc>
        <w:tc>
          <w:tcPr>
            <w:tcW w:w="402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3B5F" w:rsidRPr="00583AE6" w:rsidRDefault="00493B5F" w:rsidP="00387B30">
            <w:pPr>
              <w:rPr>
                <w:ins w:id="114" w:author="Amy Byers" w:date="2014-09-10T17:39:00Z"/>
                <w:b/>
                <w:bCs/>
                <w:szCs w:val="20"/>
              </w:rPr>
            </w:pPr>
            <w:ins w:id="115" w:author="Amy Byers" w:date="2014-09-10T17:39:00Z">
              <w:r>
                <w:rPr>
                  <w:b/>
                  <w:bCs/>
                  <w:szCs w:val="20"/>
                </w:rPr>
                <w:t>Description</w:t>
              </w:r>
            </w:ins>
          </w:p>
        </w:tc>
        <w:tc>
          <w:tcPr>
            <w:tcW w:w="263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3B5F" w:rsidRPr="00583AE6" w:rsidRDefault="00493B5F" w:rsidP="00387B30">
            <w:pPr>
              <w:rPr>
                <w:ins w:id="116" w:author="Amy Byers" w:date="2014-09-10T17:39:00Z"/>
                <w:b/>
                <w:bCs/>
                <w:szCs w:val="20"/>
              </w:rPr>
            </w:pPr>
            <w:ins w:id="117" w:author="Amy Byers" w:date="2014-09-10T17:39:00Z">
              <w:r>
                <w:rPr>
                  <w:b/>
                  <w:bCs/>
                  <w:szCs w:val="20"/>
                </w:rPr>
                <w:t>Section(s)</w:t>
              </w:r>
            </w:ins>
          </w:p>
        </w:tc>
      </w:tr>
      <w:tr w:rsidR="00493B5F" w:rsidRPr="00493B5F" w:rsidTr="00387B30">
        <w:trPr>
          <w:cantSplit/>
          <w:ins w:id="118" w:author="Amy Byers" w:date="2014-09-10T17:39:00Z"/>
        </w:trPr>
        <w:tc>
          <w:tcPr>
            <w:tcW w:w="673" w:type="dxa"/>
            <w:tcBorders>
              <w:top w:val="single" w:sz="8" w:space="0" w:color="4F81BD"/>
              <w:left w:val="single" w:sz="8" w:space="0" w:color="4F81BD"/>
              <w:bottom w:val="single" w:sz="8" w:space="0" w:color="4F81BD"/>
              <w:right w:val="single" w:sz="8" w:space="0" w:color="4F81BD"/>
            </w:tcBorders>
            <w:shd w:val="clear" w:color="auto" w:fill="auto"/>
          </w:tcPr>
          <w:p w:rsidR="00493B5F" w:rsidRPr="00493B5F" w:rsidRDefault="00493B5F" w:rsidP="00493B5F">
            <w:pPr>
              <w:rPr>
                <w:ins w:id="119" w:author="Amy Byers" w:date="2014-09-10T17:39:00Z"/>
                <w:rFonts w:cs="Arial"/>
                <w:szCs w:val="20"/>
              </w:rPr>
            </w:pPr>
            <w:ins w:id="120" w:author="Amy Byers" w:date="2014-09-10T17:42:00Z">
              <w:r w:rsidRPr="00493B5F">
                <w:rPr>
                  <w:rFonts w:cs="Arial"/>
                  <w:szCs w:val="20"/>
                </w:rPr>
                <w:t>2.24</w:t>
              </w:r>
            </w:ins>
          </w:p>
        </w:tc>
        <w:tc>
          <w:tcPr>
            <w:tcW w:w="1685" w:type="dxa"/>
            <w:tcBorders>
              <w:top w:val="single" w:sz="8" w:space="0" w:color="4F81BD"/>
              <w:left w:val="single" w:sz="8" w:space="0" w:color="4F81BD"/>
              <w:bottom w:val="single" w:sz="8" w:space="0" w:color="4F81BD"/>
              <w:right w:val="single" w:sz="8" w:space="0" w:color="4F81BD"/>
            </w:tcBorders>
            <w:shd w:val="clear" w:color="auto" w:fill="auto"/>
          </w:tcPr>
          <w:p w:rsidR="00493B5F" w:rsidRPr="00493B5F" w:rsidRDefault="00493B5F" w:rsidP="00493B5F">
            <w:pPr>
              <w:rPr>
                <w:ins w:id="121" w:author="Amy Byers" w:date="2014-09-10T17:39:00Z"/>
                <w:rFonts w:cs="Arial"/>
                <w:szCs w:val="20"/>
              </w:rPr>
            </w:pPr>
            <w:ins w:id="122" w:author="Amy Byers" w:date="2014-09-10T17:42:00Z">
              <w:r w:rsidRPr="00493B5F">
                <w:rPr>
                  <w:rFonts w:cs="Arial"/>
                  <w:szCs w:val="20"/>
                </w:rPr>
                <w:t>Functions</w:t>
              </w:r>
            </w:ins>
          </w:p>
        </w:tc>
        <w:tc>
          <w:tcPr>
            <w:tcW w:w="1514" w:type="dxa"/>
            <w:tcBorders>
              <w:top w:val="single" w:sz="8" w:space="0" w:color="4F81BD"/>
              <w:left w:val="single" w:sz="8" w:space="0" w:color="4F81BD"/>
              <w:bottom w:val="single" w:sz="8" w:space="0" w:color="4F81BD"/>
              <w:right w:val="single" w:sz="8" w:space="0" w:color="4F81BD"/>
            </w:tcBorders>
          </w:tcPr>
          <w:p w:rsidR="00493B5F" w:rsidRPr="00493B5F" w:rsidRDefault="00493B5F" w:rsidP="00493B5F">
            <w:pPr>
              <w:rPr>
                <w:ins w:id="123" w:author="Amy Byers" w:date="2014-09-10T17:39:00Z"/>
                <w:rFonts w:cs="Arial"/>
                <w:szCs w:val="20"/>
              </w:rPr>
            </w:pPr>
            <w:ins w:id="124" w:author="Amy Byers" w:date="2014-09-10T17:42:00Z">
              <w:r w:rsidRPr="00493B5F">
                <w:rPr>
                  <w:rFonts w:cs="Arial"/>
                  <w:szCs w:val="20"/>
                </w:rPr>
                <w:t>Reprint Receipt</w:t>
              </w:r>
            </w:ins>
          </w:p>
        </w:tc>
        <w:tc>
          <w:tcPr>
            <w:tcW w:w="4023" w:type="dxa"/>
            <w:tcBorders>
              <w:top w:val="single" w:sz="8" w:space="0" w:color="4F81BD"/>
              <w:left w:val="single" w:sz="8" w:space="0" w:color="4F81BD"/>
              <w:bottom w:val="single" w:sz="8" w:space="0" w:color="4F81BD"/>
              <w:right w:val="single" w:sz="8" w:space="0" w:color="4F81BD"/>
            </w:tcBorders>
            <w:shd w:val="clear" w:color="auto" w:fill="auto"/>
          </w:tcPr>
          <w:p w:rsidR="00493B5F" w:rsidRPr="00493B5F" w:rsidRDefault="00493B5F" w:rsidP="00493B5F">
            <w:pPr>
              <w:rPr>
                <w:ins w:id="125" w:author="Amy Byers" w:date="2014-09-10T17:39:00Z"/>
                <w:rFonts w:cs="Arial"/>
                <w:szCs w:val="20"/>
              </w:rPr>
            </w:pPr>
            <w:ins w:id="126" w:author="Amy Byers" w:date="2014-09-10T17:42:00Z">
              <w:r w:rsidRPr="00493B5F">
                <w:rPr>
                  <w:rFonts w:cs="Arial"/>
                  <w:szCs w:val="20"/>
                </w:rPr>
                <w:t>A user will not be required to obtain a manager approval if they choose to only reprint a gift receipt (last gift receipt or searched gift receipt).</w:t>
              </w:r>
            </w:ins>
          </w:p>
        </w:tc>
        <w:tc>
          <w:tcPr>
            <w:tcW w:w="2639" w:type="dxa"/>
            <w:tcBorders>
              <w:top w:val="single" w:sz="8" w:space="0" w:color="4F81BD"/>
              <w:left w:val="single" w:sz="8" w:space="0" w:color="4F81BD"/>
              <w:bottom w:val="single" w:sz="8" w:space="0" w:color="4F81BD"/>
              <w:right w:val="single" w:sz="8" w:space="0" w:color="4F81BD"/>
            </w:tcBorders>
            <w:shd w:val="clear" w:color="auto" w:fill="auto"/>
            <w:vAlign w:val="center"/>
          </w:tcPr>
          <w:p w:rsidR="00493B5F" w:rsidRPr="00493B5F" w:rsidRDefault="00493B5F" w:rsidP="00493B5F">
            <w:pPr>
              <w:numPr>
                <w:ilvl w:val="0"/>
                <w:numId w:val="1"/>
              </w:numPr>
              <w:rPr>
                <w:ins w:id="127" w:author="Amy Byers" w:date="2014-09-10T17:39:00Z"/>
                <w:szCs w:val="20"/>
              </w:rPr>
            </w:pPr>
            <w:ins w:id="128" w:author="Amy Byers" w:date="2014-09-10T17:43:00Z">
              <w:r w:rsidRPr="00493B5F">
                <w:rPr>
                  <w:szCs w:val="20"/>
                </w:rPr>
                <w:fldChar w:fldCharType="begin"/>
              </w:r>
              <w:r w:rsidRPr="00493B5F">
                <w:rPr>
                  <w:szCs w:val="20"/>
                </w:rPr>
                <w:instrText xml:space="preserve"> REF _Ref398134318 \r \h </w:instrText>
              </w:r>
              <w:r w:rsidRPr="00493B5F">
                <w:rPr>
                  <w:szCs w:val="20"/>
                </w:rPr>
              </w:r>
            </w:ins>
            <w:r>
              <w:rPr>
                <w:szCs w:val="20"/>
              </w:rPr>
              <w:instrText xml:space="preserve"> \* MERGEFORMAT </w:instrText>
            </w:r>
            <w:r w:rsidRPr="00493B5F">
              <w:rPr>
                <w:szCs w:val="20"/>
              </w:rPr>
              <w:fldChar w:fldCharType="separate"/>
            </w:r>
            <w:ins w:id="129" w:author="Amy Byers" w:date="2014-09-10T17:43:00Z">
              <w:r w:rsidRPr="00493B5F">
                <w:rPr>
                  <w:szCs w:val="20"/>
                </w:rPr>
                <w:t>4.4.1</w:t>
              </w:r>
              <w:r w:rsidRPr="00493B5F">
                <w:rPr>
                  <w:szCs w:val="20"/>
                </w:rPr>
                <w:fldChar w:fldCharType="end"/>
              </w:r>
              <w:r w:rsidRPr="00493B5F">
                <w:rPr>
                  <w:szCs w:val="20"/>
                </w:rPr>
                <w:t xml:space="preserve"> </w:t>
              </w:r>
              <w:r w:rsidRPr="00493B5F">
                <w:rPr>
                  <w:szCs w:val="20"/>
                </w:rPr>
                <w:fldChar w:fldCharType="begin"/>
              </w:r>
              <w:r w:rsidRPr="00493B5F">
                <w:rPr>
                  <w:szCs w:val="20"/>
                </w:rPr>
                <w:instrText xml:space="preserve"> REF _Ref398134318 \h </w:instrText>
              </w:r>
              <w:r w:rsidRPr="00493B5F">
                <w:rPr>
                  <w:szCs w:val="20"/>
                </w:rPr>
              </w:r>
            </w:ins>
            <w:r>
              <w:rPr>
                <w:szCs w:val="20"/>
              </w:rPr>
              <w:instrText xml:space="preserve"> \* MERGEFORMAT </w:instrText>
            </w:r>
            <w:r w:rsidRPr="00493B5F">
              <w:rPr>
                <w:szCs w:val="20"/>
              </w:rPr>
              <w:fldChar w:fldCharType="separate"/>
            </w:r>
            <w:ins w:id="130" w:author="Amy Byers" w:date="2014-09-10T17:43:00Z">
              <w:r w:rsidRPr="00493B5F">
                <w:rPr>
                  <w:szCs w:val="20"/>
                </w:rPr>
                <w:t>Reprint Gift Receipt</w:t>
              </w:r>
              <w:r w:rsidRPr="00493B5F">
                <w:rPr>
                  <w:szCs w:val="20"/>
                </w:rPr>
                <w:fldChar w:fldCharType="end"/>
              </w:r>
            </w:ins>
          </w:p>
        </w:tc>
      </w:tr>
    </w:tbl>
    <w:p w:rsidR="00493B5F" w:rsidRPr="00707262" w:rsidRDefault="00493B5F" w:rsidP="00493B5F">
      <w:pPr>
        <w:rPr>
          <w:ins w:id="131" w:author="Amy Byers" w:date="2014-09-10T17:39:00Z"/>
          <w:sz w:val="24"/>
        </w:rPr>
      </w:pPr>
    </w:p>
    <w:p w:rsidR="00A36851" w:rsidRPr="006716C7" w:rsidRDefault="00A36851" w:rsidP="00A36851">
      <w:pPr>
        <w:pStyle w:val="Heading1"/>
        <w:rPr>
          <w:i/>
        </w:rPr>
      </w:pPr>
      <w:proofErr w:type="gramStart"/>
      <w:r w:rsidRPr="006716C7">
        <w:rPr>
          <w:i/>
        </w:rPr>
        <w:t xml:space="preserve">Appendix </w:t>
      </w:r>
      <w:proofErr w:type="gramEnd"/>
      <w:ins w:id="132" w:author="Amy Byers" w:date="2014-09-10T17:39:00Z">
        <w:r w:rsidR="00493B5F" w:rsidRPr="00A07A01">
          <w:rPr>
            <w:i/>
          </w:rPr>
          <w:fldChar w:fldCharType="begin"/>
        </w:r>
        <w:r w:rsidR="00493B5F" w:rsidRPr="00A07A01">
          <w:rPr>
            <w:i/>
          </w:rPr>
          <w:instrText xml:space="preserve"> AUTONUMLGL  \* ALPHABETIC \e </w:instrText>
        </w:r>
        <w:r w:rsidR="00493B5F" w:rsidRPr="00A07A01">
          <w:rPr>
            <w:i/>
          </w:rPr>
          <w:fldChar w:fldCharType="end"/>
        </w:r>
      </w:ins>
      <w:del w:id="133" w:author="Amy Byers" w:date="2014-09-10T17:39:00Z">
        <w:r w:rsidRPr="006716C7" w:rsidDel="00493B5F">
          <w:rPr>
            <w:i/>
          </w:rPr>
          <w:delText>A</w:delText>
        </w:r>
      </w:del>
      <w:r w:rsidRPr="006716C7">
        <w:rPr>
          <w:i/>
        </w:rPr>
        <w:t>: Glossary</w:t>
      </w:r>
      <w:bookmarkEnd w:id="86"/>
      <w:bookmarkEnd w:id="87"/>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47"/>
        <w:gridCol w:w="8696"/>
      </w:tblGrid>
      <w:tr w:rsidR="00A36851" w:rsidRPr="007148B0" w:rsidTr="00AF1899">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6716C7" w:rsidRDefault="00A36851" w:rsidP="00FF5D22">
            <w:pPr>
              <w:rPr>
                <w:b/>
                <w:bCs/>
                <w:szCs w:val="20"/>
              </w:rPr>
            </w:pPr>
            <w:r w:rsidRPr="006716C7">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7148B0" w:rsidRDefault="00A36851" w:rsidP="00FF5D22">
            <w:pPr>
              <w:rPr>
                <w:b/>
                <w:bCs/>
                <w:szCs w:val="20"/>
              </w:rPr>
            </w:pPr>
            <w:r w:rsidRPr="006716C7">
              <w:rPr>
                <w:b/>
                <w:bCs/>
                <w:szCs w:val="20"/>
              </w:rPr>
              <w:t>Definition</w:t>
            </w:r>
          </w:p>
        </w:tc>
      </w:tr>
      <w:tr w:rsidR="00A36851" w:rsidRPr="00AF1899" w:rsidTr="00AF1899">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AF1899" w:rsidRDefault="00A36851" w:rsidP="00FF5D22">
            <w:pPr>
              <w:rPr>
                <w:bCs/>
                <w:szCs w:val="20"/>
              </w:rPr>
            </w:pP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A36851" w:rsidRPr="00AF1899" w:rsidRDefault="00A36851" w:rsidP="00FF5D22">
            <w:pPr>
              <w:rPr>
                <w:szCs w:val="20"/>
              </w:rPr>
            </w:pPr>
          </w:p>
        </w:tc>
      </w:tr>
    </w:tbl>
    <w:p w:rsidR="00CB18A7" w:rsidRPr="004F72C3" w:rsidRDefault="00CB18A7" w:rsidP="00414418">
      <w:pPr>
        <w:rPr>
          <w:b/>
          <w:sz w:val="24"/>
        </w:rPr>
      </w:pPr>
    </w:p>
    <w:sectPr w:rsidR="00CB18A7" w:rsidRPr="004F72C3" w:rsidSect="00DD7ACA">
      <w:headerReference w:type="default" r:id="rId18"/>
      <w:footerReference w:type="default" r:id="rId19"/>
      <w:footerReference w:type="first" r:id="rId20"/>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753" w:rsidRDefault="00C30753">
      <w:r>
        <w:separator/>
      </w:r>
    </w:p>
  </w:endnote>
  <w:endnote w:type="continuationSeparator" w:id="0">
    <w:p w:rsidR="00C30753" w:rsidRDefault="00C30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729" w:rsidRPr="00A6001F" w:rsidRDefault="002A2729"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729" w:rsidRDefault="002A2729" w:rsidP="00B8190E">
    <w:pPr>
      <w:ind w:left="72"/>
      <w:rPr>
        <w:rFonts w:cs="Arial"/>
        <w:szCs w:val="20"/>
      </w:rPr>
    </w:pPr>
    <w:r w:rsidRPr="003C0044">
      <w:rPr>
        <w:rStyle w:val="Strong"/>
        <w:rFonts w:cs="Arial"/>
        <w:b w:val="0"/>
        <w:sz w:val="24"/>
        <w:bdr w:val="none" w:sz="0" w:space="0" w:color="auto" w:frame="1"/>
      </w:rPr>
      <w:t>Stella Nova Technologies, Inc</w:t>
    </w:r>
    <w:r w:rsidRPr="005E21B2">
      <w:rPr>
        <w:rFonts w:cs="Arial"/>
        <w:sz w:val="24"/>
      </w:rPr>
      <w:br/>
    </w:r>
    <w:r>
      <w:rPr>
        <w:rFonts w:cs="Arial"/>
        <w:szCs w:val="20"/>
      </w:rPr>
      <w:t>11635 North Park Drive</w:t>
    </w:r>
  </w:p>
  <w:p w:rsidR="002A2729" w:rsidRDefault="002A2729" w:rsidP="00B8190E">
    <w:pPr>
      <w:ind w:left="72"/>
      <w:rPr>
        <w:rFonts w:cs="Arial"/>
        <w:szCs w:val="20"/>
      </w:rPr>
    </w:pPr>
    <w:r>
      <w:rPr>
        <w:rFonts w:cs="Arial"/>
        <w:szCs w:val="20"/>
      </w:rPr>
      <w:t>Suite 100</w:t>
    </w:r>
  </w:p>
  <w:p w:rsidR="002A2729" w:rsidRDefault="002A2729" w:rsidP="00B8190E">
    <w:pPr>
      <w:ind w:left="72"/>
      <w:rPr>
        <w:rFonts w:cs="Arial"/>
        <w:szCs w:val="20"/>
      </w:rPr>
    </w:pPr>
    <w:r>
      <w:rPr>
        <w:rFonts w:cs="Arial"/>
        <w:szCs w:val="20"/>
      </w:rPr>
      <w:t>Wake Forest, NC 27587</w:t>
    </w:r>
    <w:r w:rsidRPr="005E21B2">
      <w:rPr>
        <w:rFonts w:cs="Arial"/>
        <w:szCs w:val="20"/>
      </w:rPr>
      <w:br/>
    </w:r>
    <w:r>
      <w:rPr>
        <w:rFonts w:cs="Arial"/>
        <w:szCs w:val="20"/>
      </w:rPr>
      <w:t>919.435.9900</w:t>
    </w:r>
  </w:p>
  <w:p w:rsidR="002A2729" w:rsidRPr="005E21B2" w:rsidRDefault="002A2729" w:rsidP="00B8190E">
    <w:pPr>
      <w:ind w:left="72"/>
      <w:jc w:val="right"/>
      <w:rPr>
        <w:b/>
        <w:iCs/>
        <w:sz w:val="24"/>
      </w:rPr>
    </w:pPr>
    <w:r w:rsidRPr="00CB6F29">
      <w:rPr>
        <w:rFonts w:cs="Arial"/>
        <w:noProof/>
        <w:szCs w:val="20"/>
      </w:rPr>
      <w:drawing>
        <wp:inline distT="0" distB="0" distL="0" distR="0">
          <wp:extent cx="6858000" cy="447818"/>
          <wp:effectExtent l="19050" t="0" r="0" b="0"/>
          <wp:docPr id="2" name="Picture 1" descr="do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header.png"/>
                  <pic:cNvPicPr/>
                </pic:nvPicPr>
                <pic:blipFill>
                  <a:blip r:embed="rId1"/>
                  <a:stretch>
                    <a:fillRect/>
                  </a:stretch>
                </pic:blipFill>
                <pic:spPr>
                  <a:xfrm>
                    <a:off x="0" y="0"/>
                    <a:ext cx="6858000" cy="447818"/>
                  </a:xfrm>
                  <a:prstGeom prst="rect">
                    <a:avLst/>
                  </a:prstGeom>
                </pic:spPr>
              </pic:pic>
            </a:graphicData>
          </a:graphic>
        </wp:inline>
      </w:drawing>
    </w:r>
  </w:p>
  <w:p w:rsidR="002A2729" w:rsidRPr="00B8190E" w:rsidRDefault="002A2729" w:rsidP="00B819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753" w:rsidRDefault="00C30753">
      <w:r>
        <w:separator/>
      </w:r>
    </w:p>
  </w:footnote>
  <w:footnote w:type="continuationSeparator" w:id="0">
    <w:p w:rsidR="00C30753" w:rsidRDefault="00C307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74"/>
      <w:gridCol w:w="5310"/>
    </w:tblGrid>
    <w:tr w:rsidR="002A2729" w:rsidRPr="001E1F93" w:rsidTr="00091B36">
      <w:trPr>
        <w:trHeight w:val="267"/>
      </w:trPr>
      <w:tc>
        <w:tcPr>
          <w:tcW w:w="5508" w:type="dxa"/>
          <w:vAlign w:val="center"/>
        </w:tcPr>
        <w:p w:rsidR="002A2729" w:rsidRPr="001E1F93" w:rsidRDefault="002A2729" w:rsidP="003B6D48">
          <w:pPr>
            <w:pStyle w:val="Header"/>
            <w:rPr>
              <w:i/>
              <w:iCs/>
              <w:sz w:val="18"/>
              <w:szCs w:val="18"/>
            </w:rPr>
          </w:pPr>
          <w:r w:rsidRPr="00EB6F4B">
            <w:rPr>
              <w:i/>
              <w:iCs/>
              <w:sz w:val="18"/>
              <w:szCs w:val="18"/>
            </w:rPr>
            <w:t>Reprint</w:t>
          </w:r>
          <w:r>
            <w:rPr>
              <w:i/>
              <w:iCs/>
              <w:sz w:val="18"/>
              <w:szCs w:val="18"/>
            </w:rPr>
            <w:t xml:space="preserve"> Receipt</w:t>
          </w:r>
          <w:r>
            <w:rPr>
              <w:i/>
              <w:iCs/>
              <w:color w:val="FF0000"/>
              <w:sz w:val="18"/>
              <w:szCs w:val="18"/>
            </w:rPr>
            <w:t xml:space="preserve"> </w:t>
          </w:r>
          <w:r>
            <w:rPr>
              <w:i/>
              <w:iCs/>
              <w:sz w:val="18"/>
              <w:szCs w:val="18"/>
            </w:rPr>
            <w:t xml:space="preserve">Feature </w:t>
          </w:r>
          <w:r w:rsidRPr="00402B28">
            <w:rPr>
              <w:i/>
              <w:iCs/>
              <w:sz w:val="18"/>
              <w:szCs w:val="18"/>
            </w:rPr>
            <w:t>Document</w:t>
          </w:r>
          <w:ins w:id="134" w:author="Amy Byers" w:date="2014-09-10T17:44:00Z">
            <w:r w:rsidR="00493B5F">
              <w:rPr>
                <w:i/>
                <w:iCs/>
                <w:sz w:val="18"/>
                <w:szCs w:val="18"/>
              </w:rPr>
              <w:t xml:space="preserve"> v1.1</w:t>
            </w:r>
          </w:ins>
        </w:p>
      </w:tc>
      <w:tc>
        <w:tcPr>
          <w:tcW w:w="5508" w:type="dxa"/>
          <w:vAlign w:val="center"/>
        </w:tcPr>
        <w:p w:rsidR="002A2729" w:rsidRPr="00EB6F4B" w:rsidRDefault="002A2729" w:rsidP="00493B5F">
          <w:pPr>
            <w:pStyle w:val="Header"/>
            <w:jc w:val="right"/>
            <w:rPr>
              <w:i/>
              <w:sz w:val="18"/>
              <w:szCs w:val="18"/>
            </w:rPr>
          </w:pPr>
          <w:r w:rsidRPr="00EB6F4B">
            <w:rPr>
              <w:i/>
              <w:sz w:val="18"/>
              <w:szCs w:val="18"/>
            </w:rPr>
            <w:t xml:space="preserve">Revision Date: </w:t>
          </w:r>
          <w:del w:id="135" w:author="Amy Byers" w:date="2014-09-10T17:44:00Z">
            <w:r w:rsidR="006716C7" w:rsidDel="00493B5F">
              <w:rPr>
                <w:i/>
                <w:sz w:val="18"/>
                <w:szCs w:val="18"/>
              </w:rPr>
              <w:delText>10/28</w:delText>
            </w:r>
            <w:r w:rsidDel="00493B5F">
              <w:rPr>
                <w:i/>
                <w:sz w:val="18"/>
                <w:szCs w:val="18"/>
              </w:rPr>
              <w:delText>/2013</w:delText>
            </w:r>
          </w:del>
          <w:ins w:id="136" w:author="Amy Byers" w:date="2014-09-10T17:44:00Z">
            <w:r w:rsidR="00493B5F">
              <w:rPr>
                <w:i/>
                <w:sz w:val="18"/>
                <w:szCs w:val="18"/>
              </w:rPr>
              <w:t>9/10/2014</w:t>
            </w:r>
          </w:ins>
        </w:p>
      </w:tc>
    </w:tr>
    <w:tr w:rsidR="002A2729" w:rsidRPr="001E1F93" w:rsidTr="001E1F93">
      <w:tc>
        <w:tcPr>
          <w:tcW w:w="5508" w:type="dxa"/>
          <w:vAlign w:val="center"/>
        </w:tcPr>
        <w:p w:rsidR="002A2729" w:rsidRPr="001E1F93" w:rsidRDefault="002A2729" w:rsidP="00A36851">
          <w:pPr>
            <w:pStyle w:val="Header"/>
            <w:rPr>
              <w:b/>
              <w:i/>
              <w:iCs/>
              <w:sz w:val="18"/>
              <w:szCs w:val="18"/>
            </w:rPr>
          </w:pPr>
          <w:r w:rsidRPr="001E1F93">
            <w:rPr>
              <w:b/>
              <w:i/>
              <w:iCs/>
              <w:sz w:val="18"/>
              <w:szCs w:val="18"/>
            </w:rPr>
            <w:t xml:space="preserve">Stella Nova </w:t>
          </w:r>
          <w:r>
            <w:rPr>
              <w:b/>
              <w:i/>
              <w:iCs/>
              <w:sz w:val="18"/>
              <w:szCs w:val="18"/>
            </w:rPr>
            <w:t xml:space="preserve">and Best Buy Canada </w:t>
          </w:r>
          <w:r w:rsidRPr="001E1F93">
            <w:rPr>
              <w:b/>
              <w:i/>
              <w:iCs/>
              <w:sz w:val="18"/>
              <w:szCs w:val="18"/>
            </w:rPr>
            <w:t>Confidential</w:t>
          </w:r>
        </w:p>
      </w:tc>
      <w:tc>
        <w:tcPr>
          <w:tcW w:w="5508" w:type="dxa"/>
          <w:vAlign w:val="center"/>
        </w:tcPr>
        <w:p w:rsidR="002A2729" w:rsidRPr="00AA76BC" w:rsidRDefault="002A2729" w:rsidP="00AA76BC">
          <w:pPr>
            <w:pStyle w:val="Footer"/>
            <w:jc w:val="right"/>
            <w:rPr>
              <w:sz w:val="18"/>
              <w:szCs w:val="18"/>
            </w:rPr>
          </w:pPr>
          <w:r w:rsidRPr="001E1F93">
            <w:rPr>
              <w:i/>
              <w:sz w:val="18"/>
              <w:szCs w:val="18"/>
            </w:rPr>
            <w:t xml:space="preserve">Page </w:t>
          </w:r>
          <w:r w:rsidR="00AB7EFD" w:rsidRPr="001E1F93">
            <w:rPr>
              <w:i/>
              <w:sz w:val="18"/>
              <w:szCs w:val="18"/>
            </w:rPr>
            <w:fldChar w:fldCharType="begin"/>
          </w:r>
          <w:r w:rsidRPr="001E1F93">
            <w:rPr>
              <w:i/>
              <w:sz w:val="18"/>
              <w:szCs w:val="18"/>
            </w:rPr>
            <w:instrText xml:space="preserve"> PAGE </w:instrText>
          </w:r>
          <w:r w:rsidR="00AB7EFD" w:rsidRPr="001E1F93">
            <w:rPr>
              <w:i/>
              <w:sz w:val="18"/>
              <w:szCs w:val="18"/>
            </w:rPr>
            <w:fldChar w:fldCharType="separate"/>
          </w:r>
          <w:r w:rsidR="0012692E">
            <w:rPr>
              <w:i/>
              <w:noProof/>
              <w:sz w:val="18"/>
              <w:szCs w:val="18"/>
            </w:rPr>
            <w:t>2</w:t>
          </w:r>
          <w:r w:rsidR="00AB7EFD" w:rsidRPr="001E1F93">
            <w:rPr>
              <w:i/>
              <w:sz w:val="18"/>
              <w:szCs w:val="18"/>
            </w:rPr>
            <w:fldChar w:fldCharType="end"/>
          </w:r>
          <w:r w:rsidRPr="001E1F93">
            <w:rPr>
              <w:i/>
              <w:sz w:val="18"/>
              <w:szCs w:val="18"/>
            </w:rPr>
            <w:t xml:space="preserve"> of </w:t>
          </w:r>
          <w:r w:rsidR="00AB7EFD" w:rsidRPr="001E1F93">
            <w:rPr>
              <w:i/>
              <w:sz w:val="18"/>
              <w:szCs w:val="18"/>
            </w:rPr>
            <w:fldChar w:fldCharType="begin"/>
          </w:r>
          <w:r w:rsidRPr="001E1F93">
            <w:rPr>
              <w:i/>
              <w:sz w:val="18"/>
              <w:szCs w:val="18"/>
            </w:rPr>
            <w:instrText xml:space="preserve"> NUMPAGES </w:instrText>
          </w:r>
          <w:r w:rsidR="00AB7EFD" w:rsidRPr="001E1F93">
            <w:rPr>
              <w:i/>
              <w:sz w:val="18"/>
              <w:szCs w:val="18"/>
            </w:rPr>
            <w:fldChar w:fldCharType="separate"/>
          </w:r>
          <w:r w:rsidR="0012692E">
            <w:rPr>
              <w:i/>
              <w:noProof/>
              <w:sz w:val="18"/>
              <w:szCs w:val="18"/>
            </w:rPr>
            <w:t>12</w:t>
          </w:r>
          <w:r w:rsidR="00AB7EFD" w:rsidRPr="001E1F93">
            <w:rPr>
              <w:i/>
              <w:sz w:val="18"/>
              <w:szCs w:val="18"/>
            </w:rPr>
            <w:fldChar w:fldCharType="end"/>
          </w:r>
        </w:p>
      </w:tc>
    </w:tr>
  </w:tbl>
  <w:p w:rsidR="002A2729" w:rsidRPr="008E55BA" w:rsidRDefault="002A2729"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A88F00C"/>
    <w:lvl w:ilvl="0">
      <w:start w:val="1"/>
      <w:numFmt w:val="decimal"/>
      <w:lvlText w:val="%1."/>
      <w:lvlJc w:val="left"/>
      <w:pPr>
        <w:tabs>
          <w:tab w:val="num" w:pos="1800"/>
        </w:tabs>
        <w:ind w:left="1800" w:hanging="360"/>
      </w:pPr>
    </w:lvl>
  </w:abstractNum>
  <w:abstractNum w:abstractNumId="1">
    <w:nsid w:val="FFFFFF7D"/>
    <w:multiLevelType w:val="singleLevel"/>
    <w:tmpl w:val="27483F86"/>
    <w:lvl w:ilvl="0">
      <w:start w:val="1"/>
      <w:numFmt w:val="decimal"/>
      <w:lvlText w:val="%1."/>
      <w:lvlJc w:val="left"/>
      <w:pPr>
        <w:tabs>
          <w:tab w:val="num" w:pos="1440"/>
        </w:tabs>
        <w:ind w:left="1440" w:hanging="360"/>
      </w:pPr>
    </w:lvl>
  </w:abstractNum>
  <w:abstractNum w:abstractNumId="2">
    <w:nsid w:val="FFFFFF7E"/>
    <w:multiLevelType w:val="singleLevel"/>
    <w:tmpl w:val="5BB0C3EE"/>
    <w:lvl w:ilvl="0">
      <w:start w:val="1"/>
      <w:numFmt w:val="decimal"/>
      <w:lvlText w:val="%1."/>
      <w:lvlJc w:val="left"/>
      <w:pPr>
        <w:tabs>
          <w:tab w:val="num" w:pos="1080"/>
        </w:tabs>
        <w:ind w:left="1080" w:hanging="360"/>
      </w:pPr>
    </w:lvl>
  </w:abstractNum>
  <w:abstractNum w:abstractNumId="3">
    <w:nsid w:val="FFFFFF7F"/>
    <w:multiLevelType w:val="singleLevel"/>
    <w:tmpl w:val="65ACD3D0"/>
    <w:lvl w:ilvl="0">
      <w:start w:val="1"/>
      <w:numFmt w:val="decimal"/>
      <w:lvlText w:val="%1."/>
      <w:lvlJc w:val="left"/>
      <w:pPr>
        <w:tabs>
          <w:tab w:val="num" w:pos="720"/>
        </w:tabs>
        <w:ind w:left="720" w:hanging="360"/>
      </w:pPr>
    </w:lvl>
  </w:abstractNum>
  <w:abstractNum w:abstractNumId="4">
    <w:nsid w:val="FFFFFF80"/>
    <w:multiLevelType w:val="singleLevel"/>
    <w:tmpl w:val="3AA8C1E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7E4A74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00EFE3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7B689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16A23C0"/>
    <w:lvl w:ilvl="0">
      <w:start w:val="1"/>
      <w:numFmt w:val="decimal"/>
      <w:lvlText w:val="%1."/>
      <w:lvlJc w:val="left"/>
      <w:pPr>
        <w:tabs>
          <w:tab w:val="num" w:pos="360"/>
        </w:tabs>
        <w:ind w:left="360" w:hanging="360"/>
      </w:pPr>
    </w:lvl>
  </w:abstractNum>
  <w:abstractNum w:abstractNumId="9">
    <w:nsid w:val="FFFFFF89"/>
    <w:multiLevelType w:val="singleLevel"/>
    <w:tmpl w:val="E5020E4E"/>
    <w:lvl w:ilvl="0">
      <w:start w:val="1"/>
      <w:numFmt w:val="bullet"/>
      <w:lvlText w:val=""/>
      <w:lvlJc w:val="left"/>
      <w:pPr>
        <w:tabs>
          <w:tab w:val="num" w:pos="360"/>
        </w:tabs>
        <w:ind w:left="360" w:hanging="360"/>
      </w:pPr>
      <w:rPr>
        <w:rFonts w:ascii="Symbol" w:hAnsi="Symbol" w:hint="default"/>
      </w:rPr>
    </w:lvl>
  </w:abstractNum>
  <w:abstractNum w:abstractNumId="10">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F113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C102D5"/>
    <w:multiLevelType w:val="multilevel"/>
    <w:tmpl w:val="501E28A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nsid w:val="10D149BC"/>
    <w:multiLevelType w:val="hybridMultilevel"/>
    <w:tmpl w:val="005C22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6961EBD"/>
    <w:multiLevelType w:val="hybridMultilevel"/>
    <w:tmpl w:val="DBA02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8508A"/>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5491C29"/>
    <w:multiLevelType w:val="hybridMultilevel"/>
    <w:tmpl w:val="2E7E1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89E7195"/>
    <w:multiLevelType w:val="hybridMultilevel"/>
    <w:tmpl w:val="86969028"/>
    <w:lvl w:ilvl="0" w:tplc="816A23C0">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9">
    <w:nsid w:val="2D93139D"/>
    <w:multiLevelType w:val="hybridMultilevel"/>
    <w:tmpl w:val="E4B20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EBC217D"/>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23014CF"/>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64243DF"/>
    <w:multiLevelType w:val="hybridMultilevel"/>
    <w:tmpl w:val="005C22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4">
    <w:nsid w:val="48E41FD3"/>
    <w:multiLevelType w:val="hybridMultilevel"/>
    <w:tmpl w:val="3856C75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5">
    <w:nsid w:val="5245619A"/>
    <w:multiLevelType w:val="hybridMultilevel"/>
    <w:tmpl w:val="005C22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6C63C44"/>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75D50E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93B74FB"/>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CAE4515"/>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0">
    <w:nsid w:val="5CDF275C"/>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4F71ABC"/>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8CE650E"/>
    <w:multiLevelType w:val="hybridMultilevel"/>
    <w:tmpl w:val="24509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83D15A6"/>
    <w:multiLevelType w:val="hybridMultilevel"/>
    <w:tmpl w:val="7B0E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8D565C4"/>
    <w:multiLevelType w:val="hybridMultilevel"/>
    <w:tmpl w:val="1EE6A8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286C0A"/>
    <w:multiLevelType w:val="hybridMultilevel"/>
    <w:tmpl w:val="273216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35"/>
  </w:num>
  <w:num w:numId="3">
    <w:abstractNumId w:val="16"/>
  </w:num>
  <w:num w:numId="4">
    <w:abstractNumId w:val="12"/>
  </w:num>
  <w:num w:numId="5">
    <w:abstractNumId w:val="2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9"/>
  </w:num>
  <w:num w:numId="20">
    <w:abstractNumId w:val="24"/>
  </w:num>
  <w:num w:numId="21">
    <w:abstractNumId w:val="33"/>
  </w:num>
  <w:num w:numId="22">
    <w:abstractNumId w:val="25"/>
  </w:num>
  <w:num w:numId="23">
    <w:abstractNumId w:val="27"/>
  </w:num>
  <w:num w:numId="24">
    <w:abstractNumId w:val="26"/>
  </w:num>
  <w:num w:numId="25">
    <w:abstractNumId w:val="20"/>
  </w:num>
  <w:num w:numId="26">
    <w:abstractNumId w:val="31"/>
  </w:num>
  <w:num w:numId="27">
    <w:abstractNumId w:val="18"/>
  </w:num>
  <w:num w:numId="28">
    <w:abstractNumId w:val="32"/>
  </w:num>
  <w:num w:numId="29">
    <w:abstractNumId w:val="34"/>
  </w:num>
  <w:num w:numId="30">
    <w:abstractNumId w:val="14"/>
  </w:num>
  <w:num w:numId="31">
    <w:abstractNumId w:val="12"/>
  </w:num>
  <w:num w:numId="32">
    <w:abstractNumId w:val="11"/>
  </w:num>
  <w:num w:numId="33">
    <w:abstractNumId w:val="36"/>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28"/>
  </w:num>
  <w:num w:numId="38">
    <w:abstractNumId w:val="30"/>
  </w:num>
  <w:num w:numId="39">
    <w:abstractNumId w:val="22"/>
  </w:num>
  <w:num w:numId="40">
    <w:abstractNumId w:val="13"/>
  </w:num>
  <w:num w:numId="41">
    <w:abstractNumId w:val="15"/>
  </w:num>
  <w:num w:numId="42">
    <w:abstractNumId w:val="1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B78"/>
    <w:rsid w:val="00003F23"/>
    <w:rsid w:val="00027F72"/>
    <w:rsid w:val="000319F1"/>
    <w:rsid w:val="00033621"/>
    <w:rsid w:val="00033DDE"/>
    <w:rsid w:val="00041038"/>
    <w:rsid w:val="00044518"/>
    <w:rsid w:val="00045070"/>
    <w:rsid w:val="00051E40"/>
    <w:rsid w:val="000521B9"/>
    <w:rsid w:val="0005482F"/>
    <w:rsid w:val="00056E1B"/>
    <w:rsid w:val="00057F27"/>
    <w:rsid w:val="000600F0"/>
    <w:rsid w:val="00066883"/>
    <w:rsid w:val="0008094E"/>
    <w:rsid w:val="00081E3A"/>
    <w:rsid w:val="0009029B"/>
    <w:rsid w:val="000916F9"/>
    <w:rsid w:val="00091B36"/>
    <w:rsid w:val="00093DC7"/>
    <w:rsid w:val="000A0B8D"/>
    <w:rsid w:val="000A0C45"/>
    <w:rsid w:val="000A1810"/>
    <w:rsid w:val="000B559C"/>
    <w:rsid w:val="000C6CEC"/>
    <w:rsid w:val="000D325A"/>
    <w:rsid w:val="000D42DE"/>
    <w:rsid w:val="000D6F5D"/>
    <w:rsid w:val="000E1080"/>
    <w:rsid w:val="000E52BB"/>
    <w:rsid w:val="000E559C"/>
    <w:rsid w:val="00111F1F"/>
    <w:rsid w:val="001141C4"/>
    <w:rsid w:val="001164C3"/>
    <w:rsid w:val="00125DA6"/>
    <w:rsid w:val="0012692E"/>
    <w:rsid w:val="00140AAE"/>
    <w:rsid w:val="00142CFE"/>
    <w:rsid w:val="00145772"/>
    <w:rsid w:val="0015173B"/>
    <w:rsid w:val="00153183"/>
    <w:rsid w:val="0016259E"/>
    <w:rsid w:val="001661F1"/>
    <w:rsid w:val="00166947"/>
    <w:rsid w:val="00172AE1"/>
    <w:rsid w:val="001773E0"/>
    <w:rsid w:val="00181D3C"/>
    <w:rsid w:val="001827F0"/>
    <w:rsid w:val="00185B56"/>
    <w:rsid w:val="001924E6"/>
    <w:rsid w:val="0019273A"/>
    <w:rsid w:val="001A0897"/>
    <w:rsid w:val="001A475B"/>
    <w:rsid w:val="001B1EE2"/>
    <w:rsid w:val="001C1554"/>
    <w:rsid w:val="001C1E2A"/>
    <w:rsid w:val="001C4CC0"/>
    <w:rsid w:val="001D2B93"/>
    <w:rsid w:val="001D3A0B"/>
    <w:rsid w:val="001D3EDF"/>
    <w:rsid w:val="001E1F93"/>
    <w:rsid w:val="001E46BB"/>
    <w:rsid w:val="001E4EA8"/>
    <w:rsid w:val="001E73F7"/>
    <w:rsid w:val="001E7558"/>
    <w:rsid w:val="001F04B8"/>
    <w:rsid w:val="0021254E"/>
    <w:rsid w:val="00217BFF"/>
    <w:rsid w:val="002329FB"/>
    <w:rsid w:val="002332EB"/>
    <w:rsid w:val="00234825"/>
    <w:rsid w:val="002410ED"/>
    <w:rsid w:val="0024163E"/>
    <w:rsid w:val="002467F5"/>
    <w:rsid w:val="00250E49"/>
    <w:rsid w:val="00251252"/>
    <w:rsid w:val="00257032"/>
    <w:rsid w:val="00265366"/>
    <w:rsid w:val="0026699F"/>
    <w:rsid w:val="0026723D"/>
    <w:rsid w:val="00267483"/>
    <w:rsid w:val="00272E9F"/>
    <w:rsid w:val="00273347"/>
    <w:rsid w:val="00275DB5"/>
    <w:rsid w:val="002779BE"/>
    <w:rsid w:val="00285A4E"/>
    <w:rsid w:val="00287B14"/>
    <w:rsid w:val="002948BD"/>
    <w:rsid w:val="00295827"/>
    <w:rsid w:val="002A002F"/>
    <w:rsid w:val="002A0944"/>
    <w:rsid w:val="002A2729"/>
    <w:rsid w:val="002A2D8D"/>
    <w:rsid w:val="002A338B"/>
    <w:rsid w:val="002B14F0"/>
    <w:rsid w:val="002B26B0"/>
    <w:rsid w:val="002B3CC0"/>
    <w:rsid w:val="002C01B3"/>
    <w:rsid w:val="002C04C2"/>
    <w:rsid w:val="002D0D92"/>
    <w:rsid w:val="002D61CD"/>
    <w:rsid w:val="002E2113"/>
    <w:rsid w:val="002E2827"/>
    <w:rsid w:val="002E2B74"/>
    <w:rsid w:val="002E733C"/>
    <w:rsid w:val="002F2CC7"/>
    <w:rsid w:val="003002A3"/>
    <w:rsid w:val="00301034"/>
    <w:rsid w:val="00305B5F"/>
    <w:rsid w:val="0030664E"/>
    <w:rsid w:val="003113FA"/>
    <w:rsid w:val="00315981"/>
    <w:rsid w:val="0031760C"/>
    <w:rsid w:val="00320A86"/>
    <w:rsid w:val="00320DD3"/>
    <w:rsid w:val="00325DEE"/>
    <w:rsid w:val="00334375"/>
    <w:rsid w:val="00337215"/>
    <w:rsid w:val="00341299"/>
    <w:rsid w:val="00342344"/>
    <w:rsid w:val="00346A2E"/>
    <w:rsid w:val="003477B8"/>
    <w:rsid w:val="00347D18"/>
    <w:rsid w:val="00356C69"/>
    <w:rsid w:val="00363873"/>
    <w:rsid w:val="00366130"/>
    <w:rsid w:val="003729AE"/>
    <w:rsid w:val="003740F8"/>
    <w:rsid w:val="0037641C"/>
    <w:rsid w:val="00391788"/>
    <w:rsid w:val="00395324"/>
    <w:rsid w:val="0039539A"/>
    <w:rsid w:val="00395BE1"/>
    <w:rsid w:val="003A2D38"/>
    <w:rsid w:val="003A31C9"/>
    <w:rsid w:val="003A372C"/>
    <w:rsid w:val="003A7D06"/>
    <w:rsid w:val="003B0BAD"/>
    <w:rsid w:val="003B6D48"/>
    <w:rsid w:val="003C0044"/>
    <w:rsid w:val="003C243B"/>
    <w:rsid w:val="003C4BF0"/>
    <w:rsid w:val="003C5E6D"/>
    <w:rsid w:val="003C787D"/>
    <w:rsid w:val="003D572C"/>
    <w:rsid w:val="003D7502"/>
    <w:rsid w:val="003E2091"/>
    <w:rsid w:val="003E5DB1"/>
    <w:rsid w:val="003E714C"/>
    <w:rsid w:val="003F0F99"/>
    <w:rsid w:val="003F4A29"/>
    <w:rsid w:val="00402B28"/>
    <w:rsid w:val="00406A08"/>
    <w:rsid w:val="00412E93"/>
    <w:rsid w:val="00413942"/>
    <w:rsid w:val="00414418"/>
    <w:rsid w:val="0042187E"/>
    <w:rsid w:val="0043295B"/>
    <w:rsid w:val="0043653D"/>
    <w:rsid w:val="00440969"/>
    <w:rsid w:val="00441601"/>
    <w:rsid w:val="004423DD"/>
    <w:rsid w:val="004433E7"/>
    <w:rsid w:val="0045158B"/>
    <w:rsid w:val="00460D9E"/>
    <w:rsid w:val="004618E7"/>
    <w:rsid w:val="00465BF1"/>
    <w:rsid w:val="00467FCA"/>
    <w:rsid w:val="00473E68"/>
    <w:rsid w:val="00475581"/>
    <w:rsid w:val="00476F0A"/>
    <w:rsid w:val="004833DD"/>
    <w:rsid w:val="004855CF"/>
    <w:rsid w:val="00493B5F"/>
    <w:rsid w:val="00496D9D"/>
    <w:rsid w:val="004979C0"/>
    <w:rsid w:val="00497A05"/>
    <w:rsid w:val="004A4B16"/>
    <w:rsid w:val="004B2C0E"/>
    <w:rsid w:val="004B422B"/>
    <w:rsid w:val="004B4A61"/>
    <w:rsid w:val="004B67CC"/>
    <w:rsid w:val="004B6D8D"/>
    <w:rsid w:val="004D1EE5"/>
    <w:rsid w:val="004E04F1"/>
    <w:rsid w:val="004E2365"/>
    <w:rsid w:val="004E55FD"/>
    <w:rsid w:val="004F3634"/>
    <w:rsid w:val="004F72C3"/>
    <w:rsid w:val="00503A6B"/>
    <w:rsid w:val="00510DBC"/>
    <w:rsid w:val="0051277F"/>
    <w:rsid w:val="00517CA9"/>
    <w:rsid w:val="0052770C"/>
    <w:rsid w:val="00530FAC"/>
    <w:rsid w:val="00535B22"/>
    <w:rsid w:val="00535E1D"/>
    <w:rsid w:val="005370C3"/>
    <w:rsid w:val="0054037C"/>
    <w:rsid w:val="00540498"/>
    <w:rsid w:val="00541917"/>
    <w:rsid w:val="00544560"/>
    <w:rsid w:val="00547E56"/>
    <w:rsid w:val="0055040B"/>
    <w:rsid w:val="00563F5E"/>
    <w:rsid w:val="0056491E"/>
    <w:rsid w:val="0058708D"/>
    <w:rsid w:val="00590257"/>
    <w:rsid w:val="005949D3"/>
    <w:rsid w:val="0059713B"/>
    <w:rsid w:val="005973F3"/>
    <w:rsid w:val="005A238B"/>
    <w:rsid w:val="005A5521"/>
    <w:rsid w:val="005B008D"/>
    <w:rsid w:val="005B657D"/>
    <w:rsid w:val="005C11F8"/>
    <w:rsid w:val="005C58B2"/>
    <w:rsid w:val="005D33EE"/>
    <w:rsid w:val="005D466E"/>
    <w:rsid w:val="005E0490"/>
    <w:rsid w:val="005E21B2"/>
    <w:rsid w:val="005E267C"/>
    <w:rsid w:val="005E3236"/>
    <w:rsid w:val="005E48DD"/>
    <w:rsid w:val="005E602C"/>
    <w:rsid w:val="005F239C"/>
    <w:rsid w:val="005F78F9"/>
    <w:rsid w:val="006002A3"/>
    <w:rsid w:val="00603033"/>
    <w:rsid w:val="00603E71"/>
    <w:rsid w:val="00614A12"/>
    <w:rsid w:val="006176AC"/>
    <w:rsid w:val="006235E4"/>
    <w:rsid w:val="0062533E"/>
    <w:rsid w:val="0063125C"/>
    <w:rsid w:val="00631F2B"/>
    <w:rsid w:val="00635B7F"/>
    <w:rsid w:val="006378B2"/>
    <w:rsid w:val="006518B7"/>
    <w:rsid w:val="006608E7"/>
    <w:rsid w:val="00664B7C"/>
    <w:rsid w:val="0066627A"/>
    <w:rsid w:val="0066640E"/>
    <w:rsid w:val="00667A61"/>
    <w:rsid w:val="006716C7"/>
    <w:rsid w:val="0067185A"/>
    <w:rsid w:val="00677BCC"/>
    <w:rsid w:val="00680F2D"/>
    <w:rsid w:val="00684E9D"/>
    <w:rsid w:val="00684FA0"/>
    <w:rsid w:val="00687453"/>
    <w:rsid w:val="00690081"/>
    <w:rsid w:val="006940B6"/>
    <w:rsid w:val="006A25A6"/>
    <w:rsid w:val="006A2904"/>
    <w:rsid w:val="006A5454"/>
    <w:rsid w:val="006A5947"/>
    <w:rsid w:val="006B0B15"/>
    <w:rsid w:val="006B0ED2"/>
    <w:rsid w:val="006B6AAC"/>
    <w:rsid w:val="006D10B4"/>
    <w:rsid w:val="006D79C5"/>
    <w:rsid w:val="006D7E11"/>
    <w:rsid w:val="006E238A"/>
    <w:rsid w:val="006E30BB"/>
    <w:rsid w:val="006F19B4"/>
    <w:rsid w:val="006F35DD"/>
    <w:rsid w:val="00701E87"/>
    <w:rsid w:val="0070539B"/>
    <w:rsid w:val="0070676F"/>
    <w:rsid w:val="007114DB"/>
    <w:rsid w:val="00711DD6"/>
    <w:rsid w:val="0071531C"/>
    <w:rsid w:val="0072172B"/>
    <w:rsid w:val="00721745"/>
    <w:rsid w:val="00722BEC"/>
    <w:rsid w:val="00731DE3"/>
    <w:rsid w:val="007345D8"/>
    <w:rsid w:val="007345F4"/>
    <w:rsid w:val="0074024C"/>
    <w:rsid w:val="00742C6B"/>
    <w:rsid w:val="00743397"/>
    <w:rsid w:val="0074391B"/>
    <w:rsid w:val="00750589"/>
    <w:rsid w:val="00751D38"/>
    <w:rsid w:val="00754B2E"/>
    <w:rsid w:val="00755B64"/>
    <w:rsid w:val="00761EFD"/>
    <w:rsid w:val="00763E93"/>
    <w:rsid w:val="00766DFF"/>
    <w:rsid w:val="007837D8"/>
    <w:rsid w:val="00785B71"/>
    <w:rsid w:val="00791019"/>
    <w:rsid w:val="007926DE"/>
    <w:rsid w:val="00796618"/>
    <w:rsid w:val="007A7B45"/>
    <w:rsid w:val="007A7CDB"/>
    <w:rsid w:val="007B374D"/>
    <w:rsid w:val="007B44E4"/>
    <w:rsid w:val="007B6CD4"/>
    <w:rsid w:val="007B762B"/>
    <w:rsid w:val="007C09C2"/>
    <w:rsid w:val="007C5414"/>
    <w:rsid w:val="007C6B69"/>
    <w:rsid w:val="007D05E5"/>
    <w:rsid w:val="007D0777"/>
    <w:rsid w:val="007E0D4C"/>
    <w:rsid w:val="007E27B3"/>
    <w:rsid w:val="007E383E"/>
    <w:rsid w:val="007E5DBE"/>
    <w:rsid w:val="007E723C"/>
    <w:rsid w:val="007F05E8"/>
    <w:rsid w:val="007F2F51"/>
    <w:rsid w:val="007F66C9"/>
    <w:rsid w:val="00801E5E"/>
    <w:rsid w:val="00810DFF"/>
    <w:rsid w:val="00813925"/>
    <w:rsid w:val="008163BF"/>
    <w:rsid w:val="00820A87"/>
    <w:rsid w:val="00820BAC"/>
    <w:rsid w:val="008217D6"/>
    <w:rsid w:val="008236AC"/>
    <w:rsid w:val="00826DFB"/>
    <w:rsid w:val="008339B3"/>
    <w:rsid w:val="00833A64"/>
    <w:rsid w:val="00835F52"/>
    <w:rsid w:val="00844DD0"/>
    <w:rsid w:val="00853264"/>
    <w:rsid w:val="00853DB2"/>
    <w:rsid w:val="00854E6A"/>
    <w:rsid w:val="00861D6A"/>
    <w:rsid w:val="00873AD1"/>
    <w:rsid w:val="00874D1C"/>
    <w:rsid w:val="008752FB"/>
    <w:rsid w:val="008922E6"/>
    <w:rsid w:val="00897F4E"/>
    <w:rsid w:val="008A0D9D"/>
    <w:rsid w:val="008A4907"/>
    <w:rsid w:val="008B7389"/>
    <w:rsid w:val="008B7CA7"/>
    <w:rsid w:val="008C60DE"/>
    <w:rsid w:val="008D0EDA"/>
    <w:rsid w:val="008D1C19"/>
    <w:rsid w:val="008E08A7"/>
    <w:rsid w:val="008E336A"/>
    <w:rsid w:val="008E4F9B"/>
    <w:rsid w:val="008E55BA"/>
    <w:rsid w:val="008F032C"/>
    <w:rsid w:val="008F35BD"/>
    <w:rsid w:val="00901827"/>
    <w:rsid w:val="00901C45"/>
    <w:rsid w:val="00905B54"/>
    <w:rsid w:val="0090606B"/>
    <w:rsid w:val="00916A52"/>
    <w:rsid w:val="009255DF"/>
    <w:rsid w:val="00926898"/>
    <w:rsid w:val="009318F6"/>
    <w:rsid w:val="00933A8E"/>
    <w:rsid w:val="00936FF8"/>
    <w:rsid w:val="009414AB"/>
    <w:rsid w:val="009424F1"/>
    <w:rsid w:val="009430AD"/>
    <w:rsid w:val="009439F2"/>
    <w:rsid w:val="009447C9"/>
    <w:rsid w:val="00951280"/>
    <w:rsid w:val="009621B6"/>
    <w:rsid w:val="00970E61"/>
    <w:rsid w:val="0097690B"/>
    <w:rsid w:val="00980507"/>
    <w:rsid w:val="00981219"/>
    <w:rsid w:val="00983899"/>
    <w:rsid w:val="00987A25"/>
    <w:rsid w:val="009942AA"/>
    <w:rsid w:val="00994CCD"/>
    <w:rsid w:val="009A1955"/>
    <w:rsid w:val="009A6226"/>
    <w:rsid w:val="009A7DB0"/>
    <w:rsid w:val="009A7F67"/>
    <w:rsid w:val="009B0C00"/>
    <w:rsid w:val="009B1F8D"/>
    <w:rsid w:val="009B24E6"/>
    <w:rsid w:val="009B69DE"/>
    <w:rsid w:val="009B6B95"/>
    <w:rsid w:val="009C0DD5"/>
    <w:rsid w:val="009C1EF5"/>
    <w:rsid w:val="009C1FFA"/>
    <w:rsid w:val="009C37A3"/>
    <w:rsid w:val="009C7AF1"/>
    <w:rsid w:val="009D0203"/>
    <w:rsid w:val="009D2B39"/>
    <w:rsid w:val="009E6876"/>
    <w:rsid w:val="009F12BE"/>
    <w:rsid w:val="009F267E"/>
    <w:rsid w:val="009F3AF2"/>
    <w:rsid w:val="00A00306"/>
    <w:rsid w:val="00A035B7"/>
    <w:rsid w:val="00A063CA"/>
    <w:rsid w:val="00A07815"/>
    <w:rsid w:val="00A118EF"/>
    <w:rsid w:val="00A119B2"/>
    <w:rsid w:val="00A126DA"/>
    <w:rsid w:val="00A13F4B"/>
    <w:rsid w:val="00A21DEE"/>
    <w:rsid w:val="00A22E4E"/>
    <w:rsid w:val="00A25D48"/>
    <w:rsid w:val="00A36851"/>
    <w:rsid w:val="00A442BA"/>
    <w:rsid w:val="00A5528D"/>
    <w:rsid w:val="00A57609"/>
    <w:rsid w:val="00A6001F"/>
    <w:rsid w:val="00A600EE"/>
    <w:rsid w:val="00A711A3"/>
    <w:rsid w:val="00A722A7"/>
    <w:rsid w:val="00A726B2"/>
    <w:rsid w:val="00A72867"/>
    <w:rsid w:val="00A74578"/>
    <w:rsid w:val="00A75EF6"/>
    <w:rsid w:val="00A80FCB"/>
    <w:rsid w:val="00A93346"/>
    <w:rsid w:val="00AA76BC"/>
    <w:rsid w:val="00AB07BE"/>
    <w:rsid w:val="00AB0D2E"/>
    <w:rsid w:val="00AB0FC1"/>
    <w:rsid w:val="00AB4A1E"/>
    <w:rsid w:val="00AB7EFD"/>
    <w:rsid w:val="00AC09FA"/>
    <w:rsid w:val="00AC58D9"/>
    <w:rsid w:val="00AC5DE8"/>
    <w:rsid w:val="00AD4640"/>
    <w:rsid w:val="00AE5E97"/>
    <w:rsid w:val="00AF1899"/>
    <w:rsid w:val="00AF2304"/>
    <w:rsid w:val="00AF28CC"/>
    <w:rsid w:val="00AF6D63"/>
    <w:rsid w:val="00B075D1"/>
    <w:rsid w:val="00B07E81"/>
    <w:rsid w:val="00B11BD0"/>
    <w:rsid w:val="00B226A2"/>
    <w:rsid w:val="00B22A66"/>
    <w:rsid w:val="00B24C0E"/>
    <w:rsid w:val="00B24F09"/>
    <w:rsid w:val="00B34557"/>
    <w:rsid w:val="00B42CC4"/>
    <w:rsid w:val="00B44B25"/>
    <w:rsid w:val="00B44E26"/>
    <w:rsid w:val="00B4532E"/>
    <w:rsid w:val="00B45D7D"/>
    <w:rsid w:val="00B5069C"/>
    <w:rsid w:val="00B50D35"/>
    <w:rsid w:val="00B55847"/>
    <w:rsid w:val="00B63306"/>
    <w:rsid w:val="00B66BE9"/>
    <w:rsid w:val="00B75A16"/>
    <w:rsid w:val="00B8190E"/>
    <w:rsid w:val="00B845D5"/>
    <w:rsid w:val="00B85DDE"/>
    <w:rsid w:val="00B86E09"/>
    <w:rsid w:val="00B93D0E"/>
    <w:rsid w:val="00B951D2"/>
    <w:rsid w:val="00B97B24"/>
    <w:rsid w:val="00BA0DD6"/>
    <w:rsid w:val="00BA57A2"/>
    <w:rsid w:val="00BA6B7F"/>
    <w:rsid w:val="00BB054D"/>
    <w:rsid w:val="00BB5911"/>
    <w:rsid w:val="00BB5D70"/>
    <w:rsid w:val="00BB7BEF"/>
    <w:rsid w:val="00BC12CF"/>
    <w:rsid w:val="00BD052D"/>
    <w:rsid w:val="00BD58FF"/>
    <w:rsid w:val="00C01BB6"/>
    <w:rsid w:val="00C079AD"/>
    <w:rsid w:val="00C10F49"/>
    <w:rsid w:val="00C11867"/>
    <w:rsid w:val="00C20FAC"/>
    <w:rsid w:val="00C21CA1"/>
    <w:rsid w:val="00C2251C"/>
    <w:rsid w:val="00C275D3"/>
    <w:rsid w:val="00C27C5C"/>
    <w:rsid w:val="00C30272"/>
    <w:rsid w:val="00C30753"/>
    <w:rsid w:val="00C341E9"/>
    <w:rsid w:val="00C3634F"/>
    <w:rsid w:val="00C45534"/>
    <w:rsid w:val="00C51482"/>
    <w:rsid w:val="00C52304"/>
    <w:rsid w:val="00C536E5"/>
    <w:rsid w:val="00C55F63"/>
    <w:rsid w:val="00C5754B"/>
    <w:rsid w:val="00C62AEC"/>
    <w:rsid w:val="00C637E9"/>
    <w:rsid w:val="00C64790"/>
    <w:rsid w:val="00C668CA"/>
    <w:rsid w:val="00C70C86"/>
    <w:rsid w:val="00C71AC9"/>
    <w:rsid w:val="00C7306E"/>
    <w:rsid w:val="00C90138"/>
    <w:rsid w:val="00C921F5"/>
    <w:rsid w:val="00C94164"/>
    <w:rsid w:val="00C967E5"/>
    <w:rsid w:val="00CA09F6"/>
    <w:rsid w:val="00CB0501"/>
    <w:rsid w:val="00CB18A7"/>
    <w:rsid w:val="00CB4B99"/>
    <w:rsid w:val="00CB650F"/>
    <w:rsid w:val="00CE0B01"/>
    <w:rsid w:val="00CF244B"/>
    <w:rsid w:val="00CF6C6A"/>
    <w:rsid w:val="00CF71C6"/>
    <w:rsid w:val="00D01C88"/>
    <w:rsid w:val="00D03A16"/>
    <w:rsid w:val="00D055C4"/>
    <w:rsid w:val="00D079B7"/>
    <w:rsid w:val="00D13A76"/>
    <w:rsid w:val="00D17350"/>
    <w:rsid w:val="00D17490"/>
    <w:rsid w:val="00D220CA"/>
    <w:rsid w:val="00D23262"/>
    <w:rsid w:val="00D24957"/>
    <w:rsid w:val="00D27EE3"/>
    <w:rsid w:val="00D37AE2"/>
    <w:rsid w:val="00D44178"/>
    <w:rsid w:val="00D44836"/>
    <w:rsid w:val="00D45254"/>
    <w:rsid w:val="00D53FDC"/>
    <w:rsid w:val="00D61926"/>
    <w:rsid w:val="00D61C0C"/>
    <w:rsid w:val="00D62BC6"/>
    <w:rsid w:val="00D81D1F"/>
    <w:rsid w:val="00D84285"/>
    <w:rsid w:val="00D8448E"/>
    <w:rsid w:val="00D84559"/>
    <w:rsid w:val="00D858C2"/>
    <w:rsid w:val="00D906CD"/>
    <w:rsid w:val="00D94DA6"/>
    <w:rsid w:val="00DA00C1"/>
    <w:rsid w:val="00DA0829"/>
    <w:rsid w:val="00DA1D0F"/>
    <w:rsid w:val="00DA6FBF"/>
    <w:rsid w:val="00DB187C"/>
    <w:rsid w:val="00DB5585"/>
    <w:rsid w:val="00DD2065"/>
    <w:rsid w:val="00DD397B"/>
    <w:rsid w:val="00DD4C6F"/>
    <w:rsid w:val="00DD7ACA"/>
    <w:rsid w:val="00DE012D"/>
    <w:rsid w:val="00DF2B3D"/>
    <w:rsid w:val="00DF5250"/>
    <w:rsid w:val="00DF5ADA"/>
    <w:rsid w:val="00DF67C2"/>
    <w:rsid w:val="00E0193A"/>
    <w:rsid w:val="00E13CD4"/>
    <w:rsid w:val="00E17F58"/>
    <w:rsid w:val="00E2241B"/>
    <w:rsid w:val="00E239A9"/>
    <w:rsid w:val="00E31B78"/>
    <w:rsid w:val="00E40CC6"/>
    <w:rsid w:val="00E434AF"/>
    <w:rsid w:val="00E45620"/>
    <w:rsid w:val="00E47045"/>
    <w:rsid w:val="00E51808"/>
    <w:rsid w:val="00E53465"/>
    <w:rsid w:val="00E55802"/>
    <w:rsid w:val="00E637E3"/>
    <w:rsid w:val="00E65163"/>
    <w:rsid w:val="00E73884"/>
    <w:rsid w:val="00E76BB9"/>
    <w:rsid w:val="00E77553"/>
    <w:rsid w:val="00E8061D"/>
    <w:rsid w:val="00E8131F"/>
    <w:rsid w:val="00E829C2"/>
    <w:rsid w:val="00E830D8"/>
    <w:rsid w:val="00E871C1"/>
    <w:rsid w:val="00E87996"/>
    <w:rsid w:val="00E92407"/>
    <w:rsid w:val="00E94CA7"/>
    <w:rsid w:val="00EA2C5A"/>
    <w:rsid w:val="00EA601C"/>
    <w:rsid w:val="00EB2DA5"/>
    <w:rsid w:val="00EB5461"/>
    <w:rsid w:val="00EB6F4B"/>
    <w:rsid w:val="00EC2806"/>
    <w:rsid w:val="00EC57C3"/>
    <w:rsid w:val="00ED1C34"/>
    <w:rsid w:val="00ED3A0F"/>
    <w:rsid w:val="00ED7103"/>
    <w:rsid w:val="00EF0994"/>
    <w:rsid w:val="00EF37D1"/>
    <w:rsid w:val="00EF5EC0"/>
    <w:rsid w:val="00F01916"/>
    <w:rsid w:val="00F0667B"/>
    <w:rsid w:val="00F131F7"/>
    <w:rsid w:val="00F23BB6"/>
    <w:rsid w:val="00F25325"/>
    <w:rsid w:val="00F33006"/>
    <w:rsid w:val="00F346B0"/>
    <w:rsid w:val="00F40B82"/>
    <w:rsid w:val="00F41E7B"/>
    <w:rsid w:val="00F42865"/>
    <w:rsid w:val="00F42911"/>
    <w:rsid w:val="00F447E8"/>
    <w:rsid w:val="00F523F6"/>
    <w:rsid w:val="00F54203"/>
    <w:rsid w:val="00F55D0C"/>
    <w:rsid w:val="00F57B0C"/>
    <w:rsid w:val="00F64FEA"/>
    <w:rsid w:val="00F65709"/>
    <w:rsid w:val="00F7330F"/>
    <w:rsid w:val="00F74EEC"/>
    <w:rsid w:val="00F80582"/>
    <w:rsid w:val="00F81601"/>
    <w:rsid w:val="00F819DD"/>
    <w:rsid w:val="00F91DB5"/>
    <w:rsid w:val="00F924C8"/>
    <w:rsid w:val="00F935C1"/>
    <w:rsid w:val="00FA32C0"/>
    <w:rsid w:val="00FA3D7C"/>
    <w:rsid w:val="00FB0BB5"/>
    <w:rsid w:val="00FB307D"/>
    <w:rsid w:val="00FB3F03"/>
    <w:rsid w:val="00FB5898"/>
    <w:rsid w:val="00FC5731"/>
    <w:rsid w:val="00FC7043"/>
    <w:rsid w:val="00FD5BA1"/>
    <w:rsid w:val="00FD6293"/>
    <w:rsid w:val="00FE1B41"/>
    <w:rsid w:val="00FE217D"/>
    <w:rsid w:val="00FE359E"/>
    <w:rsid w:val="00FE6D2C"/>
    <w:rsid w:val="00FE7784"/>
    <w:rsid w:val="00FF2AD7"/>
    <w:rsid w:val="00FF5D22"/>
    <w:rsid w:val="00FF6C5E"/>
    <w:rsid w:val="00FF7492"/>
    <w:rsid w:val="00FF7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C90E9B9-F10B-4431-B36C-549B3A51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
    <w:basedOn w:val="Normal"/>
    <w:next w:val="BodyText"/>
    <w:link w:val="Heading1Char"/>
    <w:qFormat/>
    <w:rsid w:val="00C62AEC"/>
    <w:pPr>
      <w:keepNext/>
      <w:numPr>
        <w:numId w:val="4"/>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link w:val="Heading2Char"/>
    <w:qFormat/>
    <w:rsid w:val="00C62AEC"/>
    <w:pPr>
      <w:keepNext/>
      <w:numPr>
        <w:ilvl w:val="1"/>
        <w:numId w:val="4"/>
      </w:numPr>
      <w:spacing w:before="240" w:after="60"/>
      <w:outlineLvl w:val="1"/>
    </w:pPr>
    <w:rPr>
      <w:rFonts w:cs="Arial"/>
      <w:b/>
      <w:bCs/>
      <w:iCs/>
      <w:sz w:val="24"/>
      <w:szCs w:val="28"/>
    </w:rPr>
  </w:style>
  <w:style w:type="paragraph" w:styleId="Heading3">
    <w:name w:val="heading 3"/>
    <w:basedOn w:val="Normal"/>
    <w:next w:val="BodyText"/>
    <w:autoRedefine/>
    <w:qFormat/>
    <w:rsid w:val="00835F52"/>
    <w:pPr>
      <w:keepNext/>
      <w:numPr>
        <w:ilvl w:val="2"/>
        <w:numId w:val="4"/>
      </w:numPr>
      <w:tabs>
        <w:tab w:val="clear" w:pos="1440"/>
        <w:tab w:val="num"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4"/>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5"/>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character" w:customStyle="1" w:styleId="Heading2Char">
    <w:name w:val="Heading 2 Char"/>
    <w:basedOn w:val="DefaultParagraphFont"/>
    <w:link w:val="Heading2"/>
    <w:rsid w:val="00493B5F"/>
    <w:rPr>
      <w:rFonts w:ascii="Arial" w:hAnsi="Arial" w:cs="Arial"/>
      <w:b/>
      <w:bCs/>
      <w:iCs/>
      <w:sz w:val="24"/>
      <w:szCs w:val="28"/>
    </w:rPr>
  </w:style>
  <w:style w:type="character" w:customStyle="1" w:styleId="Heading1Char">
    <w:name w:val="Heading 1 Char"/>
    <w:aliases w:val="shead1 Char"/>
    <w:basedOn w:val="DefaultParagraphFont"/>
    <w:link w:val="Heading1"/>
    <w:rsid w:val="00493B5F"/>
    <w:rPr>
      <w:rFonts w:ascii="Arial" w:hAnsi="Arial" w:cs="Arial"/>
      <w:b/>
      <w:bCs/>
      <w:caps/>
      <w:kern w:val="3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Release%204\BBYC%20Mobile%20Feature%20Document_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665D5-0E54-4153-946D-62F8A60949E6}">
  <ds:schemaRefs>
    <ds:schemaRef ds:uri="http://schemas.microsoft.com/sharepoint/v3/contenttype/forms"/>
  </ds:schemaRefs>
</ds:datastoreItem>
</file>

<file path=customXml/itemProps2.xml><?xml version="1.0" encoding="utf-8"?>
<ds:datastoreItem xmlns:ds="http://schemas.openxmlformats.org/officeDocument/2006/customXml" ds:itemID="{E05E16EB-3FA3-4D38-A197-B20C5B75DE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46C6B99-F1C7-4768-8F79-51D7C236981B}">
  <ds:schemaRefs>
    <ds:schemaRef ds:uri="http://schemas.microsoft.com/office/2006/metadata/properties"/>
  </ds:schemaRefs>
</ds:datastoreItem>
</file>

<file path=customXml/itemProps4.xml><?xml version="1.0" encoding="utf-8"?>
<ds:datastoreItem xmlns:ds="http://schemas.openxmlformats.org/officeDocument/2006/customXml" ds:itemID="{78A1FB8F-C48A-4C12-8887-FD6579438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Document_0404.dotx</Template>
  <TotalTime>8</TotalTime>
  <Pages>12</Pages>
  <Words>2440</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16316</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creator>alackas</dc:creator>
  <cp:lastModifiedBy>Amy Byers</cp:lastModifiedBy>
  <cp:revision>5</cp:revision>
  <cp:lastPrinted>2009-04-22T19:36:00Z</cp:lastPrinted>
  <dcterms:created xsi:type="dcterms:W3CDTF">2014-09-10T21:37:00Z</dcterms:created>
  <dcterms:modified xsi:type="dcterms:W3CDTF">2014-09-10T21:45:00Z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