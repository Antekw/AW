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886" w:type="pct"/>
        <w:tblInd w:w="144" w:type="dxa"/>
        <w:tblLayout w:type="fixed"/>
        <w:tblLook w:val="0000" w:firstRow="0" w:lastRow="0" w:firstColumn="0" w:lastColumn="0" w:noHBand="0" w:noVBand="0"/>
      </w:tblPr>
      <w:tblGrid>
        <w:gridCol w:w="5293"/>
        <w:gridCol w:w="5261"/>
      </w:tblGrid>
      <w:tr w:rsidR="00750589" w:rsidRPr="004D3A5D" w:rsidTr="00A36851">
        <w:tc>
          <w:tcPr>
            <w:tcW w:w="5399" w:type="dxa"/>
            <w:vAlign w:val="center"/>
          </w:tcPr>
          <w:p w:rsidR="00750589" w:rsidRPr="004D3A5D" w:rsidRDefault="009251F6" w:rsidP="00A711A3">
            <w:pPr>
              <w:ind w:left="72"/>
              <w:rPr>
                <w:sz w:val="24"/>
              </w:rPr>
            </w:pPr>
            <w:ins w:id="0" w:author="Amy Byers" w:date="2015-04-01T12:14:00Z">
              <w:r w:rsidRPr="00C81A16">
                <w:rPr>
                  <w:noProof/>
                </w:rPr>
                <w:drawing>
                  <wp:inline distT="0" distB="0" distL="0" distR="0" wp14:anchorId="6AB82D5F" wp14:editId="36B175B8">
                    <wp:extent cx="1381125" cy="677600"/>
                    <wp:effectExtent l="0" t="0" r="0" b="8255"/>
                    <wp:docPr id="18" name="Picture 3" descr="cid:image004.png@01CF7F10.A427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png@01CF7F10.A4275880"/>
                            <pic:cNvPicPr>
                              <a:picLocks noChangeAspect="1" noChangeArrowheads="1"/>
                            </pic:cNvPicPr>
                          </pic:nvPicPr>
                          <pic:blipFill>
                            <a:blip r:embed="rId11" r:link="rId12"/>
                            <a:srcRect/>
                            <a:stretch>
                              <a:fillRect/>
                            </a:stretch>
                          </pic:blipFill>
                          <pic:spPr bwMode="auto">
                            <a:xfrm>
                              <a:off x="0" y="0"/>
                              <a:ext cx="1398759" cy="686252"/>
                            </a:xfrm>
                            <a:prstGeom prst="rect">
                              <a:avLst/>
                            </a:prstGeom>
                            <a:noFill/>
                            <a:ln w="9525">
                              <a:noFill/>
                              <a:miter lim="800000"/>
                              <a:headEnd/>
                              <a:tailEnd/>
                            </a:ln>
                          </pic:spPr>
                        </pic:pic>
                      </a:graphicData>
                    </a:graphic>
                  </wp:inline>
                </w:drawing>
              </w:r>
            </w:ins>
            <w:del w:id="1" w:author="Amy Byers" w:date="2015-04-01T12:14:00Z">
              <w:r w:rsidR="00DA1D0F" w:rsidRPr="004D3A5D" w:rsidDel="009251F6">
                <w:rPr>
                  <w:noProof/>
                </w:rPr>
                <w:drawing>
                  <wp:inline distT="0" distB="0" distL="0" distR="0">
                    <wp:extent cx="1967230" cy="733425"/>
                    <wp:effectExtent l="0" t="0" r="0" b="0"/>
                    <wp:docPr id="1" name="Picture 4" descr="Stella No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lla Nova Logo"/>
                            <pic:cNvPicPr>
                              <a:picLocks noChangeAspect="1" noChangeArrowheads="1"/>
                            </pic:cNvPicPr>
                          </pic:nvPicPr>
                          <pic:blipFill>
                            <a:blip r:embed="rId13" cstate="print"/>
                            <a:srcRect/>
                            <a:stretch>
                              <a:fillRect/>
                            </a:stretch>
                          </pic:blipFill>
                          <pic:spPr bwMode="auto">
                            <a:xfrm>
                              <a:off x="0" y="0"/>
                              <a:ext cx="1967230" cy="733425"/>
                            </a:xfrm>
                            <a:prstGeom prst="rect">
                              <a:avLst/>
                            </a:prstGeom>
                            <a:noFill/>
                            <a:ln w="9525">
                              <a:noFill/>
                              <a:miter lim="800000"/>
                              <a:headEnd/>
                              <a:tailEnd/>
                            </a:ln>
                          </pic:spPr>
                        </pic:pic>
                      </a:graphicData>
                    </a:graphic>
                  </wp:inline>
                </w:drawing>
              </w:r>
            </w:del>
          </w:p>
        </w:tc>
        <w:tc>
          <w:tcPr>
            <w:tcW w:w="5366" w:type="dxa"/>
            <w:vAlign w:val="center"/>
          </w:tcPr>
          <w:p w:rsidR="00750589" w:rsidRPr="004D3A5D" w:rsidRDefault="00A36851" w:rsidP="007345F4">
            <w:pPr>
              <w:ind w:left="72"/>
              <w:jc w:val="center"/>
              <w:rPr>
                <w:color w:val="FF0000"/>
                <w:szCs w:val="20"/>
              </w:rPr>
            </w:pPr>
            <w:r w:rsidRPr="004D3A5D">
              <w:rPr>
                <w:noProof/>
                <w:color w:val="FF0000"/>
                <w:szCs w:val="20"/>
              </w:rPr>
              <w:drawing>
                <wp:inline distT="0" distB="0" distL="0" distR="0">
                  <wp:extent cx="963930" cy="690880"/>
                  <wp:effectExtent l="19050" t="0" r="7620" b="0"/>
                  <wp:docPr id="3" name="Picture 8" descr="LOG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4"/>
                          <pic:cNvPicPr>
                            <a:picLocks noChangeAspect="1" noChangeArrowheads="1"/>
                          </pic:cNvPicPr>
                        </pic:nvPicPr>
                        <pic:blipFill>
                          <a:blip r:embed="rId14" cstate="print"/>
                          <a:srcRect/>
                          <a:stretch>
                            <a:fillRect/>
                          </a:stretch>
                        </pic:blipFill>
                        <pic:spPr bwMode="auto">
                          <a:xfrm>
                            <a:off x="0" y="0"/>
                            <a:ext cx="963930" cy="690880"/>
                          </a:xfrm>
                          <a:prstGeom prst="rect">
                            <a:avLst/>
                          </a:prstGeom>
                          <a:noFill/>
                        </pic:spPr>
                      </pic:pic>
                    </a:graphicData>
                  </a:graphic>
                </wp:inline>
              </w:drawing>
            </w:r>
          </w:p>
        </w:tc>
      </w:tr>
      <w:tr w:rsidR="009F56AF" w:rsidRPr="009F56AF" w:rsidTr="00A36851">
        <w:tc>
          <w:tcPr>
            <w:tcW w:w="10765" w:type="dxa"/>
            <w:gridSpan w:val="2"/>
            <w:vAlign w:val="center"/>
          </w:tcPr>
          <w:p w:rsidR="00A711A3" w:rsidRPr="009F56AF" w:rsidRDefault="00A711A3" w:rsidP="00A711A3">
            <w:pPr>
              <w:ind w:left="72"/>
              <w:rPr>
                <w:i/>
                <w:sz w:val="28"/>
                <w:szCs w:val="28"/>
                <w:rPrChange w:id="2" w:author="Amy Byers" w:date="2015-03-31T12:26:00Z">
                  <w:rPr>
                    <w:i/>
                    <w:color w:val="FF0000"/>
                    <w:sz w:val="28"/>
                    <w:szCs w:val="28"/>
                  </w:rPr>
                </w:rPrChange>
              </w:rPr>
            </w:pPr>
          </w:p>
          <w:p w:rsidR="00A711A3" w:rsidRPr="009F56AF" w:rsidRDefault="00A711A3" w:rsidP="00A711A3">
            <w:pPr>
              <w:ind w:left="72"/>
              <w:rPr>
                <w:i/>
                <w:sz w:val="28"/>
                <w:szCs w:val="28"/>
                <w:rPrChange w:id="3" w:author="Amy Byers" w:date="2015-03-31T12:26:00Z">
                  <w:rPr>
                    <w:i/>
                    <w:color w:val="FF0000"/>
                    <w:sz w:val="28"/>
                    <w:szCs w:val="28"/>
                  </w:rPr>
                </w:rPrChange>
              </w:rPr>
            </w:pPr>
          </w:p>
          <w:p w:rsidR="00A711A3" w:rsidRPr="009F56AF" w:rsidRDefault="00A711A3" w:rsidP="00A711A3">
            <w:pPr>
              <w:ind w:left="72"/>
              <w:rPr>
                <w:i/>
                <w:sz w:val="28"/>
                <w:szCs w:val="28"/>
                <w:rPrChange w:id="4" w:author="Amy Byers" w:date="2015-03-31T12:26:00Z">
                  <w:rPr>
                    <w:i/>
                    <w:color w:val="FF0000"/>
                    <w:sz w:val="28"/>
                    <w:szCs w:val="28"/>
                  </w:rPr>
                </w:rPrChange>
              </w:rPr>
            </w:pPr>
          </w:p>
          <w:p w:rsidR="00A711A3" w:rsidRPr="009F56AF" w:rsidRDefault="00A711A3" w:rsidP="00A711A3">
            <w:pPr>
              <w:ind w:left="72"/>
              <w:rPr>
                <w:i/>
                <w:sz w:val="28"/>
                <w:szCs w:val="28"/>
                <w:rPrChange w:id="5" w:author="Amy Byers" w:date="2015-03-31T12:26:00Z">
                  <w:rPr>
                    <w:i/>
                    <w:color w:val="FF0000"/>
                    <w:sz w:val="28"/>
                    <w:szCs w:val="28"/>
                  </w:rPr>
                </w:rPrChange>
              </w:rPr>
            </w:pPr>
          </w:p>
          <w:p w:rsidR="00A711A3" w:rsidRPr="009F56AF" w:rsidRDefault="00A711A3" w:rsidP="00A711A3">
            <w:pPr>
              <w:ind w:left="72"/>
              <w:rPr>
                <w:i/>
                <w:sz w:val="28"/>
                <w:szCs w:val="28"/>
                <w:rPrChange w:id="6" w:author="Amy Byers" w:date="2015-03-31T12:26:00Z">
                  <w:rPr>
                    <w:i/>
                    <w:color w:val="FF0000"/>
                    <w:sz w:val="28"/>
                    <w:szCs w:val="28"/>
                  </w:rPr>
                </w:rPrChange>
              </w:rPr>
            </w:pPr>
          </w:p>
          <w:p w:rsidR="00A711A3" w:rsidRPr="009F56AF" w:rsidRDefault="00A711A3" w:rsidP="00A711A3">
            <w:pPr>
              <w:ind w:left="72"/>
              <w:rPr>
                <w:i/>
                <w:sz w:val="28"/>
                <w:szCs w:val="28"/>
                <w:rPrChange w:id="7" w:author="Amy Byers" w:date="2015-03-31T12:26:00Z">
                  <w:rPr>
                    <w:i/>
                    <w:color w:val="FF0000"/>
                    <w:sz w:val="28"/>
                    <w:szCs w:val="28"/>
                  </w:rPr>
                </w:rPrChange>
              </w:rPr>
            </w:pPr>
          </w:p>
          <w:p w:rsidR="00A711A3" w:rsidRPr="009F56AF" w:rsidRDefault="00A711A3" w:rsidP="00A711A3">
            <w:pPr>
              <w:ind w:left="72"/>
              <w:rPr>
                <w:i/>
                <w:sz w:val="28"/>
                <w:szCs w:val="28"/>
                <w:rPrChange w:id="8" w:author="Amy Byers" w:date="2015-03-31T12:26:00Z">
                  <w:rPr>
                    <w:i/>
                    <w:color w:val="FF0000"/>
                    <w:sz w:val="28"/>
                    <w:szCs w:val="28"/>
                  </w:rPr>
                </w:rPrChange>
              </w:rPr>
            </w:pPr>
          </w:p>
          <w:p w:rsidR="005E21B2" w:rsidRPr="009F56AF" w:rsidRDefault="005E21B2" w:rsidP="00A711A3">
            <w:pPr>
              <w:ind w:left="72"/>
              <w:rPr>
                <w:i/>
                <w:sz w:val="28"/>
                <w:szCs w:val="28"/>
                <w:rPrChange w:id="9" w:author="Amy Byers" w:date="2015-03-31T12:26:00Z">
                  <w:rPr>
                    <w:i/>
                    <w:color w:val="FF0000"/>
                    <w:sz w:val="28"/>
                    <w:szCs w:val="28"/>
                  </w:rPr>
                </w:rPrChange>
              </w:rPr>
            </w:pPr>
          </w:p>
          <w:p w:rsidR="005E21B2" w:rsidRPr="009F56AF" w:rsidRDefault="005E21B2" w:rsidP="00A711A3">
            <w:pPr>
              <w:ind w:left="72"/>
              <w:rPr>
                <w:i/>
                <w:sz w:val="28"/>
                <w:szCs w:val="28"/>
                <w:rPrChange w:id="10" w:author="Amy Byers" w:date="2015-03-31T12:26:00Z">
                  <w:rPr>
                    <w:i/>
                    <w:color w:val="FF0000"/>
                    <w:sz w:val="28"/>
                    <w:szCs w:val="28"/>
                  </w:rPr>
                </w:rPrChange>
              </w:rPr>
            </w:pPr>
          </w:p>
          <w:p w:rsidR="005E21B2" w:rsidRPr="009F56AF" w:rsidRDefault="005E21B2" w:rsidP="00A711A3">
            <w:pPr>
              <w:ind w:left="72"/>
              <w:rPr>
                <w:i/>
                <w:sz w:val="28"/>
                <w:szCs w:val="28"/>
                <w:rPrChange w:id="11" w:author="Amy Byers" w:date="2015-03-31T12:26:00Z">
                  <w:rPr>
                    <w:i/>
                    <w:color w:val="FF0000"/>
                    <w:sz w:val="28"/>
                    <w:szCs w:val="28"/>
                  </w:rPr>
                </w:rPrChange>
              </w:rPr>
            </w:pPr>
          </w:p>
          <w:p w:rsidR="00A711A3" w:rsidRPr="009F56AF" w:rsidRDefault="00A711A3" w:rsidP="00A711A3">
            <w:pPr>
              <w:ind w:left="72"/>
              <w:rPr>
                <w:i/>
                <w:sz w:val="28"/>
                <w:szCs w:val="28"/>
                <w:rPrChange w:id="12" w:author="Amy Byers" w:date="2015-03-31T12:26:00Z">
                  <w:rPr>
                    <w:i/>
                    <w:color w:val="FF0000"/>
                    <w:sz w:val="28"/>
                    <w:szCs w:val="28"/>
                  </w:rPr>
                </w:rPrChange>
              </w:rPr>
            </w:pPr>
          </w:p>
          <w:p w:rsidR="005C11F8" w:rsidRPr="009F56AF" w:rsidRDefault="005C11F8" w:rsidP="00A711A3">
            <w:pPr>
              <w:ind w:left="72"/>
              <w:rPr>
                <w:i/>
                <w:sz w:val="28"/>
                <w:szCs w:val="28"/>
                <w:rPrChange w:id="13" w:author="Amy Byers" w:date="2015-03-31T12:26:00Z">
                  <w:rPr>
                    <w:i/>
                    <w:color w:val="FF0000"/>
                    <w:sz w:val="28"/>
                    <w:szCs w:val="28"/>
                  </w:rPr>
                </w:rPrChange>
              </w:rPr>
            </w:pPr>
          </w:p>
          <w:p w:rsidR="00A711A3" w:rsidRPr="009F56AF" w:rsidRDefault="00A711A3" w:rsidP="00A711A3">
            <w:pPr>
              <w:ind w:left="72"/>
              <w:rPr>
                <w:i/>
                <w:sz w:val="28"/>
                <w:szCs w:val="28"/>
                <w:rPrChange w:id="14" w:author="Amy Byers" w:date="2015-03-31T12:26:00Z">
                  <w:rPr>
                    <w:i/>
                    <w:color w:val="FF0000"/>
                    <w:sz w:val="28"/>
                    <w:szCs w:val="28"/>
                  </w:rPr>
                </w:rPrChange>
              </w:rPr>
            </w:pPr>
          </w:p>
          <w:p w:rsidR="00A711A3" w:rsidRPr="009F56AF" w:rsidRDefault="00A711A3" w:rsidP="00A711A3">
            <w:pPr>
              <w:ind w:left="72"/>
              <w:rPr>
                <w:i/>
                <w:sz w:val="28"/>
                <w:szCs w:val="28"/>
                <w:rPrChange w:id="15" w:author="Amy Byers" w:date="2015-03-31T12:26:00Z">
                  <w:rPr>
                    <w:i/>
                    <w:color w:val="FF0000"/>
                    <w:sz w:val="28"/>
                    <w:szCs w:val="28"/>
                  </w:rPr>
                </w:rPrChange>
              </w:rPr>
            </w:pPr>
          </w:p>
          <w:p w:rsidR="0026699F" w:rsidRPr="009F56AF" w:rsidRDefault="00A36851" w:rsidP="00A711A3">
            <w:pPr>
              <w:ind w:left="72"/>
              <w:jc w:val="right"/>
              <w:rPr>
                <w:sz w:val="36"/>
                <w:szCs w:val="36"/>
              </w:rPr>
            </w:pPr>
            <w:r w:rsidRPr="009F56AF">
              <w:rPr>
                <w:sz w:val="36"/>
                <w:szCs w:val="36"/>
              </w:rPr>
              <w:t>Best Buy Canada Mobile</w:t>
            </w:r>
          </w:p>
          <w:p w:rsidR="00A711A3" w:rsidRPr="009F56AF" w:rsidRDefault="00A711A3" w:rsidP="00A711A3">
            <w:pPr>
              <w:ind w:left="72"/>
              <w:jc w:val="center"/>
              <w:rPr>
                <w:b/>
                <w:sz w:val="36"/>
                <w:szCs w:val="36"/>
              </w:rPr>
            </w:pPr>
          </w:p>
        </w:tc>
      </w:tr>
      <w:tr w:rsidR="0026699F" w:rsidRPr="004D3A5D" w:rsidTr="00A36851">
        <w:tc>
          <w:tcPr>
            <w:tcW w:w="10765" w:type="dxa"/>
            <w:gridSpan w:val="2"/>
            <w:vAlign w:val="center"/>
          </w:tcPr>
          <w:tbl>
            <w:tblPr>
              <w:tblStyle w:val="TableGrid"/>
              <w:tblW w:w="10565" w:type="dxa"/>
              <w:tblInd w:w="72" w:type="dxa"/>
              <w:tblBorders>
                <w:top w:val="none" w:sz="0" w:space="0" w:color="auto"/>
                <w:left w:val="none" w:sz="0" w:space="0" w:color="auto"/>
                <w:bottom w:val="none" w:sz="0" w:space="0" w:color="auto"/>
                <w:right w:val="none" w:sz="0" w:space="0" w:color="auto"/>
              </w:tblBorders>
              <w:shd w:val="clear" w:color="auto" w:fill="004EBC"/>
              <w:tblLayout w:type="fixed"/>
              <w:tblLook w:val="04A0" w:firstRow="1" w:lastRow="0" w:firstColumn="1" w:lastColumn="0" w:noHBand="0" w:noVBand="1"/>
            </w:tblPr>
            <w:tblGrid>
              <w:gridCol w:w="10565"/>
            </w:tblGrid>
            <w:tr w:rsidR="005C11F8" w:rsidRPr="004D3A5D" w:rsidTr="00A36851">
              <w:trPr>
                <w:trHeight w:val="720"/>
              </w:trPr>
              <w:tc>
                <w:tcPr>
                  <w:tcW w:w="10565" w:type="dxa"/>
                  <w:shd w:val="clear" w:color="auto" w:fill="004EBC"/>
                  <w:vAlign w:val="center"/>
                </w:tcPr>
                <w:p w:rsidR="005C11F8" w:rsidRPr="004D3A5D" w:rsidRDefault="00C02345" w:rsidP="00C02345">
                  <w:pPr>
                    <w:jc w:val="center"/>
                    <w:rPr>
                      <w:b/>
                      <w:color w:val="FFFFFF" w:themeColor="background1"/>
                      <w:sz w:val="36"/>
                      <w:szCs w:val="36"/>
                    </w:rPr>
                  </w:pPr>
                  <w:r w:rsidRPr="004D3A5D">
                    <w:rPr>
                      <w:b/>
                      <w:color w:val="FFFFFF" w:themeColor="background1"/>
                      <w:sz w:val="36"/>
                      <w:szCs w:val="36"/>
                    </w:rPr>
                    <w:t xml:space="preserve">Modify Transaction </w:t>
                  </w:r>
                  <w:r w:rsidR="00A36851" w:rsidRPr="004D3A5D">
                    <w:rPr>
                      <w:b/>
                      <w:color w:val="FFFFFF" w:themeColor="background1"/>
                      <w:sz w:val="36"/>
                      <w:szCs w:val="36"/>
                    </w:rPr>
                    <w:t xml:space="preserve">Feature </w:t>
                  </w:r>
                  <w:r w:rsidR="005C11F8" w:rsidRPr="004D3A5D">
                    <w:rPr>
                      <w:b/>
                      <w:color w:val="FFFFFF" w:themeColor="background1"/>
                      <w:sz w:val="36"/>
                      <w:szCs w:val="36"/>
                    </w:rPr>
                    <w:t>Document</w:t>
                  </w:r>
                </w:p>
              </w:tc>
            </w:tr>
          </w:tbl>
          <w:p w:rsidR="00A711A3" w:rsidRPr="009F56AF" w:rsidRDefault="00A711A3" w:rsidP="00A711A3">
            <w:pPr>
              <w:ind w:left="72"/>
              <w:jc w:val="right"/>
              <w:rPr>
                <w:sz w:val="36"/>
                <w:szCs w:val="36"/>
              </w:rPr>
            </w:pPr>
          </w:p>
          <w:p w:rsidR="00A711A3" w:rsidRPr="009F56AF" w:rsidRDefault="00763E93" w:rsidP="00A711A3">
            <w:pPr>
              <w:ind w:left="72"/>
              <w:jc w:val="right"/>
              <w:rPr>
                <w:b/>
                <w:sz w:val="24"/>
              </w:rPr>
            </w:pPr>
            <w:r w:rsidRPr="009F56AF">
              <w:rPr>
                <w:b/>
                <w:sz w:val="24"/>
              </w:rPr>
              <w:t>Document Version</w:t>
            </w:r>
            <w:r w:rsidR="00A04E53" w:rsidRPr="009F56AF">
              <w:rPr>
                <w:b/>
                <w:sz w:val="24"/>
              </w:rPr>
              <w:t xml:space="preserve">: </w:t>
            </w:r>
            <w:r w:rsidR="000269B2" w:rsidRPr="009F56AF">
              <w:rPr>
                <w:b/>
                <w:sz w:val="24"/>
              </w:rPr>
              <w:t>1.</w:t>
            </w:r>
            <w:ins w:id="16" w:author="Amy Byers" w:date="2015-04-01T12:14:00Z">
              <w:r w:rsidR="009251F6">
                <w:rPr>
                  <w:b/>
                  <w:sz w:val="24"/>
                </w:rPr>
                <w:t>3</w:t>
              </w:r>
            </w:ins>
            <w:del w:id="17" w:author="Amy Byers" w:date="2015-04-01T12:14:00Z">
              <w:r w:rsidR="004D3A5D" w:rsidRPr="009F56AF" w:rsidDel="009251F6">
                <w:rPr>
                  <w:b/>
                  <w:sz w:val="24"/>
                </w:rPr>
                <w:delText>2</w:delText>
              </w:r>
            </w:del>
          </w:p>
          <w:p w:rsidR="003C0044" w:rsidRPr="009F56AF" w:rsidRDefault="003C0044" w:rsidP="003C0044">
            <w:pPr>
              <w:spacing w:before="120" w:after="120"/>
              <w:ind w:left="72"/>
              <w:jc w:val="right"/>
              <w:rPr>
                <w:b/>
                <w:iCs/>
                <w:sz w:val="24"/>
              </w:rPr>
            </w:pPr>
            <w:del w:id="18" w:author="Amy Byers" w:date="2015-04-01T12:14:00Z">
              <w:r w:rsidRPr="009F56AF" w:rsidDel="009251F6">
                <w:rPr>
                  <w:b/>
                  <w:iCs/>
                  <w:sz w:val="24"/>
                </w:rPr>
                <w:delText xml:space="preserve">Design </w:delText>
              </w:r>
            </w:del>
            <w:ins w:id="19" w:author="Amy Byers" w:date="2015-04-01T12:14:00Z">
              <w:r w:rsidR="009251F6">
                <w:rPr>
                  <w:b/>
                  <w:iCs/>
                  <w:sz w:val="24"/>
                </w:rPr>
                <w:t>Revision</w:t>
              </w:r>
              <w:r w:rsidR="009251F6" w:rsidRPr="009F56AF">
                <w:rPr>
                  <w:b/>
                  <w:iCs/>
                  <w:sz w:val="24"/>
                </w:rPr>
                <w:t xml:space="preserve"> </w:t>
              </w:r>
            </w:ins>
            <w:r w:rsidRPr="009F56AF">
              <w:rPr>
                <w:b/>
                <w:iCs/>
                <w:sz w:val="24"/>
              </w:rPr>
              <w:t xml:space="preserve">Date: </w:t>
            </w:r>
            <w:del w:id="20" w:author="Amy Byers" w:date="2015-04-01T12:14:00Z">
              <w:r w:rsidR="00166F01" w:rsidRPr="009F56AF" w:rsidDel="009251F6">
                <w:rPr>
                  <w:b/>
                  <w:iCs/>
                  <w:sz w:val="24"/>
                </w:rPr>
                <w:delText xml:space="preserve">November </w:delText>
              </w:r>
            </w:del>
            <w:ins w:id="21" w:author="Amy Byers" w:date="2015-04-01T12:14:00Z">
              <w:r w:rsidR="009251F6">
                <w:rPr>
                  <w:b/>
                  <w:iCs/>
                  <w:sz w:val="24"/>
                </w:rPr>
                <w:t xml:space="preserve">April </w:t>
              </w:r>
            </w:ins>
            <w:r w:rsidR="00166F01" w:rsidRPr="009F56AF">
              <w:rPr>
                <w:b/>
                <w:iCs/>
                <w:sz w:val="24"/>
              </w:rPr>
              <w:t>01</w:t>
            </w:r>
            <w:r w:rsidR="00FF2F38" w:rsidRPr="009F56AF">
              <w:rPr>
                <w:b/>
                <w:iCs/>
                <w:sz w:val="24"/>
              </w:rPr>
              <w:t>, 201</w:t>
            </w:r>
            <w:del w:id="22" w:author="Amy Byers" w:date="2015-04-01T12:14:00Z">
              <w:r w:rsidR="00FF2F38" w:rsidRPr="009F56AF" w:rsidDel="009251F6">
                <w:rPr>
                  <w:b/>
                  <w:iCs/>
                  <w:sz w:val="24"/>
                </w:rPr>
                <w:delText>3</w:delText>
              </w:r>
            </w:del>
            <w:ins w:id="23" w:author="Amy Byers" w:date="2015-04-01T12:14:00Z">
              <w:r w:rsidR="009251F6">
                <w:rPr>
                  <w:b/>
                  <w:iCs/>
                  <w:sz w:val="24"/>
                </w:rPr>
                <w:t>5</w:t>
              </w:r>
            </w:ins>
          </w:p>
          <w:p w:rsidR="003C0044" w:rsidRPr="009F56AF" w:rsidRDefault="003C0044" w:rsidP="00A711A3">
            <w:pPr>
              <w:ind w:left="72"/>
              <w:jc w:val="right"/>
              <w:rPr>
                <w:b/>
                <w:sz w:val="24"/>
              </w:rPr>
            </w:pPr>
          </w:p>
          <w:p w:rsidR="00A711A3" w:rsidRPr="009F56AF" w:rsidRDefault="00A711A3" w:rsidP="00A711A3">
            <w:pPr>
              <w:ind w:left="72"/>
              <w:jc w:val="right"/>
              <w:rPr>
                <w:sz w:val="36"/>
                <w:szCs w:val="36"/>
              </w:rPr>
            </w:pPr>
          </w:p>
          <w:p w:rsidR="0026699F" w:rsidRPr="004D3A5D" w:rsidRDefault="0026699F" w:rsidP="00A711A3">
            <w:pPr>
              <w:ind w:left="72"/>
              <w:jc w:val="right"/>
              <w:rPr>
                <w:sz w:val="36"/>
                <w:szCs w:val="36"/>
              </w:rPr>
            </w:pPr>
          </w:p>
        </w:tc>
      </w:tr>
      <w:tr w:rsidR="009F56AF" w:rsidRPr="009F56AF" w:rsidTr="00A36851">
        <w:tc>
          <w:tcPr>
            <w:tcW w:w="10765" w:type="dxa"/>
            <w:gridSpan w:val="2"/>
            <w:vAlign w:val="center"/>
          </w:tcPr>
          <w:p w:rsidR="00A711A3" w:rsidRPr="009F56AF" w:rsidRDefault="00A711A3" w:rsidP="00A711A3">
            <w:pPr>
              <w:ind w:left="72"/>
              <w:rPr>
                <w:i/>
                <w:sz w:val="24"/>
              </w:rPr>
            </w:pPr>
          </w:p>
          <w:p w:rsidR="00A711A3" w:rsidRPr="009F56AF" w:rsidRDefault="00A711A3" w:rsidP="00A711A3">
            <w:pPr>
              <w:ind w:left="72"/>
              <w:rPr>
                <w:i/>
                <w:sz w:val="24"/>
              </w:rPr>
            </w:pPr>
          </w:p>
          <w:p w:rsidR="00A711A3" w:rsidRPr="009F56AF" w:rsidRDefault="00A711A3" w:rsidP="00A711A3">
            <w:pPr>
              <w:ind w:left="72"/>
              <w:rPr>
                <w:i/>
                <w:sz w:val="24"/>
              </w:rPr>
            </w:pPr>
          </w:p>
          <w:p w:rsidR="00A711A3" w:rsidRPr="009F56AF" w:rsidRDefault="00A711A3" w:rsidP="00A711A3">
            <w:pPr>
              <w:ind w:left="72"/>
              <w:rPr>
                <w:i/>
                <w:sz w:val="24"/>
              </w:rPr>
            </w:pPr>
          </w:p>
          <w:p w:rsidR="00A711A3" w:rsidRPr="009F56AF" w:rsidRDefault="00A711A3" w:rsidP="00A711A3">
            <w:pPr>
              <w:ind w:left="72"/>
              <w:rPr>
                <w:i/>
                <w:sz w:val="24"/>
              </w:rPr>
            </w:pPr>
          </w:p>
          <w:p w:rsidR="00A711A3" w:rsidRPr="009F56AF" w:rsidRDefault="00A711A3" w:rsidP="00A711A3">
            <w:pPr>
              <w:ind w:left="72"/>
              <w:rPr>
                <w:i/>
                <w:sz w:val="24"/>
              </w:rPr>
            </w:pPr>
          </w:p>
          <w:p w:rsidR="00A711A3" w:rsidRPr="009F56AF" w:rsidRDefault="0026699F" w:rsidP="00763E93">
            <w:pPr>
              <w:ind w:left="72"/>
              <w:jc w:val="right"/>
              <w:rPr>
                <w:b/>
                <w:sz w:val="24"/>
              </w:rPr>
            </w:pPr>
            <w:r w:rsidRPr="009F56AF">
              <w:rPr>
                <w:b/>
                <w:sz w:val="24"/>
              </w:rPr>
              <w:t xml:space="preserve">Prepared By: </w:t>
            </w:r>
            <w:r w:rsidR="00A04E53" w:rsidRPr="009F56AF">
              <w:rPr>
                <w:b/>
                <w:sz w:val="24"/>
              </w:rPr>
              <w:t xml:space="preserve">Amy </w:t>
            </w:r>
            <w:del w:id="24" w:author="Amy Byers" w:date="2015-04-01T12:14:00Z">
              <w:r w:rsidR="00A04E53" w:rsidRPr="009F56AF" w:rsidDel="009251F6">
                <w:rPr>
                  <w:b/>
                  <w:sz w:val="24"/>
                </w:rPr>
                <w:delText>Lackas</w:delText>
              </w:r>
            </w:del>
            <w:ins w:id="25" w:author="Amy Byers" w:date="2015-04-01T12:14:00Z">
              <w:r w:rsidR="009251F6">
                <w:rPr>
                  <w:b/>
                  <w:sz w:val="24"/>
                </w:rPr>
                <w:t>Byers</w:t>
              </w:r>
            </w:ins>
          </w:p>
          <w:p w:rsidR="00763E93" w:rsidRPr="009F56AF" w:rsidRDefault="00763E93" w:rsidP="00763E93">
            <w:pPr>
              <w:ind w:left="72"/>
              <w:jc w:val="right"/>
              <w:rPr>
                <w:b/>
                <w:sz w:val="24"/>
              </w:rPr>
            </w:pPr>
          </w:p>
          <w:p w:rsidR="00763E93" w:rsidRPr="009F56AF" w:rsidRDefault="00763E93" w:rsidP="00763E93">
            <w:pPr>
              <w:ind w:left="72"/>
              <w:jc w:val="right"/>
              <w:rPr>
                <w:b/>
                <w:sz w:val="24"/>
              </w:rPr>
            </w:pPr>
          </w:p>
          <w:p w:rsidR="00763E93" w:rsidRPr="009F56AF" w:rsidRDefault="00763E93" w:rsidP="00763E93">
            <w:pPr>
              <w:ind w:left="72"/>
              <w:jc w:val="right"/>
              <w:rPr>
                <w:b/>
                <w:sz w:val="24"/>
              </w:rPr>
            </w:pPr>
          </w:p>
          <w:p w:rsidR="00AA76BC" w:rsidRPr="009F56AF" w:rsidRDefault="00AA76BC" w:rsidP="00763E93">
            <w:pPr>
              <w:ind w:left="72"/>
              <w:jc w:val="right"/>
              <w:rPr>
                <w:b/>
                <w:sz w:val="24"/>
              </w:rPr>
            </w:pPr>
          </w:p>
          <w:p w:rsidR="00763E93" w:rsidRPr="009F56AF" w:rsidRDefault="00763E93" w:rsidP="00763E93">
            <w:pPr>
              <w:ind w:left="72"/>
              <w:jc w:val="right"/>
              <w:rPr>
                <w:b/>
                <w:sz w:val="24"/>
              </w:rPr>
            </w:pPr>
          </w:p>
        </w:tc>
      </w:tr>
      <w:tr w:rsidR="0026699F" w:rsidRPr="004D3A5D" w:rsidTr="00A36851">
        <w:tc>
          <w:tcPr>
            <w:tcW w:w="10765" w:type="dxa"/>
            <w:gridSpan w:val="2"/>
            <w:vAlign w:val="center"/>
          </w:tcPr>
          <w:p w:rsidR="00A711A3" w:rsidRPr="004D3A5D" w:rsidRDefault="00A711A3" w:rsidP="00AA76BC">
            <w:pPr>
              <w:ind w:left="72"/>
              <w:jc w:val="right"/>
              <w:rPr>
                <w:b/>
                <w:iCs/>
                <w:sz w:val="24"/>
              </w:rPr>
            </w:pPr>
          </w:p>
        </w:tc>
      </w:tr>
    </w:tbl>
    <w:p w:rsidR="008E55BA" w:rsidRPr="004D3A5D" w:rsidRDefault="008E55BA" w:rsidP="009942AA">
      <w:pPr>
        <w:pStyle w:val="StyleHeaderItalic"/>
        <w:pBdr>
          <w:bottom w:val="single" w:sz="4" w:space="0" w:color="auto"/>
        </w:pBdr>
        <w:rPr>
          <w:b/>
        </w:rPr>
      </w:pPr>
      <w:r w:rsidRPr="004D3A5D">
        <w:rPr>
          <w:b/>
        </w:rPr>
        <w:lastRenderedPageBreak/>
        <w:t>Table of Contents</w:t>
      </w:r>
    </w:p>
    <w:p w:rsidR="00966667" w:rsidRDefault="00507E1B">
      <w:pPr>
        <w:pStyle w:val="TOC1"/>
        <w:rPr>
          <w:ins w:id="26" w:author="Amy Byers" w:date="2015-04-01T12:31:00Z"/>
          <w:rFonts w:asciiTheme="minorHAnsi" w:eastAsiaTheme="minorEastAsia" w:hAnsiTheme="minorHAnsi" w:cstheme="minorBidi"/>
          <w:noProof/>
          <w:sz w:val="22"/>
          <w:szCs w:val="22"/>
        </w:rPr>
      </w:pPr>
      <w:r w:rsidRPr="004D3A5D">
        <w:rPr>
          <w:b/>
          <w:sz w:val="24"/>
        </w:rPr>
        <w:fldChar w:fldCharType="begin"/>
      </w:r>
      <w:r w:rsidR="00D01C88" w:rsidRPr="004D3A5D">
        <w:rPr>
          <w:b/>
          <w:sz w:val="24"/>
        </w:rPr>
        <w:instrText xml:space="preserve"> TOC \o "1-2" \h \z \u </w:instrText>
      </w:r>
      <w:r w:rsidRPr="004D3A5D">
        <w:rPr>
          <w:b/>
          <w:sz w:val="24"/>
        </w:rPr>
        <w:fldChar w:fldCharType="separate"/>
      </w:r>
      <w:ins w:id="27" w:author="Amy Byers" w:date="2015-04-01T12:31:00Z">
        <w:r w:rsidR="00966667" w:rsidRPr="00162964">
          <w:rPr>
            <w:rStyle w:val="Hyperlink"/>
            <w:noProof/>
          </w:rPr>
          <w:fldChar w:fldCharType="begin"/>
        </w:r>
        <w:r w:rsidR="00966667" w:rsidRPr="00162964">
          <w:rPr>
            <w:rStyle w:val="Hyperlink"/>
            <w:noProof/>
          </w:rPr>
          <w:instrText xml:space="preserve"> </w:instrText>
        </w:r>
        <w:r w:rsidR="00966667">
          <w:rPr>
            <w:noProof/>
          </w:rPr>
          <w:instrText>HYPERLINK \l "_Toc415654803"</w:instrText>
        </w:r>
        <w:r w:rsidR="00966667" w:rsidRPr="00162964">
          <w:rPr>
            <w:rStyle w:val="Hyperlink"/>
            <w:noProof/>
          </w:rPr>
          <w:instrText xml:space="preserve"> </w:instrText>
        </w:r>
        <w:r w:rsidR="00966667" w:rsidRPr="00162964">
          <w:rPr>
            <w:rStyle w:val="Hyperlink"/>
            <w:noProof/>
          </w:rPr>
          <w:fldChar w:fldCharType="separate"/>
        </w:r>
        <w:r w:rsidR="00966667" w:rsidRPr="00162964">
          <w:rPr>
            <w:rStyle w:val="Hyperlink"/>
            <w:i/>
            <w:noProof/>
          </w:rPr>
          <w:t>1.</w:t>
        </w:r>
        <w:r w:rsidR="00966667">
          <w:rPr>
            <w:rFonts w:asciiTheme="minorHAnsi" w:eastAsiaTheme="minorEastAsia" w:hAnsiTheme="minorHAnsi" w:cstheme="minorBidi"/>
            <w:noProof/>
            <w:sz w:val="22"/>
            <w:szCs w:val="22"/>
          </w:rPr>
          <w:tab/>
        </w:r>
        <w:r w:rsidR="00966667" w:rsidRPr="00162964">
          <w:rPr>
            <w:rStyle w:val="Hyperlink"/>
            <w:i/>
            <w:noProof/>
          </w:rPr>
          <w:t>Feature Overview</w:t>
        </w:r>
        <w:r w:rsidR="00966667">
          <w:rPr>
            <w:noProof/>
            <w:webHidden/>
          </w:rPr>
          <w:tab/>
        </w:r>
        <w:r w:rsidR="00966667">
          <w:rPr>
            <w:noProof/>
            <w:webHidden/>
          </w:rPr>
          <w:fldChar w:fldCharType="begin"/>
        </w:r>
        <w:r w:rsidR="00966667">
          <w:rPr>
            <w:noProof/>
            <w:webHidden/>
          </w:rPr>
          <w:instrText xml:space="preserve"> PAGEREF _Toc415654803 \h </w:instrText>
        </w:r>
      </w:ins>
      <w:r w:rsidR="00966667">
        <w:rPr>
          <w:noProof/>
          <w:webHidden/>
        </w:rPr>
      </w:r>
      <w:r w:rsidR="00966667">
        <w:rPr>
          <w:noProof/>
          <w:webHidden/>
        </w:rPr>
        <w:fldChar w:fldCharType="separate"/>
      </w:r>
      <w:ins w:id="28" w:author="Amy Byers" w:date="2015-04-01T12:31:00Z">
        <w:r w:rsidR="00966667">
          <w:rPr>
            <w:noProof/>
            <w:webHidden/>
          </w:rPr>
          <w:t>3</w:t>
        </w:r>
        <w:r w:rsidR="00966667">
          <w:rPr>
            <w:noProof/>
            <w:webHidden/>
          </w:rPr>
          <w:fldChar w:fldCharType="end"/>
        </w:r>
        <w:r w:rsidR="00966667" w:rsidRPr="00162964">
          <w:rPr>
            <w:rStyle w:val="Hyperlink"/>
            <w:noProof/>
          </w:rPr>
          <w:fldChar w:fldCharType="end"/>
        </w:r>
      </w:ins>
    </w:p>
    <w:p w:rsidR="00966667" w:rsidRDefault="00966667">
      <w:pPr>
        <w:pStyle w:val="TOC2"/>
        <w:rPr>
          <w:ins w:id="29" w:author="Amy Byers" w:date="2015-04-01T12:31:00Z"/>
          <w:rFonts w:asciiTheme="minorHAnsi" w:eastAsiaTheme="minorEastAsia" w:hAnsiTheme="minorHAnsi" w:cstheme="minorBidi"/>
          <w:noProof/>
          <w:sz w:val="22"/>
          <w:szCs w:val="22"/>
        </w:rPr>
      </w:pPr>
      <w:ins w:id="30"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"_Toc415654804"</w:instrText>
        </w:r>
        <w:r w:rsidRPr="00162964">
          <w:rPr>
            <w:rStyle w:val="Hyperlink"/>
            <w:noProof/>
          </w:rPr>
          <w:instrText xml:space="preserve"> </w:instrText>
        </w:r>
        <w:r w:rsidRPr="00162964">
          <w:rPr>
            <w:rStyle w:val="Hyperlink"/>
            <w:noProof/>
          </w:rPr>
          <w:fldChar w:fldCharType="separate"/>
        </w:r>
        <w:r w:rsidRPr="00162964">
          <w:rPr>
            <w:rStyle w:val="Hyperlink"/>
            <w:noProof/>
          </w:rPr>
          <w:t>1.1</w:t>
        </w:r>
        <w:r>
          <w:rPr>
            <w:rFonts w:asciiTheme="minorHAnsi" w:eastAsiaTheme="minorEastAsia" w:hAnsiTheme="minorHAnsi" w:cstheme="minorBidi"/>
            <w:noProof/>
            <w:sz w:val="22"/>
            <w:szCs w:val="22"/>
          </w:rPr>
          <w:tab/>
        </w:r>
        <w:r w:rsidRPr="00162964">
          <w:rPr>
            <w:rStyle w:val="Hyperlink"/>
            <w:noProof/>
          </w:rPr>
          <w:t>Feature Description</w:t>
        </w:r>
        <w:r>
          <w:rPr>
            <w:noProof/>
            <w:webHidden/>
          </w:rPr>
          <w:tab/>
        </w:r>
        <w:r>
          <w:rPr>
            <w:noProof/>
            <w:webHidden/>
          </w:rPr>
          <w:fldChar w:fldCharType="begin"/>
        </w:r>
        <w:r>
          <w:rPr>
            <w:noProof/>
            <w:webHidden/>
          </w:rPr>
          <w:instrText xml:space="preserve"> PAGEREF _Toc415654804 \h </w:instrText>
        </w:r>
      </w:ins>
      <w:r>
        <w:rPr>
          <w:noProof/>
          <w:webHidden/>
        </w:rPr>
      </w:r>
      <w:r>
        <w:rPr>
          <w:noProof/>
          <w:webHidden/>
        </w:rPr>
        <w:fldChar w:fldCharType="separate"/>
      </w:r>
      <w:ins w:id="31" w:author="Amy Byers" w:date="2015-04-01T12:31:00Z">
        <w:r>
          <w:rPr>
            <w:noProof/>
            <w:webHidden/>
          </w:rPr>
          <w:t>3</w:t>
        </w:r>
        <w:r>
          <w:rPr>
            <w:noProof/>
            <w:webHidden/>
          </w:rPr>
          <w:fldChar w:fldCharType="end"/>
        </w:r>
        <w:r w:rsidRPr="00162964">
          <w:rPr>
            <w:rStyle w:val="Hyperlink"/>
            <w:noProof/>
          </w:rPr>
          <w:fldChar w:fldCharType="end"/>
        </w:r>
      </w:ins>
    </w:p>
    <w:p w:rsidR="00966667" w:rsidRDefault="00966667">
      <w:pPr>
        <w:pStyle w:val="TOC2"/>
        <w:rPr>
          <w:ins w:id="32" w:author="Amy Byers" w:date="2015-04-01T12:31:00Z"/>
          <w:rFonts w:asciiTheme="minorHAnsi" w:eastAsiaTheme="minorEastAsia" w:hAnsiTheme="minorHAnsi" w:cstheme="minorBidi"/>
          <w:noProof/>
          <w:sz w:val="22"/>
          <w:szCs w:val="22"/>
        </w:rPr>
      </w:pPr>
      <w:ins w:id="33"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"_Toc415654805"</w:instrText>
        </w:r>
        <w:r w:rsidRPr="00162964">
          <w:rPr>
            <w:rStyle w:val="Hyperlink"/>
            <w:noProof/>
          </w:rPr>
          <w:instrText xml:space="preserve"> </w:instrText>
        </w:r>
        <w:r w:rsidRPr="00162964">
          <w:rPr>
            <w:rStyle w:val="Hyperlink"/>
            <w:noProof/>
          </w:rPr>
          <w:fldChar w:fldCharType="separate"/>
        </w:r>
        <w:r w:rsidRPr="00162964">
          <w:rPr>
            <w:rStyle w:val="Hyperlink"/>
            <w:noProof/>
          </w:rPr>
          <w:t>1.2</w:t>
        </w:r>
        <w:r>
          <w:rPr>
            <w:rFonts w:asciiTheme="minorHAnsi" w:eastAsiaTheme="minorEastAsia" w:hAnsiTheme="minorHAnsi" w:cstheme="minorBidi"/>
            <w:noProof/>
            <w:sz w:val="22"/>
            <w:szCs w:val="22"/>
          </w:rPr>
          <w:tab/>
        </w:r>
        <w:r w:rsidRPr="00162964">
          <w:rPr>
            <w:rStyle w:val="Hyperlink"/>
            <w:noProof/>
          </w:rPr>
          <w:t>Assumptions</w:t>
        </w:r>
        <w:r>
          <w:rPr>
            <w:noProof/>
            <w:webHidden/>
          </w:rPr>
          <w:tab/>
        </w:r>
        <w:r>
          <w:rPr>
            <w:noProof/>
            <w:webHidden/>
          </w:rPr>
          <w:fldChar w:fldCharType="begin"/>
        </w:r>
        <w:r>
          <w:rPr>
            <w:noProof/>
            <w:webHidden/>
          </w:rPr>
          <w:instrText xml:space="preserve"> PAGEREF _Toc415654805 \h </w:instrText>
        </w:r>
      </w:ins>
      <w:r>
        <w:rPr>
          <w:noProof/>
          <w:webHidden/>
        </w:rPr>
      </w:r>
      <w:r>
        <w:rPr>
          <w:noProof/>
          <w:webHidden/>
        </w:rPr>
        <w:fldChar w:fldCharType="separate"/>
      </w:r>
      <w:ins w:id="34" w:author="Amy Byers" w:date="2015-04-01T12:31:00Z">
        <w:r>
          <w:rPr>
            <w:noProof/>
            <w:webHidden/>
          </w:rPr>
          <w:t>3</w:t>
        </w:r>
        <w:r>
          <w:rPr>
            <w:noProof/>
            <w:webHidden/>
          </w:rPr>
          <w:fldChar w:fldCharType="end"/>
        </w:r>
        <w:r w:rsidRPr="00162964">
          <w:rPr>
            <w:rStyle w:val="Hyperlink"/>
            <w:noProof/>
          </w:rPr>
          <w:fldChar w:fldCharType="end"/>
        </w:r>
      </w:ins>
    </w:p>
    <w:p w:rsidR="00966667" w:rsidRDefault="00966667">
      <w:pPr>
        <w:pStyle w:val="TOC2"/>
        <w:rPr>
          <w:ins w:id="35" w:author="Amy Byers" w:date="2015-04-01T12:31:00Z"/>
          <w:rFonts w:asciiTheme="minorHAnsi" w:eastAsiaTheme="minorEastAsia" w:hAnsiTheme="minorHAnsi" w:cstheme="minorBidi"/>
          <w:noProof/>
          <w:sz w:val="22"/>
          <w:szCs w:val="22"/>
        </w:rPr>
      </w:pPr>
      <w:ins w:id="36"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"_Toc415654806"</w:instrText>
        </w:r>
        <w:r w:rsidRPr="00162964">
          <w:rPr>
            <w:rStyle w:val="Hyperlink"/>
            <w:noProof/>
          </w:rPr>
          <w:instrText xml:space="preserve"> </w:instrText>
        </w:r>
        <w:r w:rsidRPr="00162964">
          <w:rPr>
            <w:rStyle w:val="Hyperlink"/>
            <w:noProof/>
          </w:rPr>
          <w:fldChar w:fldCharType="separate"/>
        </w:r>
        <w:r w:rsidRPr="00162964">
          <w:rPr>
            <w:rStyle w:val="Hyperlink"/>
            <w:noProof/>
          </w:rPr>
          <w:t>1.3</w:t>
        </w:r>
        <w:r>
          <w:rPr>
            <w:rFonts w:asciiTheme="minorHAnsi" w:eastAsiaTheme="minorEastAsia" w:hAnsiTheme="minorHAnsi" w:cstheme="minorBidi"/>
            <w:noProof/>
            <w:sz w:val="22"/>
            <w:szCs w:val="22"/>
          </w:rPr>
          <w:tab/>
        </w:r>
        <w:r w:rsidRPr="00162964">
          <w:rPr>
            <w:rStyle w:val="Hyperlink"/>
            <w:noProof/>
          </w:rPr>
          <w:t>Parameters and System Settings</w:t>
        </w:r>
        <w:r>
          <w:rPr>
            <w:noProof/>
            <w:webHidden/>
          </w:rPr>
          <w:tab/>
        </w:r>
        <w:r>
          <w:rPr>
            <w:noProof/>
            <w:webHidden/>
          </w:rPr>
          <w:fldChar w:fldCharType="begin"/>
        </w:r>
        <w:r>
          <w:rPr>
            <w:noProof/>
            <w:webHidden/>
          </w:rPr>
          <w:instrText xml:space="preserve"> PAGEREF _Toc415654806 \h </w:instrText>
        </w:r>
      </w:ins>
      <w:r>
        <w:rPr>
          <w:noProof/>
          <w:webHidden/>
        </w:rPr>
      </w:r>
      <w:r>
        <w:rPr>
          <w:noProof/>
          <w:webHidden/>
        </w:rPr>
        <w:fldChar w:fldCharType="separate"/>
      </w:r>
      <w:ins w:id="37" w:author="Amy Byers" w:date="2015-04-01T12:31:00Z">
        <w:r>
          <w:rPr>
            <w:noProof/>
            <w:webHidden/>
          </w:rPr>
          <w:t>3</w:t>
        </w:r>
        <w:r>
          <w:rPr>
            <w:noProof/>
            <w:webHidden/>
          </w:rPr>
          <w:fldChar w:fldCharType="end"/>
        </w:r>
        <w:r w:rsidRPr="00162964">
          <w:rPr>
            <w:rStyle w:val="Hyperlink"/>
            <w:noProof/>
          </w:rPr>
          <w:fldChar w:fldCharType="end"/>
        </w:r>
      </w:ins>
    </w:p>
    <w:p w:rsidR="00966667" w:rsidRDefault="00966667">
      <w:pPr>
        <w:pStyle w:val="TOC2"/>
        <w:rPr>
          <w:ins w:id="38" w:author="Amy Byers" w:date="2015-04-01T12:31:00Z"/>
          <w:rFonts w:asciiTheme="minorHAnsi" w:eastAsiaTheme="minorEastAsia" w:hAnsiTheme="minorHAnsi" w:cstheme="minorBidi"/>
          <w:noProof/>
          <w:sz w:val="22"/>
          <w:szCs w:val="22"/>
        </w:rPr>
      </w:pPr>
      <w:ins w:id="39"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"_Toc415654807"</w:instrText>
        </w:r>
        <w:r w:rsidRPr="00162964">
          <w:rPr>
            <w:rStyle w:val="Hyperlink"/>
            <w:noProof/>
          </w:rPr>
          <w:instrText xml:space="preserve"> </w:instrText>
        </w:r>
        <w:r w:rsidRPr="00162964">
          <w:rPr>
            <w:rStyle w:val="Hyperlink"/>
            <w:noProof/>
          </w:rPr>
          <w:fldChar w:fldCharType="separate"/>
        </w:r>
        <w:r w:rsidRPr="00162964">
          <w:rPr>
            <w:rStyle w:val="Hyperlink"/>
            <w:noProof/>
          </w:rPr>
          <w:t>1.4</w:t>
        </w:r>
        <w:r>
          <w:rPr>
            <w:rFonts w:asciiTheme="minorHAnsi" w:eastAsiaTheme="minorEastAsia" w:hAnsiTheme="minorHAnsi" w:cstheme="minorBidi"/>
            <w:noProof/>
            <w:sz w:val="22"/>
            <w:szCs w:val="22"/>
          </w:rPr>
          <w:tab/>
        </w:r>
        <w:r w:rsidRPr="00162964">
          <w:rPr>
            <w:rStyle w:val="Hyperlink"/>
            <w:noProof/>
          </w:rPr>
          <w:t>Interfaces</w:t>
        </w:r>
        <w:r>
          <w:rPr>
            <w:noProof/>
            <w:webHidden/>
          </w:rPr>
          <w:tab/>
        </w:r>
        <w:r>
          <w:rPr>
            <w:noProof/>
            <w:webHidden/>
          </w:rPr>
          <w:fldChar w:fldCharType="begin"/>
        </w:r>
        <w:r>
          <w:rPr>
            <w:noProof/>
            <w:webHidden/>
          </w:rPr>
          <w:instrText xml:space="preserve"> PAGEREF _Toc415654807 \h </w:instrText>
        </w:r>
      </w:ins>
      <w:r>
        <w:rPr>
          <w:noProof/>
          <w:webHidden/>
        </w:rPr>
      </w:r>
      <w:r>
        <w:rPr>
          <w:noProof/>
          <w:webHidden/>
        </w:rPr>
        <w:fldChar w:fldCharType="separate"/>
      </w:r>
      <w:ins w:id="40" w:author="Amy Byers" w:date="2015-04-01T12:31:00Z">
        <w:r>
          <w:rPr>
            <w:noProof/>
            <w:webHidden/>
          </w:rPr>
          <w:t>4</w:t>
        </w:r>
        <w:r>
          <w:rPr>
            <w:noProof/>
            <w:webHidden/>
          </w:rPr>
          <w:fldChar w:fldCharType="end"/>
        </w:r>
        <w:r w:rsidRPr="00162964">
          <w:rPr>
            <w:rStyle w:val="Hyperlink"/>
            <w:noProof/>
          </w:rPr>
          <w:fldChar w:fldCharType="end"/>
        </w:r>
      </w:ins>
    </w:p>
    <w:p w:rsidR="00966667" w:rsidRDefault="00966667">
      <w:pPr>
        <w:pStyle w:val="TOC1"/>
        <w:rPr>
          <w:ins w:id="41" w:author="Amy Byers" w:date="2015-04-01T12:31:00Z"/>
          <w:rFonts w:asciiTheme="minorHAnsi" w:eastAsiaTheme="minorEastAsia" w:hAnsiTheme="minorHAnsi" w:cstheme="minorBidi"/>
          <w:noProof/>
          <w:sz w:val="22"/>
          <w:szCs w:val="22"/>
        </w:rPr>
      </w:pPr>
      <w:ins w:id="42"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"_Toc415654808"</w:instrText>
        </w:r>
        <w:r w:rsidRPr="00162964">
          <w:rPr>
            <w:rStyle w:val="Hyperlink"/>
            <w:noProof/>
          </w:rPr>
          <w:instrText xml:space="preserve"> </w:instrText>
        </w:r>
        <w:r w:rsidRPr="00162964">
          <w:rPr>
            <w:rStyle w:val="Hyperlink"/>
            <w:noProof/>
          </w:rPr>
          <w:fldChar w:fldCharType="separate"/>
        </w:r>
        <w:r w:rsidRPr="00162964">
          <w:rPr>
            <w:rStyle w:val="Hyperlink"/>
            <w:i/>
            <w:noProof/>
          </w:rPr>
          <w:t>2.</w:t>
        </w:r>
        <w:r>
          <w:rPr>
            <w:rFonts w:asciiTheme="minorHAnsi" w:eastAsiaTheme="minorEastAsia" w:hAnsiTheme="minorHAnsi" w:cstheme="minorBidi"/>
            <w:noProof/>
            <w:sz w:val="22"/>
            <w:szCs w:val="22"/>
          </w:rPr>
          <w:tab/>
        </w:r>
        <w:r w:rsidRPr="00162964">
          <w:rPr>
            <w:rStyle w:val="Hyperlink"/>
            <w:i/>
            <w:noProof/>
          </w:rPr>
          <w:t>USE CASE: Modify Transaction</w:t>
        </w:r>
        <w:r>
          <w:rPr>
            <w:noProof/>
            <w:webHidden/>
          </w:rPr>
          <w:tab/>
        </w:r>
        <w:r>
          <w:rPr>
            <w:noProof/>
            <w:webHidden/>
          </w:rPr>
          <w:fldChar w:fldCharType="begin"/>
        </w:r>
        <w:r>
          <w:rPr>
            <w:noProof/>
            <w:webHidden/>
          </w:rPr>
          <w:instrText xml:space="preserve"> PAGEREF _Toc415654808 \h </w:instrText>
        </w:r>
      </w:ins>
      <w:r>
        <w:rPr>
          <w:noProof/>
          <w:webHidden/>
        </w:rPr>
      </w:r>
      <w:r>
        <w:rPr>
          <w:noProof/>
          <w:webHidden/>
        </w:rPr>
        <w:fldChar w:fldCharType="separate"/>
      </w:r>
      <w:ins w:id="43" w:author="Amy Byers" w:date="2015-04-01T12:31:00Z">
        <w:r>
          <w:rPr>
            <w:noProof/>
            <w:webHidden/>
          </w:rPr>
          <w:t>4</w:t>
        </w:r>
        <w:r>
          <w:rPr>
            <w:noProof/>
            <w:webHidden/>
          </w:rPr>
          <w:fldChar w:fldCharType="end"/>
        </w:r>
        <w:r w:rsidRPr="00162964">
          <w:rPr>
            <w:rStyle w:val="Hyperlink"/>
            <w:noProof/>
          </w:rPr>
          <w:fldChar w:fldCharType="end"/>
        </w:r>
      </w:ins>
    </w:p>
    <w:p w:rsidR="00966667" w:rsidRDefault="00966667">
      <w:pPr>
        <w:pStyle w:val="TOC2"/>
        <w:rPr>
          <w:ins w:id="44" w:author="Amy Byers" w:date="2015-04-01T12:31:00Z"/>
          <w:rFonts w:asciiTheme="minorHAnsi" w:eastAsiaTheme="minorEastAsia" w:hAnsiTheme="minorHAnsi" w:cstheme="minorBidi"/>
          <w:noProof/>
          <w:sz w:val="22"/>
          <w:szCs w:val="22"/>
        </w:rPr>
      </w:pPr>
      <w:ins w:id="45"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"_Toc415654809"</w:instrText>
        </w:r>
        <w:r w:rsidRPr="00162964">
          <w:rPr>
            <w:rStyle w:val="Hyperlink"/>
            <w:noProof/>
          </w:rPr>
          <w:instrText xml:space="preserve"> </w:instrText>
        </w:r>
        <w:r w:rsidRPr="00162964">
          <w:rPr>
            <w:rStyle w:val="Hyperlink"/>
            <w:noProof/>
          </w:rPr>
          <w:fldChar w:fldCharType="separate"/>
        </w:r>
        <w:r w:rsidRPr="00162964">
          <w:rPr>
            <w:rStyle w:val="Hyperlink"/>
            <w:noProof/>
          </w:rPr>
          <w:t>2.1</w:t>
        </w:r>
        <w:r>
          <w:rPr>
            <w:rFonts w:asciiTheme="minorHAnsi" w:eastAsiaTheme="minorEastAsia" w:hAnsiTheme="minorHAnsi" w:cstheme="minorBidi"/>
            <w:noProof/>
            <w:sz w:val="22"/>
            <w:szCs w:val="22"/>
          </w:rPr>
          <w:tab/>
        </w:r>
        <w:r w:rsidRPr="00162964">
          <w:rPr>
            <w:rStyle w:val="Hyperlink"/>
            <w:noProof/>
          </w:rPr>
          <w:t>Feature Flow</w:t>
        </w:r>
        <w:r>
          <w:rPr>
            <w:noProof/>
            <w:webHidden/>
          </w:rPr>
          <w:tab/>
        </w:r>
        <w:r>
          <w:rPr>
            <w:noProof/>
            <w:webHidden/>
          </w:rPr>
          <w:fldChar w:fldCharType="begin"/>
        </w:r>
        <w:r>
          <w:rPr>
            <w:noProof/>
            <w:webHidden/>
          </w:rPr>
          <w:instrText xml:space="preserve"> PAGEREF _Toc415654809 \h </w:instrText>
        </w:r>
      </w:ins>
      <w:r>
        <w:rPr>
          <w:noProof/>
          <w:webHidden/>
        </w:rPr>
      </w:r>
      <w:r>
        <w:rPr>
          <w:noProof/>
          <w:webHidden/>
        </w:rPr>
        <w:fldChar w:fldCharType="separate"/>
      </w:r>
      <w:ins w:id="46" w:author="Amy Byers" w:date="2015-04-01T12:31:00Z">
        <w:r>
          <w:rPr>
            <w:noProof/>
            <w:webHidden/>
          </w:rPr>
          <w:t>4</w:t>
        </w:r>
        <w:r>
          <w:rPr>
            <w:noProof/>
            <w:webHidden/>
          </w:rPr>
          <w:fldChar w:fldCharType="end"/>
        </w:r>
        <w:r w:rsidRPr="00162964">
          <w:rPr>
            <w:rStyle w:val="Hyperlink"/>
            <w:noProof/>
          </w:rPr>
          <w:fldChar w:fldCharType="end"/>
        </w:r>
      </w:ins>
    </w:p>
    <w:p w:rsidR="00966667" w:rsidRDefault="00966667">
      <w:pPr>
        <w:pStyle w:val="TOC2"/>
        <w:rPr>
          <w:ins w:id="47" w:author="Amy Byers" w:date="2015-04-01T12:31:00Z"/>
          <w:rFonts w:asciiTheme="minorHAnsi" w:eastAsiaTheme="minorEastAsia" w:hAnsiTheme="minorHAnsi" w:cstheme="minorBidi"/>
          <w:noProof/>
          <w:sz w:val="22"/>
          <w:szCs w:val="22"/>
        </w:rPr>
      </w:pPr>
      <w:ins w:id="48"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"_Toc415654810"</w:instrText>
        </w:r>
        <w:r w:rsidRPr="00162964">
          <w:rPr>
            <w:rStyle w:val="Hyperlink"/>
            <w:noProof/>
          </w:rPr>
          <w:instrText xml:space="preserve"> </w:instrText>
        </w:r>
        <w:r w:rsidRPr="00162964">
          <w:rPr>
            <w:rStyle w:val="Hyperlink"/>
            <w:noProof/>
          </w:rPr>
          <w:fldChar w:fldCharType="separate"/>
        </w:r>
        <w:r w:rsidRPr="00162964">
          <w:rPr>
            <w:rStyle w:val="Hyperlink"/>
            <w:noProof/>
          </w:rPr>
          <w:t>2.2</w:t>
        </w:r>
        <w:r>
          <w:rPr>
            <w:rFonts w:asciiTheme="minorHAnsi" w:eastAsiaTheme="minorEastAsia" w:hAnsiTheme="minorHAnsi" w:cstheme="minorBidi"/>
            <w:noProof/>
            <w:sz w:val="22"/>
            <w:szCs w:val="22"/>
          </w:rPr>
          <w:tab/>
        </w:r>
        <w:r w:rsidRPr="00162964">
          <w:rPr>
            <w:rStyle w:val="Hyperlink"/>
            <w:noProof/>
          </w:rPr>
          <w:t>Precondition</w:t>
        </w:r>
        <w:r>
          <w:rPr>
            <w:noProof/>
            <w:webHidden/>
          </w:rPr>
          <w:tab/>
        </w:r>
        <w:r>
          <w:rPr>
            <w:noProof/>
            <w:webHidden/>
          </w:rPr>
          <w:fldChar w:fldCharType="begin"/>
        </w:r>
        <w:r>
          <w:rPr>
            <w:noProof/>
            <w:webHidden/>
          </w:rPr>
          <w:instrText xml:space="preserve"> PAGEREF _Toc415654810 \h </w:instrText>
        </w:r>
      </w:ins>
      <w:r>
        <w:rPr>
          <w:noProof/>
          <w:webHidden/>
        </w:rPr>
      </w:r>
      <w:r>
        <w:rPr>
          <w:noProof/>
          <w:webHidden/>
        </w:rPr>
        <w:fldChar w:fldCharType="separate"/>
      </w:r>
      <w:ins w:id="49" w:author="Amy Byers" w:date="2015-04-01T12:31:00Z">
        <w:r>
          <w:rPr>
            <w:noProof/>
            <w:webHidden/>
          </w:rPr>
          <w:t>5</w:t>
        </w:r>
        <w:r>
          <w:rPr>
            <w:noProof/>
            <w:webHidden/>
          </w:rPr>
          <w:fldChar w:fldCharType="end"/>
        </w:r>
        <w:r w:rsidRPr="00162964">
          <w:rPr>
            <w:rStyle w:val="Hyperlink"/>
            <w:noProof/>
          </w:rPr>
          <w:fldChar w:fldCharType="end"/>
        </w:r>
      </w:ins>
    </w:p>
    <w:p w:rsidR="00966667" w:rsidRDefault="00966667">
      <w:pPr>
        <w:pStyle w:val="TOC2"/>
        <w:rPr>
          <w:ins w:id="50" w:author="Amy Byers" w:date="2015-04-01T12:31:00Z"/>
          <w:rFonts w:asciiTheme="minorHAnsi" w:eastAsiaTheme="minorEastAsia" w:hAnsiTheme="minorHAnsi" w:cstheme="minorBidi"/>
          <w:noProof/>
          <w:sz w:val="22"/>
          <w:szCs w:val="22"/>
        </w:rPr>
      </w:pPr>
      <w:ins w:id="51"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"_Toc415654811"</w:instrText>
        </w:r>
        <w:r w:rsidRPr="00162964">
          <w:rPr>
            <w:rStyle w:val="Hyperlink"/>
            <w:noProof/>
          </w:rPr>
          <w:instrText xml:space="preserve"> </w:instrText>
        </w:r>
        <w:r w:rsidRPr="00162964">
          <w:rPr>
            <w:rStyle w:val="Hyperlink"/>
            <w:noProof/>
          </w:rPr>
          <w:fldChar w:fldCharType="separate"/>
        </w:r>
        <w:r w:rsidRPr="00162964">
          <w:rPr>
            <w:rStyle w:val="Hyperlink"/>
            <w:noProof/>
          </w:rPr>
          <w:t>2.3</w:t>
        </w:r>
        <w:r>
          <w:rPr>
            <w:rFonts w:asciiTheme="minorHAnsi" w:eastAsiaTheme="minorEastAsia" w:hAnsiTheme="minorHAnsi" w:cstheme="minorBidi"/>
            <w:noProof/>
            <w:sz w:val="22"/>
            <w:szCs w:val="22"/>
          </w:rPr>
          <w:tab/>
        </w:r>
        <w:r w:rsidRPr="00162964">
          <w:rPr>
            <w:rStyle w:val="Hyperlink"/>
            <w:noProof/>
          </w:rPr>
          <w:t>Main Flow</w:t>
        </w:r>
        <w:r>
          <w:rPr>
            <w:noProof/>
            <w:webHidden/>
          </w:rPr>
          <w:tab/>
        </w:r>
        <w:r>
          <w:rPr>
            <w:noProof/>
            <w:webHidden/>
          </w:rPr>
          <w:fldChar w:fldCharType="begin"/>
        </w:r>
        <w:r>
          <w:rPr>
            <w:noProof/>
            <w:webHidden/>
          </w:rPr>
          <w:instrText xml:space="preserve"> PAGEREF _Toc415654811 \h </w:instrText>
        </w:r>
      </w:ins>
      <w:r>
        <w:rPr>
          <w:noProof/>
          <w:webHidden/>
        </w:rPr>
      </w:r>
      <w:r>
        <w:rPr>
          <w:noProof/>
          <w:webHidden/>
        </w:rPr>
        <w:fldChar w:fldCharType="separate"/>
      </w:r>
      <w:ins w:id="52" w:author="Amy Byers" w:date="2015-04-01T12:31:00Z">
        <w:r>
          <w:rPr>
            <w:noProof/>
            <w:webHidden/>
          </w:rPr>
          <w:t>5</w:t>
        </w:r>
        <w:r>
          <w:rPr>
            <w:noProof/>
            <w:webHidden/>
          </w:rPr>
          <w:fldChar w:fldCharType="end"/>
        </w:r>
        <w:r w:rsidRPr="00162964">
          <w:rPr>
            <w:rStyle w:val="Hyperlink"/>
            <w:noProof/>
          </w:rPr>
          <w:fldChar w:fldCharType="end"/>
        </w:r>
      </w:ins>
    </w:p>
    <w:p w:rsidR="00966667" w:rsidRDefault="00966667">
      <w:pPr>
        <w:pStyle w:val="TOC2"/>
        <w:rPr>
          <w:ins w:id="53" w:author="Amy Byers" w:date="2015-04-01T12:31:00Z"/>
          <w:rFonts w:asciiTheme="minorHAnsi" w:eastAsiaTheme="minorEastAsia" w:hAnsiTheme="minorHAnsi" w:cstheme="minorBidi"/>
          <w:noProof/>
          <w:sz w:val="22"/>
          <w:szCs w:val="22"/>
        </w:rPr>
      </w:pPr>
      <w:ins w:id="54"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"_Toc415654812"</w:instrText>
        </w:r>
        <w:r w:rsidRPr="00162964">
          <w:rPr>
            <w:rStyle w:val="Hyperlink"/>
            <w:noProof/>
          </w:rPr>
          <w:instrText xml:space="preserve"> </w:instrText>
        </w:r>
        <w:r w:rsidRPr="00162964">
          <w:rPr>
            <w:rStyle w:val="Hyperlink"/>
            <w:noProof/>
          </w:rPr>
          <w:fldChar w:fldCharType="separate"/>
        </w:r>
        <w:r w:rsidRPr="00162964">
          <w:rPr>
            <w:rStyle w:val="Hyperlink"/>
            <w:noProof/>
          </w:rPr>
          <w:t>2.4</w:t>
        </w:r>
        <w:r>
          <w:rPr>
            <w:rFonts w:asciiTheme="minorHAnsi" w:eastAsiaTheme="minorEastAsia" w:hAnsiTheme="minorHAnsi" w:cstheme="minorBidi"/>
            <w:noProof/>
            <w:sz w:val="22"/>
            <w:szCs w:val="22"/>
          </w:rPr>
          <w:tab/>
        </w:r>
        <w:r w:rsidRPr="00162964">
          <w:rPr>
            <w:rStyle w:val="Hyperlink"/>
            <w:noProof/>
          </w:rPr>
          <w:t>Alternate Flows</w:t>
        </w:r>
        <w:r>
          <w:rPr>
            <w:noProof/>
            <w:webHidden/>
          </w:rPr>
          <w:tab/>
        </w:r>
        <w:r>
          <w:rPr>
            <w:noProof/>
            <w:webHidden/>
          </w:rPr>
          <w:fldChar w:fldCharType="begin"/>
        </w:r>
        <w:r>
          <w:rPr>
            <w:noProof/>
            <w:webHidden/>
          </w:rPr>
          <w:instrText xml:space="preserve"> PAGEREF _Toc415654812 \h </w:instrText>
        </w:r>
      </w:ins>
      <w:r>
        <w:rPr>
          <w:noProof/>
          <w:webHidden/>
        </w:rPr>
      </w:r>
      <w:r>
        <w:rPr>
          <w:noProof/>
          <w:webHidden/>
        </w:rPr>
        <w:fldChar w:fldCharType="separate"/>
      </w:r>
      <w:ins w:id="55" w:author="Amy Byers" w:date="2015-04-01T12:31:00Z">
        <w:r>
          <w:rPr>
            <w:noProof/>
            <w:webHidden/>
          </w:rPr>
          <w:t>5</w:t>
        </w:r>
        <w:r>
          <w:rPr>
            <w:noProof/>
            <w:webHidden/>
          </w:rPr>
          <w:fldChar w:fldCharType="end"/>
        </w:r>
        <w:r w:rsidRPr="00162964">
          <w:rPr>
            <w:rStyle w:val="Hyperlink"/>
            <w:noProof/>
          </w:rPr>
          <w:fldChar w:fldCharType="end"/>
        </w:r>
      </w:ins>
    </w:p>
    <w:p w:rsidR="00966667" w:rsidRDefault="00966667">
      <w:pPr>
        <w:pStyle w:val="TOC2"/>
        <w:rPr>
          <w:ins w:id="56" w:author="Amy Byers" w:date="2015-04-01T12:31:00Z"/>
          <w:rFonts w:asciiTheme="minorHAnsi" w:eastAsiaTheme="minorEastAsia" w:hAnsiTheme="minorHAnsi" w:cstheme="minorBidi"/>
          <w:noProof/>
          <w:sz w:val="22"/>
          <w:szCs w:val="22"/>
        </w:rPr>
      </w:pPr>
      <w:ins w:id="57"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"_Toc415654813"</w:instrText>
        </w:r>
        <w:r w:rsidRPr="00162964">
          <w:rPr>
            <w:rStyle w:val="Hyperlink"/>
            <w:noProof/>
          </w:rPr>
          <w:instrText xml:space="preserve"> </w:instrText>
        </w:r>
        <w:r w:rsidRPr="00162964">
          <w:rPr>
            <w:rStyle w:val="Hyperlink"/>
            <w:noProof/>
          </w:rPr>
          <w:fldChar w:fldCharType="separate"/>
        </w:r>
        <w:r w:rsidRPr="00162964">
          <w:rPr>
            <w:rStyle w:val="Hyperlink"/>
            <w:noProof/>
          </w:rPr>
          <w:t>2.5</w:t>
        </w:r>
        <w:r>
          <w:rPr>
            <w:rFonts w:asciiTheme="minorHAnsi" w:eastAsiaTheme="minorEastAsia" w:hAnsiTheme="minorHAnsi" w:cstheme="minorBidi"/>
            <w:noProof/>
            <w:sz w:val="22"/>
            <w:szCs w:val="22"/>
          </w:rPr>
          <w:tab/>
        </w:r>
        <w:r w:rsidRPr="00162964">
          <w:rPr>
            <w:rStyle w:val="Hyperlink"/>
            <w:noProof/>
          </w:rPr>
          <w:t>Post Condition</w:t>
        </w:r>
        <w:r>
          <w:rPr>
            <w:noProof/>
            <w:webHidden/>
          </w:rPr>
          <w:tab/>
        </w:r>
        <w:r>
          <w:rPr>
            <w:noProof/>
            <w:webHidden/>
          </w:rPr>
          <w:fldChar w:fldCharType="begin"/>
        </w:r>
        <w:r>
          <w:rPr>
            <w:noProof/>
            <w:webHidden/>
          </w:rPr>
          <w:instrText xml:space="preserve"> PAGEREF _Toc415654813 \h </w:instrText>
        </w:r>
      </w:ins>
      <w:r>
        <w:rPr>
          <w:noProof/>
          <w:webHidden/>
        </w:rPr>
      </w:r>
      <w:r>
        <w:rPr>
          <w:noProof/>
          <w:webHidden/>
        </w:rPr>
        <w:fldChar w:fldCharType="separate"/>
      </w:r>
      <w:ins w:id="58" w:author="Amy Byers" w:date="2015-04-01T12:31:00Z">
        <w:r>
          <w:rPr>
            <w:noProof/>
            <w:webHidden/>
          </w:rPr>
          <w:t>6</w:t>
        </w:r>
        <w:r>
          <w:rPr>
            <w:noProof/>
            <w:webHidden/>
          </w:rPr>
          <w:fldChar w:fldCharType="end"/>
        </w:r>
        <w:r w:rsidRPr="00162964">
          <w:rPr>
            <w:rStyle w:val="Hyperlink"/>
            <w:noProof/>
          </w:rPr>
          <w:fldChar w:fldCharType="end"/>
        </w:r>
      </w:ins>
    </w:p>
    <w:p w:rsidR="00966667" w:rsidRDefault="00966667">
      <w:pPr>
        <w:pStyle w:val="TOC2"/>
        <w:rPr>
          <w:ins w:id="59" w:author="Amy Byers" w:date="2015-04-01T12:31:00Z"/>
          <w:rFonts w:asciiTheme="minorHAnsi" w:eastAsiaTheme="minorEastAsia" w:hAnsiTheme="minorHAnsi" w:cstheme="minorBidi"/>
          <w:noProof/>
          <w:sz w:val="22"/>
          <w:szCs w:val="22"/>
        </w:rPr>
      </w:pPr>
      <w:ins w:id="60"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"_Toc415654814"</w:instrText>
        </w:r>
        <w:r w:rsidRPr="00162964">
          <w:rPr>
            <w:rStyle w:val="Hyperlink"/>
            <w:noProof/>
          </w:rPr>
          <w:instrText xml:space="preserve"> </w:instrText>
        </w:r>
        <w:r w:rsidRPr="00162964">
          <w:rPr>
            <w:rStyle w:val="Hyperlink"/>
            <w:noProof/>
          </w:rPr>
          <w:fldChar w:fldCharType="separate"/>
        </w:r>
        <w:r w:rsidRPr="00162964">
          <w:rPr>
            <w:rStyle w:val="Hyperlink"/>
            <w:noProof/>
          </w:rPr>
          <w:t>2.6</w:t>
        </w:r>
        <w:r>
          <w:rPr>
            <w:rFonts w:asciiTheme="minorHAnsi" w:eastAsiaTheme="minorEastAsia" w:hAnsiTheme="minorHAnsi" w:cstheme="minorBidi"/>
            <w:noProof/>
            <w:sz w:val="22"/>
            <w:szCs w:val="22"/>
          </w:rPr>
          <w:tab/>
        </w:r>
        <w:r w:rsidRPr="00162964">
          <w:rPr>
            <w:rStyle w:val="Hyperlink"/>
            <w:noProof/>
          </w:rPr>
          <w:t>Special Requirements</w:t>
        </w:r>
        <w:r>
          <w:rPr>
            <w:noProof/>
            <w:webHidden/>
          </w:rPr>
          <w:tab/>
        </w:r>
        <w:r>
          <w:rPr>
            <w:noProof/>
            <w:webHidden/>
          </w:rPr>
          <w:fldChar w:fldCharType="begin"/>
        </w:r>
        <w:r>
          <w:rPr>
            <w:noProof/>
            <w:webHidden/>
          </w:rPr>
          <w:instrText xml:space="preserve"> PAGEREF _Toc415654814 \h </w:instrText>
        </w:r>
      </w:ins>
      <w:r>
        <w:rPr>
          <w:noProof/>
          <w:webHidden/>
        </w:rPr>
      </w:r>
      <w:r>
        <w:rPr>
          <w:noProof/>
          <w:webHidden/>
        </w:rPr>
        <w:fldChar w:fldCharType="separate"/>
      </w:r>
      <w:ins w:id="61" w:author="Amy Byers" w:date="2015-04-01T12:31:00Z">
        <w:r>
          <w:rPr>
            <w:noProof/>
            <w:webHidden/>
          </w:rPr>
          <w:t>6</w:t>
        </w:r>
        <w:r>
          <w:rPr>
            <w:noProof/>
            <w:webHidden/>
          </w:rPr>
          <w:fldChar w:fldCharType="end"/>
        </w:r>
        <w:r w:rsidRPr="00162964">
          <w:rPr>
            <w:rStyle w:val="Hyperlink"/>
            <w:noProof/>
          </w:rPr>
          <w:fldChar w:fldCharType="end"/>
        </w:r>
      </w:ins>
    </w:p>
    <w:p w:rsidR="00966667" w:rsidRDefault="00966667">
      <w:pPr>
        <w:pStyle w:val="TOC1"/>
        <w:rPr>
          <w:ins w:id="62" w:author="Amy Byers" w:date="2015-04-01T12:31:00Z"/>
          <w:rFonts w:asciiTheme="minorHAnsi" w:eastAsiaTheme="minorEastAsia" w:hAnsiTheme="minorHAnsi" w:cstheme="minorBidi"/>
          <w:noProof/>
          <w:sz w:val="22"/>
          <w:szCs w:val="22"/>
        </w:rPr>
      </w:pPr>
      <w:ins w:id="63"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"_Toc415654815"</w:instrText>
        </w:r>
        <w:r w:rsidRPr="00162964">
          <w:rPr>
            <w:rStyle w:val="Hyperlink"/>
            <w:noProof/>
          </w:rPr>
          <w:instrText xml:space="preserve"> </w:instrText>
        </w:r>
        <w:r w:rsidRPr="00162964">
          <w:rPr>
            <w:rStyle w:val="Hyperlink"/>
            <w:noProof/>
          </w:rPr>
          <w:fldChar w:fldCharType="separate"/>
        </w:r>
        <w:r w:rsidRPr="00162964">
          <w:rPr>
            <w:rStyle w:val="Hyperlink"/>
            <w:i/>
            <w:noProof/>
          </w:rPr>
          <w:t>3.</w:t>
        </w:r>
        <w:r>
          <w:rPr>
            <w:rFonts w:asciiTheme="minorHAnsi" w:eastAsiaTheme="minorEastAsia" w:hAnsiTheme="minorHAnsi" w:cstheme="minorBidi"/>
            <w:noProof/>
            <w:sz w:val="22"/>
            <w:szCs w:val="22"/>
          </w:rPr>
          <w:tab/>
        </w:r>
        <w:r w:rsidRPr="00162964">
          <w:rPr>
            <w:rStyle w:val="Hyperlink"/>
            <w:i/>
            <w:noProof/>
          </w:rPr>
          <w:t>Supplemental Specifications</w:t>
        </w:r>
        <w:r>
          <w:rPr>
            <w:noProof/>
            <w:webHidden/>
          </w:rPr>
          <w:tab/>
        </w:r>
        <w:r>
          <w:rPr>
            <w:noProof/>
            <w:webHidden/>
          </w:rPr>
          <w:fldChar w:fldCharType="begin"/>
        </w:r>
        <w:r>
          <w:rPr>
            <w:noProof/>
            <w:webHidden/>
          </w:rPr>
          <w:instrText xml:space="preserve"> PAGEREF _Toc415654815 \h </w:instrText>
        </w:r>
      </w:ins>
      <w:r>
        <w:rPr>
          <w:noProof/>
          <w:webHidden/>
        </w:rPr>
      </w:r>
      <w:r>
        <w:rPr>
          <w:noProof/>
          <w:webHidden/>
        </w:rPr>
        <w:fldChar w:fldCharType="separate"/>
      </w:r>
      <w:ins w:id="64" w:author="Amy Byers" w:date="2015-04-01T12:31:00Z">
        <w:r>
          <w:rPr>
            <w:noProof/>
            <w:webHidden/>
          </w:rPr>
          <w:t>7</w:t>
        </w:r>
        <w:r>
          <w:rPr>
            <w:noProof/>
            <w:webHidden/>
          </w:rPr>
          <w:fldChar w:fldCharType="end"/>
        </w:r>
        <w:r w:rsidRPr="00162964">
          <w:rPr>
            <w:rStyle w:val="Hyperlink"/>
            <w:noProof/>
          </w:rPr>
          <w:fldChar w:fldCharType="end"/>
        </w:r>
      </w:ins>
    </w:p>
    <w:p w:rsidR="00966667" w:rsidRDefault="00966667">
      <w:pPr>
        <w:pStyle w:val="TOC2"/>
        <w:rPr>
          <w:ins w:id="65" w:author="Amy Byers" w:date="2015-04-01T12:31:00Z"/>
          <w:rFonts w:asciiTheme="minorHAnsi" w:eastAsiaTheme="minorEastAsia" w:hAnsiTheme="minorHAnsi" w:cstheme="minorBidi"/>
          <w:noProof/>
          <w:sz w:val="22"/>
          <w:szCs w:val="22"/>
        </w:rPr>
      </w:pPr>
      <w:ins w:id="66"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"_Toc415654816"</w:instrText>
        </w:r>
        <w:r w:rsidRPr="00162964">
          <w:rPr>
            <w:rStyle w:val="Hyperlink"/>
            <w:noProof/>
          </w:rPr>
          <w:instrText xml:space="preserve"> </w:instrText>
        </w:r>
        <w:r w:rsidRPr="00162964">
          <w:rPr>
            <w:rStyle w:val="Hyperlink"/>
            <w:noProof/>
          </w:rPr>
          <w:fldChar w:fldCharType="separate"/>
        </w:r>
        <w:r w:rsidRPr="00162964">
          <w:rPr>
            <w:rStyle w:val="Hyperlink"/>
            <w:noProof/>
          </w:rPr>
          <w:t>3.1</w:t>
        </w:r>
        <w:r>
          <w:rPr>
            <w:rFonts w:asciiTheme="minorHAnsi" w:eastAsiaTheme="minorEastAsia" w:hAnsiTheme="minorHAnsi" w:cstheme="minorBidi"/>
            <w:noProof/>
            <w:sz w:val="22"/>
            <w:szCs w:val="22"/>
          </w:rPr>
          <w:tab/>
        </w:r>
        <w:r w:rsidRPr="00162964">
          <w:rPr>
            <w:rStyle w:val="Hyperlink"/>
            <w:noProof/>
          </w:rPr>
          <w:t>Electronic Journal</w:t>
        </w:r>
        <w:r>
          <w:rPr>
            <w:noProof/>
            <w:webHidden/>
          </w:rPr>
          <w:tab/>
        </w:r>
        <w:r>
          <w:rPr>
            <w:noProof/>
            <w:webHidden/>
          </w:rPr>
          <w:fldChar w:fldCharType="begin"/>
        </w:r>
        <w:r>
          <w:rPr>
            <w:noProof/>
            <w:webHidden/>
          </w:rPr>
          <w:instrText xml:space="preserve"> PAGEREF _Toc415654816 \h </w:instrText>
        </w:r>
      </w:ins>
      <w:r>
        <w:rPr>
          <w:noProof/>
          <w:webHidden/>
        </w:rPr>
      </w:r>
      <w:r>
        <w:rPr>
          <w:noProof/>
          <w:webHidden/>
        </w:rPr>
        <w:fldChar w:fldCharType="separate"/>
      </w:r>
      <w:ins w:id="67" w:author="Amy Byers" w:date="2015-04-01T12:31:00Z">
        <w:r>
          <w:rPr>
            <w:noProof/>
            <w:webHidden/>
          </w:rPr>
          <w:t>7</w:t>
        </w:r>
        <w:r>
          <w:rPr>
            <w:noProof/>
            <w:webHidden/>
          </w:rPr>
          <w:fldChar w:fldCharType="end"/>
        </w:r>
        <w:r w:rsidRPr="00162964">
          <w:rPr>
            <w:rStyle w:val="Hyperlink"/>
            <w:noProof/>
          </w:rPr>
          <w:fldChar w:fldCharType="end"/>
        </w:r>
      </w:ins>
    </w:p>
    <w:p w:rsidR="00966667" w:rsidRDefault="00966667">
      <w:pPr>
        <w:pStyle w:val="TOC2"/>
        <w:rPr>
          <w:ins w:id="68" w:author="Amy Byers" w:date="2015-04-01T12:31:00Z"/>
          <w:rFonts w:asciiTheme="minorHAnsi" w:eastAsiaTheme="minorEastAsia" w:hAnsiTheme="minorHAnsi" w:cstheme="minorBidi"/>
          <w:noProof/>
          <w:sz w:val="22"/>
          <w:szCs w:val="22"/>
        </w:rPr>
      </w:pPr>
      <w:ins w:id="69"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"_Toc415654817"</w:instrText>
        </w:r>
        <w:r w:rsidRPr="00162964">
          <w:rPr>
            <w:rStyle w:val="Hyperlink"/>
            <w:noProof/>
          </w:rPr>
          <w:instrText xml:space="preserve"> </w:instrText>
        </w:r>
        <w:r w:rsidRPr="00162964">
          <w:rPr>
            <w:rStyle w:val="Hyperlink"/>
            <w:noProof/>
          </w:rPr>
          <w:fldChar w:fldCharType="separate"/>
        </w:r>
        <w:r w:rsidRPr="00162964">
          <w:rPr>
            <w:rStyle w:val="Hyperlink"/>
            <w:noProof/>
          </w:rPr>
          <w:t>3.2</w:t>
        </w:r>
        <w:r>
          <w:rPr>
            <w:rFonts w:asciiTheme="minorHAnsi" w:eastAsiaTheme="minorEastAsia" w:hAnsiTheme="minorHAnsi" w:cstheme="minorBidi"/>
            <w:noProof/>
            <w:sz w:val="22"/>
            <w:szCs w:val="22"/>
          </w:rPr>
          <w:tab/>
        </w:r>
        <w:r w:rsidRPr="00162964">
          <w:rPr>
            <w:rStyle w:val="Hyperlink"/>
            <w:noProof/>
          </w:rPr>
          <w:t>Manager Override</w:t>
        </w:r>
        <w:r>
          <w:rPr>
            <w:noProof/>
            <w:webHidden/>
          </w:rPr>
          <w:tab/>
        </w:r>
        <w:r>
          <w:rPr>
            <w:noProof/>
            <w:webHidden/>
          </w:rPr>
          <w:fldChar w:fldCharType="begin"/>
        </w:r>
        <w:r>
          <w:rPr>
            <w:noProof/>
            <w:webHidden/>
          </w:rPr>
          <w:instrText xml:space="preserve"> PAGEREF _Toc415654817 \h </w:instrText>
        </w:r>
      </w:ins>
      <w:r>
        <w:rPr>
          <w:noProof/>
          <w:webHidden/>
        </w:rPr>
      </w:r>
      <w:r>
        <w:rPr>
          <w:noProof/>
          <w:webHidden/>
        </w:rPr>
        <w:fldChar w:fldCharType="separate"/>
      </w:r>
      <w:ins w:id="70" w:author="Amy Byers" w:date="2015-04-01T12:31:00Z">
        <w:r>
          <w:rPr>
            <w:noProof/>
            <w:webHidden/>
          </w:rPr>
          <w:t>7</w:t>
        </w:r>
        <w:r>
          <w:rPr>
            <w:noProof/>
            <w:webHidden/>
          </w:rPr>
          <w:fldChar w:fldCharType="end"/>
        </w:r>
        <w:r w:rsidRPr="00162964">
          <w:rPr>
            <w:rStyle w:val="Hyperlink"/>
            <w:noProof/>
          </w:rPr>
          <w:fldChar w:fldCharType="end"/>
        </w:r>
      </w:ins>
    </w:p>
    <w:p w:rsidR="00966667" w:rsidRDefault="00966667">
      <w:pPr>
        <w:pStyle w:val="TOC2"/>
        <w:rPr>
          <w:ins w:id="71" w:author="Amy Byers" w:date="2015-04-01T12:31:00Z"/>
          <w:rFonts w:asciiTheme="minorHAnsi" w:eastAsiaTheme="minorEastAsia" w:hAnsiTheme="minorHAnsi" w:cstheme="minorBidi"/>
          <w:noProof/>
          <w:sz w:val="22"/>
          <w:szCs w:val="22"/>
        </w:rPr>
      </w:pPr>
      <w:ins w:id="72"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"_Toc415654818"</w:instrText>
        </w:r>
        <w:r w:rsidRPr="00162964">
          <w:rPr>
            <w:rStyle w:val="Hyperlink"/>
            <w:noProof/>
          </w:rPr>
          <w:instrText xml:space="preserve"> </w:instrText>
        </w:r>
        <w:r w:rsidRPr="00162964">
          <w:rPr>
            <w:rStyle w:val="Hyperlink"/>
            <w:noProof/>
          </w:rPr>
          <w:fldChar w:fldCharType="separate"/>
        </w:r>
        <w:r w:rsidRPr="00162964">
          <w:rPr>
            <w:rStyle w:val="Hyperlink"/>
            <w:noProof/>
          </w:rPr>
          <w:t>3.3</w:t>
        </w:r>
        <w:r>
          <w:rPr>
            <w:rFonts w:asciiTheme="minorHAnsi" w:eastAsiaTheme="minorEastAsia" w:hAnsiTheme="minorHAnsi" w:cstheme="minorBidi"/>
            <w:noProof/>
            <w:sz w:val="22"/>
            <w:szCs w:val="22"/>
          </w:rPr>
          <w:tab/>
        </w:r>
        <w:r w:rsidRPr="00162964">
          <w:rPr>
            <w:rStyle w:val="Hyperlink"/>
            <w:noProof/>
          </w:rPr>
          <w:t>POSLog</w:t>
        </w:r>
        <w:r>
          <w:rPr>
            <w:noProof/>
            <w:webHidden/>
          </w:rPr>
          <w:tab/>
        </w:r>
        <w:r>
          <w:rPr>
            <w:noProof/>
            <w:webHidden/>
          </w:rPr>
          <w:fldChar w:fldCharType="begin"/>
        </w:r>
        <w:r>
          <w:rPr>
            <w:noProof/>
            <w:webHidden/>
          </w:rPr>
          <w:instrText xml:space="preserve"> PAGEREF _Toc415654818 \h </w:instrText>
        </w:r>
      </w:ins>
      <w:r>
        <w:rPr>
          <w:noProof/>
          <w:webHidden/>
        </w:rPr>
      </w:r>
      <w:r>
        <w:rPr>
          <w:noProof/>
          <w:webHidden/>
        </w:rPr>
        <w:fldChar w:fldCharType="separate"/>
      </w:r>
      <w:ins w:id="73" w:author="Amy Byers" w:date="2015-04-01T12:31:00Z">
        <w:r>
          <w:rPr>
            <w:noProof/>
            <w:webHidden/>
          </w:rPr>
          <w:t>7</w:t>
        </w:r>
        <w:r>
          <w:rPr>
            <w:noProof/>
            <w:webHidden/>
          </w:rPr>
          <w:fldChar w:fldCharType="end"/>
        </w:r>
        <w:r w:rsidRPr="00162964">
          <w:rPr>
            <w:rStyle w:val="Hyperlink"/>
            <w:noProof/>
          </w:rPr>
          <w:fldChar w:fldCharType="end"/>
        </w:r>
      </w:ins>
    </w:p>
    <w:p w:rsidR="00966667" w:rsidRDefault="00966667">
      <w:pPr>
        <w:pStyle w:val="TOC2"/>
        <w:rPr>
          <w:ins w:id="74" w:author="Amy Byers" w:date="2015-04-01T12:31:00Z"/>
          <w:rFonts w:asciiTheme="minorHAnsi" w:eastAsiaTheme="minorEastAsia" w:hAnsiTheme="minorHAnsi" w:cstheme="minorBidi"/>
          <w:noProof/>
          <w:sz w:val="22"/>
          <w:szCs w:val="22"/>
        </w:rPr>
      </w:pPr>
      <w:ins w:id="75"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"_Toc415654819"</w:instrText>
        </w:r>
        <w:r w:rsidRPr="00162964">
          <w:rPr>
            <w:rStyle w:val="Hyperlink"/>
            <w:noProof/>
          </w:rPr>
          <w:instrText xml:space="preserve"> </w:instrText>
        </w:r>
        <w:r w:rsidRPr="00162964">
          <w:rPr>
            <w:rStyle w:val="Hyperlink"/>
            <w:noProof/>
          </w:rPr>
          <w:fldChar w:fldCharType="separate"/>
        </w:r>
        <w:r w:rsidRPr="00162964">
          <w:rPr>
            <w:rStyle w:val="Hyperlink"/>
            <w:noProof/>
          </w:rPr>
          <w:t>3.4</w:t>
        </w:r>
        <w:r>
          <w:rPr>
            <w:rFonts w:asciiTheme="minorHAnsi" w:eastAsiaTheme="minorEastAsia" w:hAnsiTheme="minorHAnsi" w:cstheme="minorBidi"/>
            <w:noProof/>
            <w:sz w:val="22"/>
            <w:szCs w:val="22"/>
          </w:rPr>
          <w:tab/>
        </w:r>
        <w:r w:rsidRPr="00162964">
          <w:rPr>
            <w:rStyle w:val="Hyperlink"/>
            <w:noProof/>
          </w:rPr>
          <w:t>Printed Receipts</w:t>
        </w:r>
        <w:r>
          <w:rPr>
            <w:noProof/>
            <w:webHidden/>
          </w:rPr>
          <w:tab/>
        </w:r>
        <w:r>
          <w:rPr>
            <w:noProof/>
            <w:webHidden/>
          </w:rPr>
          <w:fldChar w:fldCharType="begin"/>
        </w:r>
        <w:r>
          <w:rPr>
            <w:noProof/>
            <w:webHidden/>
          </w:rPr>
          <w:instrText xml:space="preserve"> PAGEREF _Toc415654819 \h </w:instrText>
        </w:r>
      </w:ins>
      <w:r>
        <w:rPr>
          <w:noProof/>
          <w:webHidden/>
        </w:rPr>
      </w:r>
      <w:r>
        <w:rPr>
          <w:noProof/>
          <w:webHidden/>
        </w:rPr>
        <w:fldChar w:fldCharType="separate"/>
      </w:r>
      <w:ins w:id="76" w:author="Amy Byers" w:date="2015-04-01T12:31:00Z">
        <w:r>
          <w:rPr>
            <w:noProof/>
            <w:webHidden/>
          </w:rPr>
          <w:t>8</w:t>
        </w:r>
        <w:r>
          <w:rPr>
            <w:noProof/>
            <w:webHidden/>
          </w:rPr>
          <w:fldChar w:fldCharType="end"/>
        </w:r>
        <w:r w:rsidRPr="00162964">
          <w:rPr>
            <w:rStyle w:val="Hyperlink"/>
            <w:noProof/>
          </w:rPr>
          <w:fldChar w:fldCharType="end"/>
        </w:r>
      </w:ins>
    </w:p>
    <w:p w:rsidR="00966667" w:rsidRDefault="00966667">
      <w:pPr>
        <w:pStyle w:val="TOC1"/>
        <w:rPr>
          <w:ins w:id="77" w:author="Amy Byers" w:date="2015-04-01T12:31:00Z"/>
          <w:rFonts w:asciiTheme="minorHAnsi" w:eastAsiaTheme="minorEastAsia" w:hAnsiTheme="minorHAnsi" w:cstheme="minorBidi"/>
          <w:noProof/>
          <w:sz w:val="22"/>
          <w:szCs w:val="22"/>
        </w:rPr>
      </w:pPr>
      <w:ins w:id="78"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"_Toc415654820"</w:instrText>
        </w:r>
        <w:r w:rsidRPr="00162964">
          <w:rPr>
            <w:rStyle w:val="Hyperlink"/>
            <w:noProof/>
          </w:rPr>
          <w:instrText xml:space="preserve"> </w:instrText>
        </w:r>
        <w:r w:rsidRPr="00162964">
          <w:rPr>
            <w:rStyle w:val="Hyperlink"/>
            <w:noProof/>
          </w:rPr>
          <w:fldChar w:fldCharType="separate"/>
        </w:r>
        <w:r w:rsidRPr="00162964">
          <w:rPr>
            <w:rStyle w:val="Hyperlink"/>
            <w:i/>
            <w:noProof/>
          </w:rPr>
          <w:t>4.</w:t>
        </w:r>
        <w:r>
          <w:rPr>
            <w:rFonts w:asciiTheme="minorHAnsi" w:eastAsiaTheme="minorEastAsia" w:hAnsiTheme="minorHAnsi" w:cstheme="minorBidi"/>
            <w:noProof/>
            <w:sz w:val="22"/>
            <w:szCs w:val="22"/>
          </w:rPr>
          <w:tab/>
        </w:r>
        <w:r w:rsidRPr="00162964">
          <w:rPr>
            <w:rStyle w:val="Hyperlink"/>
            <w:i/>
            <w:noProof/>
          </w:rPr>
          <w:t>Screen Layouts</w:t>
        </w:r>
        <w:r>
          <w:rPr>
            <w:noProof/>
            <w:webHidden/>
          </w:rPr>
          <w:tab/>
        </w:r>
        <w:r>
          <w:rPr>
            <w:noProof/>
            <w:webHidden/>
          </w:rPr>
          <w:fldChar w:fldCharType="begin"/>
        </w:r>
        <w:r>
          <w:rPr>
            <w:noProof/>
            <w:webHidden/>
          </w:rPr>
          <w:instrText xml:space="preserve"> PAGEREF _Toc415654820 \h </w:instrText>
        </w:r>
      </w:ins>
      <w:r>
        <w:rPr>
          <w:noProof/>
          <w:webHidden/>
        </w:rPr>
      </w:r>
      <w:r>
        <w:rPr>
          <w:noProof/>
          <w:webHidden/>
        </w:rPr>
        <w:fldChar w:fldCharType="separate"/>
      </w:r>
      <w:ins w:id="79" w:author="Amy Byers" w:date="2015-04-01T12:31:00Z">
        <w:r>
          <w:rPr>
            <w:noProof/>
            <w:webHidden/>
          </w:rPr>
          <w:t>8</w:t>
        </w:r>
        <w:r>
          <w:rPr>
            <w:noProof/>
            <w:webHidden/>
          </w:rPr>
          <w:fldChar w:fldCharType="end"/>
        </w:r>
        <w:r w:rsidRPr="00162964">
          <w:rPr>
            <w:rStyle w:val="Hyperlink"/>
            <w:noProof/>
          </w:rPr>
          <w:fldChar w:fldCharType="end"/>
        </w:r>
      </w:ins>
    </w:p>
    <w:p w:rsidR="00966667" w:rsidRDefault="00966667">
      <w:pPr>
        <w:pStyle w:val="TOC2"/>
        <w:rPr>
          <w:ins w:id="80" w:author="Amy Byers" w:date="2015-04-01T12:31:00Z"/>
          <w:rFonts w:asciiTheme="minorHAnsi" w:eastAsiaTheme="minorEastAsia" w:hAnsiTheme="minorHAnsi" w:cstheme="minorBidi"/>
          <w:noProof/>
          <w:sz w:val="22"/>
          <w:szCs w:val="22"/>
        </w:rPr>
      </w:pPr>
      <w:ins w:id="81"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"_Toc415654821"</w:instrText>
        </w:r>
        <w:r w:rsidRPr="00162964">
          <w:rPr>
            <w:rStyle w:val="Hyperlink"/>
            <w:noProof/>
          </w:rPr>
          <w:instrText xml:space="preserve"> </w:instrText>
        </w:r>
        <w:r w:rsidRPr="00162964">
          <w:rPr>
            <w:rStyle w:val="Hyperlink"/>
            <w:noProof/>
          </w:rPr>
          <w:fldChar w:fldCharType="separate"/>
        </w:r>
        <w:r w:rsidRPr="00162964">
          <w:rPr>
            <w:rStyle w:val="Hyperlink"/>
            <w:noProof/>
          </w:rPr>
          <w:t>4.1</w:t>
        </w:r>
        <w:r>
          <w:rPr>
            <w:rFonts w:asciiTheme="minorHAnsi" w:eastAsiaTheme="minorEastAsia" w:hAnsiTheme="minorHAnsi" w:cstheme="minorBidi"/>
            <w:noProof/>
            <w:sz w:val="22"/>
            <w:szCs w:val="22"/>
          </w:rPr>
          <w:tab/>
        </w:r>
        <w:r w:rsidRPr="00162964">
          <w:rPr>
            <w:rStyle w:val="Hyperlink"/>
            <w:noProof/>
          </w:rPr>
          <w:t>Modify Transaction</w:t>
        </w:r>
        <w:r>
          <w:rPr>
            <w:noProof/>
            <w:webHidden/>
          </w:rPr>
          <w:tab/>
        </w:r>
        <w:r>
          <w:rPr>
            <w:noProof/>
            <w:webHidden/>
          </w:rPr>
          <w:fldChar w:fldCharType="begin"/>
        </w:r>
        <w:r>
          <w:rPr>
            <w:noProof/>
            <w:webHidden/>
          </w:rPr>
          <w:instrText xml:space="preserve"> PAGEREF _Toc415654821 \h </w:instrText>
        </w:r>
      </w:ins>
      <w:r>
        <w:rPr>
          <w:noProof/>
          <w:webHidden/>
        </w:rPr>
      </w:r>
      <w:r>
        <w:rPr>
          <w:noProof/>
          <w:webHidden/>
        </w:rPr>
        <w:fldChar w:fldCharType="separate"/>
      </w:r>
      <w:ins w:id="82" w:author="Amy Byers" w:date="2015-04-01T12:31:00Z">
        <w:r>
          <w:rPr>
            <w:noProof/>
            <w:webHidden/>
          </w:rPr>
          <w:t>8</w:t>
        </w:r>
        <w:r>
          <w:rPr>
            <w:noProof/>
            <w:webHidden/>
          </w:rPr>
          <w:fldChar w:fldCharType="end"/>
        </w:r>
        <w:r w:rsidRPr="00162964">
          <w:rPr>
            <w:rStyle w:val="Hyperlink"/>
            <w:noProof/>
          </w:rPr>
          <w:fldChar w:fldCharType="end"/>
        </w:r>
      </w:ins>
    </w:p>
    <w:p w:rsidR="00966667" w:rsidRDefault="00966667">
      <w:pPr>
        <w:pStyle w:val="TOC2"/>
        <w:rPr>
          <w:ins w:id="83" w:author="Amy Byers" w:date="2015-04-01T12:31:00Z"/>
          <w:rFonts w:asciiTheme="minorHAnsi" w:eastAsiaTheme="minorEastAsia" w:hAnsiTheme="minorHAnsi" w:cstheme="minorBidi"/>
          <w:noProof/>
          <w:sz w:val="22"/>
          <w:szCs w:val="22"/>
        </w:rPr>
      </w:pPr>
      <w:ins w:id="84"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"_Toc415654822"</w:instrText>
        </w:r>
        <w:r w:rsidRPr="00162964">
          <w:rPr>
            <w:rStyle w:val="Hyperlink"/>
            <w:noProof/>
          </w:rPr>
          <w:instrText xml:space="preserve"> </w:instrText>
        </w:r>
        <w:r w:rsidRPr="00162964">
          <w:rPr>
            <w:rStyle w:val="Hyperlink"/>
            <w:noProof/>
          </w:rPr>
          <w:fldChar w:fldCharType="separate"/>
        </w:r>
        <w:r w:rsidRPr="00162964">
          <w:rPr>
            <w:rStyle w:val="Hyperlink"/>
            <w:noProof/>
          </w:rPr>
          <w:t>4.2</w:t>
        </w:r>
        <w:r>
          <w:rPr>
            <w:rFonts w:asciiTheme="minorHAnsi" w:eastAsiaTheme="minorEastAsia" w:hAnsiTheme="minorHAnsi" w:cstheme="minorBidi"/>
            <w:noProof/>
            <w:sz w:val="22"/>
            <w:szCs w:val="22"/>
          </w:rPr>
          <w:tab/>
        </w:r>
        <w:r w:rsidRPr="00162964">
          <w:rPr>
            <w:rStyle w:val="Hyperlink"/>
            <w:noProof/>
          </w:rPr>
          <w:t>Enter Gift Receipt Quantity</w:t>
        </w:r>
        <w:r>
          <w:rPr>
            <w:noProof/>
            <w:webHidden/>
          </w:rPr>
          <w:tab/>
        </w:r>
        <w:r>
          <w:rPr>
            <w:noProof/>
            <w:webHidden/>
          </w:rPr>
          <w:fldChar w:fldCharType="begin"/>
        </w:r>
        <w:r>
          <w:rPr>
            <w:noProof/>
            <w:webHidden/>
          </w:rPr>
          <w:instrText xml:space="preserve"> PAGEREF _Toc415654822 \h </w:instrText>
        </w:r>
      </w:ins>
      <w:r>
        <w:rPr>
          <w:noProof/>
          <w:webHidden/>
        </w:rPr>
      </w:r>
      <w:r>
        <w:rPr>
          <w:noProof/>
          <w:webHidden/>
        </w:rPr>
        <w:fldChar w:fldCharType="separate"/>
      </w:r>
      <w:ins w:id="85" w:author="Amy Byers" w:date="2015-04-01T12:31:00Z">
        <w:r>
          <w:rPr>
            <w:noProof/>
            <w:webHidden/>
          </w:rPr>
          <w:t>12</w:t>
        </w:r>
        <w:r>
          <w:rPr>
            <w:noProof/>
            <w:webHidden/>
          </w:rPr>
          <w:fldChar w:fldCharType="end"/>
        </w:r>
        <w:r w:rsidRPr="00162964">
          <w:rPr>
            <w:rStyle w:val="Hyperlink"/>
            <w:noProof/>
          </w:rPr>
          <w:fldChar w:fldCharType="end"/>
        </w:r>
      </w:ins>
    </w:p>
    <w:p w:rsidR="00966667" w:rsidRDefault="00966667">
      <w:pPr>
        <w:pStyle w:val="TOC1"/>
        <w:rPr>
          <w:ins w:id="86" w:author="Amy Byers" w:date="2015-04-01T12:31:00Z"/>
          <w:rFonts w:asciiTheme="minorHAnsi" w:eastAsiaTheme="minorEastAsia" w:hAnsiTheme="minorHAnsi" w:cstheme="minorBidi"/>
          <w:noProof/>
          <w:sz w:val="22"/>
          <w:szCs w:val="22"/>
        </w:rPr>
      </w:pPr>
      <w:ins w:id="87"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"_Toc415654823"</w:instrText>
        </w:r>
        <w:r w:rsidRPr="00162964">
          <w:rPr>
            <w:rStyle w:val="Hyperlink"/>
            <w:noProof/>
          </w:rPr>
          <w:instrText xml:space="preserve"> </w:instrText>
        </w:r>
        <w:r w:rsidRPr="00162964">
          <w:rPr>
            <w:rStyle w:val="Hyperlink"/>
            <w:noProof/>
          </w:rPr>
          <w:fldChar w:fldCharType="separate"/>
        </w:r>
        <w:r w:rsidRPr="00162964">
          <w:rPr>
            <w:rStyle w:val="Hyperlink"/>
            <w:i/>
            <w:noProof/>
          </w:rPr>
          <w:t>5.</w:t>
        </w:r>
        <w:r>
          <w:rPr>
            <w:rFonts w:asciiTheme="minorHAnsi" w:eastAsiaTheme="minorEastAsia" w:hAnsiTheme="minorHAnsi" w:cstheme="minorBidi"/>
            <w:noProof/>
            <w:sz w:val="22"/>
            <w:szCs w:val="22"/>
          </w:rPr>
          <w:tab/>
        </w:r>
        <w:r w:rsidRPr="00162964">
          <w:rPr>
            <w:rStyle w:val="Hyperlink"/>
            <w:i/>
            <w:noProof/>
          </w:rPr>
          <w:t>Business Sign Off</w:t>
        </w:r>
        <w:r>
          <w:rPr>
            <w:noProof/>
            <w:webHidden/>
          </w:rPr>
          <w:tab/>
        </w:r>
        <w:r>
          <w:rPr>
            <w:noProof/>
            <w:webHidden/>
          </w:rPr>
          <w:fldChar w:fldCharType="begin"/>
        </w:r>
        <w:r>
          <w:rPr>
            <w:noProof/>
            <w:webHidden/>
          </w:rPr>
          <w:instrText xml:space="preserve"> PAGEREF _Toc415654823 \h </w:instrText>
        </w:r>
      </w:ins>
      <w:r>
        <w:rPr>
          <w:noProof/>
          <w:webHidden/>
        </w:rPr>
      </w:r>
      <w:r>
        <w:rPr>
          <w:noProof/>
          <w:webHidden/>
        </w:rPr>
        <w:fldChar w:fldCharType="separate"/>
      </w:r>
      <w:ins w:id="88" w:author="Amy Byers" w:date="2015-04-01T12:31:00Z">
        <w:r>
          <w:rPr>
            <w:noProof/>
            <w:webHidden/>
          </w:rPr>
          <w:t>13</w:t>
        </w:r>
        <w:r>
          <w:rPr>
            <w:noProof/>
            <w:webHidden/>
          </w:rPr>
          <w:fldChar w:fldCharType="end"/>
        </w:r>
        <w:r w:rsidRPr="00162964">
          <w:rPr>
            <w:rStyle w:val="Hyperlink"/>
            <w:noProof/>
          </w:rPr>
          <w:fldChar w:fldCharType="end"/>
        </w:r>
      </w:ins>
    </w:p>
    <w:p w:rsidR="00966667" w:rsidRDefault="00966667">
      <w:pPr>
        <w:pStyle w:val="TOC1"/>
        <w:rPr>
          <w:ins w:id="89" w:author="Amy Byers" w:date="2015-04-01T12:31:00Z"/>
          <w:rFonts w:asciiTheme="minorHAnsi" w:eastAsiaTheme="minorEastAsia" w:hAnsiTheme="minorHAnsi" w:cstheme="minorBidi"/>
          <w:noProof/>
          <w:sz w:val="22"/>
          <w:szCs w:val="22"/>
        </w:rPr>
      </w:pPr>
      <w:ins w:id="90"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"_Toc415654824"</w:instrText>
        </w:r>
        <w:r w:rsidRPr="00162964">
          <w:rPr>
            <w:rStyle w:val="Hyperlink"/>
            <w:noProof/>
          </w:rPr>
          <w:instrText xml:space="preserve"> </w:instrText>
        </w:r>
        <w:r w:rsidRPr="00162964">
          <w:rPr>
            <w:rStyle w:val="Hyperlink"/>
            <w:noProof/>
          </w:rPr>
          <w:fldChar w:fldCharType="separate"/>
        </w:r>
        <w:r w:rsidRPr="00162964">
          <w:rPr>
            <w:rStyle w:val="Hyperlink"/>
            <w:i/>
            <w:noProof/>
          </w:rPr>
          <w:t>6.</w:t>
        </w:r>
        <w:r>
          <w:rPr>
            <w:rFonts w:asciiTheme="minorHAnsi" w:eastAsiaTheme="minorEastAsia" w:hAnsiTheme="minorHAnsi" w:cstheme="minorBidi"/>
            <w:noProof/>
            <w:sz w:val="22"/>
            <w:szCs w:val="22"/>
          </w:rPr>
          <w:tab/>
        </w:r>
        <w:r w:rsidRPr="00162964">
          <w:rPr>
            <w:rStyle w:val="Hyperlink"/>
            <w:i/>
            <w:noProof/>
          </w:rPr>
          <w:t>Revision History</w:t>
        </w:r>
        <w:r>
          <w:rPr>
            <w:noProof/>
            <w:webHidden/>
          </w:rPr>
          <w:tab/>
        </w:r>
        <w:r>
          <w:rPr>
            <w:noProof/>
            <w:webHidden/>
          </w:rPr>
          <w:fldChar w:fldCharType="begin"/>
        </w:r>
        <w:r>
          <w:rPr>
            <w:noProof/>
            <w:webHidden/>
          </w:rPr>
          <w:instrText xml:space="preserve"> PAGEREF _Toc415654824 \h </w:instrText>
        </w:r>
      </w:ins>
      <w:r>
        <w:rPr>
          <w:noProof/>
          <w:webHidden/>
        </w:rPr>
      </w:r>
      <w:r>
        <w:rPr>
          <w:noProof/>
          <w:webHidden/>
        </w:rPr>
        <w:fldChar w:fldCharType="separate"/>
      </w:r>
      <w:ins w:id="91" w:author="Amy Byers" w:date="2015-04-01T12:31:00Z">
        <w:r>
          <w:rPr>
            <w:noProof/>
            <w:webHidden/>
          </w:rPr>
          <w:t>13</w:t>
        </w:r>
        <w:r>
          <w:rPr>
            <w:noProof/>
            <w:webHidden/>
          </w:rPr>
          <w:fldChar w:fldCharType="end"/>
        </w:r>
        <w:r w:rsidRPr="00162964">
          <w:rPr>
            <w:rStyle w:val="Hyperlink"/>
            <w:noProof/>
          </w:rPr>
          <w:fldChar w:fldCharType="end"/>
        </w:r>
      </w:ins>
    </w:p>
    <w:p w:rsidR="00966667" w:rsidRDefault="00966667">
      <w:pPr>
        <w:pStyle w:val="TOC1"/>
        <w:rPr>
          <w:ins w:id="92" w:author="Amy Byers" w:date="2015-04-01T12:31:00Z"/>
          <w:rFonts w:asciiTheme="minorHAnsi" w:eastAsiaTheme="minorEastAsia" w:hAnsiTheme="minorHAnsi" w:cstheme="minorBidi"/>
          <w:noProof/>
          <w:sz w:val="22"/>
          <w:szCs w:val="22"/>
        </w:rPr>
      </w:pPr>
      <w:ins w:id="93"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"_Toc415654825"</w:instrText>
        </w:r>
        <w:r w:rsidRPr="00162964">
          <w:rPr>
            <w:rStyle w:val="Hyperlink"/>
            <w:noProof/>
          </w:rPr>
          <w:instrText xml:space="preserve"> </w:instrText>
        </w:r>
        <w:r w:rsidRPr="00162964">
          <w:rPr>
            <w:rStyle w:val="Hyperlink"/>
            <w:noProof/>
          </w:rPr>
          <w:fldChar w:fldCharType="separate"/>
        </w:r>
        <w:r w:rsidRPr="00162964">
          <w:rPr>
            <w:rStyle w:val="Hyperlink"/>
            <w:noProof/>
          </w:rPr>
          <w:t>7.</w:t>
        </w:r>
        <w:r>
          <w:rPr>
            <w:rFonts w:asciiTheme="minorHAnsi" w:eastAsiaTheme="minorEastAsia" w:hAnsiTheme="minorHAnsi" w:cstheme="minorBidi"/>
            <w:noProof/>
            <w:sz w:val="22"/>
            <w:szCs w:val="22"/>
          </w:rPr>
          <w:tab/>
        </w:r>
        <w:r w:rsidRPr="00162964">
          <w:rPr>
            <w:rStyle w:val="Hyperlink"/>
            <w:noProof/>
          </w:rPr>
          <w:t>Appendix A: Source Documentation</w:t>
        </w:r>
        <w:r>
          <w:rPr>
            <w:noProof/>
            <w:webHidden/>
          </w:rPr>
          <w:tab/>
        </w:r>
        <w:r>
          <w:rPr>
            <w:noProof/>
            <w:webHidden/>
          </w:rPr>
          <w:fldChar w:fldCharType="begin"/>
        </w:r>
        <w:r>
          <w:rPr>
            <w:noProof/>
            <w:webHidden/>
          </w:rPr>
          <w:instrText xml:space="preserve"> PAGEREF _Toc415654825 \h </w:instrText>
        </w:r>
      </w:ins>
      <w:r>
        <w:rPr>
          <w:noProof/>
          <w:webHidden/>
        </w:rPr>
      </w:r>
      <w:r>
        <w:rPr>
          <w:noProof/>
          <w:webHidden/>
        </w:rPr>
        <w:fldChar w:fldCharType="separate"/>
      </w:r>
      <w:ins w:id="94" w:author="Amy Byers" w:date="2015-04-01T12:31:00Z">
        <w:r>
          <w:rPr>
            <w:noProof/>
            <w:webHidden/>
          </w:rPr>
          <w:t>13</w:t>
        </w:r>
        <w:r>
          <w:rPr>
            <w:noProof/>
            <w:webHidden/>
          </w:rPr>
          <w:fldChar w:fldCharType="end"/>
        </w:r>
        <w:r w:rsidRPr="00162964">
          <w:rPr>
            <w:rStyle w:val="Hyperlink"/>
            <w:noProof/>
          </w:rPr>
          <w:fldChar w:fldCharType="end"/>
        </w:r>
      </w:ins>
    </w:p>
    <w:p w:rsidR="00966667" w:rsidRDefault="00966667">
      <w:pPr>
        <w:pStyle w:val="TOC2"/>
        <w:rPr>
          <w:ins w:id="95" w:author="Amy Byers" w:date="2015-04-01T12:31:00Z"/>
          <w:rFonts w:asciiTheme="minorHAnsi" w:eastAsiaTheme="minorEastAsia" w:hAnsiTheme="minorHAnsi" w:cstheme="minorBidi"/>
          <w:noProof/>
          <w:sz w:val="22"/>
          <w:szCs w:val="22"/>
        </w:rPr>
      </w:pPr>
      <w:ins w:id="96"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"_Toc415654826"</w:instrText>
        </w:r>
        <w:r w:rsidRPr="00162964">
          <w:rPr>
            <w:rStyle w:val="Hyperlink"/>
            <w:noProof/>
          </w:rPr>
          <w:instrText xml:space="preserve"> </w:instrText>
        </w:r>
        <w:r w:rsidRPr="00162964">
          <w:rPr>
            <w:rStyle w:val="Hyperlink"/>
            <w:noProof/>
          </w:rPr>
          <w:fldChar w:fldCharType="separate"/>
        </w:r>
        <w:r w:rsidRPr="00162964">
          <w:rPr>
            <w:rStyle w:val="Hyperlink"/>
            <w:noProof/>
          </w:rPr>
          <w:t>7.1</w:t>
        </w:r>
        <w:r>
          <w:rPr>
            <w:rFonts w:asciiTheme="minorHAnsi" w:eastAsiaTheme="minorEastAsia" w:hAnsiTheme="minorHAnsi" w:cstheme="minorBidi"/>
            <w:noProof/>
            <w:sz w:val="22"/>
            <w:szCs w:val="22"/>
          </w:rPr>
          <w:tab/>
        </w:r>
        <w:r w:rsidRPr="00162964">
          <w:rPr>
            <w:rStyle w:val="Hyperlink"/>
            <w:noProof/>
          </w:rPr>
          <w:t>Functional Requirements</w:t>
        </w:r>
        <w:r>
          <w:rPr>
            <w:noProof/>
            <w:webHidden/>
          </w:rPr>
          <w:tab/>
        </w:r>
        <w:r>
          <w:rPr>
            <w:noProof/>
            <w:webHidden/>
          </w:rPr>
          <w:fldChar w:fldCharType="begin"/>
        </w:r>
        <w:r>
          <w:rPr>
            <w:noProof/>
            <w:webHidden/>
          </w:rPr>
          <w:instrText xml:space="preserve"> PAGEREF _Toc415654826 \h </w:instrText>
        </w:r>
      </w:ins>
      <w:r>
        <w:rPr>
          <w:noProof/>
          <w:webHidden/>
        </w:rPr>
      </w:r>
      <w:r>
        <w:rPr>
          <w:noProof/>
          <w:webHidden/>
        </w:rPr>
        <w:fldChar w:fldCharType="separate"/>
      </w:r>
      <w:ins w:id="97" w:author="Amy Byers" w:date="2015-04-01T12:31:00Z">
        <w:r>
          <w:rPr>
            <w:noProof/>
            <w:webHidden/>
          </w:rPr>
          <w:t>13</w:t>
        </w:r>
        <w:r>
          <w:rPr>
            <w:noProof/>
            <w:webHidden/>
          </w:rPr>
          <w:fldChar w:fldCharType="end"/>
        </w:r>
        <w:r w:rsidRPr="00162964">
          <w:rPr>
            <w:rStyle w:val="Hyperlink"/>
            <w:noProof/>
          </w:rPr>
          <w:fldChar w:fldCharType="end"/>
        </w:r>
      </w:ins>
    </w:p>
    <w:p w:rsidR="00966667" w:rsidRDefault="00966667">
      <w:pPr>
        <w:pStyle w:val="TOC1"/>
        <w:rPr>
          <w:ins w:id="98" w:author="Amy Byers" w:date="2015-04-01T12:31:00Z"/>
          <w:rFonts w:asciiTheme="minorHAnsi" w:eastAsiaTheme="minorEastAsia" w:hAnsiTheme="minorHAnsi" w:cstheme="minorBidi"/>
          <w:noProof/>
          <w:sz w:val="22"/>
          <w:szCs w:val="22"/>
        </w:rPr>
      </w:pPr>
      <w:ins w:id="99" w:author="Amy Byers" w:date="2015-04-01T12:31:00Z">
        <w:r w:rsidRPr="00162964">
          <w:rPr>
            <w:rStyle w:val="Hyperlink"/>
            <w:noProof/>
          </w:rPr>
          <w:fldChar w:fldCharType="begin"/>
        </w:r>
        <w:r w:rsidRPr="00162964">
          <w:rPr>
            <w:rStyle w:val="Hyperlink"/>
            <w:noProof/>
          </w:rPr>
          <w:instrText xml:space="preserve"> </w:instrText>
        </w:r>
        <w:r>
          <w:rPr>
            <w:noProof/>
          </w:rPr>
          <w:instrText>HYPERLINK \l "_Toc415654827"</w:instrText>
        </w:r>
        <w:r w:rsidRPr="00162964">
          <w:rPr>
            <w:rStyle w:val="Hyperlink"/>
            <w:noProof/>
          </w:rPr>
          <w:instrText xml:space="preserve"> </w:instrText>
        </w:r>
        <w:r w:rsidRPr="00162964">
          <w:rPr>
            <w:rStyle w:val="Hyperlink"/>
            <w:noProof/>
          </w:rPr>
          <w:fldChar w:fldCharType="separate"/>
        </w:r>
        <w:r w:rsidRPr="00162964">
          <w:rPr>
            <w:rStyle w:val="Hyperlink"/>
            <w:i/>
            <w:noProof/>
          </w:rPr>
          <w:t>8.</w:t>
        </w:r>
        <w:r>
          <w:rPr>
            <w:rFonts w:asciiTheme="minorHAnsi" w:eastAsiaTheme="minorEastAsia" w:hAnsiTheme="minorHAnsi" w:cstheme="minorBidi"/>
            <w:noProof/>
            <w:sz w:val="22"/>
            <w:szCs w:val="22"/>
          </w:rPr>
          <w:tab/>
        </w:r>
        <w:r w:rsidRPr="00162964">
          <w:rPr>
            <w:rStyle w:val="Hyperlink"/>
            <w:i/>
            <w:noProof/>
          </w:rPr>
          <w:t xml:space="preserve">Appendix </w:t>
        </w:r>
        <w:r w:rsidRPr="00162964">
          <w:rPr>
            <w:rStyle w:val="Hyperlink"/>
            <w:noProof/>
          </w:rPr>
          <w:t>B</w:t>
        </w:r>
        <w:r w:rsidRPr="00162964">
          <w:rPr>
            <w:rStyle w:val="Hyperlink"/>
            <w:i/>
            <w:noProof/>
          </w:rPr>
          <w:t>: Glossary</w:t>
        </w:r>
        <w:r>
          <w:rPr>
            <w:noProof/>
            <w:webHidden/>
          </w:rPr>
          <w:tab/>
        </w:r>
        <w:r>
          <w:rPr>
            <w:noProof/>
            <w:webHidden/>
          </w:rPr>
          <w:fldChar w:fldCharType="begin"/>
        </w:r>
        <w:r>
          <w:rPr>
            <w:noProof/>
            <w:webHidden/>
          </w:rPr>
          <w:instrText xml:space="preserve"> PAGEREF _Toc415654827 \h </w:instrText>
        </w:r>
      </w:ins>
      <w:r>
        <w:rPr>
          <w:noProof/>
          <w:webHidden/>
        </w:rPr>
      </w:r>
      <w:r>
        <w:rPr>
          <w:noProof/>
          <w:webHidden/>
        </w:rPr>
        <w:fldChar w:fldCharType="separate"/>
      </w:r>
      <w:ins w:id="100" w:author="Amy Byers" w:date="2015-04-01T12:31:00Z">
        <w:r>
          <w:rPr>
            <w:noProof/>
            <w:webHidden/>
          </w:rPr>
          <w:t>14</w:t>
        </w:r>
        <w:r>
          <w:rPr>
            <w:noProof/>
            <w:webHidden/>
          </w:rPr>
          <w:fldChar w:fldCharType="end"/>
        </w:r>
        <w:r w:rsidRPr="00162964">
          <w:rPr>
            <w:rStyle w:val="Hyperlink"/>
            <w:noProof/>
          </w:rPr>
          <w:fldChar w:fldCharType="end"/>
        </w:r>
      </w:ins>
    </w:p>
    <w:p w:rsidR="00F27C75" w:rsidRPr="004D3A5D" w:rsidDel="00966667" w:rsidRDefault="00F27C75">
      <w:pPr>
        <w:pStyle w:val="TOC1"/>
        <w:rPr>
          <w:del w:id="101" w:author="Amy Byers" w:date="2015-04-01T12:31:00Z"/>
          <w:rFonts w:asciiTheme="minorHAnsi" w:eastAsiaTheme="minorEastAsia" w:hAnsiTheme="minorHAnsi" w:cstheme="minorBidi"/>
          <w:noProof/>
          <w:sz w:val="22"/>
          <w:szCs w:val="22"/>
        </w:rPr>
      </w:pPr>
      <w:del w:id="102" w:author="Amy Byers" w:date="2015-04-01T12:31:00Z">
        <w:r w:rsidRPr="00966667" w:rsidDel="00966667">
          <w:rPr>
            <w:i/>
            <w:noProof/>
          </w:rPr>
          <w:delText>1.</w:delText>
        </w:r>
        <w:r w:rsidRPr="004D3A5D" w:rsidDel="00966667">
          <w:rPr>
            <w:rFonts w:asciiTheme="minorHAnsi" w:eastAsiaTheme="minorEastAsia" w:hAnsiTheme="minorHAnsi" w:cstheme="minorBidi"/>
            <w:noProof/>
            <w:sz w:val="22"/>
            <w:szCs w:val="22"/>
          </w:rPr>
          <w:tab/>
        </w:r>
        <w:r w:rsidRPr="00966667" w:rsidDel="00966667">
          <w:rPr>
            <w:i/>
            <w:noProof/>
          </w:rPr>
          <w:delText>Feature Overview</w:delText>
        </w:r>
        <w:r w:rsidRPr="004D3A5D" w:rsidDel="00966667">
          <w:rPr>
            <w:noProof/>
            <w:webHidden/>
          </w:rPr>
          <w:tab/>
          <w:delText>3</w:delText>
        </w:r>
      </w:del>
    </w:p>
    <w:p w:rsidR="00F27C75" w:rsidRPr="004D3A5D" w:rsidDel="00966667" w:rsidRDefault="00F27C75">
      <w:pPr>
        <w:pStyle w:val="TOC2"/>
        <w:rPr>
          <w:del w:id="103" w:author="Amy Byers" w:date="2015-04-01T12:31:00Z"/>
          <w:rFonts w:asciiTheme="minorHAnsi" w:eastAsiaTheme="minorEastAsia" w:hAnsiTheme="minorHAnsi" w:cstheme="minorBidi"/>
          <w:noProof/>
          <w:sz w:val="22"/>
          <w:szCs w:val="22"/>
        </w:rPr>
      </w:pPr>
      <w:del w:id="104" w:author="Amy Byers" w:date="2015-04-01T12:31:00Z">
        <w:r w:rsidRPr="00966667" w:rsidDel="00966667">
          <w:rPr>
            <w:noProof/>
          </w:rPr>
          <w:delText>1.1</w:delText>
        </w:r>
        <w:r w:rsidRPr="004D3A5D" w:rsidDel="00966667">
          <w:rPr>
            <w:rFonts w:asciiTheme="minorHAnsi" w:eastAsiaTheme="minorEastAsia" w:hAnsiTheme="minorHAnsi" w:cstheme="minorBidi"/>
            <w:noProof/>
            <w:sz w:val="22"/>
            <w:szCs w:val="22"/>
          </w:rPr>
          <w:tab/>
        </w:r>
        <w:r w:rsidRPr="00966667" w:rsidDel="00966667">
          <w:rPr>
            <w:noProof/>
          </w:rPr>
          <w:delText>Feature Description</w:delText>
        </w:r>
        <w:r w:rsidRPr="004D3A5D" w:rsidDel="00966667">
          <w:rPr>
            <w:noProof/>
            <w:webHidden/>
          </w:rPr>
          <w:tab/>
          <w:delText>3</w:delText>
        </w:r>
      </w:del>
    </w:p>
    <w:p w:rsidR="00F27C75" w:rsidRPr="004D3A5D" w:rsidDel="00966667" w:rsidRDefault="00F27C75">
      <w:pPr>
        <w:pStyle w:val="TOC2"/>
        <w:rPr>
          <w:del w:id="105" w:author="Amy Byers" w:date="2015-04-01T12:31:00Z"/>
          <w:rFonts w:asciiTheme="minorHAnsi" w:eastAsiaTheme="minorEastAsia" w:hAnsiTheme="minorHAnsi" w:cstheme="minorBidi"/>
          <w:noProof/>
          <w:sz w:val="22"/>
          <w:szCs w:val="22"/>
        </w:rPr>
      </w:pPr>
      <w:del w:id="106" w:author="Amy Byers" w:date="2015-04-01T12:31:00Z">
        <w:r w:rsidRPr="00966667" w:rsidDel="00966667">
          <w:rPr>
            <w:noProof/>
          </w:rPr>
          <w:delText>1.2</w:delText>
        </w:r>
        <w:r w:rsidRPr="004D3A5D" w:rsidDel="00966667">
          <w:rPr>
            <w:rFonts w:asciiTheme="minorHAnsi" w:eastAsiaTheme="minorEastAsia" w:hAnsiTheme="minorHAnsi" w:cstheme="minorBidi"/>
            <w:noProof/>
            <w:sz w:val="22"/>
            <w:szCs w:val="22"/>
          </w:rPr>
          <w:tab/>
        </w:r>
        <w:r w:rsidRPr="00966667" w:rsidDel="00966667">
          <w:rPr>
            <w:noProof/>
          </w:rPr>
          <w:delText>Assumptions</w:delText>
        </w:r>
        <w:r w:rsidRPr="004D3A5D" w:rsidDel="00966667">
          <w:rPr>
            <w:noProof/>
            <w:webHidden/>
          </w:rPr>
          <w:tab/>
          <w:delText>3</w:delText>
        </w:r>
      </w:del>
    </w:p>
    <w:p w:rsidR="00F27C75" w:rsidRPr="004D3A5D" w:rsidDel="00966667" w:rsidRDefault="00F27C75">
      <w:pPr>
        <w:pStyle w:val="TOC2"/>
        <w:rPr>
          <w:del w:id="107" w:author="Amy Byers" w:date="2015-04-01T12:31:00Z"/>
          <w:rFonts w:asciiTheme="minorHAnsi" w:eastAsiaTheme="minorEastAsia" w:hAnsiTheme="minorHAnsi" w:cstheme="minorBidi"/>
          <w:noProof/>
          <w:sz w:val="22"/>
          <w:szCs w:val="22"/>
        </w:rPr>
      </w:pPr>
      <w:del w:id="108" w:author="Amy Byers" w:date="2015-04-01T12:31:00Z">
        <w:r w:rsidRPr="00966667" w:rsidDel="00966667">
          <w:rPr>
            <w:noProof/>
          </w:rPr>
          <w:delText>1.3</w:delText>
        </w:r>
        <w:r w:rsidRPr="004D3A5D" w:rsidDel="00966667">
          <w:rPr>
            <w:rFonts w:asciiTheme="minorHAnsi" w:eastAsiaTheme="minorEastAsia" w:hAnsiTheme="minorHAnsi" w:cstheme="minorBidi"/>
            <w:noProof/>
            <w:sz w:val="22"/>
            <w:szCs w:val="22"/>
          </w:rPr>
          <w:tab/>
        </w:r>
        <w:r w:rsidRPr="00966667" w:rsidDel="00966667">
          <w:rPr>
            <w:noProof/>
          </w:rPr>
          <w:delText>Parameters and System Settings</w:delText>
        </w:r>
        <w:r w:rsidRPr="004D3A5D" w:rsidDel="00966667">
          <w:rPr>
            <w:noProof/>
            <w:webHidden/>
          </w:rPr>
          <w:tab/>
          <w:delText>4</w:delText>
        </w:r>
      </w:del>
    </w:p>
    <w:p w:rsidR="00F27C75" w:rsidRPr="004D3A5D" w:rsidDel="00966667" w:rsidRDefault="00F27C75">
      <w:pPr>
        <w:pStyle w:val="TOC2"/>
        <w:rPr>
          <w:del w:id="109" w:author="Amy Byers" w:date="2015-04-01T12:31:00Z"/>
          <w:rFonts w:asciiTheme="minorHAnsi" w:eastAsiaTheme="minorEastAsia" w:hAnsiTheme="minorHAnsi" w:cstheme="minorBidi"/>
          <w:noProof/>
          <w:sz w:val="22"/>
          <w:szCs w:val="22"/>
        </w:rPr>
      </w:pPr>
      <w:del w:id="110" w:author="Amy Byers" w:date="2015-04-01T12:31:00Z">
        <w:r w:rsidRPr="00966667" w:rsidDel="00966667">
          <w:rPr>
            <w:noProof/>
          </w:rPr>
          <w:delText>1.4</w:delText>
        </w:r>
        <w:r w:rsidRPr="004D3A5D" w:rsidDel="00966667">
          <w:rPr>
            <w:rFonts w:asciiTheme="minorHAnsi" w:eastAsiaTheme="minorEastAsia" w:hAnsiTheme="minorHAnsi" w:cstheme="minorBidi"/>
            <w:noProof/>
            <w:sz w:val="22"/>
            <w:szCs w:val="22"/>
          </w:rPr>
          <w:tab/>
        </w:r>
        <w:r w:rsidRPr="00966667" w:rsidDel="00966667">
          <w:rPr>
            <w:noProof/>
          </w:rPr>
          <w:delText>Interfaces</w:delText>
        </w:r>
        <w:r w:rsidRPr="004D3A5D" w:rsidDel="00966667">
          <w:rPr>
            <w:noProof/>
            <w:webHidden/>
          </w:rPr>
          <w:tab/>
          <w:delText>4</w:delText>
        </w:r>
      </w:del>
    </w:p>
    <w:p w:rsidR="00F27C75" w:rsidRPr="004D3A5D" w:rsidDel="00966667" w:rsidRDefault="00F27C75">
      <w:pPr>
        <w:pStyle w:val="TOC1"/>
        <w:rPr>
          <w:del w:id="111" w:author="Amy Byers" w:date="2015-04-01T12:31:00Z"/>
          <w:rFonts w:asciiTheme="minorHAnsi" w:eastAsiaTheme="minorEastAsia" w:hAnsiTheme="minorHAnsi" w:cstheme="minorBidi"/>
          <w:noProof/>
          <w:sz w:val="22"/>
          <w:szCs w:val="22"/>
        </w:rPr>
      </w:pPr>
      <w:del w:id="112" w:author="Amy Byers" w:date="2015-04-01T12:31:00Z">
        <w:r w:rsidRPr="00966667" w:rsidDel="00966667">
          <w:rPr>
            <w:i/>
            <w:noProof/>
          </w:rPr>
          <w:delText>2.</w:delText>
        </w:r>
        <w:r w:rsidRPr="004D3A5D" w:rsidDel="00966667">
          <w:rPr>
            <w:rFonts w:asciiTheme="minorHAnsi" w:eastAsiaTheme="minorEastAsia" w:hAnsiTheme="minorHAnsi" w:cstheme="minorBidi"/>
            <w:noProof/>
            <w:sz w:val="22"/>
            <w:szCs w:val="22"/>
          </w:rPr>
          <w:tab/>
        </w:r>
        <w:r w:rsidRPr="00966667" w:rsidDel="00966667">
          <w:rPr>
            <w:i/>
            <w:noProof/>
          </w:rPr>
          <w:delText>USE CASE: Modify Transaction</w:delText>
        </w:r>
        <w:r w:rsidRPr="004D3A5D" w:rsidDel="00966667">
          <w:rPr>
            <w:noProof/>
            <w:webHidden/>
          </w:rPr>
          <w:tab/>
          <w:delText>5</w:delText>
        </w:r>
      </w:del>
    </w:p>
    <w:p w:rsidR="00F27C75" w:rsidRPr="004D3A5D" w:rsidDel="00966667" w:rsidRDefault="00F27C75">
      <w:pPr>
        <w:pStyle w:val="TOC2"/>
        <w:rPr>
          <w:del w:id="113" w:author="Amy Byers" w:date="2015-04-01T12:31:00Z"/>
          <w:rFonts w:asciiTheme="minorHAnsi" w:eastAsiaTheme="minorEastAsia" w:hAnsiTheme="minorHAnsi" w:cstheme="minorBidi"/>
          <w:noProof/>
          <w:sz w:val="22"/>
          <w:szCs w:val="22"/>
        </w:rPr>
      </w:pPr>
      <w:del w:id="114" w:author="Amy Byers" w:date="2015-04-01T12:31:00Z">
        <w:r w:rsidRPr="00966667" w:rsidDel="00966667">
          <w:rPr>
            <w:noProof/>
          </w:rPr>
          <w:delText>2.1</w:delText>
        </w:r>
        <w:r w:rsidRPr="004D3A5D" w:rsidDel="00966667">
          <w:rPr>
            <w:rFonts w:asciiTheme="minorHAnsi" w:eastAsiaTheme="minorEastAsia" w:hAnsiTheme="minorHAnsi" w:cstheme="minorBidi"/>
            <w:noProof/>
            <w:sz w:val="22"/>
            <w:szCs w:val="22"/>
          </w:rPr>
          <w:tab/>
        </w:r>
        <w:r w:rsidRPr="00966667" w:rsidDel="00966667">
          <w:rPr>
            <w:noProof/>
          </w:rPr>
          <w:delText>Feature Flow</w:delText>
        </w:r>
        <w:r w:rsidRPr="004D3A5D" w:rsidDel="00966667">
          <w:rPr>
            <w:noProof/>
            <w:webHidden/>
          </w:rPr>
          <w:tab/>
          <w:delText>5</w:delText>
        </w:r>
      </w:del>
    </w:p>
    <w:p w:rsidR="00F27C75" w:rsidRPr="004D3A5D" w:rsidDel="00966667" w:rsidRDefault="00F27C75">
      <w:pPr>
        <w:pStyle w:val="TOC2"/>
        <w:rPr>
          <w:del w:id="115" w:author="Amy Byers" w:date="2015-04-01T12:31:00Z"/>
          <w:rFonts w:asciiTheme="minorHAnsi" w:eastAsiaTheme="minorEastAsia" w:hAnsiTheme="minorHAnsi" w:cstheme="minorBidi"/>
          <w:noProof/>
          <w:sz w:val="22"/>
          <w:szCs w:val="22"/>
        </w:rPr>
      </w:pPr>
      <w:del w:id="116" w:author="Amy Byers" w:date="2015-04-01T12:31:00Z">
        <w:r w:rsidRPr="00966667" w:rsidDel="00966667">
          <w:rPr>
            <w:noProof/>
          </w:rPr>
          <w:delText>2.2</w:delText>
        </w:r>
        <w:r w:rsidRPr="004D3A5D" w:rsidDel="00966667">
          <w:rPr>
            <w:rFonts w:asciiTheme="minorHAnsi" w:eastAsiaTheme="minorEastAsia" w:hAnsiTheme="minorHAnsi" w:cstheme="minorBidi"/>
            <w:noProof/>
            <w:sz w:val="22"/>
            <w:szCs w:val="22"/>
          </w:rPr>
          <w:tab/>
        </w:r>
        <w:r w:rsidRPr="00966667" w:rsidDel="00966667">
          <w:rPr>
            <w:noProof/>
          </w:rPr>
          <w:delText>Precondition</w:delText>
        </w:r>
        <w:r w:rsidRPr="004D3A5D" w:rsidDel="00966667">
          <w:rPr>
            <w:noProof/>
            <w:webHidden/>
          </w:rPr>
          <w:tab/>
          <w:delText>5</w:delText>
        </w:r>
      </w:del>
    </w:p>
    <w:p w:rsidR="00F27C75" w:rsidRPr="004D3A5D" w:rsidDel="00966667" w:rsidRDefault="00F27C75">
      <w:pPr>
        <w:pStyle w:val="TOC2"/>
        <w:rPr>
          <w:del w:id="117" w:author="Amy Byers" w:date="2015-04-01T12:31:00Z"/>
          <w:rFonts w:asciiTheme="minorHAnsi" w:eastAsiaTheme="minorEastAsia" w:hAnsiTheme="minorHAnsi" w:cstheme="minorBidi"/>
          <w:noProof/>
          <w:sz w:val="22"/>
          <w:szCs w:val="22"/>
        </w:rPr>
      </w:pPr>
      <w:del w:id="118" w:author="Amy Byers" w:date="2015-04-01T12:31:00Z">
        <w:r w:rsidRPr="00966667" w:rsidDel="00966667">
          <w:rPr>
            <w:noProof/>
          </w:rPr>
          <w:delText>2.3</w:delText>
        </w:r>
        <w:r w:rsidRPr="004D3A5D" w:rsidDel="00966667">
          <w:rPr>
            <w:rFonts w:asciiTheme="minorHAnsi" w:eastAsiaTheme="minorEastAsia" w:hAnsiTheme="minorHAnsi" w:cstheme="minorBidi"/>
            <w:noProof/>
            <w:sz w:val="22"/>
            <w:szCs w:val="22"/>
          </w:rPr>
          <w:tab/>
        </w:r>
        <w:r w:rsidRPr="00966667" w:rsidDel="00966667">
          <w:rPr>
            <w:noProof/>
          </w:rPr>
          <w:delText>Main Flow</w:delText>
        </w:r>
        <w:r w:rsidRPr="004D3A5D" w:rsidDel="00966667">
          <w:rPr>
            <w:noProof/>
            <w:webHidden/>
          </w:rPr>
          <w:tab/>
          <w:delText>5</w:delText>
        </w:r>
      </w:del>
    </w:p>
    <w:p w:rsidR="00F27C75" w:rsidRPr="004D3A5D" w:rsidDel="00966667" w:rsidRDefault="00F27C75">
      <w:pPr>
        <w:pStyle w:val="TOC2"/>
        <w:rPr>
          <w:del w:id="119" w:author="Amy Byers" w:date="2015-04-01T12:31:00Z"/>
          <w:rFonts w:asciiTheme="minorHAnsi" w:eastAsiaTheme="minorEastAsia" w:hAnsiTheme="minorHAnsi" w:cstheme="minorBidi"/>
          <w:noProof/>
          <w:sz w:val="22"/>
          <w:szCs w:val="22"/>
        </w:rPr>
      </w:pPr>
      <w:del w:id="120" w:author="Amy Byers" w:date="2015-04-01T12:31:00Z">
        <w:r w:rsidRPr="00966667" w:rsidDel="00966667">
          <w:rPr>
            <w:noProof/>
          </w:rPr>
          <w:delText>2.4</w:delText>
        </w:r>
        <w:r w:rsidRPr="004D3A5D" w:rsidDel="00966667">
          <w:rPr>
            <w:rFonts w:asciiTheme="minorHAnsi" w:eastAsiaTheme="minorEastAsia" w:hAnsiTheme="minorHAnsi" w:cstheme="minorBidi"/>
            <w:noProof/>
            <w:sz w:val="22"/>
            <w:szCs w:val="22"/>
          </w:rPr>
          <w:tab/>
        </w:r>
        <w:r w:rsidRPr="00966667" w:rsidDel="00966667">
          <w:rPr>
            <w:noProof/>
          </w:rPr>
          <w:delText>Alternate Flows</w:delText>
        </w:r>
        <w:r w:rsidRPr="004D3A5D" w:rsidDel="00966667">
          <w:rPr>
            <w:noProof/>
            <w:webHidden/>
          </w:rPr>
          <w:tab/>
          <w:delText>6</w:delText>
        </w:r>
      </w:del>
    </w:p>
    <w:p w:rsidR="00F27C75" w:rsidRPr="004D3A5D" w:rsidDel="00966667" w:rsidRDefault="00F27C75">
      <w:pPr>
        <w:pStyle w:val="TOC2"/>
        <w:rPr>
          <w:del w:id="121" w:author="Amy Byers" w:date="2015-04-01T12:31:00Z"/>
          <w:rFonts w:asciiTheme="minorHAnsi" w:eastAsiaTheme="minorEastAsia" w:hAnsiTheme="minorHAnsi" w:cstheme="minorBidi"/>
          <w:noProof/>
          <w:sz w:val="22"/>
          <w:szCs w:val="22"/>
        </w:rPr>
      </w:pPr>
      <w:del w:id="122" w:author="Amy Byers" w:date="2015-04-01T12:31:00Z">
        <w:r w:rsidRPr="00966667" w:rsidDel="00966667">
          <w:rPr>
            <w:noProof/>
          </w:rPr>
          <w:delText>2.5</w:delText>
        </w:r>
        <w:r w:rsidRPr="004D3A5D" w:rsidDel="00966667">
          <w:rPr>
            <w:rFonts w:asciiTheme="minorHAnsi" w:eastAsiaTheme="minorEastAsia" w:hAnsiTheme="minorHAnsi" w:cstheme="minorBidi"/>
            <w:noProof/>
            <w:sz w:val="22"/>
            <w:szCs w:val="22"/>
          </w:rPr>
          <w:tab/>
        </w:r>
        <w:r w:rsidRPr="00966667" w:rsidDel="00966667">
          <w:rPr>
            <w:noProof/>
          </w:rPr>
          <w:delText>Post Condition</w:delText>
        </w:r>
        <w:r w:rsidRPr="004D3A5D" w:rsidDel="00966667">
          <w:rPr>
            <w:noProof/>
            <w:webHidden/>
          </w:rPr>
          <w:tab/>
          <w:delText>6</w:delText>
        </w:r>
      </w:del>
    </w:p>
    <w:p w:rsidR="00F27C75" w:rsidRPr="004D3A5D" w:rsidDel="00966667" w:rsidRDefault="00F27C75">
      <w:pPr>
        <w:pStyle w:val="TOC2"/>
        <w:rPr>
          <w:del w:id="123" w:author="Amy Byers" w:date="2015-04-01T12:31:00Z"/>
          <w:rFonts w:asciiTheme="minorHAnsi" w:eastAsiaTheme="minorEastAsia" w:hAnsiTheme="minorHAnsi" w:cstheme="minorBidi"/>
          <w:noProof/>
          <w:sz w:val="22"/>
          <w:szCs w:val="22"/>
        </w:rPr>
      </w:pPr>
      <w:del w:id="124" w:author="Amy Byers" w:date="2015-04-01T12:31:00Z">
        <w:r w:rsidRPr="00966667" w:rsidDel="00966667">
          <w:rPr>
            <w:noProof/>
          </w:rPr>
          <w:delText>2.6</w:delText>
        </w:r>
        <w:r w:rsidRPr="004D3A5D" w:rsidDel="00966667">
          <w:rPr>
            <w:rFonts w:asciiTheme="minorHAnsi" w:eastAsiaTheme="minorEastAsia" w:hAnsiTheme="minorHAnsi" w:cstheme="minorBidi"/>
            <w:noProof/>
            <w:sz w:val="22"/>
            <w:szCs w:val="22"/>
          </w:rPr>
          <w:tab/>
        </w:r>
        <w:r w:rsidRPr="00966667" w:rsidDel="00966667">
          <w:rPr>
            <w:noProof/>
          </w:rPr>
          <w:delText>Special Requirements</w:delText>
        </w:r>
        <w:r w:rsidRPr="004D3A5D" w:rsidDel="00966667">
          <w:rPr>
            <w:noProof/>
            <w:webHidden/>
          </w:rPr>
          <w:tab/>
          <w:delText>6</w:delText>
        </w:r>
      </w:del>
    </w:p>
    <w:p w:rsidR="00F27C75" w:rsidRPr="004D3A5D" w:rsidDel="00966667" w:rsidRDefault="00F27C75">
      <w:pPr>
        <w:pStyle w:val="TOC1"/>
        <w:rPr>
          <w:del w:id="125" w:author="Amy Byers" w:date="2015-04-01T12:31:00Z"/>
          <w:rFonts w:asciiTheme="minorHAnsi" w:eastAsiaTheme="minorEastAsia" w:hAnsiTheme="minorHAnsi" w:cstheme="minorBidi"/>
          <w:noProof/>
          <w:sz w:val="22"/>
          <w:szCs w:val="22"/>
        </w:rPr>
      </w:pPr>
      <w:del w:id="126" w:author="Amy Byers" w:date="2015-04-01T12:31:00Z">
        <w:r w:rsidRPr="00966667" w:rsidDel="00966667">
          <w:rPr>
            <w:i/>
            <w:noProof/>
          </w:rPr>
          <w:delText>3.</w:delText>
        </w:r>
        <w:r w:rsidRPr="004D3A5D" w:rsidDel="00966667">
          <w:rPr>
            <w:rFonts w:asciiTheme="minorHAnsi" w:eastAsiaTheme="minorEastAsia" w:hAnsiTheme="minorHAnsi" w:cstheme="minorBidi"/>
            <w:noProof/>
            <w:sz w:val="22"/>
            <w:szCs w:val="22"/>
          </w:rPr>
          <w:tab/>
        </w:r>
        <w:r w:rsidRPr="00966667" w:rsidDel="00966667">
          <w:rPr>
            <w:i/>
            <w:noProof/>
          </w:rPr>
          <w:delText>Supplemental Specifications</w:delText>
        </w:r>
        <w:r w:rsidRPr="004D3A5D" w:rsidDel="00966667">
          <w:rPr>
            <w:noProof/>
            <w:webHidden/>
          </w:rPr>
          <w:tab/>
          <w:delText>7</w:delText>
        </w:r>
      </w:del>
    </w:p>
    <w:p w:rsidR="00F27C75" w:rsidRPr="004D3A5D" w:rsidDel="00966667" w:rsidRDefault="00F27C75">
      <w:pPr>
        <w:pStyle w:val="TOC2"/>
        <w:rPr>
          <w:del w:id="127" w:author="Amy Byers" w:date="2015-04-01T12:31:00Z"/>
          <w:rFonts w:asciiTheme="minorHAnsi" w:eastAsiaTheme="minorEastAsia" w:hAnsiTheme="minorHAnsi" w:cstheme="minorBidi"/>
          <w:noProof/>
          <w:sz w:val="22"/>
          <w:szCs w:val="22"/>
        </w:rPr>
      </w:pPr>
      <w:del w:id="128" w:author="Amy Byers" w:date="2015-04-01T12:31:00Z">
        <w:r w:rsidRPr="00966667" w:rsidDel="00966667">
          <w:rPr>
            <w:noProof/>
          </w:rPr>
          <w:delText>3.1</w:delText>
        </w:r>
        <w:r w:rsidRPr="004D3A5D" w:rsidDel="00966667">
          <w:rPr>
            <w:rFonts w:asciiTheme="minorHAnsi" w:eastAsiaTheme="minorEastAsia" w:hAnsiTheme="minorHAnsi" w:cstheme="minorBidi"/>
            <w:noProof/>
            <w:sz w:val="22"/>
            <w:szCs w:val="22"/>
          </w:rPr>
          <w:tab/>
        </w:r>
        <w:r w:rsidRPr="00966667" w:rsidDel="00966667">
          <w:rPr>
            <w:noProof/>
          </w:rPr>
          <w:delText>Electronic Journal</w:delText>
        </w:r>
        <w:r w:rsidRPr="004D3A5D" w:rsidDel="00966667">
          <w:rPr>
            <w:noProof/>
            <w:webHidden/>
          </w:rPr>
          <w:tab/>
          <w:delText>7</w:delText>
        </w:r>
      </w:del>
    </w:p>
    <w:p w:rsidR="00F27C75" w:rsidRPr="004D3A5D" w:rsidDel="00966667" w:rsidRDefault="00F27C75">
      <w:pPr>
        <w:pStyle w:val="TOC2"/>
        <w:rPr>
          <w:del w:id="129" w:author="Amy Byers" w:date="2015-04-01T12:31:00Z"/>
          <w:rFonts w:asciiTheme="minorHAnsi" w:eastAsiaTheme="minorEastAsia" w:hAnsiTheme="minorHAnsi" w:cstheme="minorBidi"/>
          <w:noProof/>
          <w:sz w:val="22"/>
          <w:szCs w:val="22"/>
        </w:rPr>
      </w:pPr>
      <w:del w:id="130" w:author="Amy Byers" w:date="2015-04-01T12:31:00Z">
        <w:r w:rsidRPr="00966667" w:rsidDel="00966667">
          <w:rPr>
            <w:noProof/>
          </w:rPr>
          <w:delText>3.2</w:delText>
        </w:r>
        <w:r w:rsidRPr="004D3A5D" w:rsidDel="00966667">
          <w:rPr>
            <w:rFonts w:asciiTheme="minorHAnsi" w:eastAsiaTheme="minorEastAsia" w:hAnsiTheme="minorHAnsi" w:cstheme="minorBidi"/>
            <w:noProof/>
            <w:sz w:val="22"/>
            <w:szCs w:val="22"/>
          </w:rPr>
          <w:tab/>
        </w:r>
        <w:r w:rsidRPr="00966667" w:rsidDel="00966667">
          <w:rPr>
            <w:noProof/>
          </w:rPr>
          <w:delText>Manager Override</w:delText>
        </w:r>
        <w:r w:rsidRPr="004D3A5D" w:rsidDel="00966667">
          <w:rPr>
            <w:noProof/>
            <w:webHidden/>
          </w:rPr>
          <w:tab/>
          <w:delText>7</w:delText>
        </w:r>
      </w:del>
    </w:p>
    <w:p w:rsidR="00F27C75" w:rsidRPr="004D3A5D" w:rsidDel="00966667" w:rsidRDefault="00F27C75">
      <w:pPr>
        <w:pStyle w:val="TOC2"/>
        <w:rPr>
          <w:del w:id="131" w:author="Amy Byers" w:date="2015-04-01T12:31:00Z"/>
          <w:rFonts w:asciiTheme="minorHAnsi" w:eastAsiaTheme="minorEastAsia" w:hAnsiTheme="minorHAnsi" w:cstheme="minorBidi"/>
          <w:noProof/>
          <w:sz w:val="22"/>
          <w:szCs w:val="22"/>
        </w:rPr>
      </w:pPr>
      <w:del w:id="132" w:author="Amy Byers" w:date="2015-04-01T12:31:00Z">
        <w:r w:rsidRPr="00966667" w:rsidDel="00966667">
          <w:rPr>
            <w:noProof/>
          </w:rPr>
          <w:delText>3.3</w:delText>
        </w:r>
        <w:r w:rsidRPr="004D3A5D" w:rsidDel="00966667">
          <w:rPr>
            <w:rFonts w:asciiTheme="minorHAnsi" w:eastAsiaTheme="minorEastAsia" w:hAnsiTheme="minorHAnsi" w:cstheme="minorBidi"/>
            <w:noProof/>
            <w:sz w:val="22"/>
            <w:szCs w:val="22"/>
          </w:rPr>
          <w:tab/>
        </w:r>
        <w:r w:rsidRPr="00966667" w:rsidDel="00966667">
          <w:rPr>
            <w:noProof/>
          </w:rPr>
          <w:delText>POSLog</w:delText>
        </w:r>
        <w:r w:rsidRPr="004D3A5D" w:rsidDel="00966667">
          <w:rPr>
            <w:noProof/>
            <w:webHidden/>
          </w:rPr>
          <w:tab/>
          <w:delText>7</w:delText>
        </w:r>
      </w:del>
    </w:p>
    <w:p w:rsidR="00F27C75" w:rsidRPr="004D3A5D" w:rsidDel="00966667" w:rsidRDefault="00F27C75">
      <w:pPr>
        <w:pStyle w:val="TOC2"/>
        <w:rPr>
          <w:del w:id="133" w:author="Amy Byers" w:date="2015-04-01T12:31:00Z"/>
          <w:rFonts w:asciiTheme="minorHAnsi" w:eastAsiaTheme="minorEastAsia" w:hAnsiTheme="minorHAnsi" w:cstheme="minorBidi"/>
          <w:noProof/>
          <w:sz w:val="22"/>
          <w:szCs w:val="22"/>
        </w:rPr>
      </w:pPr>
      <w:del w:id="134" w:author="Amy Byers" w:date="2015-04-01T12:31:00Z">
        <w:r w:rsidRPr="00966667" w:rsidDel="00966667">
          <w:rPr>
            <w:noProof/>
          </w:rPr>
          <w:delText>3.4</w:delText>
        </w:r>
        <w:r w:rsidRPr="004D3A5D" w:rsidDel="00966667">
          <w:rPr>
            <w:rFonts w:asciiTheme="minorHAnsi" w:eastAsiaTheme="minorEastAsia" w:hAnsiTheme="minorHAnsi" w:cstheme="minorBidi"/>
            <w:noProof/>
            <w:sz w:val="22"/>
            <w:szCs w:val="22"/>
          </w:rPr>
          <w:tab/>
        </w:r>
        <w:r w:rsidRPr="00966667" w:rsidDel="00966667">
          <w:rPr>
            <w:noProof/>
          </w:rPr>
          <w:delText>Printed Receipts</w:delText>
        </w:r>
        <w:r w:rsidRPr="004D3A5D" w:rsidDel="00966667">
          <w:rPr>
            <w:noProof/>
            <w:webHidden/>
          </w:rPr>
          <w:tab/>
          <w:delText>7</w:delText>
        </w:r>
      </w:del>
    </w:p>
    <w:p w:rsidR="00F27C75" w:rsidRPr="004D3A5D" w:rsidDel="00966667" w:rsidRDefault="00F27C75">
      <w:pPr>
        <w:pStyle w:val="TOC1"/>
        <w:rPr>
          <w:del w:id="135" w:author="Amy Byers" w:date="2015-04-01T12:31:00Z"/>
          <w:rFonts w:asciiTheme="minorHAnsi" w:eastAsiaTheme="minorEastAsia" w:hAnsiTheme="minorHAnsi" w:cstheme="minorBidi"/>
          <w:noProof/>
          <w:sz w:val="22"/>
          <w:szCs w:val="22"/>
        </w:rPr>
      </w:pPr>
      <w:del w:id="136" w:author="Amy Byers" w:date="2015-04-01T12:31:00Z">
        <w:r w:rsidRPr="00966667" w:rsidDel="00966667">
          <w:rPr>
            <w:i/>
            <w:noProof/>
          </w:rPr>
          <w:delText>4.</w:delText>
        </w:r>
        <w:r w:rsidRPr="004D3A5D" w:rsidDel="00966667">
          <w:rPr>
            <w:rFonts w:asciiTheme="minorHAnsi" w:eastAsiaTheme="minorEastAsia" w:hAnsiTheme="minorHAnsi" w:cstheme="minorBidi"/>
            <w:noProof/>
            <w:sz w:val="22"/>
            <w:szCs w:val="22"/>
          </w:rPr>
          <w:tab/>
        </w:r>
        <w:r w:rsidRPr="00966667" w:rsidDel="00966667">
          <w:rPr>
            <w:i/>
            <w:noProof/>
          </w:rPr>
          <w:delText>Screen Layouts</w:delText>
        </w:r>
        <w:r w:rsidRPr="004D3A5D" w:rsidDel="00966667">
          <w:rPr>
            <w:noProof/>
            <w:webHidden/>
          </w:rPr>
          <w:tab/>
          <w:delText>8</w:delText>
        </w:r>
      </w:del>
    </w:p>
    <w:p w:rsidR="00F27C75" w:rsidRPr="004D3A5D" w:rsidDel="00966667" w:rsidRDefault="00F27C75">
      <w:pPr>
        <w:pStyle w:val="TOC2"/>
        <w:rPr>
          <w:del w:id="137" w:author="Amy Byers" w:date="2015-04-01T12:31:00Z"/>
          <w:rFonts w:asciiTheme="minorHAnsi" w:eastAsiaTheme="minorEastAsia" w:hAnsiTheme="minorHAnsi" w:cstheme="minorBidi"/>
          <w:noProof/>
          <w:sz w:val="22"/>
          <w:szCs w:val="22"/>
        </w:rPr>
      </w:pPr>
      <w:del w:id="138" w:author="Amy Byers" w:date="2015-04-01T12:31:00Z">
        <w:r w:rsidRPr="00966667" w:rsidDel="00966667">
          <w:rPr>
            <w:noProof/>
          </w:rPr>
          <w:delText>4.1</w:delText>
        </w:r>
        <w:r w:rsidRPr="004D3A5D" w:rsidDel="00966667">
          <w:rPr>
            <w:rFonts w:asciiTheme="minorHAnsi" w:eastAsiaTheme="minorEastAsia" w:hAnsiTheme="minorHAnsi" w:cstheme="minorBidi"/>
            <w:noProof/>
            <w:sz w:val="22"/>
            <w:szCs w:val="22"/>
          </w:rPr>
          <w:tab/>
        </w:r>
        <w:r w:rsidRPr="00966667" w:rsidDel="00966667">
          <w:rPr>
            <w:noProof/>
          </w:rPr>
          <w:delText>Modify Transaction</w:delText>
        </w:r>
        <w:r w:rsidRPr="004D3A5D" w:rsidDel="00966667">
          <w:rPr>
            <w:noProof/>
            <w:webHidden/>
          </w:rPr>
          <w:tab/>
          <w:delText>8</w:delText>
        </w:r>
      </w:del>
    </w:p>
    <w:p w:rsidR="00F27C75" w:rsidRPr="004D3A5D" w:rsidDel="00966667" w:rsidRDefault="00F27C75">
      <w:pPr>
        <w:pStyle w:val="TOC2"/>
        <w:rPr>
          <w:del w:id="139" w:author="Amy Byers" w:date="2015-04-01T12:31:00Z"/>
          <w:rFonts w:asciiTheme="minorHAnsi" w:eastAsiaTheme="minorEastAsia" w:hAnsiTheme="minorHAnsi" w:cstheme="minorBidi"/>
          <w:noProof/>
          <w:sz w:val="22"/>
          <w:szCs w:val="22"/>
        </w:rPr>
      </w:pPr>
      <w:del w:id="140" w:author="Amy Byers" w:date="2015-04-01T12:31:00Z">
        <w:r w:rsidRPr="00966667" w:rsidDel="00966667">
          <w:rPr>
            <w:noProof/>
          </w:rPr>
          <w:delText>4.2</w:delText>
        </w:r>
        <w:r w:rsidRPr="004D3A5D" w:rsidDel="00966667">
          <w:rPr>
            <w:rFonts w:asciiTheme="minorHAnsi" w:eastAsiaTheme="minorEastAsia" w:hAnsiTheme="minorHAnsi" w:cstheme="minorBidi"/>
            <w:noProof/>
            <w:sz w:val="22"/>
            <w:szCs w:val="22"/>
          </w:rPr>
          <w:tab/>
        </w:r>
        <w:r w:rsidRPr="00966667" w:rsidDel="00966667">
          <w:rPr>
            <w:noProof/>
          </w:rPr>
          <w:delText>Enter Gift Receipt Quantity</w:delText>
        </w:r>
        <w:r w:rsidRPr="004D3A5D" w:rsidDel="00966667">
          <w:rPr>
            <w:noProof/>
            <w:webHidden/>
          </w:rPr>
          <w:tab/>
          <w:delText>11</w:delText>
        </w:r>
      </w:del>
    </w:p>
    <w:p w:rsidR="00F27C75" w:rsidRPr="004D3A5D" w:rsidDel="00966667" w:rsidRDefault="00F27C75">
      <w:pPr>
        <w:pStyle w:val="TOC1"/>
        <w:rPr>
          <w:del w:id="141" w:author="Amy Byers" w:date="2015-04-01T12:31:00Z"/>
          <w:rFonts w:asciiTheme="minorHAnsi" w:eastAsiaTheme="minorEastAsia" w:hAnsiTheme="minorHAnsi" w:cstheme="minorBidi"/>
          <w:noProof/>
          <w:sz w:val="22"/>
          <w:szCs w:val="22"/>
        </w:rPr>
      </w:pPr>
      <w:del w:id="142" w:author="Amy Byers" w:date="2015-04-01T12:31:00Z">
        <w:r w:rsidRPr="00966667" w:rsidDel="00966667">
          <w:rPr>
            <w:i/>
            <w:noProof/>
          </w:rPr>
          <w:delText>5.</w:delText>
        </w:r>
        <w:r w:rsidRPr="004D3A5D" w:rsidDel="00966667">
          <w:rPr>
            <w:rFonts w:asciiTheme="minorHAnsi" w:eastAsiaTheme="minorEastAsia" w:hAnsiTheme="minorHAnsi" w:cstheme="minorBidi"/>
            <w:noProof/>
            <w:sz w:val="22"/>
            <w:szCs w:val="22"/>
          </w:rPr>
          <w:tab/>
        </w:r>
        <w:r w:rsidRPr="00966667" w:rsidDel="00966667">
          <w:rPr>
            <w:i/>
            <w:noProof/>
          </w:rPr>
          <w:delText>Business Sign Off</w:delText>
        </w:r>
        <w:r w:rsidRPr="004D3A5D" w:rsidDel="00966667">
          <w:rPr>
            <w:noProof/>
            <w:webHidden/>
          </w:rPr>
          <w:tab/>
          <w:delText>12</w:delText>
        </w:r>
      </w:del>
    </w:p>
    <w:p w:rsidR="00F27C75" w:rsidRPr="004D3A5D" w:rsidDel="00966667" w:rsidRDefault="00F27C75">
      <w:pPr>
        <w:pStyle w:val="TOC1"/>
        <w:rPr>
          <w:del w:id="143" w:author="Amy Byers" w:date="2015-04-01T12:31:00Z"/>
          <w:rFonts w:asciiTheme="minorHAnsi" w:eastAsiaTheme="minorEastAsia" w:hAnsiTheme="minorHAnsi" w:cstheme="minorBidi"/>
          <w:noProof/>
          <w:sz w:val="22"/>
          <w:szCs w:val="22"/>
        </w:rPr>
      </w:pPr>
      <w:del w:id="144" w:author="Amy Byers" w:date="2015-04-01T12:31:00Z">
        <w:r w:rsidRPr="00966667" w:rsidDel="00966667">
          <w:rPr>
            <w:i/>
            <w:noProof/>
          </w:rPr>
          <w:delText>6.</w:delText>
        </w:r>
        <w:r w:rsidRPr="004D3A5D" w:rsidDel="00966667">
          <w:rPr>
            <w:rFonts w:asciiTheme="minorHAnsi" w:eastAsiaTheme="minorEastAsia" w:hAnsiTheme="minorHAnsi" w:cstheme="minorBidi"/>
            <w:noProof/>
            <w:sz w:val="22"/>
            <w:szCs w:val="22"/>
          </w:rPr>
          <w:tab/>
        </w:r>
        <w:r w:rsidRPr="00966667" w:rsidDel="00966667">
          <w:rPr>
            <w:i/>
            <w:noProof/>
          </w:rPr>
          <w:delText>Revision History</w:delText>
        </w:r>
        <w:r w:rsidRPr="004D3A5D" w:rsidDel="00966667">
          <w:rPr>
            <w:noProof/>
            <w:webHidden/>
          </w:rPr>
          <w:tab/>
          <w:delText>12</w:delText>
        </w:r>
      </w:del>
    </w:p>
    <w:p w:rsidR="00F27C75" w:rsidRPr="004D3A5D" w:rsidDel="00966667" w:rsidRDefault="00F27C75">
      <w:pPr>
        <w:pStyle w:val="TOC1"/>
        <w:rPr>
          <w:del w:id="145" w:author="Amy Byers" w:date="2015-04-01T12:31:00Z"/>
          <w:rFonts w:asciiTheme="minorHAnsi" w:eastAsiaTheme="minorEastAsia" w:hAnsiTheme="minorHAnsi" w:cstheme="minorBidi"/>
          <w:noProof/>
          <w:sz w:val="22"/>
          <w:szCs w:val="22"/>
        </w:rPr>
      </w:pPr>
      <w:del w:id="146" w:author="Amy Byers" w:date="2015-04-01T12:31:00Z">
        <w:r w:rsidRPr="00966667" w:rsidDel="00966667">
          <w:rPr>
            <w:i/>
            <w:noProof/>
          </w:rPr>
          <w:delText>7.</w:delText>
        </w:r>
        <w:r w:rsidRPr="004D3A5D" w:rsidDel="00966667">
          <w:rPr>
            <w:rFonts w:asciiTheme="minorHAnsi" w:eastAsiaTheme="minorEastAsia" w:hAnsiTheme="minorHAnsi" w:cstheme="minorBidi"/>
            <w:noProof/>
            <w:sz w:val="22"/>
            <w:szCs w:val="22"/>
          </w:rPr>
          <w:tab/>
        </w:r>
        <w:r w:rsidRPr="00966667" w:rsidDel="00966667">
          <w:rPr>
            <w:i/>
            <w:noProof/>
          </w:rPr>
          <w:delText>Appendix A: Glossary</w:delText>
        </w:r>
        <w:r w:rsidRPr="004D3A5D" w:rsidDel="00966667">
          <w:rPr>
            <w:noProof/>
            <w:webHidden/>
          </w:rPr>
          <w:tab/>
          <w:delText>12</w:delText>
        </w:r>
      </w:del>
    </w:p>
    <w:p w:rsidR="00F54203" w:rsidRPr="004D3A5D" w:rsidRDefault="00507E1B" w:rsidP="00F54203">
      <w:pPr>
        <w:pStyle w:val="BodyText"/>
      </w:pPr>
      <w:r w:rsidRPr="004D3A5D">
        <w:rPr>
          <w:b/>
          <w:sz w:val="24"/>
          <w:szCs w:val="24"/>
        </w:rPr>
        <w:fldChar w:fldCharType="end"/>
      </w:r>
    </w:p>
    <w:p w:rsidR="008163BF" w:rsidRPr="004D3A5D" w:rsidRDefault="00B22A66" w:rsidP="003A372C">
      <w:pPr>
        <w:pStyle w:val="Heading1"/>
        <w:rPr>
          <w:i/>
        </w:rPr>
      </w:pPr>
      <w:r w:rsidRPr="004D3A5D">
        <w:rPr>
          <w:i/>
        </w:rPr>
        <w:br w:type="page"/>
      </w:r>
      <w:bookmarkStart w:id="147" w:name="_Toc122934306"/>
      <w:bookmarkStart w:id="148" w:name="_Toc415654803"/>
      <w:r w:rsidR="003B6D48" w:rsidRPr="004D3A5D">
        <w:rPr>
          <w:i/>
        </w:rPr>
        <w:lastRenderedPageBreak/>
        <w:t>Feature</w:t>
      </w:r>
      <w:r w:rsidR="009C1FFA" w:rsidRPr="004D3A5D">
        <w:rPr>
          <w:i/>
        </w:rPr>
        <w:t xml:space="preserve"> </w:t>
      </w:r>
      <w:bookmarkEnd w:id="147"/>
      <w:r w:rsidR="00341299" w:rsidRPr="004D3A5D">
        <w:rPr>
          <w:i/>
        </w:rPr>
        <w:t>Overview</w:t>
      </w:r>
      <w:bookmarkEnd w:id="148"/>
    </w:p>
    <w:p w:rsidR="008163BF" w:rsidRPr="004D3A5D" w:rsidRDefault="003B6D48" w:rsidP="008163BF">
      <w:pPr>
        <w:pStyle w:val="Heading2"/>
      </w:pPr>
      <w:bookmarkStart w:id="149" w:name="_Toc110839329"/>
      <w:bookmarkStart w:id="150" w:name="_Toc122934307"/>
      <w:bookmarkStart w:id="151" w:name="_Toc415654804"/>
      <w:r w:rsidRPr="004D3A5D">
        <w:t>Feature</w:t>
      </w:r>
      <w:r w:rsidR="00A5528D" w:rsidRPr="004D3A5D">
        <w:t xml:space="preserve"> </w:t>
      </w:r>
      <w:r w:rsidR="008163BF" w:rsidRPr="004D3A5D">
        <w:t>Description</w:t>
      </w:r>
      <w:bookmarkEnd w:id="149"/>
      <w:bookmarkEnd w:id="150"/>
      <w:bookmarkEnd w:id="151"/>
    </w:p>
    <w:p w:rsidR="00966008" w:rsidRPr="004D3A5D" w:rsidRDefault="00966008" w:rsidP="00966008">
      <w:pPr>
        <w:pStyle w:val="BodyText"/>
      </w:pPr>
      <w:r w:rsidRPr="004D3A5D">
        <w:t xml:space="preserve">The </w:t>
      </w:r>
      <w:r w:rsidR="00C02345" w:rsidRPr="004D3A5D">
        <w:t>Modify Transaction</w:t>
      </w:r>
      <w:r w:rsidRPr="004D3A5D">
        <w:t xml:space="preserve"> Feature Document describes the functionality </w:t>
      </w:r>
      <w:r w:rsidR="001F3B26" w:rsidRPr="004D3A5D">
        <w:t>of</w:t>
      </w:r>
      <w:r w:rsidRPr="004D3A5D">
        <w:t xml:space="preserve"> </w:t>
      </w:r>
      <w:r w:rsidR="00C02345" w:rsidRPr="004D3A5D">
        <w:t>modifying</w:t>
      </w:r>
      <w:r w:rsidR="003E5E4E" w:rsidRPr="004D3A5D">
        <w:t xml:space="preserve"> transactions</w:t>
      </w:r>
      <w:r w:rsidR="001F3B26" w:rsidRPr="004D3A5D">
        <w:t xml:space="preserve"> by </w:t>
      </w:r>
      <w:r w:rsidRPr="004D3A5D">
        <w:t>edit</w:t>
      </w:r>
      <w:r w:rsidR="001F3B26" w:rsidRPr="004D3A5D">
        <w:t>ing</w:t>
      </w:r>
      <w:r w:rsidRPr="004D3A5D">
        <w:t xml:space="preserve"> </w:t>
      </w:r>
      <w:r w:rsidR="00C02345" w:rsidRPr="004D3A5D">
        <w:t>the transaction at the transaction level</w:t>
      </w:r>
      <w:r w:rsidR="001F3B26" w:rsidRPr="004D3A5D">
        <w:t xml:space="preserve">.   </w:t>
      </w:r>
      <w:r w:rsidRPr="004D3A5D">
        <w:t xml:space="preserve">  </w:t>
      </w:r>
    </w:p>
    <w:p w:rsidR="00F523F6" w:rsidRPr="004D3A5D" w:rsidRDefault="0063125C" w:rsidP="00341299">
      <w:pPr>
        <w:pStyle w:val="Heading2"/>
      </w:pPr>
      <w:bookmarkStart w:id="152" w:name="_Toc415654805"/>
      <w:r w:rsidRPr="004D3A5D">
        <w:t>Assumptions</w:t>
      </w:r>
      <w:bookmarkEnd w:id="152"/>
    </w:p>
    <w:p w:rsidR="002A338B" w:rsidRPr="004D3A5D" w:rsidRDefault="002A338B" w:rsidP="004B5B8E">
      <w:pPr>
        <w:pStyle w:val="BodyText"/>
        <w:numPr>
          <w:ilvl w:val="0"/>
          <w:numId w:val="4"/>
        </w:numPr>
      </w:pPr>
      <w:r w:rsidRPr="004D3A5D">
        <w:t xml:space="preserve">All text displayed by the system is configurable by brand to support multi-language.  Text is defined from an external source or defined within the system.  </w:t>
      </w:r>
    </w:p>
    <w:p w:rsidR="00786277" w:rsidRPr="004D3A5D" w:rsidDel="009251F6" w:rsidRDefault="00786277">
      <w:pPr>
        <w:rPr>
          <w:del w:id="153" w:author="Amy Byers" w:date="2015-04-01T12:16:00Z"/>
          <w:rFonts w:cs="Arial"/>
          <w:b/>
          <w:bCs/>
          <w:iCs/>
          <w:sz w:val="24"/>
          <w:szCs w:val="28"/>
        </w:rPr>
      </w:pPr>
      <w:bookmarkStart w:id="154" w:name="_Parameters"/>
      <w:bookmarkEnd w:id="154"/>
      <w:del w:id="155" w:author="Amy Byers" w:date="2015-04-01T12:16:00Z">
        <w:r w:rsidRPr="004D3A5D" w:rsidDel="009251F6">
          <w:br w:type="page"/>
        </w:r>
      </w:del>
    </w:p>
    <w:p w:rsidR="00320DD3" w:rsidRPr="004D3A5D" w:rsidRDefault="00320DD3" w:rsidP="00341299">
      <w:pPr>
        <w:pStyle w:val="Heading2"/>
      </w:pPr>
      <w:bookmarkStart w:id="156" w:name="_Toc415654806"/>
      <w:r w:rsidRPr="004D3A5D">
        <w:t>Parameters</w:t>
      </w:r>
      <w:r w:rsidR="00027F72" w:rsidRPr="004D3A5D">
        <w:t xml:space="preserve"> and System Settings</w:t>
      </w:r>
      <w:bookmarkEnd w:id="156"/>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276"/>
        <w:gridCol w:w="5808"/>
        <w:gridCol w:w="2480"/>
      </w:tblGrid>
      <w:tr w:rsidR="00731DE3" w:rsidRPr="004D3A5D" w:rsidTr="009251F6">
        <w:trPr>
          <w:cantSplit/>
          <w:tblHeader/>
        </w:trPr>
        <w:tc>
          <w:tcPr>
            <w:tcW w:w="1077" w:type="pct"/>
            <w:tcBorders>
              <w:top w:val="single" w:sz="8" w:space="0" w:color="4F81BD"/>
              <w:left w:val="single" w:sz="8" w:space="0" w:color="4F81BD"/>
              <w:bottom w:val="single" w:sz="18" w:space="0" w:color="4F81BD"/>
              <w:right w:val="single" w:sz="8" w:space="0" w:color="4F81BD"/>
            </w:tcBorders>
          </w:tcPr>
          <w:p w:rsidR="00731DE3" w:rsidRPr="004D3A5D" w:rsidRDefault="00731DE3" w:rsidP="00721745">
            <w:pPr>
              <w:rPr>
                <w:b/>
              </w:rPr>
            </w:pPr>
            <w:r w:rsidRPr="004D3A5D">
              <w:rPr>
                <w:b/>
              </w:rPr>
              <w:t>Parameter Mnemonic</w:t>
            </w:r>
          </w:p>
        </w:tc>
        <w:tc>
          <w:tcPr>
            <w:tcW w:w="2749" w:type="pct"/>
            <w:tcBorders>
              <w:top w:val="single" w:sz="8" w:space="0" w:color="4F81BD"/>
              <w:left w:val="single" w:sz="8" w:space="0" w:color="4F81BD"/>
              <w:bottom w:val="single" w:sz="18" w:space="0" w:color="4F81BD"/>
              <w:right w:val="single" w:sz="8" w:space="0" w:color="4F81BD"/>
            </w:tcBorders>
          </w:tcPr>
          <w:p w:rsidR="00731DE3" w:rsidRPr="004D3A5D" w:rsidRDefault="00731DE3" w:rsidP="00721745">
            <w:pPr>
              <w:rPr>
                <w:b/>
                <w:vanish/>
                <w:szCs w:val="20"/>
              </w:rPr>
            </w:pPr>
            <w:r w:rsidRPr="004D3A5D">
              <w:rPr>
                <w:b/>
                <w:szCs w:val="20"/>
              </w:rPr>
              <w:t>Description</w:t>
            </w:r>
          </w:p>
        </w:tc>
        <w:tc>
          <w:tcPr>
            <w:tcW w:w="1174" w:type="pct"/>
            <w:tcBorders>
              <w:top w:val="single" w:sz="8" w:space="0" w:color="4F81BD"/>
              <w:left w:val="single" w:sz="8" w:space="0" w:color="4F81BD"/>
              <w:bottom w:val="single" w:sz="18" w:space="0" w:color="4F81BD"/>
              <w:right w:val="single" w:sz="8" w:space="0" w:color="4F81BD"/>
            </w:tcBorders>
          </w:tcPr>
          <w:p w:rsidR="00731DE3" w:rsidRPr="004D3A5D" w:rsidRDefault="00731DE3" w:rsidP="00721745">
            <w:pPr>
              <w:rPr>
                <w:b/>
                <w:szCs w:val="20"/>
              </w:rPr>
            </w:pPr>
            <w:r w:rsidRPr="004D3A5D">
              <w:rPr>
                <w:b/>
                <w:szCs w:val="20"/>
              </w:rPr>
              <w:t>Valid Values</w:t>
            </w:r>
          </w:p>
        </w:tc>
      </w:tr>
      <w:tr w:rsidR="006F3124" w:rsidRPr="004D3A5D" w:rsidTr="009251F6">
        <w:trPr>
          <w:cantSplit/>
        </w:trPr>
        <w:tc>
          <w:tcPr>
            <w:tcW w:w="1077" w:type="pct"/>
            <w:tcBorders>
              <w:top w:val="single" w:sz="8" w:space="0" w:color="4F81BD"/>
              <w:left w:val="single" w:sz="8" w:space="0" w:color="4F81BD"/>
              <w:bottom w:val="single" w:sz="8" w:space="0" w:color="4F81BD"/>
              <w:right w:val="single" w:sz="8" w:space="0" w:color="4F81BD"/>
            </w:tcBorders>
            <w:shd w:val="clear" w:color="auto" w:fill="D3DFEE"/>
          </w:tcPr>
          <w:p w:rsidR="006F3124" w:rsidRPr="004D3A5D" w:rsidRDefault="006F3124" w:rsidP="00337E9E">
            <w:pPr>
              <w:rPr>
                <w:bCs/>
                <w:szCs w:val="20"/>
              </w:rPr>
            </w:pPr>
            <w:r w:rsidRPr="004D3A5D">
              <w:rPr>
                <w:bCs/>
                <w:szCs w:val="20"/>
              </w:rPr>
              <w:t>Transaction Modify Menu Options</w:t>
            </w:r>
          </w:p>
        </w:tc>
        <w:tc>
          <w:tcPr>
            <w:tcW w:w="2749" w:type="pct"/>
            <w:tcBorders>
              <w:top w:val="single" w:sz="8" w:space="0" w:color="4F81BD"/>
              <w:left w:val="single" w:sz="8" w:space="0" w:color="4F81BD"/>
              <w:bottom w:val="single" w:sz="8" w:space="0" w:color="4F81BD"/>
              <w:right w:val="single" w:sz="8" w:space="0" w:color="4F81BD"/>
            </w:tcBorders>
            <w:shd w:val="clear" w:color="auto" w:fill="D3DFEE"/>
          </w:tcPr>
          <w:p w:rsidR="006F3124" w:rsidRPr="004D3A5D" w:rsidRDefault="006F3124" w:rsidP="00337E9E">
            <w:r w:rsidRPr="004D3A5D">
              <w:t>Determines what functionality is available in the transaction modify menu.</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6F3124" w:rsidRPr="004D3A5D" w:rsidRDefault="006F3124" w:rsidP="00337E9E">
            <w:pPr>
              <w:pStyle w:val="ListParagraph"/>
              <w:numPr>
                <w:ilvl w:val="0"/>
                <w:numId w:val="27"/>
              </w:numPr>
              <w:rPr>
                <w:szCs w:val="20"/>
              </w:rPr>
            </w:pPr>
            <w:r w:rsidRPr="004D3A5D">
              <w:rPr>
                <w:szCs w:val="20"/>
              </w:rPr>
              <w:t>Transaction Void</w:t>
            </w:r>
          </w:p>
          <w:p w:rsidR="006F3124" w:rsidRPr="004D3A5D" w:rsidRDefault="006F3124" w:rsidP="00337E9E">
            <w:pPr>
              <w:pStyle w:val="ListParagraph"/>
              <w:numPr>
                <w:ilvl w:val="0"/>
                <w:numId w:val="27"/>
              </w:numPr>
              <w:rPr>
                <w:szCs w:val="20"/>
              </w:rPr>
            </w:pPr>
            <w:r w:rsidRPr="004D3A5D">
              <w:rPr>
                <w:szCs w:val="20"/>
              </w:rPr>
              <w:t>Kits on the Fly</w:t>
            </w:r>
          </w:p>
          <w:p w:rsidR="006F3124" w:rsidRPr="004D3A5D" w:rsidRDefault="006F3124" w:rsidP="00337E9E">
            <w:pPr>
              <w:pStyle w:val="ListParagraph"/>
              <w:numPr>
                <w:ilvl w:val="0"/>
                <w:numId w:val="27"/>
              </w:numPr>
              <w:rPr>
                <w:szCs w:val="20"/>
              </w:rPr>
            </w:pPr>
            <w:r w:rsidRPr="004D3A5D">
              <w:rPr>
                <w:szCs w:val="20"/>
              </w:rPr>
              <w:t>Suspend</w:t>
            </w:r>
          </w:p>
          <w:p w:rsidR="006F3124" w:rsidRPr="004D3A5D" w:rsidRDefault="006F3124" w:rsidP="00337E9E">
            <w:pPr>
              <w:pStyle w:val="ListParagraph"/>
              <w:numPr>
                <w:ilvl w:val="0"/>
                <w:numId w:val="27"/>
              </w:numPr>
              <w:rPr>
                <w:szCs w:val="20"/>
              </w:rPr>
            </w:pPr>
            <w:r w:rsidRPr="004D3A5D">
              <w:rPr>
                <w:szCs w:val="20"/>
              </w:rPr>
              <w:t>Reprint Last Tran Receipt</w:t>
            </w:r>
          </w:p>
          <w:p w:rsidR="006F3124" w:rsidRPr="004D3A5D" w:rsidRDefault="006F3124" w:rsidP="00337E9E">
            <w:pPr>
              <w:pStyle w:val="ListParagraph"/>
              <w:numPr>
                <w:ilvl w:val="0"/>
                <w:numId w:val="27"/>
              </w:numPr>
              <w:rPr>
                <w:szCs w:val="20"/>
              </w:rPr>
            </w:pPr>
            <w:r w:rsidRPr="004D3A5D">
              <w:rPr>
                <w:szCs w:val="20"/>
              </w:rPr>
              <w:t>Reprint Last Tran Gift Receipt</w:t>
            </w:r>
          </w:p>
          <w:p w:rsidR="006F3124" w:rsidRPr="004D3A5D" w:rsidRDefault="006F3124" w:rsidP="00337E9E">
            <w:pPr>
              <w:pStyle w:val="ListParagraph"/>
              <w:numPr>
                <w:ilvl w:val="0"/>
                <w:numId w:val="27"/>
              </w:numPr>
              <w:rPr>
                <w:szCs w:val="20"/>
              </w:rPr>
            </w:pPr>
            <w:r w:rsidRPr="004D3A5D">
              <w:rPr>
                <w:szCs w:val="20"/>
              </w:rPr>
              <w:t>Tax Override</w:t>
            </w:r>
          </w:p>
          <w:p w:rsidR="006F3124" w:rsidRPr="004D3A5D" w:rsidRDefault="006F3124" w:rsidP="00337E9E">
            <w:pPr>
              <w:pStyle w:val="ListParagraph"/>
              <w:numPr>
                <w:ilvl w:val="0"/>
                <w:numId w:val="27"/>
              </w:numPr>
              <w:rPr>
                <w:szCs w:val="20"/>
              </w:rPr>
            </w:pPr>
            <w:r w:rsidRPr="004D3A5D">
              <w:rPr>
                <w:szCs w:val="20"/>
              </w:rPr>
              <w:t>Tax Exempt</w:t>
            </w:r>
          </w:p>
          <w:p w:rsidR="006F3124" w:rsidRPr="004D3A5D" w:rsidRDefault="006F3124" w:rsidP="00337E9E">
            <w:pPr>
              <w:pStyle w:val="ListParagraph"/>
              <w:numPr>
                <w:ilvl w:val="0"/>
                <w:numId w:val="27"/>
              </w:numPr>
              <w:rPr>
                <w:szCs w:val="20"/>
              </w:rPr>
            </w:pPr>
            <w:r w:rsidRPr="004D3A5D">
              <w:rPr>
                <w:szCs w:val="20"/>
              </w:rPr>
              <w:t>Loyalty Lookup</w:t>
            </w:r>
          </w:p>
          <w:p w:rsidR="006F3124" w:rsidRPr="004D3A5D" w:rsidRDefault="006F3124" w:rsidP="00337E9E">
            <w:pPr>
              <w:pStyle w:val="ListParagraph"/>
              <w:numPr>
                <w:ilvl w:val="0"/>
                <w:numId w:val="27"/>
              </w:numPr>
              <w:rPr>
                <w:szCs w:val="20"/>
              </w:rPr>
            </w:pPr>
            <w:r w:rsidRPr="004D3A5D">
              <w:rPr>
                <w:szCs w:val="20"/>
              </w:rPr>
              <w:t>Salesperson Capture</w:t>
            </w:r>
          </w:p>
          <w:p w:rsidR="006F3124" w:rsidRPr="004D3A5D" w:rsidRDefault="006F3124" w:rsidP="00337E9E">
            <w:pPr>
              <w:pStyle w:val="ListParagraph"/>
              <w:numPr>
                <w:ilvl w:val="0"/>
                <w:numId w:val="27"/>
              </w:numPr>
              <w:rPr>
                <w:szCs w:val="20"/>
              </w:rPr>
            </w:pPr>
            <w:r w:rsidRPr="004D3A5D">
              <w:rPr>
                <w:szCs w:val="20"/>
              </w:rPr>
              <w:t>Gift Receipt</w:t>
            </w:r>
          </w:p>
          <w:p w:rsidR="006F3124" w:rsidRPr="004D3A5D" w:rsidRDefault="006F3124" w:rsidP="00337E9E">
            <w:pPr>
              <w:pStyle w:val="ListParagraph"/>
              <w:numPr>
                <w:ilvl w:val="0"/>
                <w:numId w:val="27"/>
              </w:numPr>
              <w:rPr>
                <w:szCs w:val="20"/>
              </w:rPr>
            </w:pPr>
            <w:r w:rsidRPr="004D3A5D">
              <w:rPr>
                <w:szCs w:val="20"/>
              </w:rPr>
              <w:t>Transaction Transfer</w:t>
            </w:r>
          </w:p>
          <w:p w:rsidR="006F3124" w:rsidRPr="004D3A5D" w:rsidRDefault="006F3124" w:rsidP="00337E9E">
            <w:pPr>
              <w:pStyle w:val="ListParagraph"/>
              <w:numPr>
                <w:ilvl w:val="0"/>
                <w:numId w:val="27"/>
              </w:numPr>
              <w:rPr>
                <w:szCs w:val="20"/>
              </w:rPr>
            </w:pPr>
            <w:r w:rsidRPr="004D3A5D">
              <w:rPr>
                <w:szCs w:val="20"/>
              </w:rPr>
              <w:t>Service Order Scheduling</w:t>
            </w:r>
          </w:p>
          <w:p w:rsidR="00D21EBB" w:rsidRPr="004D3A5D" w:rsidRDefault="00D21EBB" w:rsidP="00337E9E">
            <w:pPr>
              <w:pStyle w:val="ListParagraph"/>
              <w:numPr>
                <w:ilvl w:val="0"/>
                <w:numId w:val="27"/>
              </w:numPr>
              <w:rPr>
                <w:szCs w:val="20"/>
              </w:rPr>
            </w:pPr>
            <w:r w:rsidRPr="004D3A5D">
              <w:rPr>
                <w:szCs w:val="20"/>
              </w:rPr>
              <w:t>Reprint Receipt</w:t>
            </w:r>
          </w:p>
          <w:p w:rsidR="00D21EBB" w:rsidRPr="004D3A5D" w:rsidRDefault="00D21EBB" w:rsidP="00337E9E">
            <w:pPr>
              <w:pStyle w:val="ListParagraph"/>
              <w:numPr>
                <w:ilvl w:val="0"/>
                <w:numId w:val="27"/>
              </w:numPr>
              <w:rPr>
                <w:szCs w:val="20"/>
              </w:rPr>
            </w:pPr>
            <w:r w:rsidRPr="004D3A5D">
              <w:rPr>
                <w:szCs w:val="20"/>
              </w:rPr>
              <w:t>Capture Employee</w:t>
            </w:r>
          </w:p>
          <w:p w:rsidR="00786277" w:rsidRPr="004D3A5D" w:rsidRDefault="00786277" w:rsidP="00337E9E">
            <w:pPr>
              <w:pStyle w:val="ListParagraph"/>
              <w:numPr>
                <w:ilvl w:val="0"/>
                <w:numId w:val="27"/>
              </w:numPr>
              <w:rPr>
                <w:szCs w:val="20"/>
              </w:rPr>
            </w:pPr>
            <w:r w:rsidRPr="004D3A5D">
              <w:rPr>
                <w:szCs w:val="20"/>
              </w:rPr>
              <w:t>Select Customer Language (see Select Customer Language Parameter)</w:t>
            </w:r>
          </w:p>
          <w:p w:rsidR="00337E9E" w:rsidRPr="004D3A5D" w:rsidRDefault="00337E9E" w:rsidP="00337E9E">
            <w:pPr>
              <w:pStyle w:val="ListParagraph"/>
              <w:numPr>
                <w:ilvl w:val="0"/>
                <w:numId w:val="27"/>
              </w:numPr>
              <w:rPr>
                <w:szCs w:val="20"/>
              </w:rPr>
            </w:pPr>
            <w:r w:rsidRPr="004D3A5D">
              <w:rPr>
                <w:szCs w:val="20"/>
              </w:rPr>
              <w:t>Layaway Deposit</w:t>
            </w:r>
          </w:p>
          <w:p w:rsidR="00337E9E" w:rsidRPr="004D3A5D" w:rsidRDefault="00337E9E" w:rsidP="00337E9E">
            <w:pPr>
              <w:pStyle w:val="ListParagraph"/>
              <w:numPr>
                <w:ilvl w:val="0"/>
                <w:numId w:val="27"/>
              </w:numPr>
              <w:rPr>
                <w:szCs w:val="20"/>
              </w:rPr>
            </w:pPr>
            <w:r w:rsidRPr="004D3A5D">
              <w:rPr>
                <w:szCs w:val="20"/>
              </w:rPr>
              <w:t>Pre-Order Deposit</w:t>
            </w:r>
          </w:p>
          <w:p w:rsidR="00166F01" w:rsidRPr="004D3A5D" w:rsidRDefault="00166F01" w:rsidP="00337E9E">
            <w:pPr>
              <w:pStyle w:val="ListParagraph"/>
              <w:numPr>
                <w:ilvl w:val="0"/>
                <w:numId w:val="27"/>
              </w:numPr>
              <w:rPr>
                <w:szCs w:val="20"/>
              </w:rPr>
            </w:pPr>
            <w:r w:rsidRPr="004D3A5D">
              <w:rPr>
                <w:szCs w:val="20"/>
              </w:rPr>
              <w:t>Create Web Basket</w:t>
            </w:r>
          </w:p>
          <w:p w:rsidR="00166F01" w:rsidRPr="004D3A5D" w:rsidRDefault="00166F01" w:rsidP="00337E9E">
            <w:pPr>
              <w:pStyle w:val="ListParagraph"/>
              <w:numPr>
                <w:ilvl w:val="0"/>
                <w:numId w:val="27"/>
              </w:numPr>
              <w:rPr>
                <w:szCs w:val="20"/>
              </w:rPr>
            </w:pPr>
            <w:r w:rsidRPr="004D3A5D">
              <w:rPr>
                <w:szCs w:val="20"/>
              </w:rPr>
              <w:t>Edit Web Basket</w:t>
            </w:r>
          </w:p>
          <w:p w:rsidR="00166F01" w:rsidRPr="004D3A5D" w:rsidRDefault="00166F01" w:rsidP="00337E9E">
            <w:pPr>
              <w:pStyle w:val="ListParagraph"/>
              <w:numPr>
                <w:ilvl w:val="0"/>
                <w:numId w:val="27"/>
              </w:numPr>
              <w:rPr>
                <w:szCs w:val="20"/>
              </w:rPr>
            </w:pPr>
            <w:r w:rsidRPr="004D3A5D">
              <w:rPr>
                <w:szCs w:val="20"/>
              </w:rPr>
              <w:t>Import Web Basket</w:t>
            </w:r>
          </w:p>
          <w:p w:rsidR="00166F01" w:rsidRDefault="00166F01" w:rsidP="00337E9E">
            <w:pPr>
              <w:pStyle w:val="ListParagraph"/>
              <w:numPr>
                <w:ilvl w:val="0"/>
                <w:numId w:val="27"/>
              </w:numPr>
              <w:rPr>
                <w:ins w:id="157" w:author="Amy Byers" w:date="2015-04-01T12:16:00Z"/>
                <w:szCs w:val="20"/>
              </w:rPr>
            </w:pPr>
            <w:r w:rsidRPr="004D3A5D">
              <w:rPr>
                <w:szCs w:val="20"/>
              </w:rPr>
              <w:t>Remove Web Basket</w:t>
            </w:r>
          </w:p>
          <w:p w:rsidR="009251F6" w:rsidRPr="004D3A5D" w:rsidRDefault="009251F6" w:rsidP="00337E9E">
            <w:pPr>
              <w:pStyle w:val="ListParagraph"/>
              <w:numPr>
                <w:ilvl w:val="0"/>
                <w:numId w:val="27"/>
              </w:numPr>
              <w:rPr>
                <w:szCs w:val="20"/>
              </w:rPr>
            </w:pPr>
            <w:ins w:id="158" w:author="Amy Byers" w:date="2015-04-01T12:16:00Z">
              <w:r>
                <w:rPr>
                  <w:szCs w:val="20"/>
                </w:rPr>
                <w:t>IBH Override</w:t>
              </w:r>
            </w:ins>
          </w:p>
        </w:tc>
      </w:tr>
      <w:tr w:rsidR="008117CF" w:rsidRPr="004D3A5D" w:rsidTr="009251F6">
        <w:trPr>
          <w:cantSplit/>
        </w:trPr>
        <w:tc>
          <w:tcPr>
            <w:tcW w:w="1077" w:type="pct"/>
            <w:tcBorders>
              <w:top w:val="single" w:sz="8" w:space="0" w:color="4F81BD"/>
              <w:left w:val="single" w:sz="8" w:space="0" w:color="4F81BD"/>
              <w:bottom w:val="single" w:sz="8" w:space="0" w:color="4F81BD"/>
              <w:right w:val="single" w:sz="8" w:space="0" w:color="4F81BD"/>
            </w:tcBorders>
            <w:shd w:val="clear" w:color="auto" w:fill="D3DFEE"/>
          </w:tcPr>
          <w:p w:rsidR="008117CF" w:rsidRPr="004D3A5D" w:rsidRDefault="008117CF" w:rsidP="00337E9E">
            <w:pPr>
              <w:rPr>
                <w:bCs/>
                <w:szCs w:val="20"/>
              </w:rPr>
            </w:pPr>
            <w:r w:rsidRPr="004D3A5D">
              <w:rPr>
                <w:bCs/>
                <w:szCs w:val="20"/>
              </w:rPr>
              <w:t>Access Point Requires Manager Override</w:t>
            </w:r>
          </w:p>
        </w:tc>
        <w:tc>
          <w:tcPr>
            <w:tcW w:w="2749" w:type="pct"/>
            <w:tcBorders>
              <w:top w:val="single" w:sz="8" w:space="0" w:color="4F81BD"/>
              <w:left w:val="single" w:sz="8" w:space="0" w:color="4F81BD"/>
              <w:bottom w:val="single" w:sz="8" w:space="0" w:color="4F81BD"/>
              <w:right w:val="single" w:sz="8" w:space="0" w:color="4F81BD"/>
            </w:tcBorders>
            <w:shd w:val="clear" w:color="auto" w:fill="D3DFEE"/>
          </w:tcPr>
          <w:p w:rsidR="008117CF" w:rsidRPr="004D3A5D" w:rsidRDefault="008117CF" w:rsidP="00337E9E">
            <w:pPr>
              <w:rPr>
                <w:szCs w:val="20"/>
              </w:rPr>
            </w:pPr>
            <w:r w:rsidRPr="004D3A5D">
              <w:rPr>
                <w:szCs w:val="20"/>
              </w:rPr>
              <w:t>Determines the access point should check if it requires manager override.  If disabled, then the system does not check for manager override requirements to perform the action.</w:t>
            </w:r>
          </w:p>
          <w:p w:rsidR="00CC2046" w:rsidRPr="004D3A5D" w:rsidRDefault="00CC2046" w:rsidP="00337E9E">
            <w:pPr>
              <w:rPr>
                <w:szCs w:val="20"/>
              </w:rPr>
            </w:pPr>
          </w:p>
          <w:p w:rsidR="00CC2046" w:rsidRPr="004D3A5D" w:rsidRDefault="00CC2046" w:rsidP="00CC2046">
            <w:pPr>
              <w:pStyle w:val="ListParagraph"/>
              <w:numPr>
                <w:ilvl w:val="0"/>
                <w:numId w:val="38"/>
              </w:numPr>
              <w:rPr>
                <w:szCs w:val="20"/>
              </w:rPr>
            </w:pPr>
            <w:r w:rsidRPr="004D3A5D">
              <w:rPr>
                <w:szCs w:val="20"/>
              </w:rPr>
              <w:t>Reprint Last Transaction Gift Receipt</w:t>
            </w:r>
          </w:p>
          <w:p w:rsidR="00CC2046" w:rsidRPr="004D3A5D" w:rsidRDefault="00CC2046" w:rsidP="00CC2046">
            <w:pPr>
              <w:pStyle w:val="ListParagraph"/>
              <w:numPr>
                <w:ilvl w:val="0"/>
                <w:numId w:val="38"/>
              </w:numPr>
              <w:rPr>
                <w:szCs w:val="20"/>
              </w:rPr>
            </w:pPr>
            <w:r w:rsidRPr="004D3A5D">
              <w:rPr>
                <w:szCs w:val="20"/>
              </w:rPr>
              <w:t>Reprint Las Transaction Receipt</w:t>
            </w:r>
          </w:p>
          <w:p w:rsidR="00CC2046" w:rsidRPr="004D3A5D" w:rsidRDefault="00CC2046" w:rsidP="00CC2046">
            <w:pPr>
              <w:pStyle w:val="ListParagraph"/>
              <w:numPr>
                <w:ilvl w:val="0"/>
                <w:numId w:val="38"/>
              </w:numPr>
              <w:rPr>
                <w:szCs w:val="20"/>
              </w:rPr>
            </w:pPr>
            <w:r w:rsidRPr="004D3A5D">
              <w:rPr>
                <w:szCs w:val="20"/>
              </w:rPr>
              <w:t>Suspend</w:t>
            </w:r>
          </w:p>
          <w:p w:rsidR="00CC2046" w:rsidRPr="004D3A5D" w:rsidRDefault="00CC2046" w:rsidP="00CC2046">
            <w:pPr>
              <w:pStyle w:val="ListParagraph"/>
              <w:numPr>
                <w:ilvl w:val="0"/>
                <w:numId w:val="38"/>
              </w:numPr>
              <w:rPr>
                <w:szCs w:val="20"/>
              </w:rPr>
            </w:pPr>
            <w:r w:rsidRPr="004D3A5D">
              <w:rPr>
                <w:szCs w:val="20"/>
              </w:rPr>
              <w:t>Transaction Void</w:t>
            </w:r>
          </w:p>
          <w:p w:rsidR="00CC2046" w:rsidRPr="004D3A5D" w:rsidRDefault="00CC2046" w:rsidP="008731BC">
            <w:pPr>
              <w:pStyle w:val="ListParagraph"/>
              <w:numPr>
                <w:ilvl w:val="0"/>
                <w:numId w:val="38"/>
              </w:numPr>
              <w:rPr>
                <w:szCs w:val="20"/>
              </w:rPr>
            </w:pPr>
            <w:r w:rsidRPr="004D3A5D">
              <w:rPr>
                <w:szCs w:val="20"/>
              </w:rPr>
              <w:t>Transaction Transfer</w:t>
            </w:r>
          </w:p>
          <w:p w:rsidR="00D21EBB" w:rsidRPr="004D3A5D" w:rsidRDefault="00D21EBB" w:rsidP="00D21EBB">
            <w:pPr>
              <w:pStyle w:val="ListParagraph"/>
              <w:numPr>
                <w:ilvl w:val="0"/>
                <w:numId w:val="38"/>
              </w:numPr>
              <w:rPr>
                <w:szCs w:val="20"/>
              </w:rPr>
            </w:pPr>
            <w:r w:rsidRPr="004D3A5D">
              <w:rPr>
                <w:szCs w:val="20"/>
              </w:rPr>
              <w:t>Reprint Receipt</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8117CF" w:rsidRPr="004D3A5D" w:rsidRDefault="008117CF" w:rsidP="008117CF">
            <w:pPr>
              <w:pStyle w:val="ListParagraph"/>
              <w:numPr>
                <w:ilvl w:val="0"/>
                <w:numId w:val="37"/>
              </w:numPr>
              <w:rPr>
                <w:szCs w:val="20"/>
              </w:rPr>
            </w:pPr>
            <w:r w:rsidRPr="004D3A5D">
              <w:rPr>
                <w:szCs w:val="20"/>
              </w:rPr>
              <w:t>On</w:t>
            </w:r>
          </w:p>
          <w:p w:rsidR="008117CF" w:rsidRPr="004D3A5D" w:rsidRDefault="008117CF" w:rsidP="008117CF">
            <w:pPr>
              <w:pStyle w:val="ListParagraph"/>
              <w:numPr>
                <w:ilvl w:val="0"/>
                <w:numId w:val="37"/>
              </w:numPr>
              <w:rPr>
                <w:szCs w:val="20"/>
              </w:rPr>
            </w:pPr>
            <w:r w:rsidRPr="004D3A5D">
              <w:rPr>
                <w:szCs w:val="20"/>
              </w:rPr>
              <w:t>Off</w:t>
            </w:r>
          </w:p>
        </w:tc>
      </w:tr>
      <w:tr w:rsidR="006F3124" w:rsidRPr="004D3A5D" w:rsidTr="009251F6">
        <w:trPr>
          <w:cantSplit/>
        </w:trPr>
        <w:tc>
          <w:tcPr>
            <w:tcW w:w="1077" w:type="pct"/>
            <w:tcBorders>
              <w:top w:val="single" w:sz="8" w:space="0" w:color="4F81BD"/>
              <w:left w:val="single" w:sz="8" w:space="0" w:color="4F81BD"/>
              <w:bottom w:val="single" w:sz="8" w:space="0" w:color="4F81BD"/>
              <w:right w:val="single" w:sz="8" w:space="0" w:color="4F81BD"/>
            </w:tcBorders>
            <w:shd w:val="clear" w:color="auto" w:fill="D3DFEE"/>
          </w:tcPr>
          <w:p w:rsidR="006F3124" w:rsidRPr="004D3A5D" w:rsidRDefault="006F3124" w:rsidP="00337E9E">
            <w:pPr>
              <w:rPr>
                <w:bCs/>
                <w:szCs w:val="20"/>
              </w:rPr>
            </w:pPr>
            <w:r w:rsidRPr="004D3A5D">
              <w:rPr>
                <w:bCs/>
                <w:szCs w:val="20"/>
              </w:rPr>
              <w:t>Require Service Scheduling</w:t>
            </w:r>
          </w:p>
        </w:tc>
        <w:tc>
          <w:tcPr>
            <w:tcW w:w="2749" w:type="pct"/>
            <w:tcBorders>
              <w:top w:val="single" w:sz="8" w:space="0" w:color="4F81BD"/>
              <w:left w:val="single" w:sz="8" w:space="0" w:color="4F81BD"/>
              <w:bottom w:val="single" w:sz="8" w:space="0" w:color="4F81BD"/>
              <w:right w:val="single" w:sz="8" w:space="0" w:color="4F81BD"/>
            </w:tcBorders>
            <w:shd w:val="clear" w:color="auto" w:fill="D3DFEE"/>
          </w:tcPr>
          <w:p w:rsidR="006F3124" w:rsidRPr="004D3A5D" w:rsidRDefault="006F3124" w:rsidP="00337E9E">
            <w:pPr>
              <w:rPr>
                <w:szCs w:val="20"/>
              </w:rPr>
            </w:pPr>
            <w:r w:rsidRPr="004D3A5D">
              <w:rPr>
                <w:szCs w:val="20"/>
              </w:rPr>
              <w:t>Determines if the system checks the schedulable item attribute when an item is sold through Item Entry.  If an item has the Schedulable Item Attribute enabled and the item is sold through Item Entry, the system checks if manager approval is required in order to continue.</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6F3124" w:rsidRPr="004D3A5D" w:rsidRDefault="006F3124" w:rsidP="006F3124">
            <w:pPr>
              <w:pStyle w:val="ListParagraph"/>
              <w:numPr>
                <w:ilvl w:val="0"/>
                <w:numId w:val="36"/>
              </w:numPr>
              <w:rPr>
                <w:szCs w:val="20"/>
              </w:rPr>
            </w:pPr>
            <w:r w:rsidRPr="004D3A5D">
              <w:rPr>
                <w:szCs w:val="20"/>
              </w:rPr>
              <w:t>On</w:t>
            </w:r>
          </w:p>
          <w:p w:rsidR="006F3124" w:rsidRPr="004D3A5D" w:rsidRDefault="006F3124" w:rsidP="006F3124">
            <w:pPr>
              <w:pStyle w:val="ListParagraph"/>
              <w:numPr>
                <w:ilvl w:val="0"/>
                <w:numId w:val="36"/>
              </w:numPr>
              <w:rPr>
                <w:szCs w:val="20"/>
              </w:rPr>
            </w:pPr>
            <w:r w:rsidRPr="004D3A5D">
              <w:rPr>
                <w:szCs w:val="20"/>
              </w:rPr>
              <w:t>Off</w:t>
            </w:r>
          </w:p>
        </w:tc>
      </w:tr>
      <w:tr w:rsidR="006F3124" w:rsidRPr="004D3A5D" w:rsidTr="009251F6">
        <w:trPr>
          <w:cantSplit/>
        </w:trPr>
        <w:tc>
          <w:tcPr>
            <w:tcW w:w="1077" w:type="pct"/>
            <w:tcBorders>
              <w:top w:val="single" w:sz="8" w:space="0" w:color="4F81BD"/>
              <w:left w:val="single" w:sz="8" w:space="0" w:color="4F81BD"/>
              <w:bottom w:val="single" w:sz="8" w:space="0" w:color="4F81BD"/>
              <w:right w:val="single" w:sz="8" w:space="0" w:color="4F81BD"/>
            </w:tcBorders>
            <w:shd w:val="clear" w:color="auto" w:fill="D3DFEE"/>
          </w:tcPr>
          <w:p w:rsidR="006F3124" w:rsidRPr="004D3A5D" w:rsidRDefault="006F3124" w:rsidP="00337E9E">
            <w:pPr>
              <w:rPr>
                <w:bCs/>
                <w:szCs w:val="20"/>
              </w:rPr>
            </w:pPr>
            <w:r w:rsidRPr="004D3A5D">
              <w:rPr>
                <w:bCs/>
                <w:szCs w:val="20"/>
              </w:rPr>
              <w:lastRenderedPageBreak/>
              <w:t>Schedulable Item Attribute</w:t>
            </w:r>
          </w:p>
        </w:tc>
        <w:tc>
          <w:tcPr>
            <w:tcW w:w="2749" w:type="pct"/>
            <w:tcBorders>
              <w:top w:val="single" w:sz="8" w:space="0" w:color="4F81BD"/>
              <w:left w:val="single" w:sz="8" w:space="0" w:color="4F81BD"/>
              <w:bottom w:val="single" w:sz="8" w:space="0" w:color="4F81BD"/>
              <w:right w:val="single" w:sz="8" w:space="0" w:color="4F81BD"/>
            </w:tcBorders>
            <w:shd w:val="clear" w:color="auto" w:fill="D3DFEE"/>
          </w:tcPr>
          <w:p w:rsidR="006F3124" w:rsidRPr="004D3A5D" w:rsidRDefault="006F3124" w:rsidP="00337E9E">
            <w:pPr>
              <w:rPr>
                <w:szCs w:val="20"/>
              </w:rPr>
            </w:pPr>
            <w:r w:rsidRPr="004D3A5D">
              <w:rPr>
                <w:szCs w:val="20"/>
              </w:rPr>
              <w:t xml:space="preserve">Item attribute that defines a schedulable item.  This item attribute is used if </w:t>
            </w:r>
            <w:proofErr w:type="spellStart"/>
            <w:r w:rsidRPr="004D3A5D">
              <w:rPr>
                <w:szCs w:val="20"/>
              </w:rPr>
              <w:t>the</w:t>
            </w:r>
            <w:proofErr w:type="spellEnd"/>
            <w:r w:rsidRPr="004D3A5D">
              <w:rPr>
                <w:szCs w:val="20"/>
              </w:rPr>
              <w:t xml:space="preserve"> Require Service Scheduling parameter is enabled.</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6F3124" w:rsidRPr="004D3A5D" w:rsidRDefault="006F3124" w:rsidP="006F3124">
            <w:pPr>
              <w:pStyle w:val="ListParagraph"/>
              <w:numPr>
                <w:ilvl w:val="0"/>
                <w:numId w:val="36"/>
              </w:numPr>
              <w:rPr>
                <w:szCs w:val="20"/>
              </w:rPr>
            </w:pPr>
            <w:r w:rsidRPr="004D3A5D">
              <w:rPr>
                <w:szCs w:val="20"/>
              </w:rPr>
              <w:t>On</w:t>
            </w:r>
          </w:p>
          <w:p w:rsidR="006F3124" w:rsidRPr="004D3A5D" w:rsidRDefault="006F3124" w:rsidP="006F3124">
            <w:pPr>
              <w:pStyle w:val="ListParagraph"/>
              <w:numPr>
                <w:ilvl w:val="0"/>
                <w:numId w:val="36"/>
              </w:numPr>
              <w:rPr>
                <w:szCs w:val="20"/>
              </w:rPr>
            </w:pPr>
            <w:r w:rsidRPr="004D3A5D">
              <w:rPr>
                <w:szCs w:val="20"/>
              </w:rPr>
              <w:t>Off</w:t>
            </w:r>
          </w:p>
        </w:tc>
      </w:tr>
      <w:tr w:rsidR="00786277" w:rsidRPr="004D3A5D" w:rsidTr="009251F6">
        <w:trPr>
          <w:cantSplit/>
        </w:trPr>
        <w:tc>
          <w:tcPr>
            <w:tcW w:w="1077" w:type="pct"/>
            <w:tcBorders>
              <w:top w:val="single" w:sz="8" w:space="0" w:color="4F81BD"/>
              <w:left w:val="single" w:sz="8" w:space="0" w:color="4F81BD"/>
              <w:bottom w:val="single" w:sz="8" w:space="0" w:color="4F81BD"/>
              <w:right w:val="single" w:sz="8" w:space="0" w:color="4F81BD"/>
            </w:tcBorders>
            <w:shd w:val="clear" w:color="auto" w:fill="D3DFEE"/>
          </w:tcPr>
          <w:p w:rsidR="00786277" w:rsidRPr="004D3A5D" w:rsidRDefault="00786277" w:rsidP="00337E9E">
            <w:pPr>
              <w:rPr>
                <w:bCs/>
                <w:szCs w:val="20"/>
              </w:rPr>
            </w:pPr>
            <w:r w:rsidRPr="004D3A5D">
              <w:rPr>
                <w:bCs/>
                <w:szCs w:val="20"/>
              </w:rPr>
              <w:t>Select Customer Language Parameter</w:t>
            </w:r>
          </w:p>
        </w:tc>
        <w:tc>
          <w:tcPr>
            <w:tcW w:w="2749" w:type="pct"/>
            <w:tcBorders>
              <w:top w:val="single" w:sz="8" w:space="0" w:color="4F81BD"/>
              <w:left w:val="single" w:sz="8" w:space="0" w:color="4F81BD"/>
              <w:bottom w:val="single" w:sz="8" w:space="0" w:color="4F81BD"/>
              <w:right w:val="single" w:sz="8" w:space="0" w:color="4F81BD"/>
            </w:tcBorders>
            <w:shd w:val="clear" w:color="auto" w:fill="D3DFEE"/>
          </w:tcPr>
          <w:p w:rsidR="00786277" w:rsidRPr="004D3A5D" w:rsidRDefault="00786277" w:rsidP="00337E9E">
            <w:pPr>
              <w:rPr>
                <w:szCs w:val="20"/>
              </w:rPr>
            </w:pPr>
            <w:r w:rsidRPr="004D3A5D">
              <w:rPr>
                <w:szCs w:val="20"/>
              </w:rPr>
              <w:t xml:space="preserve">The parameter that enables the customer to select which language is presented to them during the acceptance of terms and conditions, signature capture, tender authorization prompts on MPM device and receipt – by default the customer language is the store language.  If the parameter for the customer to change their language is disabled or not present, the customer facing activities and printouts are in the stores language. </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786277" w:rsidRPr="004D3A5D" w:rsidRDefault="00786277" w:rsidP="00786277">
            <w:pPr>
              <w:pStyle w:val="ListParagraph"/>
              <w:numPr>
                <w:ilvl w:val="0"/>
                <w:numId w:val="40"/>
              </w:numPr>
              <w:rPr>
                <w:szCs w:val="20"/>
              </w:rPr>
            </w:pPr>
            <w:r w:rsidRPr="004D3A5D">
              <w:rPr>
                <w:szCs w:val="20"/>
              </w:rPr>
              <w:t>On</w:t>
            </w:r>
          </w:p>
          <w:p w:rsidR="00786277" w:rsidRPr="004D3A5D" w:rsidRDefault="00786277" w:rsidP="00786277">
            <w:pPr>
              <w:pStyle w:val="ListParagraph"/>
              <w:numPr>
                <w:ilvl w:val="0"/>
                <w:numId w:val="40"/>
              </w:numPr>
              <w:rPr>
                <w:szCs w:val="20"/>
              </w:rPr>
            </w:pPr>
            <w:r w:rsidRPr="004D3A5D">
              <w:rPr>
                <w:szCs w:val="20"/>
              </w:rPr>
              <w:t>Off</w:t>
            </w:r>
          </w:p>
        </w:tc>
      </w:tr>
      <w:tr w:rsidR="00966667" w:rsidRPr="004D3A5D" w:rsidTr="009251F6">
        <w:trPr>
          <w:cantSplit/>
          <w:ins w:id="159" w:author="Amy Byers" w:date="2015-04-01T12:31:00Z"/>
        </w:trPr>
        <w:tc>
          <w:tcPr>
            <w:tcW w:w="1077" w:type="pct"/>
            <w:tcBorders>
              <w:top w:val="single" w:sz="8" w:space="0" w:color="4F81BD"/>
              <w:left w:val="single" w:sz="8" w:space="0" w:color="4F81BD"/>
              <w:bottom w:val="single" w:sz="8" w:space="0" w:color="4F81BD"/>
              <w:right w:val="single" w:sz="8" w:space="0" w:color="4F81BD"/>
            </w:tcBorders>
            <w:shd w:val="clear" w:color="auto" w:fill="D3DFEE"/>
          </w:tcPr>
          <w:p w:rsidR="00966667" w:rsidRPr="004D3A5D" w:rsidRDefault="00966667" w:rsidP="00337E9E">
            <w:pPr>
              <w:rPr>
                <w:ins w:id="160" w:author="Amy Byers" w:date="2015-04-01T12:31:00Z"/>
                <w:bCs/>
                <w:szCs w:val="20"/>
              </w:rPr>
            </w:pPr>
            <w:ins w:id="161" w:author="Amy Byers" w:date="2015-04-01T12:31:00Z">
              <w:r>
                <w:rPr>
                  <w:bCs/>
                  <w:szCs w:val="20"/>
                </w:rPr>
                <w:t>IBH Override</w:t>
              </w:r>
            </w:ins>
          </w:p>
        </w:tc>
        <w:tc>
          <w:tcPr>
            <w:tcW w:w="2749" w:type="pct"/>
            <w:tcBorders>
              <w:top w:val="single" w:sz="8" w:space="0" w:color="4F81BD"/>
              <w:left w:val="single" w:sz="8" w:space="0" w:color="4F81BD"/>
              <w:bottom w:val="single" w:sz="8" w:space="0" w:color="4F81BD"/>
              <w:right w:val="single" w:sz="8" w:space="0" w:color="4F81BD"/>
            </w:tcBorders>
            <w:shd w:val="clear" w:color="auto" w:fill="D3DFEE"/>
          </w:tcPr>
          <w:p w:rsidR="00966667" w:rsidRPr="004D3A5D" w:rsidRDefault="00966667" w:rsidP="00337E9E">
            <w:pPr>
              <w:rPr>
                <w:ins w:id="162" w:author="Amy Byers" w:date="2015-04-01T12:31:00Z"/>
                <w:szCs w:val="20"/>
              </w:rPr>
            </w:pPr>
            <w:ins w:id="163" w:author="Amy Byers" w:date="2015-04-01T12:31:00Z">
              <w:r>
                <w:rPr>
                  <w:szCs w:val="20"/>
                </w:rPr>
                <w:t>Determines if IBH Override is available for device</w:t>
              </w:r>
            </w:ins>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966667" w:rsidRDefault="00966667" w:rsidP="00786277">
            <w:pPr>
              <w:pStyle w:val="ListParagraph"/>
              <w:numPr>
                <w:ilvl w:val="0"/>
                <w:numId w:val="40"/>
              </w:numPr>
              <w:rPr>
                <w:ins w:id="164" w:author="Amy Byers" w:date="2015-04-01T12:31:00Z"/>
                <w:szCs w:val="20"/>
              </w:rPr>
            </w:pPr>
            <w:ins w:id="165" w:author="Amy Byers" w:date="2015-04-01T12:31:00Z">
              <w:r>
                <w:rPr>
                  <w:szCs w:val="20"/>
                </w:rPr>
                <w:t>On</w:t>
              </w:r>
            </w:ins>
          </w:p>
          <w:p w:rsidR="00966667" w:rsidRPr="004D3A5D" w:rsidRDefault="00966667" w:rsidP="00786277">
            <w:pPr>
              <w:pStyle w:val="ListParagraph"/>
              <w:numPr>
                <w:ilvl w:val="0"/>
                <w:numId w:val="40"/>
              </w:numPr>
              <w:rPr>
                <w:ins w:id="166" w:author="Amy Byers" w:date="2015-04-01T12:31:00Z"/>
                <w:szCs w:val="20"/>
              </w:rPr>
            </w:pPr>
            <w:ins w:id="167" w:author="Amy Byers" w:date="2015-04-01T12:32:00Z">
              <w:r>
                <w:rPr>
                  <w:szCs w:val="20"/>
                </w:rPr>
                <w:t xml:space="preserve">Off </w:t>
              </w:r>
            </w:ins>
          </w:p>
        </w:tc>
      </w:tr>
    </w:tbl>
    <w:p w:rsidR="00D8448E" w:rsidRPr="004D3A5D" w:rsidRDefault="00D8448E" w:rsidP="00D8448E">
      <w:pPr>
        <w:pStyle w:val="Heading2"/>
      </w:pPr>
      <w:bookmarkStart w:id="168" w:name="_Toc318210821"/>
      <w:bookmarkStart w:id="169" w:name="_Toc415654807"/>
      <w:bookmarkStart w:id="170" w:name="_Toc290020120"/>
      <w:bookmarkStart w:id="171" w:name="_Toc71960215"/>
      <w:r w:rsidRPr="004D3A5D">
        <w:t>Interfaces</w:t>
      </w:r>
      <w:bookmarkEnd w:id="168"/>
      <w:bookmarkEnd w:id="169"/>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5282"/>
        <w:gridCol w:w="5282"/>
      </w:tblGrid>
      <w:tr w:rsidR="00D8448E" w:rsidRPr="004D3A5D" w:rsidTr="00C47288">
        <w:trPr>
          <w:cantSplit/>
        </w:trPr>
        <w:tc>
          <w:tcPr>
            <w:tcW w:w="2500" w:type="pct"/>
            <w:tcBorders>
              <w:top w:val="single" w:sz="8" w:space="0" w:color="4F81BD"/>
              <w:left w:val="single" w:sz="8" w:space="0" w:color="4F81BD"/>
              <w:bottom w:val="single" w:sz="18" w:space="0" w:color="4F81BD"/>
              <w:right w:val="single" w:sz="8" w:space="0" w:color="4F81BD"/>
            </w:tcBorders>
          </w:tcPr>
          <w:p w:rsidR="00D8448E" w:rsidRPr="004D3A5D" w:rsidRDefault="00D8448E" w:rsidP="00C47288">
            <w:pPr>
              <w:rPr>
                <w:b/>
              </w:rPr>
            </w:pPr>
            <w:r w:rsidRPr="004D3A5D">
              <w:rPr>
                <w:b/>
              </w:rPr>
              <w:t>Interface</w:t>
            </w:r>
          </w:p>
        </w:tc>
        <w:tc>
          <w:tcPr>
            <w:tcW w:w="2500" w:type="pct"/>
            <w:tcBorders>
              <w:top w:val="single" w:sz="8" w:space="0" w:color="4F81BD"/>
              <w:left w:val="single" w:sz="8" w:space="0" w:color="4F81BD"/>
              <w:bottom w:val="single" w:sz="18" w:space="0" w:color="4F81BD"/>
              <w:right w:val="single" w:sz="8" w:space="0" w:color="4F81BD"/>
            </w:tcBorders>
          </w:tcPr>
          <w:p w:rsidR="00D8448E" w:rsidRPr="004D3A5D" w:rsidRDefault="00D8448E" w:rsidP="00C47288">
            <w:pPr>
              <w:rPr>
                <w:b/>
                <w:vanish/>
                <w:szCs w:val="20"/>
              </w:rPr>
            </w:pPr>
            <w:r w:rsidRPr="004D3A5D">
              <w:rPr>
                <w:b/>
                <w:szCs w:val="20"/>
              </w:rPr>
              <w:t>Description</w:t>
            </w:r>
          </w:p>
        </w:tc>
      </w:tr>
      <w:tr w:rsidR="00966008" w:rsidRPr="004D3A5D" w:rsidTr="00C47288">
        <w:trPr>
          <w:cantSplit/>
        </w:trPr>
        <w:tc>
          <w:tcPr>
            <w:tcW w:w="2500" w:type="pct"/>
            <w:tcBorders>
              <w:top w:val="single" w:sz="18" w:space="0" w:color="4F81BD"/>
              <w:left w:val="single" w:sz="8" w:space="0" w:color="4F81BD"/>
              <w:bottom w:val="single" w:sz="8" w:space="0" w:color="4F81BD"/>
              <w:right w:val="single" w:sz="8" w:space="0" w:color="4F81BD"/>
            </w:tcBorders>
            <w:shd w:val="clear" w:color="auto" w:fill="D3DFEE"/>
          </w:tcPr>
          <w:p w:rsidR="00966008" w:rsidRPr="004D3A5D" w:rsidRDefault="00C02345" w:rsidP="00C47288">
            <w:pPr>
              <w:rPr>
                <w:bCs/>
                <w:szCs w:val="20"/>
              </w:rPr>
            </w:pPr>
            <w:r w:rsidRPr="004D3A5D">
              <w:rPr>
                <w:bCs/>
                <w:szCs w:val="20"/>
              </w:rPr>
              <w:t>None</w:t>
            </w:r>
          </w:p>
        </w:tc>
        <w:tc>
          <w:tcPr>
            <w:tcW w:w="2500" w:type="pct"/>
            <w:tcBorders>
              <w:top w:val="single" w:sz="18" w:space="0" w:color="4F81BD"/>
              <w:left w:val="single" w:sz="8" w:space="0" w:color="4F81BD"/>
              <w:bottom w:val="single" w:sz="8" w:space="0" w:color="4F81BD"/>
              <w:right w:val="single" w:sz="8" w:space="0" w:color="4F81BD"/>
            </w:tcBorders>
            <w:shd w:val="clear" w:color="auto" w:fill="D3DFEE"/>
          </w:tcPr>
          <w:p w:rsidR="00966008" w:rsidRPr="004D3A5D" w:rsidRDefault="00966008" w:rsidP="00C47288">
            <w:pPr>
              <w:rPr>
                <w:szCs w:val="20"/>
              </w:rPr>
            </w:pPr>
          </w:p>
        </w:tc>
      </w:tr>
    </w:tbl>
    <w:p w:rsidR="00C47288" w:rsidRPr="004D3A5D" w:rsidRDefault="00C47288" w:rsidP="00C47288">
      <w:pPr>
        <w:pStyle w:val="Heading1"/>
        <w:rPr>
          <w:i/>
        </w:rPr>
      </w:pPr>
      <w:bookmarkStart w:id="172" w:name="_Toc415654808"/>
      <w:bookmarkStart w:id="173" w:name="_Toc290020127"/>
      <w:bookmarkEnd w:id="170"/>
      <w:r w:rsidRPr="004D3A5D">
        <w:rPr>
          <w:i/>
        </w:rPr>
        <w:lastRenderedPageBreak/>
        <w:t xml:space="preserve">USE CASE: </w:t>
      </w:r>
      <w:r w:rsidR="00E845D1" w:rsidRPr="004D3A5D">
        <w:rPr>
          <w:i/>
        </w:rPr>
        <w:t>Modify Transaction</w:t>
      </w:r>
      <w:bookmarkEnd w:id="172"/>
    </w:p>
    <w:p w:rsidR="00C47288" w:rsidRPr="004D3A5D" w:rsidRDefault="00C47288" w:rsidP="00C47288">
      <w:pPr>
        <w:pStyle w:val="Heading2"/>
      </w:pPr>
      <w:bookmarkStart w:id="174" w:name="_Toc415654809"/>
      <w:r w:rsidRPr="004D3A5D">
        <w:t>Feature Flow</w:t>
      </w:r>
      <w:bookmarkEnd w:id="174"/>
    </w:p>
    <w:p w:rsidR="00F41FE4" w:rsidRPr="004D3A5D" w:rsidRDefault="00166F01" w:rsidP="00CF310B">
      <w:pPr>
        <w:pStyle w:val="BodyText"/>
        <w:jc w:val="center"/>
      </w:pPr>
      <w:del w:id="175" w:author="Amy Byers" w:date="2015-04-01T12:42:00Z">
        <w:r w:rsidRPr="004D3A5D" w:rsidDel="00966667">
          <w:rPr>
            <w:noProof/>
          </w:rPr>
          <w:drawing>
            <wp:inline distT="0" distB="0" distL="0" distR="0" wp14:anchorId="5DD47C5F" wp14:editId="3BB4408C">
              <wp:extent cx="6751955" cy="570992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751955" cy="5709920"/>
                      </a:xfrm>
                      <a:prstGeom prst="rect">
                        <a:avLst/>
                      </a:prstGeom>
                      <a:noFill/>
                      <a:ln w="9525">
                        <a:noFill/>
                        <a:miter lim="800000"/>
                        <a:headEnd/>
                        <a:tailEnd/>
                      </a:ln>
                    </pic:spPr>
                  </pic:pic>
                </a:graphicData>
              </a:graphic>
            </wp:inline>
          </w:drawing>
        </w:r>
      </w:del>
      <w:ins w:id="176" w:author="Amy Byers" w:date="2015-04-01T12:42:00Z">
        <w:r w:rsidR="00966667">
          <w:object w:dxaOrig="10098" w:dyaOrig="8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422.25pt" o:ole="">
              <v:imagedata r:id="rId16" o:title=""/>
            </v:shape>
            <o:OLEObject Type="Embed" ProgID="Visio.Drawing.11" ShapeID="_x0000_i1025" DrawAspect="Content" ObjectID="_1489398037" r:id="rId17"/>
          </w:object>
        </w:r>
      </w:ins>
    </w:p>
    <w:p w:rsidR="00C47288" w:rsidRPr="004D3A5D" w:rsidRDefault="00C47288" w:rsidP="00C47288">
      <w:pPr>
        <w:pStyle w:val="Heading2"/>
      </w:pPr>
      <w:bookmarkStart w:id="177" w:name="_Toc415654810"/>
      <w:r w:rsidRPr="004D3A5D">
        <w:t>Precondition</w:t>
      </w:r>
      <w:bookmarkEnd w:id="177"/>
    </w:p>
    <w:p w:rsidR="00E845D1" w:rsidRPr="004D3A5D" w:rsidRDefault="00E845D1" w:rsidP="004B5B8E">
      <w:pPr>
        <w:pStyle w:val="BodyText"/>
        <w:numPr>
          <w:ilvl w:val="0"/>
          <w:numId w:val="1"/>
        </w:numPr>
      </w:pPr>
      <w:r w:rsidRPr="004D3A5D">
        <w:t xml:space="preserve">The operator has selected to modify the </w:t>
      </w:r>
      <w:r w:rsidR="00DE3B94" w:rsidRPr="004D3A5D">
        <w:t>transaction</w:t>
      </w:r>
      <w:r w:rsidRPr="004D3A5D">
        <w:t>.</w:t>
      </w:r>
    </w:p>
    <w:p w:rsidR="00E845D1" w:rsidRPr="004D3A5D" w:rsidRDefault="00E845D1" w:rsidP="004B5B8E">
      <w:pPr>
        <w:pStyle w:val="BodyText"/>
        <w:numPr>
          <w:ilvl w:val="0"/>
          <w:numId w:val="1"/>
        </w:numPr>
      </w:pPr>
      <w:r w:rsidRPr="004D3A5D">
        <w:t xml:space="preserve">Only features eligible on the </w:t>
      </w:r>
      <w:r w:rsidR="00DE3B94" w:rsidRPr="004D3A5D">
        <w:t>transaction</w:t>
      </w:r>
      <w:r w:rsidRPr="004D3A5D">
        <w:t xml:space="preserve"> are displayed.</w:t>
      </w:r>
    </w:p>
    <w:p w:rsidR="00C47288" w:rsidRPr="004D3A5D" w:rsidRDefault="00C47288" w:rsidP="00C47288">
      <w:pPr>
        <w:pStyle w:val="Heading2"/>
      </w:pPr>
      <w:bookmarkStart w:id="178" w:name="_Ref400368529"/>
      <w:bookmarkStart w:id="179" w:name="_Ref400368531"/>
      <w:bookmarkStart w:id="180" w:name="_Toc415654811"/>
      <w:r w:rsidRPr="004D3A5D">
        <w:t>Main Flow</w:t>
      </w:r>
      <w:bookmarkEnd w:id="178"/>
      <w:bookmarkEnd w:id="179"/>
      <w:bookmarkEnd w:id="180"/>
    </w:p>
    <w:p w:rsidR="00E845D1" w:rsidRPr="004D3A5D" w:rsidRDefault="00E845D1" w:rsidP="008C1D81">
      <w:pPr>
        <w:pStyle w:val="BodyText"/>
        <w:numPr>
          <w:ilvl w:val="0"/>
          <w:numId w:val="13"/>
        </w:numPr>
        <w:tabs>
          <w:tab w:val="clear" w:pos="1440"/>
          <w:tab w:val="num" w:pos="360"/>
        </w:tabs>
        <w:ind w:left="360"/>
      </w:pPr>
      <w:r w:rsidRPr="004D3A5D">
        <w:t xml:space="preserve">The system displays the transaction </w:t>
      </w:r>
      <w:r w:rsidR="00A90F33" w:rsidRPr="004D3A5D">
        <w:t xml:space="preserve">modification </w:t>
      </w:r>
      <w:r w:rsidRPr="004D3A5D">
        <w:t>options and prompts the operator to select an option.</w:t>
      </w:r>
    </w:p>
    <w:p w:rsidR="00E845D1" w:rsidRPr="004D3A5D" w:rsidRDefault="00E845D1" w:rsidP="008C1D81">
      <w:pPr>
        <w:pStyle w:val="BodyText"/>
        <w:numPr>
          <w:ilvl w:val="0"/>
          <w:numId w:val="13"/>
        </w:numPr>
        <w:tabs>
          <w:tab w:val="clear" w:pos="1440"/>
          <w:tab w:val="num" w:pos="360"/>
        </w:tabs>
        <w:ind w:left="360"/>
      </w:pPr>
      <w:r w:rsidRPr="004D3A5D">
        <w:t>If the operator selects to void the current transaction, the Transaction Void use case is executed.</w:t>
      </w:r>
    </w:p>
    <w:p w:rsidR="00E845D1" w:rsidRPr="004D3A5D" w:rsidRDefault="00E845D1" w:rsidP="008C1D81">
      <w:pPr>
        <w:pStyle w:val="BodyText"/>
        <w:numPr>
          <w:ilvl w:val="0"/>
          <w:numId w:val="13"/>
        </w:numPr>
        <w:tabs>
          <w:tab w:val="clear" w:pos="1440"/>
          <w:tab w:val="num" w:pos="360"/>
        </w:tabs>
        <w:ind w:left="360"/>
      </w:pPr>
      <w:r w:rsidRPr="004D3A5D">
        <w:t xml:space="preserve">If the operator selects to suspend a transaction, the </w:t>
      </w:r>
      <w:r w:rsidR="003E5E4E" w:rsidRPr="004D3A5D">
        <w:t>Suspend use</w:t>
      </w:r>
      <w:r w:rsidRPr="004D3A5D">
        <w:t xml:space="preserve"> case is executed.</w:t>
      </w:r>
    </w:p>
    <w:p w:rsidR="00E845D1" w:rsidRPr="004D3A5D" w:rsidRDefault="00E845D1" w:rsidP="008C1D81">
      <w:pPr>
        <w:pStyle w:val="BodyText"/>
        <w:numPr>
          <w:ilvl w:val="0"/>
          <w:numId w:val="13"/>
        </w:numPr>
        <w:tabs>
          <w:tab w:val="clear" w:pos="1440"/>
          <w:tab w:val="num" w:pos="360"/>
        </w:tabs>
        <w:ind w:left="360"/>
      </w:pPr>
      <w:r w:rsidRPr="004D3A5D">
        <w:t xml:space="preserve">If the operator selects to print a transaction gift receipt, the </w:t>
      </w:r>
      <w:r w:rsidR="00A90F33" w:rsidRPr="004D3A5D">
        <w:t xml:space="preserve">Transaction </w:t>
      </w:r>
      <w:r w:rsidRPr="004D3A5D">
        <w:t xml:space="preserve">Gift Receipt </w:t>
      </w:r>
      <w:r w:rsidR="00EA7155" w:rsidRPr="004D3A5D">
        <w:t>alternate flow is</w:t>
      </w:r>
      <w:r w:rsidRPr="004D3A5D">
        <w:t xml:space="preserve"> executed.</w:t>
      </w:r>
    </w:p>
    <w:p w:rsidR="00E845D1" w:rsidRPr="004D3A5D" w:rsidRDefault="00E845D1" w:rsidP="008C1D81">
      <w:pPr>
        <w:pStyle w:val="BodyText"/>
        <w:numPr>
          <w:ilvl w:val="0"/>
          <w:numId w:val="13"/>
        </w:numPr>
        <w:tabs>
          <w:tab w:val="clear" w:pos="1440"/>
          <w:tab w:val="num" w:pos="360"/>
        </w:tabs>
        <w:ind w:left="360"/>
      </w:pPr>
      <w:r w:rsidRPr="004D3A5D">
        <w:t>If the operator selects to tax override the transaction, the Tax Override use case is executed.</w:t>
      </w:r>
    </w:p>
    <w:p w:rsidR="00E845D1" w:rsidRPr="004D3A5D" w:rsidRDefault="00E845D1" w:rsidP="008C1D81">
      <w:pPr>
        <w:pStyle w:val="BodyText"/>
        <w:numPr>
          <w:ilvl w:val="0"/>
          <w:numId w:val="13"/>
        </w:numPr>
        <w:tabs>
          <w:tab w:val="clear" w:pos="1440"/>
          <w:tab w:val="num" w:pos="360"/>
        </w:tabs>
        <w:ind w:left="360"/>
      </w:pPr>
      <w:r w:rsidRPr="004D3A5D">
        <w:t>If the operator selects to tax exempt the transaction, the Tax Exempt use case is executed.</w:t>
      </w:r>
    </w:p>
    <w:p w:rsidR="00E845D1" w:rsidRPr="004D3A5D" w:rsidRDefault="00E845D1" w:rsidP="008C1D81">
      <w:pPr>
        <w:pStyle w:val="BodyText"/>
        <w:numPr>
          <w:ilvl w:val="0"/>
          <w:numId w:val="13"/>
        </w:numPr>
        <w:tabs>
          <w:tab w:val="clear" w:pos="1440"/>
          <w:tab w:val="num" w:pos="360"/>
        </w:tabs>
        <w:ind w:left="360"/>
      </w:pPr>
      <w:r w:rsidRPr="004D3A5D">
        <w:t>If the operator selects to capture salesperson at the transaction level, the Salesperson Capture use case is executed.</w:t>
      </w:r>
    </w:p>
    <w:p w:rsidR="00E845D1" w:rsidRPr="004D3A5D" w:rsidRDefault="00E845D1" w:rsidP="008C1D81">
      <w:pPr>
        <w:pStyle w:val="BodyText"/>
        <w:numPr>
          <w:ilvl w:val="0"/>
          <w:numId w:val="13"/>
        </w:numPr>
        <w:tabs>
          <w:tab w:val="clear" w:pos="1440"/>
          <w:tab w:val="num" w:pos="360"/>
        </w:tabs>
        <w:ind w:left="360"/>
      </w:pPr>
      <w:r w:rsidRPr="004D3A5D">
        <w:t>If the operator selects to create a kit on the fly, the Kits on the Fly use case is executed.</w:t>
      </w:r>
    </w:p>
    <w:p w:rsidR="00602CFE" w:rsidRPr="004D3A5D" w:rsidRDefault="00F24025" w:rsidP="008C1D81">
      <w:pPr>
        <w:pStyle w:val="BodyText"/>
        <w:numPr>
          <w:ilvl w:val="0"/>
          <w:numId w:val="13"/>
        </w:numPr>
        <w:tabs>
          <w:tab w:val="clear" w:pos="1440"/>
          <w:tab w:val="num" w:pos="360"/>
        </w:tabs>
        <w:ind w:left="360"/>
      </w:pPr>
      <w:r w:rsidRPr="004D3A5D">
        <w:lastRenderedPageBreak/>
        <w:t>If the operator selects to search for Loyalty information, the Loyalty Usage use case is executed.</w:t>
      </w:r>
    </w:p>
    <w:p w:rsidR="00602CFE" w:rsidRPr="004D3A5D" w:rsidRDefault="00F24025" w:rsidP="008C1D81">
      <w:pPr>
        <w:pStyle w:val="BodyText"/>
        <w:numPr>
          <w:ilvl w:val="0"/>
          <w:numId w:val="13"/>
        </w:numPr>
        <w:tabs>
          <w:tab w:val="clear" w:pos="1440"/>
          <w:tab w:val="num" w:pos="360"/>
        </w:tabs>
        <w:ind w:left="360"/>
      </w:pPr>
      <w:r w:rsidRPr="004D3A5D">
        <w:t>If the operator selects to check inventory on an item, the Inventory Lookup use case is executed.</w:t>
      </w:r>
    </w:p>
    <w:p w:rsidR="00602CFE" w:rsidRPr="004D3A5D" w:rsidRDefault="00F24025" w:rsidP="008C1D81">
      <w:pPr>
        <w:pStyle w:val="BodyText"/>
        <w:numPr>
          <w:ilvl w:val="0"/>
          <w:numId w:val="13"/>
        </w:numPr>
        <w:tabs>
          <w:tab w:val="clear" w:pos="1440"/>
          <w:tab w:val="num" w:pos="360"/>
        </w:tabs>
        <w:ind w:left="360"/>
      </w:pPr>
      <w:r w:rsidRPr="004D3A5D">
        <w:t xml:space="preserve">If the operator selects to reprint the receipt of the last transaction on the device, the Reprint </w:t>
      </w:r>
      <w:r w:rsidR="00CF310B" w:rsidRPr="004D3A5D">
        <w:t xml:space="preserve">Last Tran </w:t>
      </w:r>
      <w:r w:rsidRPr="004D3A5D">
        <w:t>Receipt use case is executed.</w:t>
      </w:r>
    </w:p>
    <w:p w:rsidR="00D21EBB" w:rsidRPr="004D3A5D" w:rsidRDefault="00CF310B" w:rsidP="00D21EBB">
      <w:pPr>
        <w:pStyle w:val="BodyText"/>
        <w:numPr>
          <w:ilvl w:val="0"/>
          <w:numId w:val="13"/>
        </w:numPr>
        <w:tabs>
          <w:tab w:val="clear" w:pos="1440"/>
          <w:tab w:val="num" w:pos="360"/>
        </w:tabs>
        <w:ind w:left="360"/>
      </w:pPr>
      <w:r w:rsidRPr="004D3A5D">
        <w:t>If the operator selects to reprint the gift receipt of the last transaction on the device, the Reprint Last Tran Gift Receipt use case is executed.</w:t>
      </w:r>
    </w:p>
    <w:p w:rsidR="006F3124" w:rsidRPr="004D3A5D" w:rsidRDefault="006F3124" w:rsidP="006F3124">
      <w:pPr>
        <w:pStyle w:val="BodyText"/>
        <w:numPr>
          <w:ilvl w:val="0"/>
          <w:numId w:val="13"/>
        </w:numPr>
        <w:tabs>
          <w:tab w:val="clear" w:pos="1440"/>
          <w:tab w:val="num" w:pos="360"/>
        </w:tabs>
        <w:ind w:left="360"/>
      </w:pPr>
      <w:r w:rsidRPr="004D3A5D">
        <w:t>If the operator selects to schedule a service order, the Service Order Scheduling use case is executed.</w:t>
      </w:r>
    </w:p>
    <w:p w:rsidR="006F3124" w:rsidRPr="004D3A5D" w:rsidRDefault="006F3124" w:rsidP="006F3124">
      <w:pPr>
        <w:pStyle w:val="BodyText"/>
        <w:numPr>
          <w:ilvl w:val="0"/>
          <w:numId w:val="13"/>
        </w:numPr>
        <w:tabs>
          <w:tab w:val="clear" w:pos="1440"/>
          <w:tab w:val="num" w:pos="360"/>
        </w:tabs>
        <w:ind w:left="360"/>
      </w:pPr>
      <w:r w:rsidRPr="004D3A5D">
        <w:t>If the operator selects to transfer the transaction, the Transaction Transfer use case is executed.</w:t>
      </w:r>
    </w:p>
    <w:p w:rsidR="00D21EBB" w:rsidRPr="004D3A5D" w:rsidRDefault="00D21EBB" w:rsidP="006F3124">
      <w:pPr>
        <w:pStyle w:val="BodyText"/>
        <w:numPr>
          <w:ilvl w:val="0"/>
          <w:numId w:val="13"/>
        </w:numPr>
        <w:tabs>
          <w:tab w:val="clear" w:pos="1440"/>
          <w:tab w:val="num" w:pos="360"/>
        </w:tabs>
        <w:ind w:left="360"/>
      </w:pPr>
      <w:r w:rsidRPr="004D3A5D">
        <w:t>If the operator selects to reprint a receipt, the Reprint Receipt use case is executed.</w:t>
      </w:r>
    </w:p>
    <w:p w:rsidR="00D21EBB" w:rsidRPr="004D3A5D" w:rsidRDefault="00D21EBB" w:rsidP="006F3124">
      <w:pPr>
        <w:pStyle w:val="BodyText"/>
        <w:numPr>
          <w:ilvl w:val="0"/>
          <w:numId w:val="13"/>
        </w:numPr>
        <w:tabs>
          <w:tab w:val="clear" w:pos="1440"/>
          <w:tab w:val="num" w:pos="360"/>
        </w:tabs>
        <w:ind w:left="360"/>
      </w:pPr>
      <w:r w:rsidRPr="004D3A5D">
        <w:t>If the operator selects to capture an employee for the transaction, the Employee Sale use case is executed.</w:t>
      </w:r>
    </w:p>
    <w:p w:rsidR="00786277" w:rsidRDefault="00786277" w:rsidP="00786277">
      <w:pPr>
        <w:pStyle w:val="BodyText"/>
        <w:numPr>
          <w:ilvl w:val="0"/>
          <w:numId w:val="13"/>
        </w:numPr>
        <w:tabs>
          <w:tab w:val="clear" w:pos="1440"/>
          <w:tab w:val="num" w:pos="360"/>
        </w:tabs>
        <w:ind w:left="360"/>
        <w:rPr>
          <w:ins w:id="181" w:author="Amy Byers" w:date="2015-04-01T12:26:00Z"/>
        </w:rPr>
      </w:pPr>
      <w:r w:rsidRPr="004D3A5D">
        <w:t>If the operator selects to capture the customers preferred language for the transac</w:t>
      </w:r>
      <w:r w:rsidR="00337E9E" w:rsidRPr="004D3A5D">
        <w:t>tion, the Select Customer Langua</w:t>
      </w:r>
      <w:r w:rsidRPr="004D3A5D">
        <w:t>ge use case is executed.</w:t>
      </w:r>
    </w:p>
    <w:p w:rsidR="000D6A23" w:rsidRPr="004D3A5D" w:rsidRDefault="000D6A23" w:rsidP="00786277">
      <w:pPr>
        <w:pStyle w:val="BodyText"/>
        <w:numPr>
          <w:ilvl w:val="0"/>
          <w:numId w:val="13"/>
        </w:numPr>
        <w:tabs>
          <w:tab w:val="clear" w:pos="1440"/>
          <w:tab w:val="num" w:pos="360"/>
        </w:tabs>
        <w:ind w:left="360"/>
      </w:pPr>
      <w:ins w:id="182" w:author="Amy Byers" w:date="2015-04-01T12:26:00Z">
        <w:r>
          <w:t>If the operator selects to override the IBH, the Override IBH Use case is executed.</w:t>
        </w:r>
      </w:ins>
    </w:p>
    <w:p w:rsidR="00337E9E" w:rsidRPr="004D3A5D" w:rsidRDefault="00337E9E" w:rsidP="00786277">
      <w:pPr>
        <w:pStyle w:val="BodyText"/>
        <w:numPr>
          <w:ilvl w:val="0"/>
          <w:numId w:val="13"/>
        </w:numPr>
        <w:tabs>
          <w:tab w:val="clear" w:pos="1440"/>
          <w:tab w:val="num" w:pos="360"/>
        </w:tabs>
        <w:ind w:left="360"/>
      </w:pPr>
      <w:r w:rsidRPr="004D3A5D">
        <w:t>If the operator selects to create a layaway deposit transaction type, the Layaway Deposit use case is executed.</w:t>
      </w:r>
    </w:p>
    <w:p w:rsidR="00337E9E" w:rsidRPr="004D3A5D" w:rsidRDefault="00337E9E" w:rsidP="00337E9E">
      <w:pPr>
        <w:pStyle w:val="BodyText"/>
        <w:numPr>
          <w:ilvl w:val="0"/>
          <w:numId w:val="13"/>
        </w:numPr>
        <w:tabs>
          <w:tab w:val="clear" w:pos="1440"/>
          <w:tab w:val="num" w:pos="360"/>
        </w:tabs>
        <w:ind w:left="360"/>
      </w:pPr>
      <w:r w:rsidRPr="004D3A5D">
        <w:t>If the operator selects to create a pre-order deposit transaction type, the Pre-Order Deposit use case is executed.</w:t>
      </w:r>
    </w:p>
    <w:p w:rsidR="00337E9E" w:rsidRPr="004D3A5D" w:rsidRDefault="00337E9E" w:rsidP="00337E9E">
      <w:pPr>
        <w:pStyle w:val="BodyText"/>
        <w:numPr>
          <w:ilvl w:val="0"/>
          <w:numId w:val="13"/>
        </w:numPr>
        <w:tabs>
          <w:tab w:val="clear" w:pos="1440"/>
          <w:tab w:val="num" w:pos="360"/>
        </w:tabs>
        <w:ind w:left="360"/>
      </w:pPr>
      <w:r w:rsidRPr="004D3A5D">
        <w:t>If the operator selects to update customer information, the Customer use case is executed.</w:t>
      </w:r>
    </w:p>
    <w:p w:rsidR="00166F01" w:rsidRPr="004D3A5D" w:rsidRDefault="00166F01" w:rsidP="00337E9E">
      <w:pPr>
        <w:pStyle w:val="BodyText"/>
        <w:numPr>
          <w:ilvl w:val="0"/>
          <w:numId w:val="13"/>
        </w:numPr>
        <w:tabs>
          <w:tab w:val="clear" w:pos="1440"/>
          <w:tab w:val="num" w:pos="360"/>
        </w:tabs>
        <w:ind w:left="360"/>
      </w:pPr>
      <w:r w:rsidRPr="004D3A5D">
        <w:t>If the operator selects to create a web basket, the Create Web Basket use case is executed.</w:t>
      </w:r>
    </w:p>
    <w:p w:rsidR="00166F01" w:rsidRPr="004D3A5D" w:rsidRDefault="00166F01" w:rsidP="00166F01">
      <w:pPr>
        <w:pStyle w:val="BodyText"/>
        <w:numPr>
          <w:ilvl w:val="0"/>
          <w:numId w:val="13"/>
        </w:numPr>
        <w:tabs>
          <w:tab w:val="clear" w:pos="1440"/>
          <w:tab w:val="num" w:pos="360"/>
        </w:tabs>
        <w:ind w:left="360"/>
      </w:pPr>
      <w:r w:rsidRPr="004D3A5D">
        <w:t>If the operator selects to create a web basket, the Edit Web Basket use case is executed.</w:t>
      </w:r>
    </w:p>
    <w:p w:rsidR="00166F01" w:rsidRPr="004D3A5D" w:rsidRDefault="00166F01" w:rsidP="00166F01">
      <w:pPr>
        <w:pStyle w:val="BodyText"/>
        <w:numPr>
          <w:ilvl w:val="0"/>
          <w:numId w:val="13"/>
        </w:numPr>
        <w:tabs>
          <w:tab w:val="clear" w:pos="1440"/>
          <w:tab w:val="num" w:pos="360"/>
        </w:tabs>
        <w:ind w:left="360"/>
      </w:pPr>
      <w:r w:rsidRPr="004D3A5D">
        <w:t>If the operator selects to create a web basket, the Import Web Basket use case is executed.</w:t>
      </w:r>
    </w:p>
    <w:p w:rsidR="00166F01" w:rsidRPr="004D3A5D" w:rsidRDefault="00166F01" w:rsidP="00166F01">
      <w:pPr>
        <w:pStyle w:val="BodyText"/>
        <w:numPr>
          <w:ilvl w:val="0"/>
          <w:numId w:val="13"/>
        </w:numPr>
        <w:tabs>
          <w:tab w:val="clear" w:pos="1440"/>
          <w:tab w:val="num" w:pos="360"/>
        </w:tabs>
        <w:ind w:left="360"/>
      </w:pPr>
      <w:r w:rsidRPr="004D3A5D">
        <w:t>If the operator selects to create a web basket, the Remove Web Basket use case is executed.</w:t>
      </w:r>
    </w:p>
    <w:p w:rsidR="00E845D1" w:rsidRPr="004D3A5D" w:rsidRDefault="00E845D1" w:rsidP="008C1D81">
      <w:pPr>
        <w:pStyle w:val="BodyText"/>
        <w:numPr>
          <w:ilvl w:val="0"/>
          <w:numId w:val="13"/>
        </w:numPr>
        <w:tabs>
          <w:tab w:val="clear" w:pos="1440"/>
          <w:tab w:val="num" w:pos="360"/>
        </w:tabs>
        <w:ind w:left="360"/>
      </w:pPr>
      <w:r w:rsidRPr="004D3A5D">
        <w:t>If at any time the operator selects to return to the previous screen, the use case ends and the system returns to the calling use case.</w:t>
      </w:r>
    </w:p>
    <w:p w:rsidR="00C47288" w:rsidRPr="004D3A5D" w:rsidRDefault="00C47288" w:rsidP="00C47288">
      <w:pPr>
        <w:pStyle w:val="Heading2"/>
      </w:pPr>
      <w:bookmarkStart w:id="183" w:name="_Toc415654812"/>
      <w:r w:rsidRPr="004D3A5D">
        <w:t>Alternate Flows</w:t>
      </w:r>
      <w:bookmarkEnd w:id="183"/>
    </w:p>
    <w:p w:rsidR="00EA7155" w:rsidRPr="004D3A5D" w:rsidRDefault="00A90F33" w:rsidP="00281DF5">
      <w:pPr>
        <w:pStyle w:val="Heading3"/>
      </w:pPr>
      <w:r w:rsidRPr="004D3A5D">
        <w:t xml:space="preserve">Transaction </w:t>
      </w:r>
      <w:r w:rsidR="00EA7155" w:rsidRPr="004D3A5D">
        <w:t>Gift Receipt</w:t>
      </w:r>
    </w:p>
    <w:p w:rsidR="00EA7155" w:rsidRPr="004D3A5D" w:rsidRDefault="00EA7155" w:rsidP="008C1D81">
      <w:pPr>
        <w:pStyle w:val="BodyText"/>
        <w:numPr>
          <w:ilvl w:val="0"/>
          <w:numId w:val="21"/>
        </w:numPr>
      </w:pPr>
      <w:r w:rsidRPr="004D3A5D">
        <w:t xml:space="preserve">The system prompts for the number of </w:t>
      </w:r>
      <w:r w:rsidR="0076487E" w:rsidRPr="004D3A5D">
        <w:t>Gift Receipts</w:t>
      </w:r>
      <w:r w:rsidRPr="004D3A5D">
        <w:t xml:space="preserve"> requested.</w:t>
      </w:r>
    </w:p>
    <w:p w:rsidR="00EA7155" w:rsidRPr="004D3A5D" w:rsidRDefault="00EA7155" w:rsidP="008C1D81">
      <w:pPr>
        <w:pStyle w:val="BodyText"/>
        <w:numPr>
          <w:ilvl w:val="0"/>
          <w:numId w:val="21"/>
        </w:numPr>
      </w:pPr>
      <w:r w:rsidRPr="004D3A5D">
        <w:t>The operator enters the number and selects Continue.</w:t>
      </w:r>
    </w:p>
    <w:p w:rsidR="00EA7155" w:rsidRPr="004D3A5D" w:rsidRDefault="00EA7155" w:rsidP="008C1D81">
      <w:pPr>
        <w:pStyle w:val="BodyText"/>
        <w:numPr>
          <w:ilvl w:val="0"/>
          <w:numId w:val="21"/>
        </w:numPr>
      </w:pPr>
      <w:r w:rsidRPr="004D3A5D">
        <w:t>The system returns to the calling use case.</w:t>
      </w:r>
    </w:p>
    <w:p w:rsidR="00C47288" w:rsidRPr="004D3A5D" w:rsidRDefault="00C47288" w:rsidP="00C47288">
      <w:pPr>
        <w:pStyle w:val="Heading2"/>
      </w:pPr>
      <w:bookmarkStart w:id="184" w:name="_Toc415654813"/>
      <w:r w:rsidRPr="004D3A5D">
        <w:t>Post Condition</w:t>
      </w:r>
      <w:bookmarkEnd w:id="184"/>
    </w:p>
    <w:p w:rsidR="00AF42F4" w:rsidRPr="004D3A5D" w:rsidRDefault="00AF42F4" w:rsidP="004B5B8E">
      <w:pPr>
        <w:pStyle w:val="BodyText"/>
        <w:numPr>
          <w:ilvl w:val="0"/>
          <w:numId w:val="1"/>
        </w:numPr>
      </w:pPr>
      <w:r w:rsidRPr="004D3A5D">
        <w:t>The selected use case is executed.</w:t>
      </w:r>
    </w:p>
    <w:p w:rsidR="00C47288" w:rsidRPr="004D3A5D" w:rsidRDefault="00C47288" w:rsidP="00C47288">
      <w:pPr>
        <w:pStyle w:val="Heading2"/>
      </w:pPr>
      <w:bookmarkStart w:id="185" w:name="_Ref400367678"/>
      <w:bookmarkStart w:id="186" w:name="_Ref400367681"/>
      <w:bookmarkStart w:id="187" w:name="_Toc415654814"/>
      <w:r w:rsidRPr="004D3A5D">
        <w:t>Special Requirements</w:t>
      </w:r>
      <w:bookmarkEnd w:id="185"/>
      <w:bookmarkEnd w:id="186"/>
      <w:bookmarkEnd w:id="187"/>
    </w:p>
    <w:p w:rsidR="00075EC8" w:rsidRPr="004D3A5D" w:rsidRDefault="00075EC8" w:rsidP="008C1D81">
      <w:pPr>
        <w:pStyle w:val="BodyText"/>
        <w:numPr>
          <w:ilvl w:val="0"/>
          <w:numId w:val="14"/>
        </w:numPr>
      </w:pPr>
      <w:r w:rsidRPr="004D3A5D">
        <w:t xml:space="preserve">If a gift card is sold in the transaction, the suspend feature is not displayed. </w:t>
      </w:r>
    </w:p>
    <w:p w:rsidR="00AF42F4" w:rsidRPr="004D3A5D" w:rsidRDefault="00AF42F4" w:rsidP="008C1D81">
      <w:pPr>
        <w:pStyle w:val="BodyText"/>
        <w:numPr>
          <w:ilvl w:val="0"/>
          <w:numId w:val="14"/>
        </w:numPr>
      </w:pPr>
      <w:r w:rsidRPr="004D3A5D">
        <w:t>The Kits on the Fly feature is only displayed</w:t>
      </w:r>
      <w:r w:rsidR="006A24DD" w:rsidRPr="004D3A5D">
        <w:t xml:space="preserve"> when there are </w:t>
      </w:r>
      <w:r w:rsidRPr="004D3A5D">
        <w:t>kit eligible items in the transaction</w:t>
      </w:r>
      <w:r w:rsidR="006A24DD" w:rsidRPr="004D3A5D">
        <w:t xml:space="preserve">.   </w:t>
      </w:r>
    </w:p>
    <w:p w:rsidR="006A24DD" w:rsidRPr="004D3A5D" w:rsidRDefault="00337E9E" w:rsidP="008C1D81">
      <w:pPr>
        <w:pStyle w:val="BodyText"/>
        <w:numPr>
          <w:ilvl w:val="0"/>
          <w:numId w:val="14"/>
        </w:numPr>
      </w:pPr>
      <w:r w:rsidRPr="004D3A5D">
        <w:t xml:space="preserve">Update Customer Info, </w:t>
      </w:r>
      <w:r w:rsidR="006A24DD" w:rsidRPr="004D3A5D">
        <w:t>Salesperson Capture, Tax Override, Tax Exempt</w:t>
      </w:r>
      <w:r w:rsidR="002702E0" w:rsidRPr="004D3A5D">
        <w:t xml:space="preserve">, </w:t>
      </w:r>
      <w:r w:rsidR="00F24025" w:rsidRPr="004D3A5D">
        <w:t xml:space="preserve">Inventory Lookup, Loyalty Lookup, and </w:t>
      </w:r>
      <w:r w:rsidR="00FF2F38" w:rsidRPr="004D3A5D">
        <w:t>Service Order Scheduling</w:t>
      </w:r>
      <w:r w:rsidR="006A24DD" w:rsidRPr="004D3A5D">
        <w:t xml:space="preserve"> are available prior to </w:t>
      </w:r>
      <w:r w:rsidR="00F24025" w:rsidRPr="004D3A5D">
        <w:t>and after</w:t>
      </w:r>
      <w:r w:rsidR="002702E0" w:rsidRPr="004D3A5D">
        <w:t xml:space="preserve"> </w:t>
      </w:r>
      <w:r w:rsidR="006A24DD" w:rsidRPr="004D3A5D">
        <w:t>a transaction number being assigned to the transaction.</w:t>
      </w:r>
      <w:r w:rsidRPr="004D3A5D">
        <w:t xml:space="preserve">  </w:t>
      </w:r>
      <w:r w:rsidRPr="004D3A5D">
        <w:rPr>
          <w:b/>
        </w:rPr>
        <w:t>Note</w:t>
      </w:r>
      <w:r w:rsidRPr="004D3A5D">
        <w:t>: These are the available options, but further determination of what is displayed is based upon the transaction type</w:t>
      </w:r>
      <w:r w:rsidR="00460CAC">
        <w:t xml:space="preserve"> and user must log in prior to displaying</w:t>
      </w:r>
      <w:r w:rsidRPr="004D3A5D">
        <w:t>.</w:t>
      </w:r>
    </w:p>
    <w:p w:rsidR="002702E0" w:rsidRPr="004D3A5D" w:rsidRDefault="00FF2F38" w:rsidP="008C1D81">
      <w:pPr>
        <w:pStyle w:val="BodyText"/>
        <w:numPr>
          <w:ilvl w:val="0"/>
          <w:numId w:val="14"/>
        </w:numPr>
      </w:pPr>
      <w:r w:rsidRPr="004D3A5D">
        <w:t>Transaction Void, Suspend,</w:t>
      </w:r>
      <w:r w:rsidR="002702E0" w:rsidRPr="004D3A5D">
        <w:t xml:space="preserve"> Kits on the Fly</w:t>
      </w:r>
      <w:r w:rsidRPr="004D3A5D">
        <w:t xml:space="preserve"> and Transaction Transfer</w:t>
      </w:r>
      <w:r w:rsidR="002702E0" w:rsidRPr="004D3A5D">
        <w:t xml:space="preserve"> are only available after a transaction number is assigned to the transaction.</w:t>
      </w:r>
      <w:r w:rsidR="00337E9E" w:rsidRPr="004D3A5D">
        <w:t xml:space="preserve"> </w:t>
      </w:r>
      <w:r w:rsidR="00337E9E" w:rsidRPr="004D3A5D">
        <w:rPr>
          <w:b/>
        </w:rPr>
        <w:t>Note</w:t>
      </w:r>
      <w:r w:rsidR="00337E9E" w:rsidRPr="004D3A5D">
        <w:t>: These are the available options, but further determination of what is displayed is based upon the transaction type.</w:t>
      </w:r>
    </w:p>
    <w:p w:rsidR="002702E0" w:rsidRPr="004D3A5D" w:rsidRDefault="00337E9E" w:rsidP="008C1D81">
      <w:pPr>
        <w:pStyle w:val="BodyText"/>
        <w:numPr>
          <w:ilvl w:val="0"/>
          <w:numId w:val="14"/>
        </w:numPr>
      </w:pPr>
      <w:r w:rsidRPr="004D3A5D">
        <w:t xml:space="preserve">Layaway Deposit, Pre-Order Deposit, </w:t>
      </w:r>
      <w:r w:rsidR="00D808A6" w:rsidRPr="004D3A5D">
        <w:t xml:space="preserve">Reprint Receipt, </w:t>
      </w:r>
      <w:r w:rsidR="00F24025" w:rsidRPr="004D3A5D">
        <w:t xml:space="preserve">Reprint </w:t>
      </w:r>
      <w:r w:rsidR="00CF310B" w:rsidRPr="004D3A5D">
        <w:t xml:space="preserve">Last Tran </w:t>
      </w:r>
      <w:r w:rsidR="00786277" w:rsidRPr="004D3A5D">
        <w:t xml:space="preserve">Receipt, </w:t>
      </w:r>
      <w:r w:rsidR="00CF310B" w:rsidRPr="004D3A5D">
        <w:t xml:space="preserve">Reprint Last Tran Gift Receipt </w:t>
      </w:r>
      <w:r w:rsidR="00786277" w:rsidRPr="004D3A5D">
        <w:t xml:space="preserve">and Select Customer Capture </w:t>
      </w:r>
      <w:r w:rsidR="00CF310B" w:rsidRPr="004D3A5D">
        <w:t>are</w:t>
      </w:r>
      <w:r w:rsidR="00F24025" w:rsidRPr="004D3A5D">
        <w:t xml:space="preserve"> only available prior to a transaction number being assigned to the transact</w:t>
      </w:r>
      <w:r w:rsidR="002702E0" w:rsidRPr="004D3A5D">
        <w:t>ion</w:t>
      </w:r>
      <w:r w:rsidR="00F24025" w:rsidRPr="004D3A5D">
        <w:t>.</w:t>
      </w:r>
    </w:p>
    <w:p w:rsidR="00FF2F38" w:rsidRPr="004D3A5D" w:rsidRDefault="00FF2F38" w:rsidP="008C1D81">
      <w:pPr>
        <w:pStyle w:val="BodyText"/>
        <w:numPr>
          <w:ilvl w:val="0"/>
          <w:numId w:val="14"/>
        </w:numPr>
      </w:pPr>
      <w:r w:rsidRPr="004D3A5D">
        <w:lastRenderedPageBreak/>
        <w:t>Service Order Scheduling is not available if there are non-scheduled Schedulable items in the transaction</w:t>
      </w:r>
      <w:r w:rsidR="006F3124" w:rsidRPr="004D3A5D">
        <w:t xml:space="preserve"> and the </w:t>
      </w:r>
      <w:r w:rsidR="008117CF" w:rsidRPr="004D3A5D">
        <w:t>Require Service Scheduling parameter is enabled</w:t>
      </w:r>
      <w:r w:rsidRPr="004D3A5D">
        <w:t>.</w:t>
      </w:r>
    </w:p>
    <w:p w:rsidR="00E92B5F" w:rsidRPr="004D3A5D" w:rsidRDefault="00E92B5F" w:rsidP="008C1D81">
      <w:pPr>
        <w:pStyle w:val="BodyText"/>
        <w:numPr>
          <w:ilvl w:val="0"/>
          <w:numId w:val="14"/>
        </w:numPr>
      </w:pPr>
      <w:r w:rsidRPr="004D3A5D">
        <w:t xml:space="preserve">The menu </w:t>
      </w:r>
      <w:r w:rsidR="00C02345" w:rsidRPr="004D3A5D">
        <w:t>options to be displayed are</w:t>
      </w:r>
      <w:r w:rsidRPr="004D3A5D">
        <w:t xml:space="preserve"> determined by the Transaction Modify Menu Options parameter.</w:t>
      </w:r>
    </w:p>
    <w:p w:rsidR="006F3124" w:rsidRPr="004D3A5D" w:rsidRDefault="006F3124" w:rsidP="008C1D81">
      <w:pPr>
        <w:pStyle w:val="BodyText"/>
        <w:numPr>
          <w:ilvl w:val="0"/>
          <w:numId w:val="14"/>
        </w:numPr>
      </w:pPr>
      <w:r w:rsidRPr="004D3A5D">
        <w:t>The system checks if the following access points require manager approval before the action can begin.</w:t>
      </w:r>
      <w:r w:rsidR="00C008A8" w:rsidRPr="004D3A5D">
        <w:t xml:space="preserve">  If enabled, the Manager Override use case is executed.</w:t>
      </w:r>
    </w:p>
    <w:p w:rsidR="006F3124" w:rsidRPr="004D3A5D" w:rsidRDefault="006F3124" w:rsidP="005A6ACE">
      <w:pPr>
        <w:pStyle w:val="BodyText"/>
        <w:numPr>
          <w:ilvl w:val="0"/>
          <w:numId w:val="35"/>
        </w:numPr>
        <w:spacing w:after="0"/>
        <w:ind w:left="763"/>
      </w:pPr>
      <w:r w:rsidRPr="004D3A5D">
        <w:t>Reprint Last Transaction Gift Receipt</w:t>
      </w:r>
    </w:p>
    <w:p w:rsidR="006F3124" w:rsidRPr="004D3A5D" w:rsidRDefault="006F3124" w:rsidP="005A6ACE">
      <w:pPr>
        <w:pStyle w:val="BodyText"/>
        <w:numPr>
          <w:ilvl w:val="0"/>
          <w:numId w:val="35"/>
        </w:numPr>
        <w:spacing w:after="0"/>
        <w:ind w:left="763"/>
      </w:pPr>
      <w:r w:rsidRPr="004D3A5D">
        <w:t>Reprint Last Transaction Receipt</w:t>
      </w:r>
    </w:p>
    <w:p w:rsidR="006F3124" w:rsidRPr="004D3A5D" w:rsidRDefault="006F3124" w:rsidP="005A6ACE">
      <w:pPr>
        <w:pStyle w:val="BodyText"/>
        <w:numPr>
          <w:ilvl w:val="0"/>
          <w:numId w:val="35"/>
        </w:numPr>
        <w:spacing w:after="0"/>
        <w:ind w:left="763"/>
      </w:pPr>
      <w:r w:rsidRPr="004D3A5D">
        <w:t>Suspend</w:t>
      </w:r>
    </w:p>
    <w:p w:rsidR="006F3124" w:rsidRPr="004D3A5D" w:rsidRDefault="006F3124" w:rsidP="005A6ACE">
      <w:pPr>
        <w:pStyle w:val="BodyText"/>
        <w:numPr>
          <w:ilvl w:val="0"/>
          <w:numId w:val="35"/>
        </w:numPr>
        <w:spacing w:after="0"/>
        <w:ind w:left="763"/>
      </w:pPr>
      <w:r w:rsidRPr="004D3A5D">
        <w:t>Transaction Void</w:t>
      </w:r>
    </w:p>
    <w:p w:rsidR="006F3124" w:rsidRPr="004D3A5D" w:rsidRDefault="006F3124" w:rsidP="005A6ACE">
      <w:pPr>
        <w:pStyle w:val="BodyText"/>
        <w:numPr>
          <w:ilvl w:val="0"/>
          <w:numId w:val="35"/>
        </w:numPr>
        <w:spacing w:after="0"/>
        <w:ind w:left="763"/>
      </w:pPr>
      <w:r w:rsidRPr="004D3A5D">
        <w:t>Transaction Transfer</w:t>
      </w:r>
    </w:p>
    <w:p w:rsidR="00D21EBB" w:rsidRPr="004D3A5D" w:rsidRDefault="00D21EBB" w:rsidP="00EB76E0">
      <w:pPr>
        <w:pStyle w:val="BodyText"/>
        <w:numPr>
          <w:ilvl w:val="0"/>
          <w:numId w:val="35"/>
        </w:numPr>
        <w:ind w:left="763"/>
      </w:pPr>
      <w:r w:rsidRPr="004D3A5D">
        <w:t>Reprint Receipt</w:t>
      </w:r>
    </w:p>
    <w:p w:rsidR="00EB76E0" w:rsidRPr="004D3A5D" w:rsidRDefault="00EB76E0" w:rsidP="00EB76E0">
      <w:pPr>
        <w:pStyle w:val="BodyText"/>
        <w:numPr>
          <w:ilvl w:val="0"/>
          <w:numId w:val="14"/>
        </w:numPr>
      </w:pPr>
      <w:r w:rsidRPr="004D3A5D">
        <w:t>Kits on the Fly is not available when the transaction is an employee transaction.</w:t>
      </w:r>
    </w:p>
    <w:p w:rsidR="00EB76E0" w:rsidRPr="004D3A5D" w:rsidRDefault="00EB76E0" w:rsidP="00EB76E0">
      <w:pPr>
        <w:pStyle w:val="BodyText"/>
        <w:numPr>
          <w:ilvl w:val="0"/>
          <w:numId w:val="14"/>
        </w:numPr>
      </w:pPr>
      <w:r w:rsidRPr="004D3A5D">
        <w:t>If a Kit exists in the transaction and the transaction is changed to be an employee transaction, the kit is deleted from the transaction.</w:t>
      </w:r>
    </w:p>
    <w:p w:rsidR="00786277" w:rsidRPr="004D3A5D" w:rsidRDefault="00786277" w:rsidP="00EB76E0">
      <w:pPr>
        <w:pStyle w:val="BodyText"/>
        <w:numPr>
          <w:ilvl w:val="0"/>
          <w:numId w:val="14"/>
        </w:numPr>
      </w:pPr>
      <w:r w:rsidRPr="004D3A5D">
        <w:t>. The ability to perform the capturing of the customers language is based upon the Select Customer Language parameter.  If the parameter is disabled, the option is not present in the Transaction Modify Menu – if the parameter is enabled, the option is present in the Transaction Modify Menu</w:t>
      </w:r>
    </w:p>
    <w:p w:rsidR="00166F01" w:rsidRPr="004D3A5D" w:rsidRDefault="00166F01" w:rsidP="00EB76E0">
      <w:pPr>
        <w:pStyle w:val="BodyText"/>
        <w:numPr>
          <w:ilvl w:val="0"/>
          <w:numId w:val="14"/>
        </w:numPr>
      </w:pPr>
      <w:r w:rsidRPr="004D3A5D">
        <w:t>The following table represents when the Create Web Basket, Edit Web Basket, Import Web Basket and Remove Web Basket are to be displayed:</w:t>
      </w:r>
    </w:p>
    <w:tbl>
      <w:tblPr>
        <w:tblStyle w:val="LightGrid-Accent11"/>
        <w:tblW w:w="0" w:type="auto"/>
        <w:tblInd w:w="144" w:type="dxa"/>
        <w:tblLook w:val="04A0" w:firstRow="1" w:lastRow="0" w:firstColumn="1" w:lastColumn="0" w:noHBand="0" w:noVBand="1"/>
      </w:tblPr>
      <w:tblGrid>
        <w:gridCol w:w="404"/>
        <w:gridCol w:w="1756"/>
        <w:gridCol w:w="2117"/>
        <w:gridCol w:w="1829"/>
        <w:gridCol w:w="2117"/>
        <w:gridCol w:w="2413"/>
      </w:tblGrid>
      <w:tr w:rsidR="00166F01" w:rsidRPr="004D3A5D" w:rsidTr="00460CA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14" w:type="dxa"/>
            <w:shd w:val="clear" w:color="auto" w:fill="B8CCE4" w:themeFill="accent1" w:themeFillTint="66"/>
            <w:vAlign w:val="bottom"/>
          </w:tcPr>
          <w:p w:rsidR="00166F01" w:rsidRPr="004D3A5D" w:rsidRDefault="00166F01" w:rsidP="00460CAC"/>
        </w:tc>
        <w:tc>
          <w:tcPr>
            <w:tcW w:w="1785" w:type="dxa"/>
            <w:shd w:val="clear" w:color="auto" w:fill="B8CCE4" w:themeFill="accent1" w:themeFillTint="66"/>
            <w:vAlign w:val="bottom"/>
          </w:tcPr>
          <w:p w:rsidR="00166F01" w:rsidRPr="004D3A5D" w:rsidRDefault="00166F01" w:rsidP="00460CAC">
            <w:pPr>
              <w:cnfStyle w:val="100000000000" w:firstRow="1" w:lastRow="0" w:firstColumn="0" w:lastColumn="0" w:oddVBand="0" w:evenVBand="0" w:oddHBand="0" w:evenHBand="0" w:firstRowFirstColumn="0" w:firstRowLastColumn="0" w:lastRowFirstColumn="0" w:lastRowLastColumn="0"/>
            </w:pPr>
            <w:r w:rsidRPr="004D3A5D">
              <w:t>Trans Type</w:t>
            </w:r>
          </w:p>
        </w:tc>
        <w:tc>
          <w:tcPr>
            <w:tcW w:w="2167" w:type="dxa"/>
            <w:shd w:val="clear" w:color="auto" w:fill="B8CCE4" w:themeFill="accent1" w:themeFillTint="66"/>
            <w:vAlign w:val="bottom"/>
          </w:tcPr>
          <w:p w:rsidR="00166F01" w:rsidRPr="004D3A5D" w:rsidRDefault="00166F01" w:rsidP="00460CAC">
            <w:pPr>
              <w:cnfStyle w:val="100000000000" w:firstRow="1" w:lastRow="0" w:firstColumn="0" w:lastColumn="0" w:oddVBand="0" w:evenVBand="0" w:oddHBand="0" w:evenHBand="0" w:firstRowFirstColumn="0" w:firstRowLastColumn="0" w:lastRowFirstColumn="0" w:lastRowLastColumn="0"/>
            </w:pPr>
            <w:r w:rsidRPr="004D3A5D">
              <w:t>MCF-Create Basket</w:t>
            </w:r>
          </w:p>
        </w:tc>
        <w:tc>
          <w:tcPr>
            <w:tcW w:w="1863" w:type="dxa"/>
            <w:shd w:val="clear" w:color="auto" w:fill="B8CCE4" w:themeFill="accent1" w:themeFillTint="66"/>
          </w:tcPr>
          <w:p w:rsidR="00166F01" w:rsidRPr="004D3A5D" w:rsidRDefault="00166F01" w:rsidP="00460CAC">
            <w:pPr>
              <w:cnfStyle w:val="100000000000" w:firstRow="1" w:lastRow="0" w:firstColumn="0" w:lastColumn="0" w:oddVBand="0" w:evenVBand="0" w:oddHBand="0" w:evenHBand="0" w:firstRowFirstColumn="0" w:firstRowLastColumn="0" w:lastRowFirstColumn="0" w:lastRowLastColumn="0"/>
            </w:pPr>
            <w:r w:rsidRPr="004D3A5D">
              <w:t>MCF-Edit Basket</w:t>
            </w:r>
          </w:p>
        </w:tc>
        <w:tc>
          <w:tcPr>
            <w:tcW w:w="2167" w:type="dxa"/>
            <w:shd w:val="clear" w:color="auto" w:fill="B8CCE4" w:themeFill="accent1" w:themeFillTint="66"/>
            <w:vAlign w:val="bottom"/>
          </w:tcPr>
          <w:p w:rsidR="00166F01" w:rsidRPr="004D3A5D" w:rsidRDefault="00166F01" w:rsidP="00460CAC">
            <w:pPr>
              <w:cnfStyle w:val="100000000000" w:firstRow="1" w:lastRow="0" w:firstColumn="0" w:lastColumn="0" w:oddVBand="0" w:evenVBand="0" w:oddHBand="0" w:evenHBand="0" w:firstRowFirstColumn="0" w:firstRowLastColumn="0" w:lastRowFirstColumn="0" w:lastRowLastColumn="0"/>
            </w:pPr>
            <w:r w:rsidRPr="004D3A5D">
              <w:t>MCF-Import Basket</w:t>
            </w:r>
          </w:p>
        </w:tc>
        <w:tc>
          <w:tcPr>
            <w:tcW w:w="2476" w:type="dxa"/>
            <w:shd w:val="clear" w:color="auto" w:fill="B8CCE4" w:themeFill="accent1" w:themeFillTint="66"/>
            <w:vAlign w:val="bottom"/>
          </w:tcPr>
          <w:p w:rsidR="00166F01" w:rsidRPr="004D3A5D" w:rsidRDefault="00166F01" w:rsidP="00460CAC">
            <w:pPr>
              <w:cnfStyle w:val="100000000000" w:firstRow="1" w:lastRow="0" w:firstColumn="0" w:lastColumn="0" w:oddVBand="0" w:evenVBand="0" w:oddHBand="0" w:evenHBand="0" w:firstRowFirstColumn="0" w:firstRowLastColumn="0" w:lastRowFirstColumn="0" w:lastRowLastColumn="0"/>
            </w:pPr>
            <w:r w:rsidRPr="004D3A5D">
              <w:t>MCF-Remove Basket</w:t>
            </w:r>
          </w:p>
        </w:tc>
      </w:tr>
      <w:tr w:rsidR="00166F01" w:rsidRPr="004D3A5D" w:rsidTr="00460CA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tcBorders>
              <w:top w:val="single" w:sz="18" w:space="0" w:color="4F81BD"/>
            </w:tcBorders>
            <w:shd w:val="clear" w:color="auto" w:fill="DBE5F1" w:themeFill="accent1" w:themeFillTint="33"/>
            <w:vAlign w:val="center"/>
          </w:tcPr>
          <w:p w:rsidR="00166F01" w:rsidRPr="004D3A5D" w:rsidRDefault="00166F01" w:rsidP="00166F01">
            <w:pPr>
              <w:pStyle w:val="ListParagraph"/>
              <w:numPr>
                <w:ilvl w:val="0"/>
                <w:numId w:val="47"/>
              </w:numPr>
              <w:ind w:left="180" w:hanging="180"/>
            </w:pPr>
          </w:p>
        </w:tc>
        <w:tc>
          <w:tcPr>
            <w:tcW w:w="1785" w:type="dxa"/>
            <w:tcBorders>
              <w:top w:val="single" w:sz="18" w:space="0" w:color="4F81BD"/>
            </w:tcBorders>
            <w:shd w:val="clear" w:color="auto" w:fill="DBE5F1" w:themeFill="accent1" w:themeFillTint="33"/>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Sale</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Available only if there is no MCF Sale items imported in the transaction</w:t>
            </w:r>
          </w:p>
        </w:tc>
        <w:tc>
          <w:tcPr>
            <w:tcW w:w="1863" w:type="dxa"/>
            <w:tcBorders>
              <w:top w:val="single" w:sz="18" w:space="0" w:color="4F81BD"/>
            </w:tcBorders>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Available</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Available</w:t>
            </w:r>
          </w:p>
        </w:tc>
        <w:tc>
          <w:tcPr>
            <w:tcW w:w="2476"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Available only when there is an MCF Sale item imported in the transaction.</w:t>
            </w:r>
          </w:p>
        </w:tc>
      </w:tr>
      <w:tr w:rsidR="00166F01" w:rsidRPr="004D3A5D" w:rsidTr="00460CAC">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166F01">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Return</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1863"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476"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r>
      <w:tr w:rsidR="00166F01" w:rsidRPr="004D3A5D" w:rsidTr="00460CA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166F01">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Exchange – Sale Side</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Available only if there is no MCF Cancel Line Items on the return side and if there is no MCF Sale items imported in the transaction</w:t>
            </w:r>
          </w:p>
        </w:tc>
        <w:tc>
          <w:tcPr>
            <w:tcW w:w="1863"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Available only if there is no MCF Cancel Line Items (Return) on the return side</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Available only if there is no MCF Cancel Line Items (Return) on the return side</w:t>
            </w:r>
          </w:p>
        </w:tc>
        <w:tc>
          <w:tcPr>
            <w:tcW w:w="2476"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Available only if there is no MCF Cancel Line Items on the return side and when there is an MCF Sale item imported in the transaction</w:t>
            </w:r>
          </w:p>
        </w:tc>
      </w:tr>
      <w:tr w:rsidR="00166F01" w:rsidRPr="004D3A5D" w:rsidTr="00460CAC">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166F01">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SIE – PSP Fulfillment, MFG Warranty, Service Exception</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rPr>
                <w:b/>
              </w:rPr>
              <w:t>Return</w:t>
            </w:r>
            <w:r w:rsidRPr="004D3A5D">
              <w:t xml:space="preserve"> – Not Available</w:t>
            </w:r>
          </w:p>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rPr>
                <w:b/>
              </w:rPr>
              <w:t>Sale</w:t>
            </w:r>
            <w:r w:rsidRPr="004D3A5D">
              <w:t xml:space="preserve"> – Available only if there is no MCF Cancel Line Item on the return side</w:t>
            </w:r>
          </w:p>
        </w:tc>
        <w:tc>
          <w:tcPr>
            <w:tcW w:w="1863"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rPr>
                <w:b/>
              </w:rPr>
              <w:t>Return</w:t>
            </w:r>
            <w:r w:rsidRPr="004D3A5D">
              <w:t xml:space="preserve"> – Not Available</w:t>
            </w:r>
          </w:p>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rPr>
                <w:b/>
              </w:rPr>
              <w:t>Sale</w:t>
            </w:r>
            <w:r w:rsidRPr="004D3A5D">
              <w:t xml:space="preserve"> – Available only if there is no MCF Cancel Line Item on the return side</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rPr>
                <w:b/>
              </w:rPr>
              <w:t>Return</w:t>
            </w:r>
            <w:r w:rsidRPr="004D3A5D">
              <w:t xml:space="preserve"> – Not Available</w:t>
            </w:r>
          </w:p>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rPr>
                <w:b/>
              </w:rPr>
              <w:t>Sale</w:t>
            </w:r>
            <w:r w:rsidRPr="004D3A5D">
              <w:t xml:space="preserve"> – Available only if there is no MCF Cancel Line Item on the return side</w:t>
            </w:r>
          </w:p>
        </w:tc>
        <w:tc>
          <w:tcPr>
            <w:tcW w:w="2476"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rPr>
                <w:b/>
              </w:rPr>
              <w:t>Return</w:t>
            </w:r>
            <w:r w:rsidRPr="004D3A5D">
              <w:t xml:space="preserve"> – Not Available</w:t>
            </w:r>
          </w:p>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rPr>
                <w:b/>
              </w:rPr>
              <w:t>Sale</w:t>
            </w:r>
            <w:r w:rsidRPr="004D3A5D">
              <w:t xml:space="preserve"> – Available only if there is no MCF Cancel Line Item on the return side and MCF Order has been imported on the sale side</w:t>
            </w:r>
          </w:p>
        </w:tc>
      </w:tr>
      <w:tr w:rsidR="00166F01" w:rsidRPr="004D3A5D" w:rsidTr="00460CA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166F01">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Lost and Damaged</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rPr>
                <w:b/>
              </w:rPr>
              <w:t>Return</w:t>
            </w:r>
            <w:r w:rsidRPr="004D3A5D">
              <w:t xml:space="preserve"> – Not Available</w:t>
            </w:r>
          </w:p>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rPr>
                <w:b/>
              </w:rPr>
              <w:t>Sale</w:t>
            </w:r>
            <w:r w:rsidRPr="004D3A5D">
              <w:t xml:space="preserve"> – Available only if there is no MCF Cancel Line Item on the return side</w:t>
            </w:r>
          </w:p>
        </w:tc>
        <w:tc>
          <w:tcPr>
            <w:tcW w:w="1863"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rPr>
                <w:b/>
              </w:rPr>
              <w:t>Return</w:t>
            </w:r>
            <w:r w:rsidRPr="004D3A5D">
              <w:t xml:space="preserve"> – Not Available</w:t>
            </w:r>
          </w:p>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rPr>
                <w:b/>
              </w:rPr>
              <w:t>Sale</w:t>
            </w:r>
            <w:r w:rsidRPr="004D3A5D">
              <w:t xml:space="preserve"> – Available only if there is no MCF Cancel Line Item on the return side</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rPr>
                <w:b/>
              </w:rPr>
              <w:t>Return</w:t>
            </w:r>
            <w:r w:rsidRPr="004D3A5D">
              <w:t xml:space="preserve"> – Not Available</w:t>
            </w:r>
          </w:p>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rPr>
                <w:b/>
              </w:rPr>
              <w:t>Sale</w:t>
            </w:r>
            <w:r w:rsidRPr="004D3A5D">
              <w:t xml:space="preserve"> – Available only if there is no MCF Cancel Line Item on the return side</w:t>
            </w:r>
          </w:p>
        </w:tc>
        <w:tc>
          <w:tcPr>
            <w:tcW w:w="2476"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rPr>
                <w:b/>
              </w:rPr>
              <w:t>Return</w:t>
            </w:r>
            <w:r w:rsidRPr="004D3A5D">
              <w:t xml:space="preserve"> – Not Available</w:t>
            </w:r>
          </w:p>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rPr>
                <w:b/>
              </w:rPr>
              <w:t>Sale</w:t>
            </w:r>
            <w:r w:rsidRPr="004D3A5D">
              <w:t xml:space="preserve"> – Available only if there is no MCF Cancel Line Item on the return side and MCF Order has been imported on the sale side</w:t>
            </w:r>
          </w:p>
        </w:tc>
      </w:tr>
      <w:tr w:rsidR="00166F01" w:rsidRPr="004D3A5D" w:rsidTr="00460CAC">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166F01">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Adjustment – Price Match, Price Correction</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1863"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476"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r>
      <w:tr w:rsidR="00166F01" w:rsidRPr="004D3A5D" w:rsidTr="00460CA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166F01">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Account Refund</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c>
          <w:tcPr>
            <w:tcW w:w="1863"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c>
          <w:tcPr>
            <w:tcW w:w="2476"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r>
      <w:tr w:rsidR="00166F01" w:rsidRPr="004D3A5D" w:rsidTr="00460CAC">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166F01">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Payment On Account</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1863"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476"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r>
      <w:tr w:rsidR="00166F01" w:rsidRPr="004D3A5D" w:rsidTr="00460CA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166F01">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Layaway Deposit</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c>
          <w:tcPr>
            <w:tcW w:w="1863"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c>
          <w:tcPr>
            <w:tcW w:w="2476"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r>
      <w:tr w:rsidR="00166F01" w:rsidRPr="004D3A5D" w:rsidTr="00460CAC">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166F01">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Pre-Order Deposit</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1863"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476"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r>
      <w:tr w:rsidR="00166F01" w:rsidRPr="004D3A5D" w:rsidTr="00460CA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166F01">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Cash In/Out</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c>
          <w:tcPr>
            <w:tcW w:w="1863"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c>
          <w:tcPr>
            <w:tcW w:w="2476"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r>
      <w:tr w:rsidR="00166F01" w:rsidRPr="004D3A5D" w:rsidTr="00460CAC">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166F01">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Training Mode</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1863"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476"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r>
      <w:tr w:rsidR="00166F01" w:rsidRPr="004D3A5D" w:rsidTr="00460CA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166F01">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Employee</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Same process as non-employee transaction</w:t>
            </w:r>
          </w:p>
        </w:tc>
        <w:tc>
          <w:tcPr>
            <w:tcW w:w="1863"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Same process as non-employee transaction</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Same process as non-employee transaction</w:t>
            </w:r>
          </w:p>
        </w:tc>
        <w:tc>
          <w:tcPr>
            <w:tcW w:w="2476"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Same process as non-employee transaction</w:t>
            </w:r>
          </w:p>
        </w:tc>
      </w:tr>
    </w:tbl>
    <w:p w:rsidR="00166F01" w:rsidRPr="004D3A5D" w:rsidRDefault="00166F01" w:rsidP="00166F01">
      <w:pPr>
        <w:pStyle w:val="BodyText"/>
        <w:ind w:left="36"/>
      </w:pPr>
    </w:p>
    <w:p w:rsidR="00C47288" w:rsidRPr="004D3A5D" w:rsidRDefault="00C47288" w:rsidP="00281DF5">
      <w:pPr>
        <w:pStyle w:val="Heading3"/>
      </w:pPr>
      <w:r w:rsidRPr="004D3A5D">
        <w:t>Special Offline Requirements</w:t>
      </w:r>
    </w:p>
    <w:p w:rsidR="00F225EF" w:rsidRPr="004D3A5D" w:rsidRDefault="00F225EF" w:rsidP="00F225EF">
      <w:pPr>
        <w:pStyle w:val="BodyText"/>
      </w:pPr>
      <w:r w:rsidRPr="004D3A5D">
        <w:t>TBD</w:t>
      </w:r>
    </w:p>
    <w:p w:rsidR="00C47288" w:rsidRPr="004D3A5D" w:rsidRDefault="00C47288" w:rsidP="00281DF5">
      <w:pPr>
        <w:pStyle w:val="Heading3"/>
      </w:pPr>
      <w:r w:rsidRPr="004D3A5D">
        <w:t>Data Input/Output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C47288" w:rsidRPr="004D3A5D" w:rsidTr="00C47288">
        <w:trPr>
          <w:cantSplit/>
        </w:trPr>
        <w:tc>
          <w:tcPr>
            <w:tcW w:w="1284" w:type="pct"/>
            <w:tcBorders>
              <w:top w:val="single" w:sz="8" w:space="0" w:color="4F81BD"/>
              <w:left w:val="single" w:sz="8" w:space="0" w:color="4F81BD"/>
              <w:bottom w:val="single" w:sz="18" w:space="0" w:color="4F81BD"/>
              <w:right w:val="single" w:sz="8" w:space="0" w:color="4F81BD"/>
            </w:tcBorders>
          </w:tcPr>
          <w:p w:rsidR="00C47288" w:rsidRPr="004D3A5D" w:rsidRDefault="00C47288" w:rsidP="00C47288">
            <w:pPr>
              <w:rPr>
                <w:b/>
              </w:rPr>
            </w:pPr>
            <w:r w:rsidRPr="004D3A5D">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C47288" w:rsidRPr="004D3A5D" w:rsidRDefault="00C47288" w:rsidP="00C47288">
            <w:pPr>
              <w:rPr>
                <w:b/>
                <w:szCs w:val="20"/>
              </w:rPr>
            </w:pPr>
            <w:r w:rsidRPr="004D3A5D">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C47288" w:rsidRPr="004D3A5D" w:rsidRDefault="00C47288" w:rsidP="00C47288">
            <w:pPr>
              <w:rPr>
                <w:b/>
                <w:szCs w:val="20"/>
              </w:rPr>
            </w:pPr>
            <w:r w:rsidRPr="004D3A5D">
              <w:rPr>
                <w:b/>
                <w:szCs w:val="20"/>
              </w:rPr>
              <w:t>Destination</w:t>
            </w:r>
          </w:p>
        </w:tc>
      </w:tr>
      <w:tr w:rsidR="008B1BA4" w:rsidRPr="004D3A5D" w:rsidTr="00C47288">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8B1BA4" w:rsidRPr="004D3A5D" w:rsidRDefault="0087711A" w:rsidP="00C47288">
            <w:pPr>
              <w:rPr>
                <w:bCs/>
                <w:szCs w:val="20"/>
              </w:rPr>
            </w:pPr>
            <w:r w:rsidRPr="004D3A5D">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8B1BA4" w:rsidRPr="004D3A5D" w:rsidRDefault="008B1BA4" w:rsidP="008B1BA4">
            <w:p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8B1BA4" w:rsidRPr="004D3A5D" w:rsidRDefault="008B1BA4" w:rsidP="004B5B8E">
            <w:pPr>
              <w:numPr>
                <w:ilvl w:val="0"/>
                <w:numId w:val="1"/>
              </w:numPr>
              <w:rPr>
                <w:szCs w:val="20"/>
              </w:rPr>
            </w:pPr>
          </w:p>
        </w:tc>
      </w:tr>
    </w:tbl>
    <w:p w:rsidR="00FD5BA1" w:rsidRPr="004D3A5D" w:rsidRDefault="00FD5BA1" w:rsidP="00FD5BA1">
      <w:pPr>
        <w:pStyle w:val="Heading1"/>
        <w:rPr>
          <w:i/>
        </w:rPr>
      </w:pPr>
      <w:bookmarkStart w:id="188" w:name="_Toc415654815"/>
      <w:r w:rsidRPr="004D3A5D">
        <w:rPr>
          <w:i/>
        </w:rPr>
        <w:t>Supplemental Specifications</w:t>
      </w:r>
      <w:bookmarkEnd w:id="173"/>
      <w:bookmarkEnd w:id="188"/>
    </w:p>
    <w:p w:rsidR="00A36851" w:rsidRPr="004D3A5D" w:rsidRDefault="00A36851" w:rsidP="00B951D2">
      <w:pPr>
        <w:pStyle w:val="Heading2"/>
      </w:pPr>
      <w:bookmarkStart w:id="189" w:name="_Toc415654816"/>
      <w:bookmarkStart w:id="190" w:name="_Toc320880017"/>
      <w:r w:rsidRPr="004D3A5D">
        <w:t>Electronic Journal</w:t>
      </w:r>
      <w:bookmarkEnd w:id="189"/>
      <w:r w:rsidRPr="004D3A5D">
        <w:t xml:space="preserve"> </w:t>
      </w:r>
      <w:bookmarkEnd w:id="190"/>
    </w:p>
    <w:p w:rsidR="00A36851" w:rsidRPr="004D3A5D" w:rsidRDefault="00A36851" w:rsidP="00A36851">
      <w:pPr>
        <w:pStyle w:val="BodyText"/>
      </w:pPr>
      <w:r w:rsidRPr="004D3A5D">
        <w:t>Electronic journal mockups for this feature are documented in the Electronic Journal document.</w:t>
      </w:r>
    </w:p>
    <w:p w:rsidR="00D50F8C" w:rsidRPr="004D3A5D" w:rsidRDefault="00D50F8C" w:rsidP="00B951D2">
      <w:pPr>
        <w:pStyle w:val="Heading2"/>
      </w:pPr>
      <w:bookmarkStart w:id="191" w:name="_Ref400368270"/>
      <w:bookmarkStart w:id="192" w:name="_Ref400368364"/>
      <w:bookmarkStart w:id="193" w:name="_Ref400368367"/>
      <w:bookmarkStart w:id="194" w:name="_Toc415654817"/>
      <w:bookmarkStart w:id="195" w:name="_Toc320880018"/>
      <w:r w:rsidRPr="004D3A5D">
        <w:t>Manager Override</w:t>
      </w:r>
      <w:bookmarkEnd w:id="191"/>
      <w:bookmarkEnd w:id="192"/>
      <w:bookmarkEnd w:id="193"/>
      <w:bookmarkEnd w:id="194"/>
    </w:p>
    <w:p w:rsidR="00D50F8C" w:rsidRPr="004D3A5D" w:rsidRDefault="00D50F8C" w:rsidP="00D50F8C">
      <w:pPr>
        <w:pStyle w:val="BodyText"/>
      </w:pPr>
      <w:r w:rsidRPr="004D3A5D">
        <w:t>The Manager Override feature is called when one of the options is selected and require manager override:</w:t>
      </w:r>
    </w:p>
    <w:p w:rsidR="00D50F8C" w:rsidRPr="004D3A5D" w:rsidRDefault="00D50F8C" w:rsidP="00D50F8C">
      <w:pPr>
        <w:pStyle w:val="BodyText"/>
        <w:numPr>
          <w:ilvl w:val="0"/>
          <w:numId w:val="34"/>
        </w:numPr>
        <w:spacing w:after="0"/>
      </w:pPr>
      <w:r w:rsidRPr="004D3A5D">
        <w:t>Reprint Last Transaction Gift Receipt</w:t>
      </w:r>
    </w:p>
    <w:p w:rsidR="00D50F8C" w:rsidRPr="004D3A5D" w:rsidRDefault="00D50F8C" w:rsidP="00D50F8C">
      <w:pPr>
        <w:pStyle w:val="BodyText"/>
        <w:numPr>
          <w:ilvl w:val="0"/>
          <w:numId w:val="34"/>
        </w:numPr>
        <w:spacing w:after="0"/>
      </w:pPr>
      <w:r w:rsidRPr="004D3A5D">
        <w:t>Reprint Last Transaction Receipt</w:t>
      </w:r>
    </w:p>
    <w:p w:rsidR="00D50F8C" w:rsidRPr="004D3A5D" w:rsidRDefault="00D50F8C" w:rsidP="00D50F8C">
      <w:pPr>
        <w:pStyle w:val="BodyText"/>
        <w:numPr>
          <w:ilvl w:val="0"/>
          <w:numId w:val="34"/>
        </w:numPr>
        <w:spacing w:after="0"/>
      </w:pPr>
      <w:r w:rsidRPr="004D3A5D">
        <w:t>Suspend</w:t>
      </w:r>
    </w:p>
    <w:p w:rsidR="00D50F8C" w:rsidRPr="004D3A5D" w:rsidRDefault="00D50F8C" w:rsidP="00D50F8C">
      <w:pPr>
        <w:pStyle w:val="BodyText"/>
        <w:numPr>
          <w:ilvl w:val="0"/>
          <w:numId w:val="34"/>
        </w:numPr>
        <w:spacing w:after="0"/>
      </w:pPr>
      <w:r w:rsidRPr="004D3A5D">
        <w:t>Transaction Void</w:t>
      </w:r>
    </w:p>
    <w:p w:rsidR="00D50F8C" w:rsidRPr="004D3A5D" w:rsidRDefault="00D50F8C" w:rsidP="00D50F8C">
      <w:pPr>
        <w:pStyle w:val="BodyText"/>
        <w:numPr>
          <w:ilvl w:val="0"/>
          <w:numId w:val="34"/>
        </w:numPr>
        <w:spacing w:after="0"/>
      </w:pPr>
      <w:r w:rsidRPr="004D3A5D">
        <w:t>Transaction Transfer</w:t>
      </w:r>
    </w:p>
    <w:p w:rsidR="00D21EBB" w:rsidRDefault="00D21EBB" w:rsidP="00D50F8C">
      <w:pPr>
        <w:pStyle w:val="BodyText"/>
        <w:numPr>
          <w:ilvl w:val="0"/>
          <w:numId w:val="34"/>
        </w:numPr>
        <w:spacing w:after="0"/>
      </w:pPr>
      <w:r w:rsidRPr="004D3A5D">
        <w:t>Reprint Receipt</w:t>
      </w:r>
    </w:p>
    <w:p w:rsidR="004F54C8" w:rsidRPr="004D3A5D" w:rsidRDefault="004F54C8" w:rsidP="00D50F8C">
      <w:pPr>
        <w:pStyle w:val="BodyText"/>
        <w:numPr>
          <w:ilvl w:val="0"/>
          <w:numId w:val="34"/>
        </w:numPr>
        <w:spacing w:after="0"/>
      </w:pPr>
      <w:r>
        <w:t>Update Customer prior to transaction number assigned.</w:t>
      </w:r>
    </w:p>
    <w:p w:rsidR="00A36851" w:rsidRPr="004D3A5D" w:rsidRDefault="00A36851" w:rsidP="00B951D2">
      <w:pPr>
        <w:pStyle w:val="Heading2"/>
      </w:pPr>
      <w:bookmarkStart w:id="196" w:name="_Toc415654818"/>
      <w:r w:rsidRPr="004D3A5D">
        <w:t>POSLog</w:t>
      </w:r>
      <w:bookmarkEnd w:id="196"/>
      <w:r w:rsidRPr="004D3A5D">
        <w:t xml:space="preserve"> </w:t>
      </w:r>
      <w:bookmarkEnd w:id="195"/>
    </w:p>
    <w:p w:rsidR="00A36851" w:rsidRPr="004D3A5D" w:rsidRDefault="00A36851" w:rsidP="00A36851">
      <w:pPr>
        <w:pStyle w:val="BodyText"/>
      </w:pPr>
      <w:r w:rsidRPr="004D3A5D">
        <w:t>POSLog mockups for this feature are documented in the POSLog document.</w:t>
      </w:r>
    </w:p>
    <w:p w:rsidR="00A36851" w:rsidRPr="004D3A5D" w:rsidRDefault="00A36851" w:rsidP="00B951D2">
      <w:pPr>
        <w:pStyle w:val="Heading2"/>
      </w:pPr>
      <w:bookmarkStart w:id="197" w:name="_Toc415654819"/>
      <w:bookmarkStart w:id="198" w:name="_Toc320880019"/>
      <w:r w:rsidRPr="004D3A5D">
        <w:t>Printed Receipts</w:t>
      </w:r>
      <w:bookmarkEnd w:id="197"/>
      <w:r w:rsidRPr="004D3A5D">
        <w:t xml:space="preserve"> </w:t>
      </w:r>
      <w:bookmarkEnd w:id="198"/>
    </w:p>
    <w:p w:rsidR="00A36851" w:rsidRPr="004D3A5D" w:rsidRDefault="00A36851" w:rsidP="00A36851">
      <w:pPr>
        <w:pStyle w:val="BodyText"/>
      </w:pPr>
      <w:r w:rsidRPr="004D3A5D">
        <w:t xml:space="preserve">Printed receipt mockups, where applicable, are documented in the Receipt </w:t>
      </w:r>
      <w:r w:rsidR="00C82085" w:rsidRPr="004D3A5D">
        <w:t xml:space="preserve">Generation </w:t>
      </w:r>
      <w:r w:rsidRPr="004D3A5D">
        <w:t>document.</w:t>
      </w:r>
    </w:p>
    <w:p w:rsidR="00B416C9" w:rsidRDefault="00B416C9">
      <w:pPr>
        <w:rPr>
          <w:ins w:id="199" w:author="Amy Byers" w:date="2015-04-01T12:50:00Z"/>
          <w:rFonts w:cs="Arial"/>
          <w:b/>
          <w:bCs/>
          <w:i/>
          <w:caps/>
          <w:kern w:val="32"/>
          <w:sz w:val="28"/>
          <w:szCs w:val="32"/>
        </w:rPr>
      </w:pPr>
      <w:ins w:id="200" w:author="Amy Byers" w:date="2015-04-01T12:50:00Z">
        <w:r>
          <w:rPr>
            <w:i/>
          </w:rPr>
          <w:br w:type="page"/>
        </w:r>
      </w:ins>
    </w:p>
    <w:p w:rsidR="001B29B3" w:rsidRPr="004D3A5D" w:rsidDel="000D6A23" w:rsidRDefault="001B29B3">
      <w:pPr>
        <w:rPr>
          <w:del w:id="201" w:author="Amy Byers" w:date="2015-04-01T12:26:00Z"/>
          <w:rFonts w:cs="Arial"/>
          <w:b/>
          <w:bCs/>
          <w:i/>
          <w:caps/>
          <w:kern w:val="32"/>
          <w:sz w:val="28"/>
          <w:szCs w:val="32"/>
        </w:rPr>
      </w:pPr>
      <w:del w:id="202" w:author="Amy Byers" w:date="2015-04-01T12:26:00Z">
        <w:r w:rsidRPr="004D3A5D" w:rsidDel="000D6A23">
          <w:rPr>
            <w:i/>
          </w:rPr>
          <w:lastRenderedPageBreak/>
          <w:br w:type="page"/>
        </w:r>
      </w:del>
    </w:p>
    <w:p w:rsidR="00320DD3" w:rsidRPr="004D3A5D" w:rsidRDefault="0063125C" w:rsidP="0015173B">
      <w:pPr>
        <w:pStyle w:val="Heading1"/>
        <w:rPr>
          <w:i/>
        </w:rPr>
      </w:pPr>
      <w:bookmarkStart w:id="203" w:name="_Toc415654820"/>
      <w:r w:rsidRPr="004D3A5D">
        <w:rPr>
          <w:i/>
        </w:rPr>
        <w:t xml:space="preserve">Screen </w:t>
      </w:r>
      <w:bookmarkEnd w:id="171"/>
      <w:r w:rsidR="00D01C88" w:rsidRPr="004D3A5D">
        <w:rPr>
          <w:i/>
        </w:rPr>
        <w:t>Layouts</w:t>
      </w:r>
      <w:bookmarkEnd w:id="203"/>
    </w:p>
    <w:p w:rsidR="00E501A9" w:rsidRPr="004D3A5D" w:rsidRDefault="00E501A9" w:rsidP="00EF06BD">
      <w:pPr>
        <w:pStyle w:val="Heading2"/>
      </w:pPr>
      <w:bookmarkStart w:id="204" w:name="_Toc318377382"/>
      <w:bookmarkStart w:id="205" w:name="_Toc320389723"/>
      <w:bookmarkStart w:id="206" w:name="_Toc415654821"/>
      <w:bookmarkStart w:id="207" w:name="_Toc71960218"/>
      <w:bookmarkStart w:id="208" w:name="_Toc320880025"/>
      <w:r w:rsidRPr="004D3A5D">
        <w:t xml:space="preserve">Modify </w:t>
      </w:r>
      <w:r w:rsidR="00714492" w:rsidRPr="004D3A5D">
        <w:t>Transaction</w:t>
      </w:r>
      <w:bookmarkEnd w:id="204"/>
      <w:bookmarkEnd w:id="205"/>
      <w:bookmarkEnd w:id="206"/>
    </w:p>
    <w:p w:rsidR="00E501A9" w:rsidRPr="004D3A5D" w:rsidRDefault="0076487E" w:rsidP="00E501A9">
      <w:pPr>
        <w:pStyle w:val="BodyText"/>
        <w:rPr>
          <w:bCs/>
        </w:rPr>
      </w:pPr>
      <w:r w:rsidRPr="004D3A5D">
        <w:t>This</w:t>
      </w:r>
      <w:r w:rsidR="00E501A9" w:rsidRPr="004D3A5D">
        <w:t xml:space="preserve"> screen is displayed when the operator selects </w:t>
      </w:r>
      <w:r w:rsidRPr="004D3A5D">
        <w:t>modify the transaction</w:t>
      </w:r>
      <w:r w:rsidR="00E501A9" w:rsidRPr="004D3A5D">
        <w:t>.  The screen prompts the operator to select a transaction level modification</w:t>
      </w:r>
      <w:r w:rsidR="00E501A9" w:rsidRPr="004D3A5D">
        <w:rPr>
          <w:bCs/>
        </w:rPr>
        <w:t>.</w:t>
      </w:r>
    </w:p>
    <w:p w:rsidR="00E92B5F" w:rsidRPr="004D3A5D" w:rsidRDefault="00E92B5F" w:rsidP="00E92B5F">
      <w:pPr>
        <w:pStyle w:val="BodyText"/>
      </w:pPr>
      <w:r w:rsidRPr="004D3A5D">
        <w:t>The menu options to be displayed are determined by the Transaction Modify Menu Options parameter.</w:t>
      </w:r>
    </w:p>
    <w:p w:rsidR="00E501A9" w:rsidRPr="004D3A5D" w:rsidRDefault="00E501A9" w:rsidP="00281DF5">
      <w:pPr>
        <w:pStyle w:val="Heading3"/>
      </w:pPr>
      <w:r w:rsidRPr="004D3A5D">
        <w:t>Mockup</w:t>
      </w:r>
    </w:p>
    <w:p w:rsidR="00E501A9" w:rsidRPr="004D3A5D" w:rsidRDefault="00E501A9" w:rsidP="00B416C9">
      <w:pPr>
        <w:pStyle w:val="BodyText"/>
        <w:jc w:val="center"/>
      </w:pPr>
      <w:del w:id="209" w:author="Amy Byers" w:date="2015-04-01T12:49:00Z">
        <w:r w:rsidRPr="004D3A5D" w:rsidDel="00B416C9">
          <w:rPr>
            <w:noProof/>
          </w:rPr>
          <w:drawing>
            <wp:inline distT="0" distB="0" distL="0" distR="0" wp14:anchorId="5533EBD0" wp14:editId="43EA5D49">
              <wp:extent cx="6858000" cy="4046855"/>
              <wp:effectExtent l="19050" t="0" r="0" b="0"/>
              <wp:docPr id="6" name="Picture 5" descr="Tran Modify_Sliding Drawer_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 Modify_Sliding Drawer_Template.png"/>
                      <pic:cNvPicPr/>
                    </pic:nvPicPr>
                    <pic:blipFill>
                      <a:blip r:embed="rId18" cstate="print"/>
                      <a:stretch>
                        <a:fillRect/>
                      </a:stretch>
                    </pic:blipFill>
                    <pic:spPr>
                      <a:xfrm>
                        <a:off x="0" y="0"/>
                        <a:ext cx="6858000" cy="4046855"/>
                      </a:xfrm>
                      <a:prstGeom prst="rect">
                        <a:avLst/>
                      </a:prstGeom>
                    </pic:spPr>
                  </pic:pic>
                </a:graphicData>
              </a:graphic>
            </wp:inline>
          </w:drawing>
        </w:r>
      </w:del>
      <w:ins w:id="210" w:author="Amy Byers" w:date="2015-04-01T12:49:00Z">
        <w:r w:rsidR="00B416C9">
          <w:rPr>
            <w:noProof/>
          </w:rPr>
          <w:drawing>
            <wp:inline distT="0" distB="0" distL="0" distR="0">
              <wp:extent cx="585216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H_TRANSACTION LEVE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2160" cy="3657600"/>
                      </a:xfrm>
                      <a:prstGeom prst="rect">
                        <a:avLst/>
                      </a:prstGeom>
                    </pic:spPr>
                  </pic:pic>
                </a:graphicData>
              </a:graphic>
            </wp:inline>
          </w:drawing>
        </w:r>
      </w:ins>
    </w:p>
    <w:p w:rsidR="00E501A9" w:rsidRPr="004D3A5D" w:rsidRDefault="00E501A9" w:rsidP="00E501A9">
      <w:pPr>
        <w:pStyle w:val="Caption"/>
      </w:pPr>
      <w:r w:rsidRPr="004D3A5D">
        <w:t xml:space="preserve">Figure </w:t>
      </w:r>
      <w:r w:rsidR="00507E1B" w:rsidRPr="004D3A5D">
        <w:fldChar w:fldCharType="begin"/>
      </w:r>
      <w:r w:rsidR="00545EC3" w:rsidRPr="004D3A5D">
        <w:instrText xml:space="preserve"> SEQ Figure \* ARABIC </w:instrText>
      </w:r>
      <w:r w:rsidR="00507E1B" w:rsidRPr="004D3A5D">
        <w:fldChar w:fldCharType="separate"/>
      </w:r>
      <w:r w:rsidR="00F27C75" w:rsidRPr="004D3A5D">
        <w:rPr>
          <w:noProof/>
        </w:rPr>
        <w:t>1</w:t>
      </w:r>
      <w:r w:rsidR="00507E1B" w:rsidRPr="004D3A5D">
        <w:fldChar w:fldCharType="end"/>
      </w:r>
      <w:r w:rsidRPr="004D3A5D">
        <w:t>: Modify Transaction</w:t>
      </w:r>
      <w:r w:rsidRPr="004D3A5D">
        <w:rPr>
          <w:color w:val="FF0000"/>
        </w:rPr>
        <w:t xml:space="preserve"> </w:t>
      </w:r>
    </w:p>
    <w:p w:rsidR="00E501A9" w:rsidRPr="004D3A5D" w:rsidRDefault="00E501A9" w:rsidP="00281DF5">
      <w:pPr>
        <w:pStyle w:val="Heading3"/>
      </w:pPr>
      <w:r w:rsidRPr="004D3A5D">
        <w:t>Instruction 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E501A9" w:rsidRPr="004D3A5D" w:rsidTr="003105EB">
        <w:trPr>
          <w:cantSplit/>
        </w:trPr>
        <w:tc>
          <w:tcPr>
            <w:tcW w:w="10809" w:type="dxa"/>
            <w:tcBorders>
              <w:top w:val="single" w:sz="8" w:space="0" w:color="4F81BD"/>
              <w:left w:val="single" w:sz="8" w:space="0" w:color="4F81BD"/>
              <w:bottom w:val="single" w:sz="18" w:space="0" w:color="4F81BD"/>
              <w:right w:val="single" w:sz="8" w:space="0" w:color="4F81BD"/>
            </w:tcBorders>
          </w:tcPr>
          <w:p w:rsidR="00E501A9" w:rsidRPr="004D3A5D" w:rsidRDefault="00E501A9" w:rsidP="003105EB">
            <w:pPr>
              <w:rPr>
                <w:b/>
                <w:bCs/>
                <w:szCs w:val="20"/>
              </w:rPr>
            </w:pPr>
            <w:r w:rsidRPr="004D3A5D">
              <w:rPr>
                <w:b/>
                <w:bCs/>
                <w:szCs w:val="20"/>
              </w:rPr>
              <w:t>Instructions</w:t>
            </w:r>
          </w:p>
        </w:tc>
      </w:tr>
      <w:tr w:rsidR="00E501A9" w:rsidRPr="004D3A5D" w:rsidTr="003105EB">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E501A9" w:rsidRPr="004D3A5D" w:rsidRDefault="0076487E" w:rsidP="003105EB">
            <w:pPr>
              <w:rPr>
                <w:bCs/>
                <w:szCs w:val="20"/>
              </w:rPr>
            </w:pPr>
            <w:r w:rsidRPr="004D3A5D">
              <w:rPr>
                <w:bCs/>
                <w:szCs w:val="20"/>
              </w:rPr>
              <w:t>None</w:t>
            </w:r>
          </w:p>
        </w:tc>
      </w:tr>
    </w:tbl>
    <w:p w:rsidR="00E501A9" w:rsidRPr="004D3A5D" w:rsidRDefault="00E501A9" w:rsidP="00281DF5">
      <w:pPr>
        <w:pStyle w:val="Heading3"/>
      </w:pPr>
      <w:r w:rsidRPr="004D3A5D">
        <w:t>Navigation/Menu Keys</w:t>
      </w:r>
      <w:r w:rsidR="00066265" w:rsidRPr="004D3A5D">
        <w:t xml:space="preserve"> – Initial Login and Sale Transaction Type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24"/>
        <w:gridCol w:w="1546"/>
        <w:gridCol w:w="3684"/>
        <w:gridCol w:w="3610"/>
      </w:tblGrid>
      <w:tr w:rsidR="00E501A9" w:rsidRPr="004D3A5D" w:rsidTr="00B416C9">
        <w:trPr>
          <w:cantSplit/>
          <w:tblHeader/>
        </w:trPr>
        <w:tc>
          <w:tcPr>
            <w:tcW w:w="1724"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E501A9" w:rsidRPr="004D3A5D" w:rsidRDefault="00E501A9" w:rsidP="003105EB">
            <w:pPr>
              <w:pStyle w:val="BodyText"/>
              <w:spacing w:after="0"/>
              <w:rPr>
                <w:b/>
              </w:rPr>
            </w:pPr>
            <w:r w:rsidRPr="004D3A5D">
              <w:rPr>
                <w:b/>
              </w:rPr>
              <w:t>Label</w:t>
            </w:r>
          </w:p>
        </w:tc>
        <w:tc>
          <w:tcPr>
            <w:tcW w:w="1546"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E501A9" w:rsidRPr="004D3A5D" w:rsidRDefault="00E501A9" w:rsidP="003105EB">
            <w:pPr>
              <w:pStyle w:val="BodyText"/>
              <w:spacing w:after="0"/>
              <w:rPr>
                <w:b/>
              </w:rPr>
            </w:pPr>
            <w:r w:rsidRPr="004D3A5D">
              <w:rPr>
                <w:b/>
              </w:rPr>
              <w:t>State</w:t>
            </w:r>
          </w:p>
        </w:tc>
        <w:tc>
          <w:tcPr>
            <w:tcW w:w="3684"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E501A9" w:rsidRPr="004D3A5D" w:rsidRDefault="00E501A9" w:rsidP="003105EB">
            <w:pPr>
              <w:pStyle w:val="BodyText"/>
              <w:spacing w:after="0"/>
              <w:ind w:left="360" w:hanging="360"/>
              <w:rPr>
                <w:b/>
              </w:rPr>
            </w:pPr>
            <w:r w:rsidRPr="004D3A5D">
              <w:rPr>
                <w:b/>
              </w:rPr>
              <w:t>Next Screen</w:t>
            </w:r>
          </w:p>
        </w:tc>
        <w:tc>
          <w:tcPr>
            <w:tcW w:w="3610"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E501A9" w:rsidRPr="004D3A5D" w:rsidRDefault="00E501A9" w:rsidP="00D81575">
            <w:pPr>
              <w:pStyle w:val="BodyText"/>
              <w:spacing w:after="0"/>
              <w:rPr>
                <w:b/>
              </w:rPr>
            </w:pPr>
            <w:r w:rsidRPr="004D3A5D">
              <w:rPr>
                <w:b/>
              </w:rPr>
              <w:t>Notes</w:t>
            </w:r>
            <w:r w:rsidR="00337E9E" w:rsidRPr="004D3A5D">
              <w:rPr>
                <w:b/>
              </w:rPr>
              <w:t xml:space="preserve"> </w:t>
            </w:r>
          </w:p>
        </w:tc>
      </w:tr>
      <w:tr w:rsidR="008B1BA4"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8B1BA4" w:rsidRPr="004D3A5D" w:rsidRDefault="008B1BA4" w:rsidP="003E5E4E">
            <w:pPr>
              <w:pStyle w:val="BodyText"/>
              <w:spacing w:after="0"/>
            </w:pPr>
            <w:r w:rsidRPr="004D3A5D">
              <w:t xml:space="preserve">Gift Receipt </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8B1BA4" w:rsidRPr="004D3A5D" w:rsidRDefault="008B1BA4" w:rsidP="003E5E4E">
            <w:pPr>
              <w:pStyle w:val="BodyText"/>
              <w:spacing w:after="0"/>
            </w:pPr>
            <w:r w:rsidRPr="004D3A5D">
              <w:t>Enabled</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8B1BA4" w:rsidRPr="004D3A5D" w:rsidRDefault="008B1BA4" w:rsidP="003E5E4E">
            <w:pPr>
              <w:pStyle w:val="BodyText"/>
              <w:spacing w:after="0"/>
            </w:pPr>
            <w:r w:rsidRPr="004D3A5D">
              <w:t>Modify Transaction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8B1BA4" w:rsidRPr="004D3A5D" w:rsidRDefault="008B1BA4" w:rsidP="008B1BA4">
            <w:pPr>
              <w:pStyle w:val="BodyText"/>
              <w:spacing w:after="0"/>
            </w:pPr>
            <w:r w:rsidRPr="004D3A5D">
              <w:t>A visual indicator on the transaction marked for gift receipt</w:t>
            </w:r>
          </w:p>
        </w:tc>
      </w:tr>
      <w:tr w:rsidR="00794743"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794743" w:rsidRPr="004D3A5D" w:rsidRDefault="00794743" w:rsidP="003E5E4E">
            <w:pPr>
              <w:pStyle w:val="BodyText"/>
              <w:spacing w:after="0"/>
            </w:pPr>
            <w:r w:rsidRPr="004D3A5D">
              <w:t>Kits on the Fly</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794743" w:rsidRPr="004D3A5D" w:rsidRDefault="00794743" w:rsidP="003E5E4E">
            <w:pPr>
              <w:pStyle w:val="BodyText"/>
              <w:spacing w:after="0"/>
            </w:pPr>
            <w:r w:rsidRPr="004D3A5D">
              <w:t>See Notes</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794743" w:rsidRPr="004D3A5D" w:rsidRDefault="00794743" w:rsidP="003E5E4E">
            <w:pPr>
              <w:pStyle w:val="BodyText"/>
              <w:spacing w:after="0"/>
            </w:pPr>
            <w:r w:rsidRPr="004D3A5D">
              <w:t>Kits on the Fly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EF1F7E" w:rsidRPr="004D3A5D" w:rsidRDefault="00794743" w:rsidP="003E5E4E">
            <w:pPr>
              <w:pStyle w:val="BodyText"/>
              <w:spacing w:after="0"/>
            </w:pPr>
            <w:r w:rsidRPr="004D3A5D">
              <w:t>Disabled if no items in the transaction have the Kit Eligible attribute.</w:t>
            </w:r>
          </w:p>
        </w:tc>
      </w:tr>
      <w:tr w:rsidR="00794743"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794743" w:rsidRPr="004D3A5D" w:rsidRDefault="00794743" w:rsidP="003E5E4E">
            <w:pPr>
              <w:pStyle w:val="BodyText"/>
              <w:spacing w:after="0"/>
            </w:pPr>
            <w:r w:rsidRPr="004D3A5D">
              <w:t>Salesperson Capture</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794743" w:rsidRPr="004D3A5D" w:rsidRDefault="00794743" w:rsidP="003E5E4E">
            <w:pPr>
              <w:pStyle w:val="BodyText"/>
              <w:spacing w:after="0"/>
            </w:pPr>
            <w:r w:rsidRPr="004D3A5D">
              <w:t>Enabled</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794743" w:rsidRPr="004D3A5D" w:rsidRDefault="00794743" w:rsidP="003E5E4E">
            <w:pPr>
              <w:pStyle w:val="BodyText"/>
              <w:spacing w:after="0"/>
            </w:pPr>
            <w:r w:rsidRPr="004D3A5D">
              <w:t>Salesperson Capture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794743" w:rsidRPr="004D3A5D" w:rsidRDefault="00794743" w:rsidP="003E5E4E">
            <w:pPr>
              <w:pStyle w:val="BodyText"/>
              <w:spacing w:after="0"/>
            </w:pPr>
            <w:r w:rsidRPr="004D3A5D">
              <w:t>None</w:t>
            </w:r>
          </w:p>
        </w:tc>
      </w:tr>
      <w:tr w:rsidR="00794743"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794743" w:rsidRPr="004D3A5D" w:rsidRDefault="00794743" w:rsidP="003E5E4E">
            <w:pPr>
              <w:pStyle w:val="BodyText"/>
              <w:spacing w:after="0"/>
            </w:pPr>
            <w:r w:rsidRPr="004D3A5D">
              <w:lastRenderedPageBreak/>
              <w:t>Suspend</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794743" w:rsidRPr="004D3A5D" w:rsidRDefault="00794743" w:rsidP="003E5E4E">
            <w:pPr>
              <w:pStyle w:val="BodyText"/>
              <w:spacing w:after="0"/>
            </w:pPr>
            <w:r w:rsidRPr="004D3A5D">
              <w:t>See Notes</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794743" w:rsidRPr="004D3A5D" w:rsidRDefault="00794743" w:rsidP="003E5E4E">
            <w:pPr>
              <w:pStyle w:val="BodyText"/>
              <w:spacing w:after="0"/>
            </w:pPr>
            <w:r w:rsidRPr="004D3A5D">
              <w:t>Suspend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794743" w:rsidRPr="004D3A5D" w:rsidRDefault="00794743" w:rsidP="003E5E4E">
            <w:pPr>
              <w:pStyle w:val="BodyText"/>
              <w:numPr>
                <w:ilvl w:val="0"/>
                <w:numId w:val="1"/>
              </w:numPr>
              <w:spacing w:after="0"/>
            </w:pPr>
            <w:r w:rsidRPr="004D3A5D">
              <w:t>Disabled: Transaction number has not been assigned</w:t>
            </w:r>
          </w:p>
          <w:p w:rsidR="008B1BA4" w:rsidRPr="004D3A5D" w:rsidRDefault="008B1BA4" w:rsidP="003E5E4E">
            <w:pPr>
              <w:pStyle w:val="BodyText"/>
              <w:numPr>
                <w:ilvl w:val="0"/>
                <w:numId w:val="1"/>
              </w:numPr>
              <w:spacing w:after="0"/>
            </w:pPr>
            <w:r w:rsidRPr="004D3A5D">
              <w:t>Disabled: Transaction number assigned and Gift Card Issued Item in the transaction.</w:t>
            </w:r>
          </w:p>
          <w:p w:rsidR="00794743" w:rsidRPr="004D3A5D" w:rsidRDefault="00794743" w:rsidP="003E5E4E">
            <w:pPr>
              <w:pStyle w:val="BodyText"/>
              <w:numPr>
                <w:ilvl w:val="0"/>
                <w:numId w:val="1"/>
              </w:numPr>
              <w:spacing w:after="0"/>
            </w:pPr>
            <w:r w:rsidRPr="004D3A5D">
              <w:t>Enabled: Transaction number has been assigned</w:t>
            </w:r>
          </w:p>
          <w:p w:rsidR="00EF1F7E" w:rsidRPr="004D3A5D" w:rsidRDefault="00EF1F7E" w:rsidP="00EF1F7E">
            <w:pPr>
              <w:pStyle w:val="BodyText"/>
              <w:spacing w:after="0"/>
            </w:pPr>
          </w:p>
          <w:p w:rsidR="00EF1F7E" w:rsidRPr="004D3A5D" w:rsidRDefault="00EF1F7E" w:rsidP="00EF1F7E">
            <w:pPr>
              <w:pStyle w:val="BodyText"/>
              <w:spacing w:after="0"/>
            </w:pPr>
            <w:r w:rsidRPr="004D3A5D">
              <w:t>Check if Manager Override is required before starting the action.</w:t>
            </w:r>
          </w:p>
        </w:tc>
      </w:tr>
      <w:tr w:rsidR="008731BC"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105EB">
            <w:pPr>
              <w:pStyle w:val="BodyText"/>
              <w:spacing w:after="0"/>
            </w:pPr>
            <w:r w:rsidRPr="004D3A5D">
              <w:t>Tax Override</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105EB">
            <w:pPr>
              <w:pStyle w:val="BodyText"/>
              <w:spacing w:after="0"/>
            </w:pPr>
            <w:r w:rsidRPr="004D3A5D">
              <w:t>Enabled</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22760A">
            <w:pPr>
              <w:pStyle w:val="BodyText"/>
              <w:spacing w:after="0"/>
            </w:pPr>
            <w:r w:rsidRPr="004D3A5D">
              <w:t>Tax Override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37E9E">
            <w:pPr>
              <w:pStyle w:val="BodyText"/>
              <w:spacing w:after="0"/>
            </w:pPr>
            <w:r w:rsidRPr="004D3A5D">
              <w:t>None</w:t>
            </w:r>
          </w:p>
        </w:tc>
      </w:tr>
      <w:tr w:rsidR="008731BC"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105EB">
            <w:pPr>
              <w:pStyle w:val="BodyText"/>
              <w:spacing w:after="0"/>
            </w:pPr>
            <w:r w:rsidRPr="004D3A5D">
              <w:t>Tax Exempt</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105EB">
            <w:pPr>
              <w:pStyle w:val="BodyText"/>
              <w:spacing w:after="0"/>
            </w:pPr>
            <w:r w:rsidRPr="004D3A5D">
              <w:t>Enabled</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22760A">
            <w:pPr>
              <w:pStyle w:val="BodyText"/>
              <w:spacing w:after="0"/>
            </w:pPr>
            <w:r w:rsidRPr="004D3A5D">
              <w:t>Tax Exempt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37E9E">
            <w:pPr>
              <w:pStyle w:val="BodyText"/>
              <w:spacing w:after="0"/>
            </w:pPr>
            <w:r w:rsidRPr="004D3A5D">
              <w:t>None</w:t>
            </w:r>
          </w:p>
        </w:tc>
      </w:tr>
      <w:tr w:rsidR="008731BC"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spacing w:after="0"/>
            </w:pPr>
            <w:r w:rsidRPr="004D3A5D">
              <w:t>Transaction Void</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spacing w:after="0"/>
            </w:pPr>
            <w:r w:rsidRPr="004D3A5D">
              <w:t>See Notes</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spacing w:after="0"/>
            </w:pPr>
            <w:r w:rsidRPr="004D3A5D">
              <w:t>Transaction Void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numPr>
                <w:ilvl w:val="0"/>
                <w:numId w:val="1"/>
              </w:numPr>
              <w:spacing w:after="0"/>
            </w:pPr>
            <w:r w:rsidRPr="004D3A5D">
              <w:t>Disabled: Transaction number has not been assigned</w:t>
            </w:r>
          </w:p>
          <w:p w:rsidR="008731BC" w:rsidRPr="004D3A5D" w:rsidRDefault="008731BC" w:rsidP="003E5E4E">
            <w:pPr>
              <w:pStyle w:val="BodyText"/>
              <w:numPr>
                <w:ilvl w:val="0"/>
                <w:numId w:val="1"/>
              </w:numPr>
              <w:spacing w:after="0"/>
            </w:pPr>
            <w:r w:rsidRPr="004D3A5D">
              <w:t>Enabled: Transaction number has been assigned</w:t>
            </w:r>
          </w:p>
          <w:p w:rsidR="008731BC" w:rsidRPr="004D3A5D" w:rsidRDefault="008731BC" w:rsidP="00EF1F7E">
            <w:pPr>
              <w:pStyle w:val="BodyText"/>
              <w:spacing w:after="0"/>
            </w:pPr>
          </w:p>
          <w:p w:rsidR="008731BC" w:rsidRPr="004D3A5D" w:rsidRDefault="008731BC" w:rsidP="00EF1F7E">
            <w:pPr>
              <w:pStyle w:val="BodyText"/>
              <w:spacing w:after="0"/>
            </w:pPr>
            <w:r w:rsidRPr="004D3A5D">
              <w:t>Check if Manager Override is required before starting the action.</w:t>
            </w:r>
          </w:p>
        </w:tc>
      </w:tr>
      <w:tr w:rsidR="008731BC"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spacing w:after="0"/>
            </w:pPr>
            <w:r w:rsidRPr="004D3A5D">
              <w:t>Loyalty Lookup</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spacing w:after="0"/>
            </w:pPr>
            <w:r w:rsidRPr="004D3A5D">
              <w:t>Enabled</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spacing w:after="0"/>
            </w:pPr>
            <w:r w:rsidRPr="004D3A5D">
              <w:t>Loyalty Usage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8731BC">
            <w:pPr>
              <w:pStyle w:val="BodyText"/>
              <w:spacing w:after="0"/>
            </w:pPr>
            <w:r w:rsidRPr="004D3A5D">
              <w:t>None</w:t>
            </w:r>
          </w:p>
        </w:tc>
      </w:tr>
      <w:tr w:rsidR="008731BC"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spacing w:after="0"/>
            </w:pPr>
            <w:r w:rsidRPr="004D3A5D">
              <w:t>Inventory Lookup</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spacing w:after="0"/>
            </w:pPr>
            <w:r w:rsidRPr="004D3A5D">
              <w:t>Enabled</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spacing w:after="0"/>
            </w:pPr>
            <w:r w:rsidRPr="004D3A5D">
              <w:t>Inventory Lookup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37E9E">
            <w:pPr>
              <w:pStyle w:val="BodyText"/>
              <w:spacing w:after="0"/>
            </w:pPr>
            <w:r w:rsidRPr="004D3A5D">
              <w:t>None</w:t>
            </w:r>
          </w:p>
        </w:tc>
      </w:tr>
      <w:tr w:rsidR="008731BC"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37E9E">
            <w:pPr>
              <w:pStyle w:val="BodyText"/>
              <w:spacing w:after="0"/>
            </w:pPr>
            <w:r w:rsidRPr="004D3A5D">
              <w:t>Reprint Last Tran Receipt</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37E9E">
            <w:pPr>
              <w:pStyle w:val="BodyText"/>
              <w:spacing w:after="0"/>
            </w:pPr>
            <w:r w:rsidRPr="004D3A5D">
              <w:t>See Notes</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37E9E">
            <w:pPr>
              <w:pStyle w:val="BodyText"/>
              <w:spacing w:after="0"/>
            </w:pPr>
            <w:r w:rsidRPr="004D3A5D">
              <w:t>Reprint Last Tran Receipt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37E9E">
            <w:pPr>
              <w:pStyle w:val="BodyText"/>
              <w:numPr>
                <w:ilvl w:val="0"/>
                <w:numId w:val="1"/>
              </w:numPr>
              <w:spacing w:after="0"/>
            </w:pPr>
            <w:r w:rsidRPr="004D3A5D">
              <w:t>Disabled: Transaction number has been assigned (transaction started)</w:t>
            </w:r>
          </w:p>
          <w:p w:rsidR="008731BC" w:rsidRPr="004D3A5D" w:rsidRDefault="008731BC" w:rsidP="00337E9E">
            <w:pPr>
              <w:pStyle w:val="BodyText"/>
              <w:numPr>
                <w:ilvl w:val="0"/>
                <w:numId w:val="1"/>
              </w:numPr>
              <w:spacing w:after="0"/>
            </w:pPr>
            <w:r w:rsidRPr="004D3A5D">
              <w:t>Enabled: Transaction number has not been assigned</w:t>
            </w:r>
          </w:p>
          <w:p w:rsidR="008731BC" w:rsidRPr="004D3A5D" w:rsidRDefault="008731BC" w:rsidP="00EF1F7E">
            <w:pPr>
              <w:pStyle w:val="BodyText"/>
              <w:spacing w:after="0"/>
            </w:pPr>
          </w:p>
          <w:p w:rsidR="008731BC" w:rsidRPr="004D3A5D" w:rsidRDefault="008731BC" w:rsidP="00EF1F7E">
            <w:pPr>
              <w:pStyle w:val="BodyText"/>
              <w:spacing w:after="0"/>
            </w:pPr>
            <w:r w:rsidRPr="004D3A5D">
              <w:t>Check if Manager Override is required before starting the action.</w:t>
            </w:r>
          </w:p>
        </w:tc>
      </w:tr>
      <w:tr w:rsidR="008731BC"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spacing w:after="0"/>
            </w:pPr>
            <w:r w:rsidRPr="004D3A5D">
              <w:t>Reprint Last Tran Gift Receipt</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spacing w:after="0"/>
            </w:pPr>
            <w:r w:rsidRPr="004D3A5D">
              <w:t>See Notes</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spacing w:after="0"/>
            </w:pPr>
            <w:r w:rsidRPr="004D3A5D">
              <w:t>Reprint Last Tran Gift Receipt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numPr>
                <w:ilvl w:val="0"/>
                <w:numId w:val="1"/>
              </w:numPr>
              <w:spacing w:after="0"/>
            </w:pPr>
            <w:r w:rsidRPr="004D3A5D">
              <w:t>Disabled: Transaction number has been assigned (transaction started)</w:t>
            </w:r>
          </w:p>
          <w:p w:rsidR="008731BC" w:rsidRPr="004D3A5D" w:rsidRDefault="008731BC" w:rsidP="003E5E4E">
            <w:pPr>
              <w:pStyle w:val="BodyText"/>
              <w:numPr>
                <w:ilvl w:val="0"/>
                <w:numId w:val="1"/>
              </w:numPr>
              <w:spacing w:after="0"/>
            </w:pPr>
            <w:r w:rsidRPr="004D3A5D">
              <w:t>Enabled: Transaction number has not been assigned</w:t>
            </w:r>
          </w:p>
          <w:p w:rsidR="008731BC" w:rsidRPr="004D3A5D" w:rsidRDefault="008731BC" w:rsidP="00EF1F7E">
            <w:pPr>
              <w:pStyle w:val="BodyText"/>
              <w:spacing w:after="0"/>
            </w:pPr>
          </w:p>
          <w:p w:rsidR="008731BC" w:rsidRPr="004D3A5D" w:rsidRDefault="008731BC" w:rsidP="00EF1F7E">
            <w:pPr>
              <w:pStyle w:val="BodyText"/>
              <w:spacing w:after="0"/>
            </w:pPr>
            <w:r w:rsidRPr="004D3A5D">
              <w:t>Check if Manager Override is required before starting the action.</w:t>
            </w:r>
          </w:p>
        </w:tc>
      </w:tr>
      <w:tr w:rsidR="00D21EBB"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D21EBB" w:rsidRPr="004D3A5D" w:rsidRDefault="00D21EBB" w:rsidP="003E5E4E">
            <w:pPr>
              <w:pStyle w:val="BodyText"/>
              <w:spacing w:after="0"/>
            </w:pPr>
            <w:r w:rsidRPr="004D3A5D">
              <w:t>Reprint Receipt</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D21EBB" w:rsidRPr="004D3A5D" w:rsidRDefault="00D21EBB" w:rsidP="003E5E4E">
            <w:pPr>
              <w:pStyle w:val="BodyText"/>
              <w:spacing w:after="0"/>
            </w:pPr>
            <w:r w:rsidRPr="004D3A5D">
              <w:t>See Notes</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D21EBB" w:rsidRPr="004D3A5D" w:rsidRDefault="00D21EBB" w:rsidP="003E5E4E">
            <w:pPr>
              <w:pStyle w:val="BodyText"/>
              <w:spacing w:after="0"/>
            </w:pPr>
            <w:r w:rsidRPr="004D3A5D">
              <w:t>Reprint Receipt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D21EBB" w:rsidRPr="004D3A5D" w:rsidRDefault="00D21EBB" w:rsidP="00337E9E">
            <w:pPr>
              <w:pStyle w:val="BodyText"/>
              <w:numPr>
                <w:ilvl w:val="0"/>
                <w:numId w:val="1"/>
              </w:numPr>
              <w:spacing w:after="0"/>
            </w:pPr>
            <w:r w:rsidRPr="004D3A5D">
              <w:t>Disabled: Transaction number has been assigned (transaction started)</w:t>
            </w:r>
          </w:p>
          <w:p w:rsidR="00D21EBB" w:rsidRPr="004D3A5D" w:rsidRDefault="00D21EBB" w:rsidP="00337E9E">
            <w:pPr>
              <w:pStyle w:val="BodyText"/>
              <w:numPr>
                <w:ilvl w:val="0"/>
                <w:numId w:val="1"/>
              </w:numPr>
              <w:spacing w:after="0"/>
            </w:pPr>
            <w:r w:rsidRPr="004D3A5D">
              <w:t>Enabled: Transaction number has not been assigned</w:t>
            </w:r>
          </w:p>
          <w:p w:rsidR="00D21EBB" w:rsidRPr="004D3A5D" w:rsidRDefault="00D21EBB" w:rsidP="00337E9E">
            <w:pPr>
              <w:pStyle w:val="BodyText"/>
              <w:spacing w:after="0"/>
            </w:pPr>
          </w:p>
          <w:p w:rsidR="00D21EBB" w:rsidRPr="004D3A5D" w:rsidRDefault="00D21EBB" w:rsidP="00337E9E">
            <w:pPr>
              <w:pStyle w:val="BodyText"/>
              <w:spacing w:after="0"/>
            </w:pPr>
            <w:r w:rsidRPr="004D3A5D">
              <w:t>Check if Manager Override is required before starting the action.</w:t>
            </w:r>
          </w:p>
        </w:tc>
      </w:tr>
      <w:tr w:rsidR="008731BC"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spacing w:after="0"/>
            </w:pPr>
            <w:r w:rsidRPr="004D3A5D">
              <w:t>Transaction Transfer</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spacing w:after="0"/>
            </w:pPr>
            <w:r w:rsidRPr="004D3A5D">
              <w:t>See Notes</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spacing w:after="0"/>
            </w:pPr>
            <w:r w:rsidRPr="004D3A5D">
              <w:t>Transaction Transfer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37E9E">
            <w:pPr>
              <w:pStyle w:val="BodyText"/>
              <w:numPr>
                <w:ilvl w:val="0"/>
                <w:numId w:val="1"/>
              </w:numPr>
              <w:spacing w:after="0"/>
            </w:pPr>
            <w:r w:rsidRPr="004D3A5D">
              <w:t>Disabled: Transaction number has not been assigned</w:t>
            </w:r>
          </w:p>
          <w:p w:rsidR="008731BC" w:rsidRPr="004D3A5D" w:rsidRDefault="008731BC" w:rsidP="00337E9E">
            <w:pPr>
              <w:pStyle w:val="BodyText"/>
              <w:numPr>
                <w:ilvl w:val="0"/>
                <w:numId w:val="1"/>
              </w:numPr>
              <w:spacing w:after="0"/>
            </w:pPr>
            <w:r w:rsidRPr="004D3A5D">
              <w:t>Disabled: Transaction number assigned and Gift Card Issued Item in the transaction.</w:t>
            </w:r>
          </w:p>
          <w:p w:rsidR="008731BC" w:rsidRPr="004D3A5D" w:rsidRDefault="008731BC" w:rsidP="00EF1F7E">
            <w:pPr>
              <w:pStyle w:val="BodyText"/>
              <w:numPr>
                <w:ilvl w:val="0"/>
                <w:numId w:val="1"/>
              </w:numPr>
              <w:spacing w:after="0"/>
            </w:pPr>
            <w:r w:rsidRPr="004D3A5D">
              <w:t>Enabled: Transaction number has been assigned</w:t>
            </w:r>
          </w:p>
          <w:p w:rsidR="008731BC" w:rsidRPr="004D3A5D" w:rsidRDefault="008731BC" w:rsidP="00EF1F7E">
            <w:pPr>
              <w:pStyle w:val="BodyText"/>
              <w:spacing w:after="0"/>
            </w:pPr>
          </w:p>
          <w:p w:rsidR="008731BC" w:rsidRPr="004D3A5D" w:rsidRDefault="008731BC" w:rsidP="00EF1F7E">
            <w:pPr>
              <w:pStyle w:val="BodyText"/>
              <w:spacing w:after="0"/>
            </w:pPr>
            <w:r w:rsidRPr="004D3A5D">
              <w:t>Check if Manager Override is required before starting the action.</w:t>
            </w:r>
          </w:p>
        </w:tc>
      </w:tr>
      <w:tr w:rsidR="008731BC"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spacing w:after="0"/>
            </w:pPr>
            <w:r w:rsidRPr="004D3A5D">
              <w:lastRenderedPageBreak/>
              <w:t>Service Order Scheduling</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spacing w:after="0"/>
            </w:pPr>
            <w:r w:rsidRPr="004D3A5D">
              <w:t>See Notes</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3E5E4E">
            <w:pPr>
              <w:pStyle w:val="BodyText"/>
              <w:spacing w:after="0"/>
            </w:pPr>
            <w:r w:rsidRPr="004D3A5D">
              <w:t>Service Order Scheduling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8731BC" w:rsidRPr="004D3A5D" w:rsidRDefault="008731BC" w:rsidP="00FF2F38">
            <w:pPr>
              <w:pStyle w:val="BodyText"/>
              <w:numPr>
                <w:ilvl w:val="0"/>
                <w:numId w:val="1"/>
              </w:numPr>
              <w:spacing w:after="0"/>
            </w:pPr>
            <w:r w:rsidRPr="004D3A5D">
              <w:t>Disabled: A schedulable item (item attribute) is sold through the Sale use case and is not scheduled.   This is only the case if the parameter for Require Service Schedule is enabled.</w:t>
            </w:r>
          </w:p>
          <w:p w:rsidR="008731BC" w:rsidRPr="004D3A5D" w:rsidRDefault="008731BC" w:rsidP="00FF2F38">
            <w:pPr>
              <w:pStyle w:val="BodyText"/>
              <w:numPr>
                <w:ilvl w:val="0"/>
                <w:numId w:val="1"/>
              </w:numPr>
              <w:spacing w:after="0"/>
            </w:pPr>
            <w:r w:rsidRPr="004D3A5D">
              <w:t>Enabled: Before and after a transaction number has been assigned to the transaction.</w:t>
            </w:r>
          </w:p>
        </w:tc>
      </w:tr>
      <w:tr w:rsidR="00D21EBB"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D21EBB" w:rsidRPr="004D3A5D" w:rsidRDefault="00D21EBB" w:rsidP="003E5E4E">
            <w:pPr>
              <w:pStyle w:val="BodyText"/>
              <w:spacing w:after="0"/>
            </w:pPr>
            <w:r w:rsidRPr="004D3A5D">
              <w:t>Capture Employee</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D21EBB" w:rsidRPr="004D3A5D" w:rsidRDefault="00D21EBB" w:rsidP="003E5E4E">
            <w:pPr>
              <w:pStyle w:val="BodyText"/>
              <w:spacing w:after="0"/>
            </w:pPr>
            <w:r w:rsidRPr="004D3A5D">
              <w:t>Enabled</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D21EBB" w:rsidRPr="004D3A5D" w:rsidRDefault="00D21EBB" w:rsidP="003E5E4E">
            <w:pPr>
              <w:pStyle w:val="BodyText"/>
              <w:spacing w:after="0"/>
            </w:pPr>
            <w:r w:rsidRPr="004D3A5D">
              <w:t>Employee Sale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D21EBB" w:rsidRPr="004D3A5D" w:rsidRDefault="00F27C75" w:rsidP="00FF2F38">
            <w:pPr>
              <w:pStyle w:val="BodyText"/>
              <w:numPr>
                <w:ilvl w:val="0"/>
                <w:numId w:val="1"/>
              </w:numPr>
              <w:spacing w:after="0"/>
            </w:pPr>
            <w:r w:rsidRPr="004D3A5D">
              <w:t>Disabled: If at least one item in the transaction has a Raincheck issued then option to switch to Employee is disabled.</w:t>
            </w:r>
          </w:p>
          <w:p w:rsidR="00F27C75" w:rsidRPr="004D3A5D" w:rsidRDefault="00F27C75" w:rsidP="00FF2F38">
            <w:pPr>
              <w:pStyle w:val="BodyText"/>
              <w:numPr>
                <w:ilvl w:val="0"/>
                <w:numId w:val="1"/>
              </w:numPr>
              <w:spacing w:after="0"/>
            </w:pPr>
            <w:r w:rsidRPr="004D3A5D">
              <w:t>Enabled: Any Sale Transaction Type where there are not Rainchecks Issued in the transaction.</w:t>
            </w:r>
          </w:p>
        </w:tc>
      </w:tr>
      <w:tr w:rsidR="00786277"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786277" w:rsidRPr="004D3A5D" w:rsidRDefault="00786277" w:rsidP="003E5E4E">
            <w:pPr>
              <w:pStyle w:val="BodyText"/>
              <w:spacing w:after="0"/>
            </w:pPr>
            <w:r w:rsidRPr="004D3A5D">
              <w:t>Select Customer Language</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786277" w:rsidRPr="004D3A5D" w:rsidRDefault="00786277" w:rsidP="003E5E4E">
            <w:pPr>
              <w:pStyle w:val="BodyText"/>
              <w:spacing w:after="0"/>
            </w:pPr>
            <w:r w:rsidRPr="004D3A5D">
              <w:t>See notes</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786277" w:rsidRPr="004D3A5D" w:rsidRDefault="00786277" w:rsidP="003E5E4E">
            <w:pPr>
              <w:pStyle w:val="BodyText"/>
              <w:spacing w:after="0"/>
            </w:pPr>
            <w:r w:rsidRPr="004D3A5D">
              <w:t>Select Customer Language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786277" w:rsidRPr="004D3A5D" w:rsidRDefault="00786277" w:rsidP="00FF2F38">
            <w:pPr>
              <w:pStyle w:val="BodyText"/>
              <w:numPr>
                <w:ilvl w:val="0"/>
                <w:numId w:val="1"/>
              </w:numPr>
              <w:spacing w:after="0"/>
            </w:pPr>
            <w:r w:rsidRPr="004D3A5D">
              <w:t xml:space="preserve">Disabled: If the Select Customer Capture parameter is disabled and if the transaction has already begun.  </w:t>
            </w:r>
          </w:p>
          <w:p w:rsidR="00786277" w:rsidRPr="004D3A5D" w:rsidRDefault="00786277" w:rsidP="00FF2F38">
            <w:pPr>
              <w:pStyle w:val="BodyText"/>
              <w:numPr>
                <w:ilvl w:val="0"/>
                <w:numId w:val="1"/>
              </w:numPr>
              <w:spacing w:after="0"/>
            </w:pPr>
            <w:r w:rsidRPr="004D3A5D">
              <w:t xml:space="preserve">Enabled: If the Select Customer </w:t>
            </w:r>
            <w:proofErr w:type="gramStart"/>
            <w:r w:rsidRPr="004D3A5D">
              <w:t>Capture</w:t>
            </w:r>
            <w:proofErr w:type="gramEnd"/>
            <w:r w:rsidRPr="004D3A5D">
              <w:t xml:space="preserve"> parameter is enabled and the transaction has not already begun.</w:t>
            </w:r>
          </w:p>
        </w:tc>
      </w:tr>
      <w:tr w:rsidR="00D81575"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D81575" w:rsidRPr="004D3A5D" w:rsidRDefault="00D81575" w:rsidP="003E5E4E">
            <w:pPr>
              <w:pStyle w:val="BodyText"/>
              <w:spacing w:after="0"/>
            </w:pPr>
            <w:r w:rsidRPr="004D3A5D">
              <w:t>Layaway Deposit</w:t>
            </w:r>
          </w:p>
          <w:p w:rsidR="00D81575" w:rsidRPr="004D3A5D" w:rsidRDefault="00D81575" w:rsidP="003E5E4E">
            <w:pPr>
              <w:pStyle w:val="BodyText"/>
              <w:spacing w:after="0"/>
            </w:pPr>
            <w:r w:rsidRPr="004D3A5D">
              <w:t>(Transaction Type)</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D81575" w:rsidRPr="004D3A5D" w:rsidRDefault="00D81575" w:rsidP="003E5E4E">
            <w:pPr>
              <w:pStyle w:val="BodyText"/>
              <w:spacing w:after="0"/>
            </w:pPr>
            <w:r w:rsidRPr="004D3A5D">
              <w:t>See Notes</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D81575" w:rsidRPr="004D3A5D" w:rsidRDefault="00D81575" w:rsidP="003E5E4E">
            <w:pPr>
              <w:pStyle w:val="BodyText"/>
              <w:spacing w:after="0"/>
            </w:pPr>
            <w:r w:rsidRPr="004D3A5D">
              <w:t>Layaway Deposit use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D81575" w:rsidRPr="004D3A5D" w:rsidRDefault="00D81575" w:rsidP="00D81575">
            <w:pPr>
              <w:pStyle w:val="BodyText"/>
              <w:numPr>
                <w:ilvl w:val="0"/>
                <w:numId w:val="1"/>
              </w:numPr>
              <w:spacing w:after="0"/>
            </w:pPr>
            <w:r w:rsidRPr="004D3A5D">
              <w:t>Disabled: Transaction number has been assigned</w:t>
            </w:r>
          </w:p>
          <w:p w:rsidR="00D81575" w:rsidRPr="004D3A5D" w:rsidRDefault="00D81575" w:rsidP="00D81575">
            <w:pPr>
              <w:pStyle w:val="BodyText"/>
              <w:numPr>
                <w:ilvl w:val="0"/>
                <w:numId w:val="1"/>
              </w:numPr>
              <w:spacing w:after="0"/>
            </w:pPr>
            <w:r w:rsidRPr="004D3A5D">
              <w:t>Enabled: Transaction number has not been assigned</w:t>
            </w:r>
          </w:p>
        </w:tc>
      </w:tr>
      <w:tr w:rsidR="00D81575"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D81575" w:rsidRPr="004D3A5D" w:rsidRDefault="00D81575" w:rsidP="003E5E4E">
            <w:pPr>
              <w:pStyle w:val="BodyText"/>
              <w:spacing w:after="0"/>
            </w:pPr>
            <w:r w:rsidRPr="004D3A5D">
              <w:t>Pre-Order Deposit</w:t>
            </w:r>
          </w:p>
          <w:p w:rsidR="00D81575" w:rsidRPr="004D3A5D" w:rsidRDefault="00D81575" w:rsidP="003E5E4E">
            <w:pPr>
              <w:pStyle w:val="BodyText"/>
              <w:spacing w:after="0"/>
            </w:pPr>
            <w:r w:rsidRPr="004D3A5D">
              <w:t>(Transaction Type)</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D81575" w:rsidRPr="004D3A5D" w:rsidRDefault="00D81575" w:rsidP="003E5E4E">
            <w:pPr>
              <w:pStyle w:val="BodyText"/>
              <w:spacing w:after="0"/>
            </w:pPr>
            <w:r w:rsidRPr="004D3A5D">
              <w:t>See Notes</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D81575" w:rsidRPr="004D3A5D" w:rsidRDefault="00D81575" w:rsidP="003E5E4E">
            <w:pPr>
              <w:pStyle w:val="BodyText"/>
              <w:spacing w:after="0"/>
            </w:pPr>
            <w:r w:rsidRPr="004D3A5D">
              <w:t>Pre-Order Deposit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D81575" w:rsidRPr="004D3A5D" w:rsidRDefault="00D81575" w:rsidP="00460CAC">
            <w:pPr>
              <w:pStyle w:val="BodyText"/>
              <w:numPr>
                <w:ilvl w:val="0"/>
                <w:numId w:val="1"/>
              </w:numPr>
              <w:spacing w:after="0"/>
            </w:pPr>
            <w:r w:rsidRPr="004D3A5D">
              <w:t>Disabled: Transaction number has been assigned</w:t>
            </w:r>
          </w:p>
          <w:p w:rsidR="00D81575" w:rsidRPr="004D3A5D" w:rsidRDefault="00D81575" w:rsidP="00460CAC">
            <w:pPr>
              <w:pStyle w:val="BodyText"/>
              <w:numPr>
                <w:ilvl w:val="0"/>
                <w:numId w:val="1"/>
              </w:numPr>
              <w:spacing w:after="0"/>
            </w:pPr>
            <w:r w:rsidRPr="004D3A5D">
              <w:t>Enabled: Transaction number has not been assigned</w:t>
            </w:r>
          </w:p>
        </w:tc>
      </w:tr>
      <w:tr w:rsidR="00D81575"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D81575" w:rsidRPr="004D3A5D" w:rsidRDefault="00D81575" w:rsidP="003E5E4E">
            <w:pPr>
              <w:pStyle w:val="BodyText"/>
              <w:spacing w:after="0"/>
            </w:pPr>
            <w:r w:rsidRPr="004D3A5D">
              <w:t>Update Customer Info</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D81575" w:rsidRPr="004D3A5D" w:rsidRDefault="00D81575" w:rsidP="003E5E4E">
            <w:pPr>
              <w:pStyle w:val="BodyText"/>
              <w:spacing w:after="0"/>
            </w:pPr>
            <w:r w:rsidRPr="004D3A5D">
              <w:t>See Notes</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D81575" w:rsidRPr="004D3A5D" w:rsidRDefault="00D81575" w:rsidP="003E5E4E">
            <w:pPr>
              <w:pStyle w:val="BodyText"/>
              <w:spacing w:after="0"/>
            </w:pPr>
            <w:r w:rsidRPr="004D3A5D">
              <w:t>Customer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D81575" w:rsidRPr="004D3A5D" w:rsidRDefault="00D81575" w:rsidP="00D81575">
            <w:pPr>
              <w:pStyle w:val="BodyText"/>
              <w:spacing w:after="0"/>
            </w:pPr>
            <w:r w:rsidRPr="004D3A5D">
              <w:t>None</w:t>
            </w:r>
          </w:p>
        </w:tc>
      </w:tr>
      <w:tr w:rsidR="00166F01"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166F01" w:rsidRPr="004D3A5D" w:rsidRDefault="00166F01" w:rsidP="003E5E4E">
            <w:pPr>
              <w:pStyle w:val="BodyText"/>
              <w:spacing w:after="0"/>
            </w:pPr>
            <w:r w:rsidRPr="004D3A5D">
              <w:t>Create Web Basket</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166F01" w:rsidRPr="004D3A5D" w:rsidRDefault="00166F01" w:rsidP="00460CAC">
            <w:pPr>
              <w:pStyle w:val="BodyText"/>
              <w:spacing w:after="0"/>
            </w:pPr>
            <w:r w:rsidRPr="004D3A5D">
              <w:t>See Notes</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166F01" w:rsidRPr="004D3A5D" w:rsidRDefault="00166F01" w:rsidP="003E5E4E">
            <w:pPr>
              <w:pStyle w:val="BodyText"/>
              <w:spacing w:after="0"/>
            </w:pPr>
            <w:r w:rsidRPr="004D3A5D">
              <w:t>Create Web Basket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166F01" w:rsidRPr="004D3A5D" w:rsidRDefault="00166F01" w:rsidP="00D81575">
            <w:pPr>
              <w:pStyle w:val="BodyText"/>
              <w:spacing w:after="0"/>
            </w:pPr>
            <w:r w:rsidRPr="004D3A5D">
              <w:t>See Available MCF Menu Options</w:t>
            </w:r>
          </w:p>
        </w:tc>
      </w:tr>
      <w:tr w:rsidR="00166F01"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166F01" w:rsidRPr="004D3A5D" w:rsidRDefault="00166F01" w:rsidP="003E5E4E">
            <w:pPr>
              <w:pStyle w:val="BodyText"/>
              <w:spacing w:after="0"/>
            </w:pPr>
            <w:r w:rsidRPr="004D3A5D">
              <w:t>Edit Web Basket</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166F01" w:rsidRPr="004D3A5D" w:rsidRDefault="00166F01" w:rsidP="00460CAC">
            <w:pPr>
              <w:pStyle w:val="BodyText"/>
              <w:spacing w:after="0"/>
            </w:pPr>
            <w:r w:rsidRPr="004D3A5D">
              <w:t>See Notes</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166F01" w:rsidRPr="004D3A5D" w:rsidRDefault="00166F01" w:rsidP="00460CAC">
            <w:pPr>
              <w:pStyle w:val="BodyText"/>
              <w:spacing w:after="0"/>
            </w:pPr>
            <w:r w:rsidRPr="004D3A5D">
              <w:t>Edit Web Basket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166F01" w:rsidRPr="004D3A5D" w:rsidRDefault="00166F01" w:rsidP="00460CAC">
            <w:pPr>
              <w:pStyle w:val="BodyText"/>
              <w:spacing w:after="0"/>
            </w:pPr>
            <w:r w:rsidRPr="004D3A5D">
              <w:t>See Available MCF Menu Options</w:t>
            </w:r>
          </w:p>
        </w:tc>
      </w:tr>
      <w:tr w:rsidR="00166F01"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166F01" w:rsidRPr="004D3A5D" w:rsidRDefault="00166F01" w:rsidP="003E5E4E">
            <w:pPr>
              <w:pStyle w:val="BodyText"/>
              <w:spacing w:after="0"/>
            </w:pPr>
            <w:r w:rsidRPr="004D3A5D">
              <w:t>Import Web Basket</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166F01" w:rsidRPr="004D3A5D" w:rsidRDefault="00166F01" w:rsidP="00460CAC">
            <w:pPr>
              <w:pStyle w:val="BodyText"/>
              <w:spacing w:after="0"/>
            </w:pPr>
            <w:r w:rsidRPr="004D3A5D">
              <w:t>See Notes</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166F01" w:rsidRPr="004D3A5D" w:rsidRDefault="00166F01" w:rsidP="00460CAC">
            <w:pPr>
              <w:pStyle w:val="BodyText"/>
              <w:spacing w:after="0"/>
            </w:pPr>
            <w:r w:rsidRPr="004D3A5D">
              <w:t>Import Web Basket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166F01" w:rsidRPr="004D3A5D" w:rsidRDefault="00166F01" w:rsidP="00460CAC">
            <w:pPr>
              <w:pStyle w:val="BodyText"/>
              <w:spacing w:after="0"/>
            </w:pPr>
            <w:r w:rsidRPr="004D3A5D">
              <w:t>See Available MCF Menu Options</w:t>
            </w:r>
          </w:p>
        </w:tc>
      </w:tr>
      <w:tr w:rsidR="00166F01" w:rsidRPr="004D3A5D" w:rsidTr="00B416C9">
        <w:trPr>
          <w:cantSplit/>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166F01" w:rsidRPr="004D3A5D" w:rsidRDefault="00166F01" w:rsidP="003E5E4E">
            <w:pPr>
              <w:pStyle w:val="BodyText"/>
              <w:spacing w:after="0"/>
            </w:pPr>
            <w:r w:rsidRPr="004D3A5D">
              <w:t>Remove Web Basket</w:t>
            </w:r>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166F01" w:rsidRPr="004D3A5D" w:rsidRDefault="00166F01" w:rsidP="00460CAC">
            <w:pPr>
              <w:pStyle w:val="BodyText"/>
              <w:spacing w:after="0"/>
            </w:pPr>
            <w:r w:rsidRPr="004D3A5D">
              <w:t>See Notes</w:t>
            </w:r>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166F01" w:rsidRPr="004D3A5D" w:rsidRDefault="00166F01" w:rsidP="00460CAC">
            <w:pPr>
              <w:pStyle w:val="BodyText"/>
              <w:spacing w:after="0"/>
            </w:pPr>
            <w:r w:rsidRPr="004D3A5D">
              <w:t>Remove Web Basket use case</w:t>
            </w:r>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166F01" w:rsidRPr="004D3A5D" w:rsidRDefault="00166F01" w:rsidP="00460CAC">
            <w:pPr>
              <w:pStyle w:val="BodyText"/>
              <w:spacing w:after="0"/>
            </w:pPr>
            <w:r w:rsidRPr="004D3A5D">
              <w:t>See Available MCF Menu Options</w:t>
            </w:r>
          </w:p>
        </w:tc>
      </w:tr>
      <w:tr w:rsidR="00B416C9" w:rsidRPr="004D3A5D" w:rsidTr="00B416C9">
        <w:trPr>
          <w:cantSplit/>
          <w:ins w:id="211" w:author="Amy Byers" w:date="2015-04-01T12:50:00Z"/>
        </w:trPr>
        <w:tc>
          <w:tcPr>
            <w:tcW w:w="1724" w:type="dxa"/>
            <w:tcBorders>
              <w:top w:val="single" w:sz="8" w:space="0" w:color="4F81BD"/>
              <w:left w:val="single" w:sz="8" w:space="0" w:color="4F81BD"/>
              <w:bottom w:val="single" w:sz="8" w:space="0" w:color="4F81BD"/>
              <w:right w:val="single" w:sz="8" w:space="0" w:color="4F81BD"/>
            </w:tcBorders>
            <w:shd w:val="clear" w:color="auto" w:fill="D3DFEE"/>
          </w:tcPr>
          <w:p w:rsidR="00B416C9" w:rsidRPr="004D3A5D" w:rsidRDefault="00B416C9" w:rsidP="003E5E4E">
            <w:pPr>
              <w:pStyle w:val="BodyText"/>
              <w:spacing w:after="0"/>
              <w:rPr>
                <w:ins w:id="212" w:author="Amy Byers" w:date="2015-04-01T12:50:00Z"/>
              </w:rPr>
            </w:pPr>
            <w:ins w:id="213" w:author="Amy Byers" w:date="2015-04-01T12:50:00Z">
              <w:r>
                <w:t>IBH Override</w:t>
              </w:r>
            </w:ins>
          </w:p>
        </w:tc>
        <w:tc>
          <w:tcPr>
            <w:tcW w:w="1546" w:type="dxa"/>
            <w:tcBorders>
              <w:top w:val="single" w:sz="8" w:space="0" w:color="4F81BD"/>
              <w:left w:val="single" w:sz="8" w:space="0" w:color="4F81BD"/>
              <w:bottom w:val="single" w:sz="8" w:space="0" w:color="4F81BD"/>
              <w:right w:val="single" w:sz="8" w:space="0" w:color="4F81BD"/>
            </w:tcBorders>
            <w:shd w:val="clear" w:color="auto" w:fill="D3DFEE"/>
          </w:tcPr>
          <w:p w:rsidR="00B416C9" w:rsidRPr="004D3A5D" w:rsidRDefault="00B416C9" w:rsidP="00460CAC">
            <w:pPr>
              <w:pStyle w:val="BodyText"/>
              <w:spacing w:after="0"/>
              <w:rPr>
                <w:ins w:id="214" w:author="Amy Byers" w:date="2015-04-01T12:50:00Z"/>
              </w:rPr>
            </w:pPr>
            <w:ins w:id="215" w:author="Amy Byers" w:date="2015-04-01T12:51:00Z">
              <w:r>
                <w:t>Enabled</w:t>
              </w:r>
            </w:ins>
          </w:p>
        </w:tc>
        <w:tc>
          <w:tcPr>
            <w:tcW w:w="3684" w:type="dxa"/>
            <w:tcBorders>
              <w:top w:val="single" w:sz="8" w:space="0" w:color="4F81BD"/>
              <w:left w:val="single" w:sz="8" w:space="0" w:color="4F81BD"/>
              <w:bottom w:val="single" w:sz="8" w:space="0" w:color="4F81BD"/>
              <w:right w:val="single" w:sz="8" w:space="0" w:color="4F81BD"/>
            </w:tcBorders>
            <w:shd w:val="clear" w:color="auto" w:fill="D3DFEE"/>
          </w:tcPr>
          <w:p w:rsidR="00B416C9" w:rsidRPr="004D3A5D" w:rsidRDefault="00B416C9" w:rsidP="00460CAC">
            <w:pPr>
              <w:pStyle w:val="BodyText"/>
              <w:spacing w:after="0"/>
              <w:rPr>
                <w:ins w:id="216" w:author="Amy Byers" w:date="2015-04-01T12:50:00Z"/>
              </w:rPr>
            </w:pPr>
            <w:ins w:id="217" w:author="Amy Byers" w:date="2015-04-01T12:50:00Z">
              <w:r>
                <w:t>Override IBH Use Case</w:t>
              </w:r>
            </w:ins>
          </w:p>
        </w:tc>
        <w:tc>
          <w:tcPr>
            <w:tcW w:w="3610" w:type="dxa"/>
            <w:tcBorders>
              <w:top w:val="single" w:sz="8" w:space="0" w:color="4F81BD"/>
              <w:left w:val="single" w:sz="8" w:space="0" w:color="4F81BD"/>
              <w:bottom w:val="single" w:sz="8" w:space="0" w:color="4F81BD"/>
              <w:right w:val="single" w:sz="8" w:space="0" w:color="4F81BD"/>
            </w:tcBorders>
            <w:shd w:val="clear" w:color="auto" w:fill="D3DFEE"/>
          </w:tcPr>
          <w:p w:rsidR="00B416C9" w:rsidRPr="004D3A5D" w:rsidRDefault="00B416C9" w:rsidP="00460CAC">
            <w:pPr>
              <w:pStyle w:val="BodyText"/>
              <w:spacing w:after="0"/>
              <w:rPr>
                <w:ins w:id="218" w:author="Amy Byers" w:date="2015-04-01T12:50:00Z"/>
              </w:rPr>
            </w:pPr>
          </w:p>
        </w:tc>
      </w:tr>
    </w:tbl>
    <w:p w:rsidR="00B416C9" w:rsidRPr="004D3A5D" w:rsidRDefault="00B416C9" w:rsidP="00B416C9">
      <w:pPr>
        <w:pStyle w:val="BodyText"/>
        <w:rPr>
          <w:ins w:id="219" w:author="Amy Byers" w:date="2015-04-01T12:51:00Z"/>
        </w:rPr>
      </w:pPr>
    </w:p>
    <w:p w:rsidR="00B416C9" w:rsidRDefault="00B416C9">
      <w:pPr>
        <w:rPr>
          <w:ins w:id="220" w:author="Amy Byers" w:date="2015-04-01T12:51:00Z"/>
          <w:rFonts w:cs="Arial"/>
          <w:b/>
          <w:bCs/>
          <w:szCs w:val="26"/>
        </w:rPr>
      </w:pPr>
      <w:ins w:id="221" w:author="Amy Byers" w:date="2015-04-01T12:51:00Z">
        <w:r>
          <w:br w:type="page"/>
        </w:r>
      </w:ins>
    </w:p>
    <w:p w:rsidR="00D81575" w:rsidRPr="004D3A5D" w:rsidRDefault="00066265" w:rsidP="00066265">
      <w:pPr>
        <w:pStyle w:val="Heading3"/>
      </w:pPr>
      <w:r w:rsidRPr="004D3A5D">
        <w:lastRenderedPageBreak/>
        <w:t>Navigation/Menu Keys – Other Transaction Types</w:t>
      </w:r>
    </w:p>
    <w:tbl>
      <w:tblPr>
        <w:tblW w:w="4883"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272"/>
        <w:gridCol w:w="3868"/>
        <w:gridCol w:w="4388"/>
      </w:tblGrid>
      <w:tr w:rsidR="00D81575" w:rsidRPr="004D3A5D" w:rsidTr="00D81575">
        <w:trPr>
          <w:cantSplit/>
          <w:tblHeader/>
        </w:trPr>
        <w:tc>
          <w:tcPr>
            <w:tcW w:w="2311"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D81575" w:rsidRPr="004D3A5D" w:rsidRDefault="00D81575" w:rsidP="00460CAC">
            <w:pPr>
              <w:pStyle w:val="BodyText"/>
              <w:spacing w:after="0"/>
              <w:rPr>
                <w:b/>
              </w:rPr>
            </w:pPr>
            <w:r w:rsidRPr="004D3A5D">
              <w:rPr>
                <w:b/>
              </w:rPr>
              <w:t>Transaction Type</w:t>
            </w:r>
          </w:p>
        </w:tc>
        <w:tc>
          <w:tcPr>
            <w:tcW w:w="3960"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D81575" w:rsidRPr="004D3A5D" w:rsidRDefault="00D81575" w:rsidP="00460CAC">
            <w:pPr>
              <w:pStyle w:val="BodyText"/>
              <w:spacing w:after="0"/>
              <w:ind w:left="360" w:hanging="360"/>
              <w:rPr>
                <w:b/>
              </w:rPr>
            </w:pPr>
            <w:r w:rsidRPr="004D3A5D">
              <w:rPr>
                <w:b/>
              </w:rPr>
              <w:t>Available Modify Transaction Menu</w:t>
            </w:r>
          </w:p>
        </w:tc>
        <w:tc>
          <w:tcPr>
            <w:tcW w:w="4501"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D81575" w:rsidRPr="004D3A5D" w:rsidRDefault="00D81575" w:rsidP="00460CAC">
            <w:pPr>
              <w:pStyle w:val="BodyText"/>
              <w:spacing w:after="0"/>
              <w:rPr>
                <w:b/>
              </w:rPr>
            </w:pPr>
            <w:r w:rsidRPr="004D3A5D">
              <w:rPr>
                <w:b/>
              </w:rPr>
              <w:t xml:space="preserve">Not Available Modify Transaction Menu </w:t>
            </w:r>
          </w:p>
        </w:tc>
      </w:tr>
      <w:tr w:rsidR="00D81575" w:rsidRPr="004D3A5D" w:rsidTr="00D81575">
        <w:trPr>
          <w:cantSplit/>
        </w:trPr>
        <w:tc>
          <w:tcPr>
            <w:tcW w:w="2311" w:type="dxa"/>
            <w:tcBorders>
              <w:top w:val="single" w:sz="8" w:space="0" w:color="4F81BD"/>
              <w:left w:val="single" w:sz="8" w:space="0" w:color="4F81BD"/>
              <w:bottom w:val="single" w:sz="8" w:space="0" w:color="4F81BD"/>
              <w:right w:val="single" w:sz="8" w:space="0" w:color="4F81BD"/>
            </w:tcBorders>
            <w:shd w:val="clear" w:color="auto" w:fill="D3DFEE"/>
          </w:tcPr>
          <w:p w:rsidR="00D81575" w:rsidRPr="004D3A5D" w:rsidRDefault="00D81575" w:rsidP="00460CAC">
            <w:pPr>
              <w:pStyle w:val="BodyText"/>
              <w:spacing w:after="0"/>
            </w:pPr>
            <w:r w:rsidRPr="004D3A5D">
              <w:t>Layaway Deposit</w:t>
            </w:r>
          </w:p>
        </w:tc>
        <w:tc>
          <w:tcPr>
            <w:tcW w:w="3960" w:type="dxa"/>
            <w:tcBorders>
              <w:top w:val="single" w:sz="8" w:space="0" w:color="4F81BD"/>
              <w:left w:val="single" w:sz="8" w:space="0" w:color="4F81BD"/>
              <w:bottom w:val="single" w:sz="8" w:space="0" w:color="4F81BD"/>
              <w:right w:val="single" w:sz="8" w:space="0" w:color="4F81BD"/>
            </w:tcBorders>
            <w:shd w:val="clear" w:color="auto" w:fill="D3DFEE"/>
          </w:tcPr>
          <w:p w:rsidR="00D81575" w:rsidRPr="004D3A5D" w:rsidRDefault="00066265" w:rsidP="00066265">
            <w:pPr>
              <w:pStyle w:val="BodyText"/>
              <w:numPr>
                <w:ilvl w:val="0"/>
                <w:numId w:val="45"/>
              </w:numPr>
              <w:spacing w:after="0"/>
            </w:pPr>
            <w:r w:rsidRPr="004D3A5D">
              <w:t>Sales Person Capture</w:t>
            </w:r>
          </w:p>
          <w:p w:rsidR="00066265" w:rsidRPr="004D3A5D" w:rsidRDefault="00066265" w:rsidP="00066265">
            <w:pPr>
              <w:pStyle w:val="BodyText"/>
              <w:numPr>
                <w:ilvl w:val="0"/>
                <w:numId w:val="45"/>
              </w:numPr>
              <w:spacing w:after="0"/>
            </w:pPr>
            <w:r w:rsidRPr="004D3A5D">
              <w:t>Transaction Void</w:t>
            </w:r>
          </w:p>
          <w:p w:rsidR="00066265" w:rsidRPr="004D3A5D" w:rsidRDefault="00066265" w:rsidP="00066265">
            <w:pPr>
              <w:pStyle w:val="BodyText"/>
              <w:numPr>
                <w:ilvl w:val="0"/>
                <w:numId w:val="45"/>
              </w:numPr>
              <w:spacing w:after="0"/>
            </w:pPr>
            <w:r w:rsidRPr="004D3A5D">
              <w:t>Suspend</w:t>
            </w:r>
          </w:p>
          <w:p w:rsidR="00066265" w:rsidRPr="004D3A5D" w:rsidRDefault="00066265" w:rsidP="00066265">
            <w:pPr>
              <w:pStyle w:val="BodyText"/>
              <w:numPr>
                <w:ilvl w:val="0"/>
                <w:numId w:val="45"/>
              </w:numPr>
              <w:spacing w:after="0"/>
            </w:pPr>
            <w:r w:rsidRPr="004D3A5D">
              <w:t>Transaction Transfer</w:t>
            </w:r>
          </w:p>
          <w:p w:rsidR="00066265" w:rsidRPr="004D3A5D" w:rsidRDefault="00066265" w:rsidP="00066265">
            <w:pPr>
              <w:pStyle w:val="BodyText"/>
              <w:numPr>
                <w:ilvl w:val="0"/>
                <w:numId w:val="45"/>
              </w:numPr>
              <w:spacing w:after="0"/>
            </w:pPr>
            <w:r w:rsidRPr="004D3A5D">
              <w:t>Tax Override</w:t>
            </w:r>
          </w:p>
          <w:p w:rsidR="00066265" w:rsidRPr="004D3A5D" w:rsidRDefault="00066265" w:rsidP="00066265">
            <w:pPr>
              <w:pStyle w:val="BodyText"/>
              <w:numPr>
                <w:ilvl w:val="0"/>
                <w:numId w:val="45"/>
              </w:numPr>
              <w:spacing w:after="0"/>
            </w:pPr>
            <w:r w:rsidRPr="004D3A5D">
              <w:t>Tax Exempt</w:t>
            </w:r>
          </w:p>
          <w:p w:rsidR="00066265" w:rsidRPr="004D3A5D" w:rsidRDefault="00066265" w:rsidP="00066265">
            <w:pPr>
              <w:pStyle w:val="BodyText"/>
              <w:numPr>
                <w:ilvl w:val="0"/>
                <w:numId w:val="45"/>
              </w:numPr>
              <w:spacing w:after="0"/>
            </w:pPr>
            <w:r w:rsidRPr="004D3A5D">
              <w:t>Kits on the Fly</w:t>
            </w:r>
          </w:p>
          <w:p w:rsidR="00066265" w:rsidRPr="004D3A5D" w:rsidRDefault="00066265" w:rsidP="00066265">
            <w:pPr>
              <w:pStyle w:val="BodyText"/>
              <w:numPr>
                <w:ilvl w:val="0"/>
                <w:numId w:val="45"/>
              </w:numPr>
              <w:spacing w:after="0"/>
            </w:pPr>
            <w:r w:rsidRPr="004D3A5D">
              <w:t>Loyalty Lookup</w:t>
            </w:r>
          </w:p>
        </w:tc>
        <w:tc>
          <w:tcPr>
            <w:tcW w:w="4501" w:type="dxa"/>
            <w:tcBorders>
              <w:top w:val="single" w:sz="8" w:space="0" w:color="4F81BD"/>
              <w:left w:val="single" w:sz="8" w:space="0" w:color="4F81BD"/>
              <w:bottom w:val="single" w:sz="8" w:space="0" w:color="4F81BD"/>
              <w:right w:val="single" w:sz="8" w:space="0" w:color="4F81BD"/>
            </w:tcBorders>
            <w:shd w:val="clear" w:color="auto" w:fill="D3DFEE"/>
          </w:tcPr>
          <w:p w:rsidR="00D81575" w:rsidRPr="004D3A5D" w:rsidRDefault="00066265" w:rsidP="00066265">
            <w:pPr>
              <w:pStyle w:val="BodyText"/>
              <w:numPr>
                <w:ilvl w:val="0"/>
                <w:numId w:val="45"/>
              </w:numPr>
              <w:spacing w:after="0"/>
            </w:pPr>
            <w:r w:rsidRPr="004D3A5D">
              <w:t>Employee</w:t>
            </w:r>
          </w:p>
          <w:p w:rsidR="00066265" w:rsidRPr="004D3A5D" w:rsidRDefault="00066265" w:rsidP="00066265">
            <w:pPr>
              <w:pStyle w:val="BodyText"/>
              <w:numPr>
                <w:ilvl w:val="0"/>
                <w:numId w:val="45"/>
              </w:numPr>
              <w:spacing w:after="0"/>
            </w:pPr>
            <w:r w:rsidRPr="004D3A5D">
              <w:t>Transaction Gift Receipt</w:t>
            </w:r>
          </w:p>
          <w:p w:rsidR="00066265" w:rsidRPr="004D3A5D" w:rsidRDefault="00066265" w:rsidP="00066265">
            <w:pPr>
              <w:pStyle w:val="BodyText"/>
              <w:numPr>
                <w:ilvl w:val="0"/>
                <w:numId w:val="45"/>
              </w:numPr>
              <w:spacing w:after="0"/>
            </w:pPr>
            <w:r w:rsidRPr="004D3A5D">
              <w:t>GRID/WFMS – Service Order Scheduling</w:t>
            </w:r>
          </w:p>
          <w:p w:rsidR="00066265" w:rsidRPr="004D3A5D" w:rsidRDefault="00066265" w:rsidP="00066265">
            <w:pPr>
              <w:pStyle w:val="BodyText"/>
              <w:numPr>
                <w:ilvl w:val="0"/>
                <w:numId w:val="45"/>
              </w:numPr>
              <w:spacing w:after="0"/>
            </w:pPr>
            <w:r w:rsidRPr="004D3A5D">
              <w:t>Inventory Lookup</w:t>
            </w:r>
          </w:p>
          <w:p w:rsidR="00066265" w:rsidRPr="004D3A5D" w:rsidRDefault="00066265" w:rsidP="00066265">
            <w:pPr>
              <w:pStyle w:val="BodyText"/>
              <w:numPr>
                <w:ilvl w:val="0"/>
                <w:numId w:val="45"/>
              </w:numPr>
              <w:spacing w:after="0"/>
            </w:pPr>
            <w:r w:rsidRPr="004D3A5D">
              <w:t>Receipt Reprint Options</w:t>
            </w:r>
          </w:p>
          <w:p w:rsidR="00066265" w:rsidRPr="004D3A5D" w:rsidRDefault="00066265" w:rsidP="00066265">
            <w:pPr>
              <w:pStyle w:val="BodyText"/>
              <w:numPr>
                <w:ilvl w:val="0"/>
                <w:numId w:val="45"/>
              </w:numPr>
              <w:spacing w:after="0"/>
            </w:pPr>
            <w:r w:rsidRPr="004D3A5D">
              <w:t>Pre-Order Deposit</w:t>
            </w:r>
          </w:p>
          <w:p w:rsidR="00066265" w:rsidRPr="004D3A5D" w:rsidRDefault="00066265" w:rsidP="00066265">
            <w:pPr>
              <w:pStyle w:val="BodyText"/>
              <w:numPr>
                <w:ilvl w:val="0"/>
                <w:numId w:val="45"/>
              </w:numPr>
              <w:spacing w:after="0"/>
            </w:pPr>
            <w:r w:rsidRPr="004D3A5D">
              <w:t>Select Customer Language</w:t>
            </w:r>
          </w:p>
        </w:tc>
      </w:tr>
      <w:tr w:rsidR="00D81575" w:rsidRPr="004D3A5D" w:rsidTr="00D81575">
        <w:trPr>
          <w:cantSplit/>
        </w:trPr>
        <w:tc>
          <w:tcPr>
            <w:tcW w:w="2311" w:type="dxa"/>
            <w:tcBorders>
              <w:top w:val="single" w:sz="8" w:space="0" w:color="4F81BD"/>
              <w:left w:val="single" w:sz="8" w:space="0" w:color="4F81BD"/>
              <w:bottom w:val="single" w:sz="8" w:space="0" w:color="4F81BD"/>
              <w:right w:val="single" w:sz="8" w:space="0" w:color="4F81BD"/>
            </w:tcBorders>
            <w:shd w:val="clear" w:color="auto" w:fill="D3DFEE"/>
          </w:tcPr>
          <w:p w:rsidR="00D81575" w:rsidRPr="004D3A5D" w:rsidRDefault="00D81575" w:rsidP="00460CAC">
            <w:pPr>
              <w:pStyle w:val="BodyText"/>
              <w:spacing w:after="0"/>
            </w:pPr>
            <w:r w:rsidRPr="004D3A5D">
              <w:t>Pre-Order Deposit</w:t>
            </w:r>
          </w:p>
        </w:tc>
        <w:tc>
          <w:tcPr>
            <w:tcW w:w="3960" w:type="dxa"/>
            <w:tcBorders>
              <w:top w:val="single" w:sz="8" w:space="0" w:color="4F81BD"/>
              <w:left w:val="single" w:sz="8" w:space="0" w:color="4F81BD"/>
              <w:bottom w:val="single" w:sz="8" w:space="0" w:color="4F81BD"/>
              <w:right w:val="single" w:sz="8" w:space="0" w:color="4F81BD"/>
            </w:tcBorders>
            <w:shd w:val="clear" w:color="auto" w:fill="D3DFEE"/>
          </w:tcPr>
          <w:p w:rsidR="00066265" w:rsidRPr="004D3A5D" w:rsidRDefault="00066265" w:rsidP="00066265">
            <w:pPr>
              <w:pStyle w:val="BodyText"/>
              <w:numPr>
                <w:ilvl w:val="0"/>
                <w:numId w:val="45"/>
              </w:numPr>
              <w:spacing w:after="0"/>
            </w:pPr>
            <w:r w:rsidRPr="004D3A5D">
              <w:t>Sales Person Capture</w:t>
            </w:r>
          </w:p>
          <w:p w:rsidR="00066265" w:rsidRPr="004D3A5D" w:rsidRDefault="00066265" w:rsidP="00066265">
            <w:pPr>
              <w:pStyle w:val="BodyText"/>
              <w:numPr>
                <w:ilvl w:val="0"/>
                <w:numId w:val="45"/>
              </w:numPr>
              <w:spacing w:after="0"/>
            </w:pPr>
            <w:r w:rsidRPr="004D3A5D">
              <w:t>Transaction Void</w:t>
            </w:r>
          </w:p>
          <w:p w:rsidR="00066265" w:rsidRPr="004D3A5D" w:rsidRDefault="00066265" w:rsidP="00066265">
            <w:pPr>
              <w:pStyle w:val="BodyText"/>
              <w:numPr>
                <w:ilvl w:val="0"/>
                <w:numId w:val="45"/>
              </w:numPr>
              <w:spacing w:after="0"/>
            </w:pPr>
            <w:r w:rsidRPr="004D3A5D">
              <w:t>Suspend</w:t>
            </w:r>
          </w:p>
          <w:p w:rsidR="00D81575" w:rsidRPr="004D3A5D" w:rsidRDefault="00066265" w:rsidP="00460CAC">
            <w:pPr>
              <w:pStyle w:val="BodyText"/>
              <w:numPr>
                <w:ilvl w:val="0"/>
                <w:numId w:val="45"/>
              </w:numPr>
              <w:spacing w:after="0"/>
            </w:pPr>
            <w:r w:rsidRPr="004D3A5D">
              <w:t>Transaction Transfer</w:t>
            </w:r>
          </w:p>
          <w:p w:rsidR="00066265" w:rsidRPr="004D3A5D" w:rsidRDefault="00066265" w:rsidP="00460CAC">
            <w:pPr>
              <w:pStyle w:val="BodyText"/>
              <w:numPr>
                <w:ilvl w:val="0"/>
                <w:numId w:val="45"/>
              </w:numPr>
              <w:spacing w:after="0"/>
            </w:pPr>
            <w:r w:rsidRPr="004D3A5D">
              <w:t>Loyalty Lookup</w:t>
            </w:r>
          </w:p>
        </w:tc>
        <w:tc>
          <w:tcPr>
            <w:tcW w:w="4501" w:type="dxa"/>
            <w:tcBorders>
              <w:top w:val="single" w:sz="8" w:space="0" w:color="4F81BD"/>
              <w:left w:val="single" w:sz="8" w:space="0" w:color="4F81BD"/>
              <w:bottom w:val="single" w:sz="8" w:space="0" w:color="4F81BD"/>
              <w:right w:val="single" w:sz="8" w:space="0" w:color="4F81BD"/>
            </w:tcBorders>
            <w:shd w:val="clear" w:color="auto" w:fill="D3DFEE"/>
          </w:tcPr>
          <w:p w:rsidR="00066265" w:rsidRPr="004D3A5D" w:rsidRDefault="00066265" w:rsidP="00066265">
            <w:pPr>
              <w:pStyle w:val="BodyText"/>
              <w:numPr>
                <w:ilvl w:val="0"/>
                <w:numId w:val="45"/>
              </w:numPr>
              <w:spacing w:after="0"/>
            </w:pPr>
            <w:r w:rsidRPr="004D3A5D">
              <w:t>Tax Override</w:t>
            </w:r>
          </w:p>
          <w:p w:rsidR="00066265" w:rsidRPr="004D3A5D" w:rsidRDefault="00066265" w:rsidP="00066265">
            <w:pPr>
              <w:pStyle w:val="BodyText"/>
              <w:numPr>
                <w:ilvl w:val="0"/>
                <w:numId w:val="45"/>
              </w:numPr>
              <w:spacing w:after="0"/>
            </w:pPr>
            <w:r w:rsidRPr="004D3A5D">
              <w:t>Tax Exempt</w:t>
            </w:r>
          </w:p>
          <w:p w:rsidR="00D81575" w:rsidRPr="004D3A5D" w:rsidRDefault="00066265" w:rsidP="00460CAC">
            <w:pPr>
              <w:pStyle w:val="BodyText"/>
              <w:numPr>
                <w:ilvl w:val="0"/>
                <w:numId w:val="45"/>
              </w:numPr>
              <w:spacing w:after="0"/>
            </w:pPr>
            <w:r w:rsidRPr="004D3A5D">
              <w:t>Kits on the Fly</w:t>
            </w:r>
          </w:p>
          <w:p w:rsidR="00066265" w:rsidRPr="004D3A5D" w:rsidRDefault="00066265" w:rsidP="00460CAC">
            <w:pPr>
              <w:pStyle w:val="BodyText"/>
              <w:numPr>
                <w:ilvl w:val="0"/>
                <w:numId w:val="45"/>
              </w:numPr>
              <w:spacing w:after="0"/>
            </w:pPr>
            <w:r w:rsidRPr="004D3A5D">
              <w:t>Employee</w:t>
            </w:r>
          </w:p>
          <w:p w:rsidR="00066265" w:rsidRPr="004D3A5D" w:rsidRDefault="00066265" w:rsidP="00460CAC">
            <w:pPr>
              <w:pStyle w:val="BodyText"/>
              <w:numPr>
                <w:ilvl w:val="0"/>
                <w:numId w:val="45"/>
              </w:numPr>
              <w:spacing w:after="0"/>
            </w:pPr>
            <w:r w:rsidRPr="004D3A5D">
              <w:t>Transaction Gift Receipt</w:t>
            </w:r>
          </w:p>
          <w:p w:rsidR="00066265" w:rsidRPr="004D3A5D" w:rsidRDefault="00066265" w:rsidP="00066265">
            <w:pPr>
              <w:pStyle w:val="BodyText"/>
              <w:numPr>
                <w:ilvl w:val="0"/>
                <w:numId w:val="45"/>
              </w:numPr>
              <w:spacing w:after="0"/>
            </w:pPr>
            <w:r w:rsidRPr="004D3A5D">
              <w:t>GRID/WFMS – Service Order Scheduling</w:t>
            </w:r>
          </w:p>
          <w:p w:rsidR="00066265" w:rsidRPr="004D3A5D" w:rsidRDefault="00066265" w:rsidP="00066265">
            <w:pPr>
              <w:pStyle w:val="BodyText"/>
              <w:numPr>
                <w:ilvl w:val="0"/>
                <w:numId w:val="45"/>
              </w:numPr>
              <w:spacing w:after="0"/>
            </w:pPr>
            <w:r w:rsidRPr="004D3A5D">
              <w:t>Inventory Lookup</w:t>
            </w:r>
          </w:p>
          <w:p w:rsidR="00066265" w:rsidRPr="004D3A5D" w:rsidRDefault="00066265" w:rsidP="00066265">
            <w:pPr>
              <w:pStyle w:val="BodyText"/>
              <w:numPr>
                <w:ilvl w:val="0"/>
                <w:numId w:val="45"/>
              </w:numPr>
              <w:spacing w:after="0"/>
            </w:pPr>
            <w:r w:rsidRPr="004D3A5D">
              <w:t>Receipt Reprint Options</w:t>
            </w:r>
          </w:p>
          <w:p w:rsidR="00066265" w:rsidRPr="004D3A5D" w:rsidRDefault="00066265" w:rsidP="00066265">
            <w:pPr>
              <w:pStyle w:val="BodyText"/>
              <w:numPr>
                <w:ilvl w:val="0"/>
                <w:numId w:val="45"/>
              </w:numPr>
              <w:spacing w:after="0"/>
            </w:pPr>
            <w:r w:rsidRPr="004D3A5D">
              <w:t>Pre-Order Deposit</w:t>
            </w:r>
          </w:p>
          <w:p w:rsidR="00066265" w:rsidRPr="004D3A5D" w:rsidRDefault="00066265" w:rsidP="00066265">
            <w:pPr>
              <w:pStyle w:val="BodyText"/>
              <w:numPr>
                <w:ilvl w:val="0"/>
                <w:numId w:val="45"/>
              </w:numPr>
              <w:spacing w:after="0"/>
            </w:pPr>
            <w:r w:rsidRPr="004D3A5D">
              <w:t>Select Customer Language</w:t>
            </w:r>
          </w:p>
        </w:tc>
      </w:tr>
    </w:tbl>
    <w:p w:rsidR="00166F01" w:rsidRPr="004D3A5D" w:rsidRDefault="00166F01" w:rsidP="00281DF5">
      <w:pPr>
        <w:pStyle w:val="Heading3"/>
      </w:pPr>
      <w:r w:rsidRPr="004D3A5D">
        <w:t>Available MCF Menu Options</w:t>
      </w:r>
    </w:p>
    <w:tbl>
      <w:tblPr>
        <w:tblStyle w:val="LightGrid-Accent11"/>
        <w:tblW w:w="0" w:type="auto"/>
        <w:tblInd w:w="144" w:type="dxa"/>
        <w:tblLook w:val="04A0" w:firstRow="1" w:lastRow="0" w:firstColumn="1" w:lastColumn="0" w:noHBand="0" w:noVBand="1"/>
      </w:tblPr>
      <w:tblGrid>
        <w:gridCol w:w="404"/>
        <w:gridCol w:w="1756"/>
        <w:gridCol w:w="2117"/>
        <w:gridCol w:w="1829"/>
        <w:gridCol w:w="2117"/>
        <w:gridCol w:w="2413"/>
      </w:tblGrid>
      <w:tr w:rsidR="00166F01" w:rsidRPr="004D3A5D" w:rsidTr="00460CA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14" w:type="dxa"/>
            <w:shd w:val="clear" w:color="auto" w:fill="B8CCE4" w:themeFill="accent1" w:themeFillTint="66"/>
            <w:vAlign w:val="bottom"/>
          </w:tcPr>
          <w:p w:rsidR="00166F01" w:rsidRPr="004D3A5D" w:rsidRDefault="00166F01" w:rsidP="00460CAC"/>
        </w:tc>
        <w:tc>
          <w:tcPr>
            <w:tcW w:w="1785" w:type="dxa"/>
            <w:shd w:val="clear" w:color="auto" w:fill="B8CCE4" w:themeFill="accent1" w:themeFillTint="66"/>
            <w:vAlign w:val="bottom"/>
          </w:tcPr>
          <w:p w:rsidR="00166F01" w:rsidRPr="004D3A5D" w:rsidRDefault="00166F01" w:rsidP="00460CAC">
            <w:pPr>
              <w:cnfStyle w:val="100000000000" w:firstRow="1" w:lastRow="0" w:firstColumn="0" w:lastColumn="0" w:oddVBand="0" w:evenVBand="0" w:oddHBand="0" w:evenHBand="0" w:firstRowFirstColumn="0" w:firstRowLastColumn="0" w:lastRowFirstColumn="0" w:lastRowLastColumn="0"/>
            </w:pPr>
            <w:r w:rsidRPr="004D3A5D">
              <w:t>Trans Type</w:t>
            </w:r>
          </w:p>
        </w:tc>
        <w:tc>
          <w:tcPr>
            <w:tcW w:w="2167" w:type="dxa"/>
            <w:shd w:val="clear" w:color="auto" w:fill="B8CCE4" w:themeFill="accent1" w:themeFillTint="66"/>
            <w:vAlign w:val="bottom"/>
          </w:tcPr>
          <w:p w:rsidR="00166F01" w:rsidRPr="004D3A5D" w:rsidRDefault="00166F01" w:rsidP="00460CAC">
            <w:pPr>
              <w:cnfStyle w:val="100000000000" w:firstRow="1" w:lastRow="0" w:firstColumn="0" w:lastColumn="0" w:oddVBand="0" w:evenVBand="0" w:oddHBand="0" w:evenHBand="0" w:firstRowFirstColumn="0" w:firstRowLastColumn="0" w:lastRowFirstColumn="0" w:lastRowLastColumn="0"/>
            </w:pPr>
            <w:r w:rsidRPr="004D3A5D">
              <w:t>MCF-Create Basket</w:t>
            </w:r>
          </w:p>
        </w:tc>
        <w:tc>
          <w:tcPr>
            <w:tcW w:w="1863" w:type="dxa"/>
            <w:shd w:val="clear" w:color="auto" w:fill="B8CCE4" w:themeFill="accent1" w:themeFillTint="66"/>
          </w:tcPr>
          <w:p w:rsidR="00166F01" w:rsidRPr="004D3A5D" w:rsidRDefault="00166F01" w:rsidP="00460CAC">
            <w:pPr>
              <w:cnfStyle w:val="100000000000" w:firstRow="1" w:lastRow="0" w:firstColumn="0" w:lastColumn="0" w:oddVBand="0" w:evenVBand="0" w:oddHBand="0" w:evenHBand="0" w:firstRowFirstColumn="0" w:firstRowLastColumn="0" w:lastRowFirstColumn="0" w:lastRowLastColumn="0"/>
            </w:pPr>
            <w:r w:rsidRPr="004D3A5D">
              <w:t>MCF-Edit Basket</w:t>
            </w:r>
          </w:p>
        </w:tc>
        <w:tc>
          <w:tcPr>
            <w:tcW w:w="2167" w:type="dxa"/>
            <w:shd w:val="clear" w:color="auto" w:fill="B8CCE4" w:themeFill="accent1" w:themeFillTint="66"/>
            <w:vAlign w:val="bottom"/>
          </w:tcPr>
          <w:p w:rsidR="00166F01" w:rsidRPr="004D3A5D" w:rsidRDefault="00166F01" w:rsidP="00460CAC">
            <w:pPr>
              <w:cnfStyle w:val="100000000000" w:firstRow="1" w:lastRow="0" w:firstColumn="0" w:lastColumn="0" w:oddVBand="0" w:evenVBand="0" w:oddHBand="0" w:evenHBand="0" w:firstRowFirstColumn="0" w:firstRowLastColumn="0" w:lastRowFirstColumn="0" w:lastRowLastColumn="0"/>
            </w:pPr>
            <w:r w:rsidRPr="004D3A5D">
              <w:t>MCF-Import Basket</w:t>
            </w:r>
          </w:p>
        </w:tc>
        <w:tc>
          <w:tcPr>
            <w:tcW w:w="2476" w:type="dxa"/>
            <w:shd w:val="clear" w:color="auto" w:fill="B8CCE4" w:themeFill="accent1" w:themeFillTint="66"/>
            <w:vAlign w:val="bottom"/>
          </w:tcPr>
          <w:p w:rsidR="00166F01" w:rsidRPr="004D3A5D" w:rsidRDefault="00166F01" w:rsidP="00460CAC">
            <w:pPr>
              <w:cnfStyle w:val="100000000000" w:firstRow="1" w:lastRow="0" w:firstColumn="0" w:lastColumn="0" w:oddVBand="0" w:evenVBand="0" w:oddHBand="0" w:evenHBand="0" w:firstRowFirstColumn="0" w:firstRowLastColumn="0" w:lastRowFirstColumn="0" w:lastRowLastColumn="0"/>
            </w:pPr>
            <w:r w:rsidRPr="004D3A5D">
              <w:t>MCF-Remove Basket</w:t>
            </w:r>
          </w:p>
        </w:tc>
      </w:tr>
      <w:tr w:rsidR="00166F01" w:rsidRPr="004D3A5D" w:rsidTr="00460CA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tcBorders>
              <w:top w:val="single" w:sz="18" w:space="0" w:color="4F81BD"/>
            </w:tcBorders>
            <w:shd w:val="clear" w:color="auto" w:fill="DBE5F1" w:themeFill="accent1" w:themeFillTint="33"/>
            <w:vAlign w:val="center"/>
          </w:tcPr>
          <w:p w:rsidR="00166F01" w:rsidRPr="004D3A5D" w:rsidRDefault="00166F01" w:rsidP="00460CAC">
            <w:pPr>
              <w:pStyle w:val="ListParagraph"/>
              <w:numPr>
                <w:ilvl w:val="0"/>
                <w:numId w:val="47"/>
              </w:numPr>
              <w:ind w:left="180" w:hanging="180"/>
            </w:pPr>
          </w:p>
        </w:tc>
        <w:tc>
          <w:tcPr>
            <w:tcW w:w="1785" w:type="dxa"/>
            <w:tcBorders>
              <w:top w:val="single" w:sz="18" w:space="0" w:color="4F81BD"/>
            </w:tcBorders>
            <w:shd w:val="clear" w:color="auto" w:fill="DBE5F1" w:themeFill="accent1" w:themeFillTint="33"/>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Sale</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Available only if there is no MCF Sale items imported in the transaction</w:t>
            </w:r>
          </w:p>
        </w:tc>
        <w:tc>
          <w:tcPr>
            <w:tcW w:w="1863" w:type="dxa"/>
            <w:tcBorders>
              <w:top w:val="single" w:sz="18" w:space="0" w:color="4F81BD"/>
            </w:tcBorders>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Available</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Available</w:t>
            </w:r>
          </w:p>
        </w:tc>
        <w:tc>
          <w:tcPr>
            <w:tcW w:w="2476"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Available only when there is an MCF Sale item imported in the transaction.</w:t>
            </w:r>
          </w:p>
        </w:tc>
      </w:tr>
      <w:tr w:rsidR="00166F01" w:rsidRPr="004D3A5D" w:rsidTr="00460CAC">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460CAC">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Return</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1863"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476"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r>
      <w:tr w:rsidR="00166F01" w:rsidRPr="004D3A5D" w:rsidTr="00460CA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460CAC">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Exchange – Sale Side</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Available only if there is no MCF Cancel Line Items on the return side and if there is no MCF Sale items imported in the transaction</w:t>
            </w:r>
          </w:p>
        </w:tc>
        <w:tc>
          <w:tcPr>
            <w:tcW w:w="1863"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Available only if there is no MCF Cancel Line Items (Return) on the return side</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Available only if there is no MCF Cancel Line Items (Return) on the return side</w:t>
            </w:r>
          </w:p>
        </w:tc>
        <w:tc>
          <w:tcPr>
            <w:tcW w:w="2476"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Available only if there is no MCF Cancel Line Items on the return side and when there is an MCF Sale item imported in the transaction</w:t>
            </w:r>
          </w:p>
        </w:tc>
      </w:tr>
      <w:tr w:rsidR="00166F01" w:rsidRPr="004D3A5D" w:rsidTr="00460CAC">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460CAC">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SIE – PSP Fulfillment, MFG Warranty, Service Exception</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rPr>
                <w:b/>
              </w:rPr>
              <w:t>Return</w:t>
            </w:r>
            <w:r w:rsidRPr="004D3A5D">
              <w:t xml:space="preserve"> – Not Available</w:t>
            </w:r>
          </w:p>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rPr>
                <w:b/>
              </w:rPr>
              <w:t>Sale</w:t>
            </w:r>
            <w:r w:rsidRPr="004D3A5D">
              <w:t xml:space="preserve"> – Available only if there is no MCF Cancel Line Item on the return side</w:t>
            </w:r>
          </w:p>
        </w:tc>
        <w:tc>
          <w:tcPr>
            <w:tcW w:w="1863"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rPr>
                <w:b/>
              </w:rPr>
              <w:t>Return</w:t>
            </w:r>
            <w:r w:rsidRPr="004D3A5D">
              <w:t xml:space="preserve"> – Not Available</w:t>
            </w:r>
          </w:p>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rPr>
                <w:b/>
              </w:rPr>
              <w:t>Sale</w:t>
            </w:r>
            <w:r w:rsidRPr="004D3A5D">
              <w:t xml:space="preserve"> – Available only if there is no MCF Cancel Line Item on the return side</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rPr>
                <w:b/>
              </w:rPr>
              <w:t>Return</w:t>
            </w:r>
            <w:r w:rsidRPr="004D3A5D">
              <w:t xml:space="preserve"> – Not Available</w:t>
            </w:r>
          </w:p>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rPr>
                <w:b/>
              </w:rPr>
              <w:t>Sale</w:t>
            </w:r>
            <w:r w:rsidRPr="004D3A5D">
              <w:t xml:space="preserve"> – Available only if there is no MCF Cancel Line Item on the return side</w:t>
            </w:r>
          </w:p>
        </w:tc>
        <w:tc>
          <w:tcPr>
            <w:tcW w:w="2476"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rPr>
                <w:b/>
              </w:rPr>
              <w:t>Return</w:t>
            </w:r>
            <w:r w:rsidRPr="004D3A5D">
              <w:t xml:space="preserve"> – Not Available</w:t>
            </w:r>
          </w:p>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rPr>
                <w:b/>
              </w:rPr>
              <w:t>Sale</w:t>
            </w:r>
            <w:r w:rsidRPr="004D3A5D">
              <w:t xml:space="preserve"> – Available only if there is no MCF Cancel Line Item on the return side and MCF Order has been imported on the sale side</w:t>
            </w:r>
          </w:p>
        </w:tc>
      </w:tr>
      <w:tr w:rsidR="00166F01" w:rsidRPr="004D3A5D" w:rsidTr="00460CA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460CAC">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Lost and Damaged</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rPr>
                <w:b/>
              </w:rPr>
              <w:t>Return</w:t>
            </w:r>
            <w:r w:rsidRPr="004D3A5D">
              <w:t xml:space="preserve"> – Not Available</w:t>
            </w:r>
          </w:p>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rPr>
                <w:b/>
              </w:rPr>
              <w:t>Sale</w:t>
            </w:r>
            <w:r w:rsidRPr="004D3A5D">
              <w:t xml:space="preserve"> – Available only if there is no MCF Cancel Line Item on the return side</w:t>
            </w:r>
          </w:p>
        </w:tc>
        <w:tc>
          <w:tcPr>
            <w:tcW w:w="1863"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rPr>
                <w:b/>
              </w:rPr>
              <w:t>Return</w:t>
            </w:r>
            <w:r w:rsidRPr="004D3A5D">
              <w:t xml:space="preserve"> – Not Available</w:t>
            </w:r>
          </w:p>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rPr>
                <w:b/>
              </w:rPr>
              <w:t>Sale</w:t>
            </w:r>
            <w:r w:rsidRPr="004D3A5D">
              <w:t xml:space="preserve"> – Available only if there is no MCF Cancel Line Item on the return side</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rPr>
                <w:b/>
              </w:rPr>
              <w:t>Return</w:t>
            </w:r>
            <w:r w:rsidRPr="004D3A5D">
              <w:t xml:space="preserve"> – Not Available</w:t>
            </w:r>
          </w:p>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rPr>
                <w:b/>
              </w:rPr>
              <w:t>Sale</w:t>
            </w:r>
            <w:r w:rsidRPr="004D3A5D">
              <w:t xml:space="preserve"> – Available only if there is no MCF Cancel Line Item on the return side</w:t>
            </w:r>
          </w:p>
        </w:tc>
        <w:tc>
          <w:tcPr>
            <w:tcW w:w="2476"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rPr>
                <w:b/>
              </w:rPr>
              <w:t>Return</w:t>
            </w:r>
            <w:r w:rsidRPr="004D3A5D">
              <w:t xml:space="preserve"> – Not Available</w:t>
            </w:r>
          </w:p>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rPr>
                <w:b/>
              </w:rPr>
              <w:t>Sale</w:t>
            </w:r>
            <w:r w:rsidRPr="004D3A5D">
              <w:t xml:space="preserve"> – Available only if there is no MCF Cancel Line Item on the return side and MCF Order has been imported on the sale side</w:t>
            </w:r>
          </w:p>
        </w:tc>
      </w:tr>
      <w:tr w:rsidR="00166F01" w:rsidRPr="004D3A5D" w:rsidTr="00460CAC">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460CAC">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Adjustment – Price Match, Price Correction</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1863"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476"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r>
      <w:tr w:rsidR="00166F01" w:rsidRPr="004D3A5D" w:rsidTr="00460CA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460CAC">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Account Refund</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c>
          <w:tcPr>
            <w:tcW w:w="1863"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c>
          <w:tcPr>
            <w:tcW w:w="2476"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r>
      <w:tr w:rsidR="00166F01" w:rsidRPr="004D3A5D" w:rsidTr="00460CAC">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460CAC">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Payment On Account</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1863"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476"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r>
      <w:tr w:rsidR="00166F01" w:rsidRPr="004D3A5D" w:rsidTr="00460CA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460CAC">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Layaway Deposit</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c>
          <w:tcPr>
            <w:tcW w:w="1863"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c>
          <w:tcPr>
            <w:tcW w:w="2476"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r>
      <w:tr w:rsidR="00166F01" w:rsidRPr="004D3A5D" w:rsidTr="00460CAC">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460CAC">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Pre-Order Deposit</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1863"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476"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r>
      <w:tr w:rsidR="00166F01" w:rsidRPr="004D3A5D" w:rsidTr="00460CA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460CAC">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Cash In/Out</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c>
          <w:tcPr>
            <w:tcW w:w="1863"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c>
          <w:tcPr>
            <w:tcW w:w="2476"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Not Available</w:t>
            </w:r>
          </w:p>
        </w:tc>
      </w:tr>
      <w:tr w:rsidR="00166F01" w:rsidRPr="004D3A5D" w:rsidTr="00460CAC">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460CAC">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Training Mode</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1863"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167"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c>
          <w:tcPr>
            <w:tcW w:w="2476" w:type="dxa"/>
            <w:shd w:val="clear" w:color="auto" w:fill="auto"/>
            <w:vAlign w:val="center"/>
          </w:tcPr>
          <w:p w:rsidR="00166F01" w:rsidRPr="004D3A5D" w:rsidRDefault="00166F01" w:rsidP="00460CAC">
            <w:pPr>
              <w:cnfStyle w:val="000000010000" w:firstRow="0" w:lastRow="0" w:firstColumn="0" w:lastColumn="0" w:oddVBand="0" w:evenVBand="0" w:oddHBand="0" w:evenHBand="1" w:firstRowFirstColumn="0" w:firstRowLastColumn="0" w:lastRowFirstColumn="0" w:lastRowLastColumn="0"/>
            </w:pPr>
            <w:r w:rsidRPr="004D3A5D">
              <w:t>Not Available</w:t>
            </w:r>
          </w:p>
        </w:tc>
      </w:tr>
      <w:tr w:rsidR="00166F01" w:rsidRPr="004D3A5D" w:rsidTr="00460CA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4" w:type="dxa"/>
            <w:shd w:val="clear" w:color="auto" w:fill="DBE5F1" w:themeFill="accent1" w:themeFillTint="33"/>
            <w:vAlign w:val="center"/>
          </w:tcPr>
          <w:p w:rsidR="00166F01" w:rsidRPr="004D3A5D" w:rsidRDefault="00166F01" w:rsidP="00460CAC">
            <w:pPr>
              <w:pStyle w:val="ListParagraph"/>
              <w:numPr>
                <w:ilvl w:val="0"/>
                <w:numId w:val="47"/>
              </w:numPr>
              <w:ind w:left="180" w:hanging="180"/>
            </w:pPr>
          </w:p>
        </w:tc>
        <w:tc>
          <w:tcPr>
            <w:tcW w:w="1785" w:type="dxa"/>
            <w:shd w:val="clear" w:color="auto" w:fill="DBE5F1" w:themeFill="accent1" w:themeFillTint="33"/>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Employee</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Same process as non-employee transaction</w:t>
            </w:r>
          </w:p>
        </w:tc>
        <w:tc>
          <w:tcPr>
            <w:tcW w:w="1863"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Same process as non-employee transaction</w:t>
            </w:r>
          </w:p>
        </w:tc>
        <w:tc>
          <w:tcPr>
            <w:tcW w:w="2167"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Same process as non-employee transaction</w:t>
            </w:r>
          </w:p>
        </w:tc>
        <w:tc>
          <w:tcPr>
            <w:tcW w:w="2476" w:type="dxa"/>
            <w:shd w:val="clear" w:color="auto" w:fill="auto"/>
            <w:vAlign w:val="center"/>
          </w:tcPr>
          <w:p w:rsidR="00166F01" w:rsidRPr="004D3A5D" w:rsidRDefault="00166F01" w:rsidP="00460CAC">
            <w:pPr>
              <w:cnfStyle w:val="000000100000" w:firstRow="0" w:lastRow="0" w:firstColumn="0" w:lastColumn="0" w:oddVBand="0" w:evenVBand="0" w:oddHBand="1" w:evenHBand="0" w:firstRowFirstColumn="0" w:firstRowLastColumn="0" w:lastRowFirstColumn="0" w:lastRowLastColumn="0"/>
            </w:pPr>
            <w:r w:rsidRPr="004D3A5D">
              <w:t>Same process as non-employee transaction</w:t>
            </w:r>
          </w:p>
        </w:tc>
      </w:tr>
    </w:tbl>
    <w:p w:rsidR="00166F01" w:rsidRPr="004D3A5D" w:rsidRDefault="00166F01" w:rsidP="00166F01">
      <w:pPr>
        <w:pStyle w:val="BodyText"/>
      </w:pPr>
    </w:p>
    <w:p w:rsidR="00E501A9" w:rsidRPr="004D3A5D" w:rsidRDefault="00E501A9" w:rsidP="00281DF5">
      <w:pPr>
        <w:pStyle w:val="Heading3"/>
      </w:pPr>
      <w:r w:rsidRPr="004D3A5D">
        <w:t>Data/Input Fields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160"/>
        <w:gridCol w:w="1040"/>
        <w:gridCol w:w="961"/>
        <w:gridCol w:w="1415"/>
        <w:gridCol w:w="1151"/>
        <w:gridCol w:w="1151"/>
        <w:gridCol w:w="3686"/>
      </w:tblGrid>
      <w:tr w:rsidR="00E501A9" w:rsidRPr="004D3A5D" w:rsidTr="003105EB">
        <w:trPr>
          <w:cantSplit/>
        </w:trPr>
        <w:tc>
          <w:tcPr>
            <w:tcW w:w="1182" w:type="dxa"/>
            <w:tcBorders>
              <w:top w:val="single" w:sz="8" w:space="0" w:color="4F81BD"/>
              <w:left w:val="single" w:sz="8" w:space="0" w:color="4F81BD"/>
              <w:bottom w:val="single" w:sz="18" w:space="0" w:color="4F81BD"/>
              <w:right w:val="single" w:sz="8" w:space="0" w:color="4F81BD"/>
            </w:tcBorders>
          </w:tcPr>
          <w:p w:rsidR="00E501A9" w:rsidRPr="004D3A5D" w:rsidRDefault="00E501A9" w:rsidP="003105EB">
            <w:pPr>
              <w:pStyle w:val="BodyText"/>
              <w:spacing w:after="0"/>
              <w:rPr>
                <w:b/>
                <w:bCs/>
              </w:rPr>
            </w:pPr>
            <w:r w:rsidRPr="004D3A5D">
              <w:rPr>
                <w:b/>
                <w:bCs/>
              </w:rPr>
              <w:t>Label</w:t>
            </w:r>
          </w:p>
        </w:tc>
        <w:tc>
          <w:tcPr>
            <w:tcW w:w="1042" w:type="dxa"/>
            <w:tcBorders>
              <w:top w:val="single" w:sz="8" w:space="0" w:color="4F81BD"/>
              <w:left w:val="single" w:sz="8" w:space="0" w:color="4F81BD"/>
              <w:bottom w:val="single" w:sz="18" w:space="0" w:color="4F81BD"/>
              <w:right w:val="single" w:sz="8" w:space="0" w:color="4F81BD"/>
            </w:tcBorders>
          </w:tcPr>
          <w:p w:rsidR="00E501A9" w:rsidRPr="004D3A5D" w:rsidRDefault="00E501A9" w:rsidP="003105EB">
            <w:pPr>
              <w:pStyle w:val="BodyText"/>
              <w:spacing w:after="0"/>
              <w:rPr>
                <w:b/>
                <w:bCs/>
              </w:rPr>
            </w:pPr>
            <w:r w:rsidRPr="004D3A5D">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E501A9" w:rsidRPr="004D3A5D" w:rsidRDefault="00E501A9" w:rsidP="003105EB">
            <w:pPr>
              <w:pStyle w:val="BodyText"/>
              <w:spacing w:after="0"/>
              <w:rPr>
                <w:b/>
                <w:bCs/>
              </w:rPr>
            </w:pPr>
            <w:r w:rsidRPr="004D3A5D">
              <w:rPr>
                <w:b/>
                <w:bCs/>
              </w:rPr>
              <w:t>Req’d?</w:t>
            </w:r>
          </w:p>
        </w:tc>
        <w:tc>
          <w:tcPr>
            <w:tcW w:w="1453" w:type="dxa"/>
            <w:tcBorders>
              <w:top w:val="single" w:sz="8" w:space="0" w:color="4F81BD"/>
              <w:left w:val="single" w:sz="8" w:space="0" w:color="4F81BD"/>
              <w:bottom w:val="single" w:sz="18" w:space="0" w:color="4F81BD"/>
              <w:right w:val="single" w:sz="8" w:space="0" w:color="4F81BD"/>
            </w:tcBorders>
          </w:tcPr>
          <w:p w:rsidR="00E501A9" w:rsidRPr="004D3A5D" w:rsidRDefault="00E501A9" w:rsidP="003105EB">
            <w:pPr>
              <w:pStyle w:val="BodyText"/>
              <w:spacing w:after="0"/>
              <w:rPr>
                <w:b/>
                <w:bCs/>
              </w:rPr>
            </w:pPr>
            <w:r w:rsidRPr="004D3A5D">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E501A9" w:rsidRPr="004D3A5D" w:rsidRDefault="00E501A9" w:rsidP="003105EB">
            <w:pPr>
              <w:pStyle w:val="BodyText"/>
              <w:spacing w:after="0"/>
              <w:rPr>
                <w:b/>
                <w:bCs/>
              </w:rPr>
            </w:pPr>
            <w:r w:rsidRPr="004D3A5D">
              <w:rPr>
                <w:b/>
                <w:bCs/>
              </w:rPr>
              <w:t>Min</w:t>
            </w:r>
          </w:p>
          <w:p w:rsidR="00E501A9" w:rsidRPr="004D3A5D" w:rsidRDefault="00E501A9" w:rsidP="003105EB">
            <w:pPr>
              <w:pStyle w:val="BodyText"/>
              <w:spacing w:after="0"/>
              <w:rPr>
                <w:b/>
                <w:bCs/>
              </w:rPr>
            </w:pPr>
            <w:r w:rsidRPr="004D3A5D">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E501A9" w:rsidRPr="004D3A5D" w:rsidRDefault="00E501A9" w:rsidP="003105EB">
            <w:pPr>
              <w:pStyle w:val="BodyText"/>
              <w:spacing w:after="0"/>
              <w:rPr>
                <w:b/>
                <w:bCs/>
              </w:rPr>
            </w:pPr>
            <w:r w:rsidRPr="004D3A5D">
              <w:rPr>
                <w:b/>
                <w:bCs/>
              </w:rPr>
              <w:t>Max</w:t>
            </w:r>
          </w:p>
          <w:p w:rsidR="00E501A9" w:rsidRPr="004D3A5D" w:rsidRDefault="00E501A9" w:rsidP="003105EB">
            <w:pPr>
              <w:pStyle w:val="BodyText"/>
              <w:spacing w:after="0"/>
              <w:rPr>
                <w:b/>
                <w:bCs/>
              </w:rPr>
            </w:pPr>
            <w:r w:rsidRPr="004D3A5D">
              <w:rPr>
                <w:b/>
                <w:bCs/>
              </w:rPr>
              <w:t>Length</w:t>
            </w:r>
          </w:p>
        </w:tc>
        <w:tc>
          <w:tcPr>
            <w:tcW w:w="3840" w:type="dxa"/>
            <w:tcBorders>
              <w:top w:val="single" w:sz="8" w:space="0" w:color="4F81BD"/>
              <w:left w:val="single" w:sz="8" w:space="0" w:color="4F81BD"/>
              <w:bottom w:val="single" w:sz="18" w:space="0" w:color="4F81BD"/>
              <w:right w:val="single" w:sz="8" w:space="0" w:color="4F81BD"/>
            </w:tcBorders>
          </w:tcPr>
          <w:p w:rsidR="00E501A9" w:rsidRPr="004D3A5D" w:rsidRDefault="00E501A9" w:rsidP="003105EB">
            <w:pPr>
              <w:pStyle w:val="BodyText"/>
              <w:spacing w:after="0"/>
              <w:rPr>
                <w:b/>
                <w:bCs/>
              </w:rPr>
            </w:pPr>
            <w:r w:rsidRPr="004D3A5D">
              <w:rPr>
                <w:b/>
                <w:bCs/>
              </w:rPr>
              <w:t>Notes</w:t>
            </w:r>
          </w:p>
        </w:tc>
      </w:tr>
      <w:tr w:rsidR="00E501A9" w:rsidRPr="004D3A5D" w:rsidTr="003105EB">
        <w:trPr>
          <w:cantSplit/>
        </w:trPr>
        <w:tc>
          <w:tcPr>
            <w:tcW w:w="1182" w:type="dxa"/>
            <w:tcBorders>
              <w:top w:val="single" w:sz="8" w:space="0" w:color="4F81BD"/>
              <w:left w:val="single" w:sz="8" w:space="0" w:color="4F81BD"/>
              <w:bottom w:val="single" w:sz="8" w:space="0" w:color="4F81BD"/>
              <w:right w:val="single" w:sz="8" w:space="0" w:color="4F81BD"/>
            </w:tcBorders>
            <w:shd w:val="clear" w:color="auto" w:fill="D3DFEE"/>
          </w:tcPr>
          <w:p w:rsidR="00E501A9" w:rsidRPr="004D3A5D" w:rsidRDefault="00E501A9" w:rsidP="003105EB">
            <w:pPr>
              <w:pStyle w:val="BodyText"/>
              <w:spacing w:after="0"/>
              <w:rPr>
                <w:bCs/>
              </w:rPr>
            </w:pPr>
            <w:r w:rsidRPr="004D3A5D">
              <w:rPr>
                <w:bCs/>
              </w:rPr>
              <w:t>None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501A9" w:rsidRPr="004D3A5D" w:rsidRDefault="00E501A9" w:rsidP="003105EB">
            <w:pPr>
              <w:pStyle w:val="BodyText"/>
              <w:spacing w:after="0"/>
            </w:pP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501A9" w:rsidRPr="004D3A5D" w:rsidRDefault="00E501A9" w:rsidP="003105EB">
            <w:pPr>
              <w:pStyle w:val="BodyText"/>
              <w:spacing w:after="0"/>
            </w:pP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501A9" w:rsidRPr="004D3A5D" w:rsidRDefault="00E501A9" w:rsidP="003105EB">
            <w:pPr>
              <w:pStyle w:val="BodyText"/>
              <w:spacing w:after="0"/>
            </w:pP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501A9" w:rsidRPr="004D3A5D" w:rsidRDefault="00E501A9" w:rsidP="003105EB">
            <w:pPr>
              <w:pStyle w:val="BodyText"/>
              <w:spacing w:after="0"/>
            </w:pP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501A9" w:rsidRPr="004D3A5D" w:rsidRDefault="00E501A9" w:rsidP="003105EB">
            <w:pPr>
              <w:pStyle w:val="BodyText"/>
              <w:spacing w:after="0"/>
            </w:pPr>
          </w:p>
        </w:tc>
        <w:tc>
          <w:tcPr>
            <w:tcW w:w="3840" w:type="dxa"/>
            <w:tcBorders>
              <w:top w:val="single" w:sz="8" w:space="0" w:color="4F81BD"/>
              <w:left w:val="single" w:sz="8" w:space="0" w:color="4F81BD"/>
              <w:bottom w:val="single" w:sz="8" w:space="0" w:color="4F81BD"/>
              <w:right w:val="single" w:sz="8" w:space="0" w:color="4F81BD"/>
            </w:tcBorders>
            <w:shd w:val="clear" w:color="auto" w:fill="D3DFEE"/>
          </w:tcPr>
          <w:p w:rsidR="00E501A9" w:rsidRPr="004D3A5D" w:rsidRDefault="00E501A9" w:rsidP="003105EB">
            <w:pPr>
              <w:pStyle w:val="BodyText"/>
              <w:spacing w:after="0"/>
            </w:pPr>
          </w:p>
        </w:tc>
      </w:tr>
    </w:tbl>
    <w:p w:rsidR="00E501A9" w:rsidRPr="004D3A5D" w:rsidRDefault="00E501A9" w:rsidP="00281DF5">
      <w:pPr>
        <w:pStyle w:val="Heading3"/>
      </w:pPr>
      <w:r w:rsidRPr="004D3A5D">
        <w:t>Reason Codes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E501A9" w:rsidRPr="004D3A5D" w:rsidTr="003105EB">
        <w:trPr>
          <w:cantSplit/>
        </w:trPr>
        <w:tc>
          <w:tcPr>
            <w:tcW w:w="1284" w:type="pct"/>
            <w:tcBorders>
              <w:top w:val="single" w:sz="8" w:space="0" w:color="4F81BD"/>
              <w:left w:val="single" w:sz="8" w:space="0" w:color="4F81BD"/>
              <w:bottom w:val="single" w:sz="18" w:space="0" w:color="4F81BD"/>
              <w:right w:val="single" w:sz="8" w:space="0" w:color="4F81BD"/>
            </w:tcBorders>
          </w:tcPr>
          <w:p w:rsidR="00E501A9" w:rsidRPr="004D3A5D" w:rsidRDefault="00E501A9" w:rsidP="003105EB">
            <w:pPr>
              <w:rPr>
                <w:b/>
              </w:rPr>
            </w:pPr>
            <w:r w:rsidRPr="004D3A5D">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E501A9" w:rsidRPr="004D3A5D" w:rsidRDefault="00E501A9" w:rsidP="003105EB">
            <w:pPr>
              <w:rPr>
                <w:b/>
                <w:szCs w:val="20"/>
              </w:rPr>
            </w:pPr>
            <w:r w:rsidRPr="004D3A5D">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E501A9" w:rsidRPr="004D3A5D" w:rsidRDefault="00E501A9" w:rsidP="003105EB">
            <w:pPr>
              <w:rPr>
                <w:b/>
                <w:szCs w:val="20"/>
              </w:rPr>
            </w:pPr>
            <w:r w:rsidRPr="004D3A5D">
              <w:rPr>
                <w:b/>
                <w:szCs w:val="20"/>
              </w:rPr>
              <w:t>Default Value</w:t>
            </w:r>
          </w:p>
        </w:tc>
      </w:tr>
      <w:tr w:rsidR="00E501A9" w:rsidRPr="004D3A5D" w:rsidTr="003105E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E501A9" w:rsidRPr="004D3A5D" w:rsidRDefault="00E501A9" w:rsidP="003105EB">
            <w:pPr>
              <w:rPr>
                <w:bCs/>
                <w:szCs w:val="20"/>
              </w:rPr>
            </w:pPr>
            <w:r w:rsidRPr="004D3A5D">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E501A9" w:rsidRPr="004D3A5D" w:rsidRDefault="00E501A9" w:rsidP="003105EB">
            <w:p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E501A9" w:rsidRPr="004D3A5D" w:rsidRDefault="00E501A9" w:rsidP="003105EB">
            <w:pPr>
              <w:rPr>
                <w:szCs w:val="20"/>
              </w:rPr>
            </w:pPr>
          </w:p>
        </w:tc>
      </w:tr>
    </w:tbl>
    <w:p w:rsidR="002C6837" w:rsidRPr="004D3A5D" w:rsidRDefault="002C6837" w:rsidP="002C6837">
      <w:pPr>
        <w:pStyle w:val="Heading2"/>
      </w:pPr>
      <w:bookmarkStart w:id="222" w:name="_Toc333329863"/>
      <w:bookmarkStart w:id="223" w:name="_Toc415654822"/>
      <w:bookmarkEnd w:id="207"/>
      <w:r w:rsidRPr="004D3A5D">
        <w:t>Enter Gift Receipt Quantity</w:t>
      </w:r>
      <w:bookmarkEnd w:id="222"/>
      <w:bookmarkEnd w:id="223"/>
    </w:p>
    <w:p w:rsidR="002C6837" w:rsidRPr="004D3A5D" w:rsidRDefault="002C6837" w:rsidP="002C6837">
      <w:pPr>
        <w:pStyle w:val="BodyText"/>
        <w:rPr>
          <w:bCs/>
        </w:rPr>
      </w:pPr>
      <w:r w:rsidRPr="004D3A5D">
        <w:t>This pop over is displayed when the Gift Receipt Transaction Modify is selected and prompts the operator to enter the number of gift receipts to print.</w:t>
      </w:r>
    </w:p>
    <w:p w:rsidR="002C6837" w:rsidRPr="004D3A5D" w:rsidRDefault="002C6837" w:rsidP="002C6837">
      <w:pPr>
        <w:pStyle w:val="Heading3"/>
      </w:pPr>
      <w:r w:rsidRPr="004D3A5D">
        <w:t>Mockup</w:t>
      </w:r>
    </w:p>
    <w:p w:rsidR="002C6837" w:rsidRPr="004D3A5D" w:rsidRDefault="002C6837" w:rsidP="00B416C9">
      <w:pPr>
        <w:pStyle w:val="BodyText"/>
        <w:jc w:val="center"/>
      </w:pPr>
      <w:r w:rsidRPr="004D3A5D">
        <w:rPr>
          <w:noProof/>
        </w:rPr>
        <w:drawing>
          <wp:inline distT="0" distB="0" distL="0" distR="0" wp14:anchorId="11098161" wp14:editId="34B52122">
            <wp:extent cx="6198349" cy="3657600"/>
            <wp:effectExtent l="0" t="0" r="0" b="0"/>
            <wp:docPr id="10" name="Picture 9" descr="Enter Gift Receipt 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 Gift Receipt quantity.png"/>
                    <pic:cNvPicPr/>
                  </pic:nvPicPr>
                  <pic:blipFill>
                    <a:blip r:embed="rId20" cstate="print"/>
                    <a:stretch>
                      <a:fillRect/>
                    </a:stretch>
                  </pic:blipFill>
                  <pic:spPr>
                    <a:xfrm>
                      <a:off x="0" y="0"/>
                      <a:ext cx="6198349" cy="3657600"/>
                    </a:xfrm>
                    <a:prstGeom prst="rect">
                      <a:avLst/>
                    </a:prstGeom>
                  </pic:spPr>
                </pic:pic>
              </a:graphicData>
            </a:graphic>
          </wp:inline>
        </w:drawing>
      </w:r>
    </w:p>
    <w:p w:rsidR="002C6837" w:rsidRPr="004D3A5D" w:rsidRDefault="002C6837" w:rsidP="002C6837">
      <w:pPr>
        <w:pStyle w:val="Caption"/>
      </w:pPr>
      <w:r w:rsidRPr="004D3A5D">
        <w:t xml:space="preserve">Figure </w:t>
      </w:r>
      <w:fldSimple w:instr=" SEQ Figure \* ARABIC ">
        <w:r w:rsidR="00F27C75" w:rsidRPr="004D3A5D">
          <w:rPr>
            <w:noProof/>
          </w:rPr>
          <w:t>2</w:t>
        </w:r>
      </w:fldSimple>
      <w:r w:rsidRPr="004D3A5D">
        <w:t xml:space="preserve">: Enter Gift Receipt Quantity </w:t>
      </w:r>
    </w:p>
    <w:p w:rsidR="002C6837" w:rsidRPr="004D3A5D" w:rsidRDefault="002C6837" w:rsidP="002C6837">
      <w:pPr>
        <w:pStyle w:val="Heading3"/>
      </w:pPr>
      <w:r w:rsidRPr="004D3A5D">
        <w:t>Instruction Text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2C6837" w:rsidRPr="004D3A5D" w:rsidTr="00337E9E">
        <w:trPr>
          <w:cantSplit/>
        </w:trPr>
        <w:tc>
          <w:tcPr>
            <w:tcW w:w="10809" w:type="dxa"/>
            <w:tcBorders>
              <w:top w:val="single" w:sz="8" w:space="0" w:color="4F81BD"/>
              <w:left w:val="single" w:sz="8" w:space="0" w:color="4F81BD"/>
              <w:bottom w:val="single" w:sz="18" w:space="0" w:color="4F81BD"/>
              <w:right w:val="single" w:sz="8" w:space="0" w:color="4F81BD"/>
            </w:tcBorders>
          </w:tcPr>
          <w:p w:rsidR="002C6837" w:rsidRPr="004D3A5D" w:rsidRDefault="002C6837" w:rsidP="00337E9E">
            <w:pPr>
              <w:rPr>
                <w:b/>
                <w:bCs/>
                <w:szCs w:val="20"/>
              </w:rPr>
            </w:pPr>
            <w:r w:rsidRPr="004D3A5D">
              <w:rPr>
                <w:b/>
                <w:bCs/>
                <w:szCs w:val="20"/>
              </w:rPr>
              <w:t>Instructions</w:t>
            </w:r>
          </w:p>
        </w:tc>
      </w:tr>
      <w:tr w:rsidR="002C6837" w:rsidRPr="004D3A5D" w:rsidTr="00337E9E">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2C6837" w:rsidRPr="004D3A5D" w:rsidRDefault="002C6837" w:rsidP="00337E9E">
            <w:pPr>
              <w:rPr>
                <w:bCs/>
                <w:szCs w:val="20"/>
              </w:rPr>
            </w:pPr>
            <w:r w:rsidRPr="004D3A5D">
              <w:rPr>
                <w:bCs/>
                <w:szCs w:val="20"/>
              </w:rPr>
              <w:t>None</w:t>
            </w:r>
          </w:p>
        </w:tc>
      </w:tr>
    </w:tbl>
    <w:p w:rsidR="002C6837" w:rsidRPr="004D3A5D" w:rsidRDefault="002C6837" w:rsidP="002C6837">
      <w:pPr>
        <w:pStyle w:val="Heading3"/>
      </w:pPr>
      <w:r w:rsidRPr="004D3A5D">
        <w:lastRenderedPageBreak/>
        <w:t>Navigation/Menu Key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17"/>
        <w:gridCol w:w="1551"/>
        <w:gridCol w:w="3690"/>
        <w:gridCol w:w="3606"/>
      </w:tblGrid>
      <w:tr w:rsidR="002C6837" w:rsidRPr="004D3A5D" w:rsidTr="00B416C9">
        <w:trPr>
          <w:cantSplit/>
        </w:trPr>
        <w:tc>
          <w:tcPr>
            <w:tcW w:w="1717" w:type="dxa"/>
            <w:tcBorders>
              <w:top w:val="single" w:sz="8" w:space="0" w:color="4F81BD"/>
              <w:left w:val="single" w:sz="8" w:space="0" w:color="4F81BD"/>
              <w:bottom w:val="single" w:sz="18" w:space="0" w:color="4F81BD"/>
              <w:right w:val="single" w:sz="8" w:space="0" w:color="4F81BD"/>
            </w:tcBorders>
          </w:tcPr>
          <w:p w:rsidR="002C6837" w:rsidRPr="004D3A5D" w:rsidRDefault="002C6837" w:rsidP="00337E9E">
            <w:pPr>
              <w:pStyle w:val="BodyText"/>
              <w:spacing w:after="0"/>
              <w:rPr>
                <w:b/>
                <w:bCs/>
              </w:rPr>
            </w:pPr>
            <w:r w:rsidRPr="004D3A5D">
              <w:rPr>
                <w:b/>
                <w:bCs/>
              </w:rPr>
              <w:t>Label</w:t>
            </w:r>
          </w:p>
        </w:tc>
        <w:tc>
          <w:tcPr>
            <w:tcW w:w="1551" w:type="dxa"/>
            <w:tcBorders>
              <w:top w:val="single" w:sz="8" w:space="0" w:color="4F81BD"/>
              <w:left w:val="single" w:sz="8" w:space="0" w:color="4F81BD"/>
              <w:bottom w:val="single" w:sz="18" w:space="0" w:color="4F81BD"/>
              <w:right w:val="single" w:sz="8" w:space="0" w:color="4F81BD"/>
            </w:tcBorders>
          </w:tcPr>
          <w:p w:rsidR="002C6837" w:rsidRPr="004D3A5D" w:rsidRDefault="002C6837" w:rsidP="00337E9E">
            <w:pPr>
              <w:pStyle w:val="BodyText"/>
              <w:spacing w:after="0"/>
              <w:rPr>
                <w:b/>
                <w:bCs/>
              </w:rPr>
            </w:pPr>
            <w:r w:rsidRPr="004D3A5D">
              <w:rPr>
                <w:b/>
                <w:bCs/>
              </w:rPr>
              <w:t>State</w:t>
            </w:r>
          </w:p>
        </w:tc>
        <w:tc>
          <w:tcPr>
            <w:tcW w:w="3690" w:type="dxa"/>
            <w:tcBorders>
              <w:top w:val="single" w:sz="8" w:space="0" w:color="4F81BD"/>
              <w:left w:val="single" w:sz="8" w:space="0" w:color="4F81BD"/>
              <w:bottom w:val="single" w:sz="18" w:space="0" w:color="4F81BD"/>
              <w:right w:val="single" w:sz="8" w:space="0" w:color="4F81BD"/>
            </w:tcBorders>
          </w:tcPr>
          <w:p w:rsidR="002C6837" w:rsidRPr="004D3A5D" w:rsidRDefault="002C6837" w:rsidP="00337E9E">
            <w:pPr>
              <w:pStyle w:val="BodyText"/>
              <w:spacing w:after="0"/>
              <w:rPr>
                <w:b/>
                <w:bCs/>
              </w:rPr>
            </w:pPr>
            <w:r w:rsidRPr="004D3A5D">
              <w:rPr>
                <w:b/>
                <w:bCs/>
              </w:rPr>
              <w:t>Next Screen</w:t>
            </w:r>
          </w:p>
        </w:tc>
        <w:tc>
          <w:tcPr>
            <w:tcW w:w="3606" w:type="dxa"/>
            <w:tcBorders>
              <w:top w:val="single" w:sz="8" w:space="0" w:color="4F81BD"/>
              <w:left w:val="single" w:sz="8" w:space="0" w:color="4F81BD"/>
              <w:bottom w:val="single" w:sz="18" w:space="0" w:color="4F81BD"/>
              <w:right w:val="single" w:sz="8" w:space="0" w:color="4F81BD"/>
            </w:tcBorders>
          </w:tcPr>
          <w:p w:rsidR="002C6837" w:rsidRPr="004D3A5D" w:rsidRDefault="002C6837" w:rsidP="00337E9E">
            <w:pPr>
              <w:pStyle w:val="BodyText"/>
              <w:spacing w:after="0"/>
              <w:rPr>
                <w:b/>
                <w:bCs/>
              </w:rPr>
            </w:pPr>
            <w:r w:rsidRPr="004D3A5D">
              <w:rPr>
                <w:b/>
                <w:bCs/>
              </w:rPr>
              <w:t>Notes</w:t>
            </w:r>
          </w:p>
        </w:tc>
      </w:tr>
      <w:tr w:rsidR="002C6837" w:rsidRPr="004D3A5D" w:rsidTr="00B416C9">
        <w:trPr>
          <w:cantSplit/>
        </w:trPr>
        <w:tc>
          <w:tcPr>
            <w:tcW w:w="1717" w:type="dxa"/>
            <w:tcBorders>
              <w:top w:val="single" w:sz="8" w:space="0" w:color="4F81BD"/>
              <w:left w:val="single" w:sz="8" w:space="0" w:color="4F81BD"/>
              <w:bottom w:val="single" w:sz="8" w:space="0" w:color="4F81BD"/>
              <w:right w:val="single" w:sz="8" w:space="0" w:color="4F81BD"/>
            </w:tcBorders>
            <w:shd w:val="clear" w:color="auto" w:fill="D3DFEE"/>
          </w:tcPr>
          <w:p w:rsidR="002C6837" w:rsidRPr="004D3A5D" w:rsidRDefault="002C6837" w:rsidP="00337E9E">
            <w:pPr>
              <w:pStyle w:val="BodyText"/>
              <w:spacing w:after="0"/>
            </w:pPr>
            <w:r w:rsidRPr="004D3A5D">
              <w:t>Back</w:t>
            </w:r>
          </w:p>
        </w:tc>
        <w:tc>
          <w:tcPr>
            <w:tcW w:w="1551" w:type="dxa"/>
            <w:tcBorders>
              <w:top w:val="single" w:sz="8" w:space="0" w:color="4F81BD"/>
              <w:left w:val="single" w:sz="8" w:space="0" w:color="4F81BD"/>
              <w:bottom w:val="single" w:sz="8" w:space="0" w:color="4F81BD"/>
              <w:right w:val="single" w:sz="8" w:space="0" w:color="4F81BD"/>
            </w:tcBorders>
            <w:shd w:val="clear" w:color="auto" w:fill="D3DFEE"/>
          </w:tcPr>
          <w:p w:rsidR="002C6837" w:rsidRPr="004D3A5D" w:rsidRDefault="002C6837" w:rsidP="00337E9E">
            <w:pPr>
              <w:pStyle w:val="BodyText"/>
              <w:spacing w:after="0"/>
            </w:pPr>
            <w:r w:rsidRPr="004D3A5D">
              <w:t>Enabled</w:t>
            </w:r>
          </w:p>
        </w:tc>
        <w:tc>
          <w:tcPr>
            <w:tcW w:w="3690" w:type="dxa"/>
            <w:tcBorders>
              <w:top w:val="single" w:sz="8" w:space="0" w:color="4F81BD"/>
              <w:left w:val="single" w:sz="8" w:space="0" w:color="4F81BD"/>
              <w:bottom w:val="single" w:sz="8" w:space="0" w:color="4F81BD"/>
              <w:right w:val="single" w:sz="8" w:space="0" w:color="4F81BD"/>
            </w:tcBorders>
            <w:shd w:val="clear" w:color="auto" w:fill="D3DFEE"/>
          </w:tcPr>
          <w:p w:rsidR="002C6837" w:rsidRPr="004D3A5D" w:rsidRDefault="002C6837" w:rsidP="00337E9E">
            <w:pPr>
              <w:pStyle w:val="BodyText"/>
              <w:spacing w:after="0"/>
            </w:pPr>
            <w:r w:rsidRPr="004D3A5D">
              <w:t>Sale use case</w:t>
            </w:r>
          </w:p>
        </w:tc>
        <w:tc>
          <w:tcPr>
            <w:tcW w:w="3606" w:type="dxa"/>
            <w:tcBorders>
              <w:top w:val="single" w:sz="8" w:space="0" w:color="4F81BD"/>
              <w:left w:val="single" w:sz="8" w:space="0" w:color="4F81BD"/>
              <w:bottom w:val="single" w:sz="8" w:space="0" w:color="4F81BD"/>
              <w:right w:val="single" w:sz="8" w:space="0" w:color="4F81BD"/>
            </w:tcBorders>
            <w:shd w:val="clear" w:color="auto" w:fill="D3DFEE"/>
          </w:tcPr>
          <w:p w:rsidR="002C6837" w:rsidRPr="004D3A5D" w:rsidRDefault="002C6837" w:rsidP="00337E9E">
            <w:pPr>
              <w:pStyle w:val="BodyText"/>
              <w:spacing w:after="0"/>
            </w:pPr>
            <w:r w:rsidRPr="004D3A5D">
              <w:t>None</w:t>
            </w:r>
          </w:p>
        </w:tc>
      </w:tr>
      <w:tr w:rsidR="002C6837" w:rsidRPr="004D3A5D" w:rsidDel="00B416C9" w:rsidTr="00B416C9">
        <w:trPr>
          <w:cantSplit/>
          <w:del w:id="224" w:author="Amy Byers" w:date="2015-04-01T12:53:00Z"/>
        </w:trPr>
        <w:tc>
          <w:tcPr>
            <w:tcW w:w="1717" w:type="dxa"/>
            <w:tcBorders>
              <w:top w:val="single" w:sz="8" w:space="0" w:color="4F81BD"/>
              <w:left w:val="single" w:sz="8" w:space="0" w:color="4F81BD"/>
              <w:bottom w:val="single" w:sz="8" w:space="0" w:color="4F81BD"/>
              <w:right w:val="single" w:sz="8" w:space="0" w:color="4F81BD"/>
            </w:tcBorders>
            <w:shd w:val="clear" w:color="auto" w:fill="D3DFEE"/>
          </w:tcPr>
          <w:p w:rsidR="002C6837" w:rsidRPr="004D3A5D" w:rsidDel="00B416C9" w:rsidRDefault="002C6837" w:rsidP="00337E9E">
            <w:pPr>
              <w:pStyle w:val="BodyText"/>
              <w:spacing w:after="0"/>
              <w:rPr>
                <w:del w:id="225" w:author="Amy Byers" w:date="2015-04-01T12:53:00Z"/>
              </w:rPr>
            </w:pPr>
            <w:del w:id="226" w:author="Amy Byers" w:date="2015-04-01T12:53:00Z">
              <w:r w:rsidRPr="004D3A5D" w:rsidDel="00B416C9">
                <w:delText>Continue</w:delText>
              </w:r>
            </w:del>
          </w:p>
        </w:tc>
        <w:tc>
          <w:tcPr>
            <w:tcW w:w="1551" w:type="dxa"/>
            <w:tcBorders>
              <w:top w:val="single" w:sz="8" w:space="0" w:color="4F81BD"/>
              <w:left w:val="single" w:sz="8" w:space="0" w:color="4F81BD"/>
              <w:bottom w:val="single" w:sz="8" w:space="0" w:color="4F81BD"/>
              <w:right w:val="single" w:sz="8" w:space="0" w:color="4F81BD"/>
            </w:tcBorders>
            <w:shd w:val="clear" w:color="auto" w:fill="D3DFEE"/>
          </w:tcPr>
          <w:p w:rsidR="002C6837" w:rsidRPr="004D3A5D" w:rsidDel="00B416C9" w:rsidRDefault="002C6837" w:rsidP="00337E9E">
            <w:pPr>
              <w:pStyle w:val="BodyText"/>
              <w:spacing w:after="0"/>
              <w:rPr>
                <w:del w:id="227" w:author="Amy Byers" w:date="2015-04-01T12:53:00Z"/>
              </w:rPr>
            </w:pPr>
            <w:del w:id="228" w:author="Amy Byers" w:date="2015-04-01T12:53:00Z">
              <w:r w:rsidRPr="004D3A5D" w:rsidDel="00B416C9">
                <w:delText>See Notes</w:delText>
              </w:r>
            </w:del>
          </w:p>
        </w:tc>
        <w:tc>
          <w:tcPr>
            <w:tcW w:w="3690" w:type="dxa"/>
            <w:tcBorders>
              <w:top w:val="single" w:sz="8" w:space="0" w:color="4F81BD"/>
              <w:left w:val="single" w:sz="8" w:space="0" w:color="4F81BD"/>
              <w:bottom w:val="single" w:sz="8" w:space="0" w:color="4F81BD"/>
              <w:right w:val="single" w:sz="8" w:space="0" w:color="4F81BD"/>
            </w:tcBorders>
            <w:shd w:val="clear" w:color="auto" w:fill="D3DFEE"/>
          </w:tcPr>
          <w:p w:rsidR="002C6837" w:rsidRPr="004D3A5D" w:rsidDel="00B416C9" w:rsidRDefault="002C6837" w:rsidP="00337E9E">
            <w:pPr>
              <w:pStyle w:val="BodyText"/>
              <w:spacing w:after="0"/>
              <w:rPr>
                <w:del w:id="229" w:author="Amy Byers" w:date="2015-04-01T12:53:00Z"/>
              </w:rPr>
            </w:pPr>
            <w:del w:id="230" w:author="Amy Byers" w:date="2015-04-01T12:53:00Z">
              <w:r w:rsidRPr="004D3A5D" w:rsidDel="00B416C9">
                <w:delText>Sale use case</w:delText>
              </w:r>
            </w:del>
          </w:p>
        </w:tc>
        <w:tc>
          <w:tcPr>
            <w:tcW w:w="3606" w:type="dxa"/>
            <w:tcBorders>
              <w:top w:val="single" w:sz="8" w:space="0" w:color="4F81BD"/>
              <w:left w:val="single" w:sz="8" w:space="0" w:color="4F81BD"/>
              <w:bottom w:val="single" w:sz="8" w:space="0" w:color="4F81BD"/>
              <w:right w:val="single" w:sz="8" w:space="0" w:color="4F81BD"/>
            </w:tcBorders>
            <w:shd w:val="clear" w:color="auto" w:fill="D3DFEE"/>
          </w:tcPr>
          <w:p w:rsidR="002C6837" w:rsidRPr="004D3A5D" w:rsidDel="00B416C9" w:rsidRDefault="002C6837" w:rsidP="00337E9E">
            <w:pPr>
              <w:pStyle w:val="BodyText"/>
              <w:spacing w:after="0"/>
              <w:rPr>
                <w:del w:id="231" w:author="Amy Byers" w:date="2015-04-01T12:53:00Z"/>
              </w:rPr>
            </w:pPr>
            <w:del w:id="232" w:author="Amy Byers" w:date="2015-04-01T12:53:00Z">
              <w:r w:rsidRPr="004D3A5D" w:rsidDel="00B416C9">
                <w:delText>Continue enabled upon data entry</w:delText>
              </w:r>
            </w:del>
          </w:p>
        </w:tc>
      </w:tr>
    </w:tbl>
    <w:p w:rsidR="00F27C75" w:rsidRPr="004D3A5D" w:rsidRDefault="00F27C75" w:rsidP="00F27C75">
      <w:pPr>
        <w:pStyle w:val="BodyText"/>
        <w:rPr>
          <w:rFonts w:cs="Arial"/>
          <w:szCs w:val="26"/>
        </w:rPr>
      </w:pPr>
      <w:del w:id="233" w:author="Amy Byers" w:date="2015-04-01T12:53:00Z">
        <w:r w:rsidRPr="004D3A5D" w:rsidDel="00B416C9">
          <w:br w:type="page"/>
        </w:r>
      </w:del>
      <w:bookmarkStart w:id="234" w:name="_GoBack"/>
      <w:bookmarkEnd w:id="234"/>
    </w:p>
    <w:p w:rsidR="002C6837" w:rsidRPr="004D3A5D" w:rsidRDefault="002C6837" w:rsidP="002C6837">
      <w:pPr>
        <w:pStyle w:val="Heading3"/>
      </w:pPr>
      <w:r w:rsidRPr="004D3A5D">
        <w:t>Data/Input Field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170"/>
        <w:gridCol w:w="1040"/>
        <w:gridCol w:w="961"/>
        <w:gridCol w:w="1426"/>
        <w:gridCol w:w="1149"/>
        <w:gridCol w:w="1149"/>
        <w:gridCol w:w="3669"/>
      </w:tblGrid>
      <w:tr w:rsidR="002C6837" w:rsidRPr="004D3A5D" w:rsidTr="00337E9E">
        <w:trPr>
          <w:cantSplit/>
        </w:trPr>
        <w:tc>
          <w:tcPr>
            <w:tcW w:w="1182" w:type="dxa"/>
            <w:tcBorders>
              <w:top w:val="single" w:sz="8" w:space="0" w:color="4F81BD"/>
              <w:left w:val="single" w:sz="8" w:space="0" w:color="4F81BD"/>
              <w:bottom w:val="single" w:sz="18" w:space="0" w:color="4F81BD"/>
              <w:right w:val="single" w:sz="8" w:space="0" w:color="4F81BD"/>
            </w:tcBorders>
          </w:tcPr>
          <w:p w:rsidR="002C6837" w:rsidRPr="004D3A5D" w:rsidRDefault="002C6837" w:rsidP="00337E9E">
            <w:pPr>
              <w:pStyle w:val="BodyText"/>
              <w:spacing w:after="0"/>
              <w:rPr>
                <w:b/>
                <w:bCs/>
              </w:rPr>
            </w:pPr>
            <w:r w:rsidRPr="004D3A5D">
              <w:rPr>
                <w:b/>
                <w:bCs/>
              </w:rPr>
              <w:t>Label</w:t>
            </w:r>
          </w:p>
        </w:tc>
        <w:tc>
          <w:tcPr>
            <w:tcW w:w="1042" w:type="dxa"/>
            <w:tcBorders>
              <w:top w:val="single" w:sz="8" w:space="0" w:color="4F81BD"/>
              <w:left w:val="single" w:sz="8" w:space="0" w:color="4F81BD"/>
              <w:bottom w:val="single" w:sz="18" w:space="0" w:color="4F81BD"/>
              <w:right w:val="single" w:sz="8" w:space="0" w:color="4F81BD"/>
            </w:tcBorders>
          </w:tcPr>
          <w:p w:rsidR="002C6837" w:rsidRPr="004D3A5D" w:rsidRDefault="002C6837" w:rsidP="00337E9E">
            <w:pPr>
              <w:pStyle w:val="BodyText"/>
              <w:spacing w:after="0"/>
              <w:rPr>
                <w:b/>
                <w:bCs/>
              </w:rPr>
            </w:pPr>
            <w:r w:rsidRPr="004D3A5D">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2C6837" w:rsidRPr="004D3A5D" w:rsidRDefault="002C6837" w:rsidP="00337E9E">
            <w:pPr>
              <w:pStyle w:val="BodyText"/>
              <w:spacing w:after="0"/>
              <w:rPr>
                <w:b/>
                <w:bCs/>
              </w:rPr>
            </w:pPr>
            <w:r w:rsidRPr="004D3A5D">
              <w:rPr>
                <w:b/>
                <w:bCs/>
              </w:rPr>
              <w:t>Req’d?</w:t>
            </w:r>
          </w:p>
        </w:tc>
        <w:tc>
          <w:tcPr>
            <w:tcW w:w="1453" w:type="dxa"/>
            <w:tcBorders>
              <w:top w:val="single" w:sz="8" w:space="0" w:color="4F81BD"/>
              <w:left w:val="single" w:sz="8" w:space="0" w:color="4F81BD"/>
              <w:bottom w:val="single" w:sz="18" w:space="0" w:color="4F81BD"/>
              <w:right w:val="single" w:sz="8" w:space="0" w:color="4F81BD"/>
            </w:tcBorders>
          </w:tcPr>
          <w:p w:rsidR="002C6837" w:rsidRPr="004D3A5D" w:rsidRDefault="002C6837" w:rsidP="00337E9E">
            <w:pPr>
              <w:pStyle w:val="BodyText"/>
              <w:spacing w:after="0"/>
              <w:rPr>
                <w:b/>
                <w:bCs/>
              </w:rPr>
            </w:pPr>
            <w:r w:rsidRPr="004D3A5D">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2C6837" w:rsidRPr="004D3A5D" w:rsidRDefault="002C6837" w:rsidP="00337E9E">
            <w:pPr>
              <w:pStyle w:val="BodyText"/>
              <w:spacing w:after="0"/>
              <w:rPr>
                <w:b/>
                <w:bCs/>
              </w:rPr>
            </w:pPr>
            <w:r w:rsidRPr="004D3A5D">
              <w:rPr>
                <w:b/>
                <w:bCs/>
              </w:rPr>
              <w:t>Min</w:t>
            </w:r>
          </w:p>
          <w:p w:rsidR="002C6837" w:rsidRPr="004D3A5D" w:rsidRDefault="002C6837" w:rsidP="00337E9E">
            <w:pPr>
              <w:pStyle w:val="BodyText"/>
              <w:spacing w:after="0"/>
              <w:rPr>
                <w:b/>
                <w:bCs/>
              </w:rPr>
            </w:pPr>
            <w:r w:rsidRPr="004D3A5D">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2C6837" w:rsidRPr="004D3A5D" w:rsidRDefault="002C6837" w:rsidP="00337E9E">
            <w:pPr>
              <w:pStyle w:val="BodyText"/>
              <w:spacing w:after="0"/>
              <w:rPr>
                <w:b/>
                <w:bCs/>
              </w:rPr>
            </w:pPr>
            <w:r w:rsidRPr="004D3A5D">
              <w:rPr>
                <w:b/>
                <w:bCs/>
              </w:rPr>
              <w:t>Max</w:t>
            </w:r>
          </w:p>
          <w:p w:rsidR="002C6837" w:rsidRPr="004D3A5D" w:rsidRDefault="002C6837" w:rsidP="00337E9E">
            <w:pPr>
              <w:pStyle w:val="BodyText"/>
              <w:spacing w:after="0"/>
              <w:rPr>
                <w:b/>
                <w:bCs/>
              </w:rPr>
            </w:pPr>
            <w:r w:rsidRPr="004D3A5D">
              <w:rPr>
                <w:b/>
                <w:bCs/>
              </w:rPr>
              <w:t>Length</w:t>
            </w:r>
          </w:p>
        </w:tc>
        <w:tc>
          <w:tcPr>
            <w:tcW w:w="3840" w:type="dxa"/>
            <w:tcBorders>
              <w:top w:val="single" w:sz="8" w:space="0" w:color="4F81BD"/>
              <w:left w:val="single" w:sz="8" w:space="0" w:color="4F81BD"/>
              <w:bottom w:val="single" w:sz="18" w:space="0" w:color="4F81BD"/>
              <w:right w:val="single" w:sz="8" w:space="0" w:color="4F81BD"/>
            </w:tcBorders>
          </w:tcPr>
          <w:p w:rsidR="002C6837" w:rsidRPr="004D3A5D" w:rsidRDefault="002C6837" w:rsidP="00337E9E">
            <w:pPr>
              <w:pStyle w:val="BodyText"/>
              <w:spacing w:after="0"/>
              <w:rPr>
                <w:b/>
                <w:bCs/>
              </w:rPr>
            </w:pPr>
            <w:r w:rsidRPr="004D3A5D">
              <w:rPr>
                <w:b/>
                <w:bCs/>
              </w:rPr>
              <w:t>Notes</w:t>
            </w:r>
          </w:p>
        </w:tc>
      </w:tr>
      <w:tr w:rsidR="002C6837" w:rsidRPr="004D3A5D" w:rsidTr="00337E9E">
        <w:trPr>
          <w:cantSplit/>
        </w:trPr>
        <w:tc>
          <w:tcPr>
            <w:tcW w:w="1182" w:type="dxa"/>
            <w:tcBorders>
              <w:top w:val="single" w:sz="8" w:space="0" w:color="4F81BD"/>
              <w:left w:val="single" w:sz="8" w:space="0" w:color="4F81BD"/>
              <w:bottom w:val="single" w:sz="8" w:space="0" w:color="4F81BD"/>
              <w:right w:val="single" w:sz="8" w:space="0" w:color="4F81BD"/>
            </w:tcBorders>
            <w:shd w:val="clear" w:color="auto" w:fill="D3DFEE"/>
          </w:tcPr>
          <w:p w:rsidR="002C6837" w:rsidRPr="004D3A5D" w:rsidRDefault="002C6837" w:rsidP="00337E9E">
            <w:pPr>
              <w:pStyle w:val="BodyText"/>
              <w:spacing w:after="0"/>
              <w:rPr>
                <w:bCs/>
              </w:rPr>
            </w:pPr>
            <w:r w:rsidRPr="004D3A5D">
              <w:rPr>
                <w:bCs/>
              </w:rPr>
              <w:t>Enter Quantity</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2C6837" w:rsidRPr="004D3A5D" w:rsidRDefault="002C6837" w:rsidP="00337E9E">
            <w:pPr>
              <w:pStyle w:val="BodyText"/>
              <w:spacing w:after="0"/>
            </w:pPr>
            <w:r w:rsidRPr="004D3A5D">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2C6837" w:rsidRPr="004D3A5D" w:rsidRDefault="002C6837" w:rsidP="00337E9E">
            <w:pPr>
              <w:pStyle w:val="BodyText"/>
              <w:spacing w:after="0"/>
            </w:pPr>
            <w:r w:rsidRPr="004D3A5D">
              <w:t>Yes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2C6837" w:rsidRPr="004D3A5D" w:rsidRDefault="002C6837" w:rsidP="00337E9E">
            <w:pPr>
              <w:pStyle w:val="BodyText"/>
              <w:spacing w:after="0"/>
            </w:pPr>
            <w:r w:rsidRPr="004D3A5D">
              <w:t>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2C6837" w:rsidRPr="004D3A5D" w:rsidRDefault="002C6837" w:rsidP="00337E9E">
            <w:pPr>
              <w:pStyle w:val="BodyText"/>
              <w:spacing w:after="0"/>
            </w:pPr>
            <w:r w:rsidRPr="004D3A5D">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2C6837" w:rsidRPr="004D3A5D" w:rsidRDefault="002C6837" w:rsidP="00337E9E">
            <w:pPr>
              <w:pStyle w:val="BodyText"/>
              <w:spacing w:after="0"/>
            </w:pPr>
            <w:r w:rsidRPr="004D3A5D">
              <w:t>10</w:t>
            </w:r>
          </w:p>
        </w:tc>
        <w:tc>
          <w:tcPr>
            <w:tcW w:w="3840" w:type="dxa"/>
            <w:tcBorders>
              <w:top w:val="single" w:sz="8" w:space="0" w:color="4F81BD"/>
              <w:left w:val="single" w:sz="8" w:space="0" w:color="4F81BD"/>
              <w:bottom w:val="single" w:sz="8" w:space="0" w:color="4F81BD"/>
              <w:right w:val="single" w:sz="8" w:space="0" w:color="4F81BD"/>
            </w:tcBorders>
            <w:shd w:val="clear" w:color="auto" w:fill="D3DFEE"/>
          </w:tcPr>
          <w:p w:rsidR="002C6837" w:rsidRPr="004D3A5D" w:rsidRDefault="002C6837" w:rsidP="00337E9E">
            <w:pPr>
              <w:pStyle w:val="BodyText"/>
              <w:spacing w:after="0"/>
            </w:pPr>
            <w:r w:rsidRPr="004D3A5D">
              <w:t>None</w:t>
            </w:r>
          </w:p>
        </w:tc>
      </w:tr>
    </w:tbl>
    <w:p w:rsidR="002C6837" w:rsidRPr="004D3A5D" w:rsidRDefault="002C6837" w:rsidP="002C6837">
      <w:pPr>
        <w:pStyle w:val="Heading3"/>
      </w:pPr>
      <w:r w:rsidRPr="004D3A5D">
        <w:t>Reason Code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2C6837" w:rsidRPr="004D3A5D" w:rsidTr="00337E9E">
        <w:trPr>
          <w:cantSplit/>
        </w:trPr>
        <w:tc>
          <w:tcPr>
            <w:tcW w:w="1284" w:type="pct"/>
            <w:tcBorders>
              <w:top w:val="single" w:sz="8" w:space="0" w:color="4F81BD"/>
              <w:left w:val="single" w:sz="8" w:space="0" w:color="4F81BD"/>
              <w:bottom w:val="single" w:sz="18" w:space="0" w:color="4F81BD"/>
              <w:right w:val="single" w:sz="8" w:space="0" w:color="4F81BD"/>
            </w:tcBorders>
          </w:tcPr>
          <w:p w:rsidR="002C6837" w:rsidRPr="004D3A5D" w:rsidRDefault="002C6837" w:rsidP="00337E9E">
            <w:pPr>
              <w:rPr>
                <w:b/>
              </w:rPr>
            </w:pPr>
            <w:r w:rsidRPr="004D3A5D">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2C6837" w:rsidRPr="004D3A5D" w:rsidRDefault="002C6837" w:rsidP="00337E9E">
            <w:pPr>
              <w:rPr>
                <w:b/>
                <w:szCs w:val="20"/>
              </w:rPr>
            </w:pPr>
            <w:r w:rsidRPr="004D3A5D">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2C6837" w:rsidRPr="004D3A5D" w:rsidRDefault="002C6837" w:rsidP="00337E9E">
            <w:pPr>
              <w:rPr>
                <w:b/>
                <w:szCs w:val="20"/>
              </w:rPr>
            </w:pPr>
            <w:r w:rsidRPr="004D3A5D">
              <w:rPr>
                <w:b/>
                <w:szCs w:val="20"/>
              </w:rPr>
              <w:t>Default Value</w:t>
            </w:r>
          </w:p>
        </w:tc>
      </w:tr>
      <w:tr w:rsidR="002C6837" w:rsidRPr="004D3A5D" w:rsidTr="00337E9E">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2C6837" w:rsidRPr="004D3A5D" w:rsidRDefault="002C6837" w:rsidP="00337E9E">
            <w:pPr>
              <w:rPr>
                <w:bCs/>
                <w:szCs w:val="20"/>
              </w:rPr>
            </w:pPr>
            <w:r w:rsidRPr="004D3A5D">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2C6837" w:rsidRPr="004D3A5D" w:rsidRDefault="002C6837" w:rsidP="00337E9E">
            <w:pPr>
              <w:numPr>
                <w:ilvl w:val="0"/>
                <w:numId w:val="1"/>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2C6837" w:rsidRPr="004D3A5D" w:rsidRDefault="002C6837" w:rsidP="00337E9E">
            <w:pPr>
              <w:rPr>
                <w:szCs w:val="20"/>
              </w:rPr>
            </w:pPr>
          </w:p>
        </w:tc>
      </w:tr>
    </w:tbl>
    <w:p w:rsidR="00A36851" w:rsidRPr="004D3A5D" w:rsidRDefault="00A36851" w:rsidP="00A36851">
      <w:pPr>
        <w:pStyle w:val="Heading1"/>
        <w:rPr>
          <w:i/>
        </w:rPr>
      </w:pPr>
      <w:bookmarkStart w:id="235" w:name="_Toc415654823"/>
      <w:r w:rsidRPr="004D3A5D">
        <w:rPr>
          <w:i/>
        </w:rPr>
        <w:t>Business Sign Off</w:t>
      </w:r>
      <w:bookmarkEnd w:id="208"/>
      <w:bookmarkEnd w:id="235"/>
    </w:p>
    <w:tbl>
      <w:tblPr>
        <w:tblW w:w="4935"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699"/>
        <w:gridCol w:w="3344"/>
        <w:gridCol w:w="3597"/>
      </w:tblGrid>
      <w:tr w:rsidR="00A36851" w:rsidRPr="004D3A5D" w:rsidTr="00E501A9">
        <w:trPr>
          <w:cantSplit/>
        </w:trPr>
        <w:tc>
          <w:tcPr>
            <w:tcW w:w="3791" w:type="dxa"/>
            <w:tcBorders>
              <w:top w:val="single" w:sz="8" w:space="0" w:color="4F81BD"/>
              <w:left w:val="single" w:sz="8" w:space="0" w:color="4F81BD"/>
              <w:bottom w:val="single" w:sz="18" w:space="0" w:color="4F81BD"/>
              <w:right w:val="single" w:sz="8" w:space="0" w:color="4F81BD"/>
            </w:tcBorders>
          </w:tcPr>
          <w:p w:rsidR="00A36851" w:rsidRPr="004D3A5D" w:rsidRDefault="00A36851" w:rsidP="00C47288">
            <w:pPr>
              <w:rPr>
                <w:b/>
              </w:rPr>
            </w:pPr>
            <w:r w:rsidRPr="004D3A5D">
              <w:rPr>
                <w:b/>
              </w:rPr>
              <w:t>Name</w:t>
            </w:r>
          </w:p>
        </w:tc>
        <w:tc>
          <w:tcPr>
            <w:tcW w:w="3405" w:type="dxa"/>
            <w:tcBorders>
              <w:top w:val="single" w:sz="8" w:space="0" w:color="4F81BD"/>
              <w:left w:val="single" w:sz="8" w:space="0" w:color="4F81BD"/>
              <w:bottom w:val="single" w:sz="18" w:space="0" w:color="4F81BD"/>
              <w:right w:val="single" w:sz="8" w:space="0" w:color="4F81BD"/>
            </w:tcBorders>
          </w:tcPr>
          <w:p w:rsidR="00A36851" w:rsidRPr="004D3A5D" w:rsidRDefault="00A36851" w:rsidP="00C47288">
            <w:pPr>
              <w:rPr>
                <w:b/>
                <w:szCs w:val="20"/>
              </w:rPr>
            </w:pPr>
            <w:r w:rsidRPr="004D3A5D">
              <w:rPr>
                <w:b/>
                <w:szCs w:val="20"/>
              </w:rPr>
              <w:t>Organization</w:t>
            </w:r>
          </w:p>
        </w:tc>
        <w:tc>
          <w:tcPr>
            <w:tcW w:w="3691" w:type="dxa"/>
            <w:tcBorders>
              <w:top w:val="single" w:sz="8" w:space="0" w:color="4F81BD"/>
              <w:left w:val="single" w:sz="8" w:space="0" w:color="4F81BD"/>
              <w:bottom w:val="single" w:sz="18" w:space="0" w:color="4F81BD"/>
              <w:right w:val="single" w:sz="8" w:space="0" w:color="4F81BD"/>
            </w:tcBorders>
          </w:tcPr>
          <w:p w:rsidR="00A36851" w:rsidRPr="004D3A5D" w:rsidRDefault="00A36851" w:rsidP="00C47288">
            <w:pPr>
              <w:rPr>
                <w:b/>
                <w:szCs w:val="20"/>
              </w:rPr>
            </w:pPr>
            <w:r w:rsidRPr="004D3A5D">
              <w:rPr>
                <w:b/>
                <w:szCs w:val="20"/>
              </w:rPr>
              <w:t>Date</w:t>
            </w:r>
          </w:p>
        </w:tc>
      </w:tr>
      <w:tr w:rsidR="00A36851" w:rsidRPr="004D3A5D" w:rsidTr="00E501A9">
        <w:trPr>
          <w:cantSplit/>
        </w:trPr>
        <w:tc>
          <w:tcPr>
            <w:tcW w:w="3791" w:type="dxa"/>
            <w:tcBorders>
              <w:top w:val="single" w:sz="8" w:space="0" w:color="4F81BD"/>
              <w:left w:val="single" w:sz="8" w:space="0" w:color="4F81BD"/>
              <w:bottom w:val="single" w:sz="8" w:space="0" w:color="4F81BD"/>
              <w:right w:val="single" w:sz="8" w:space="0" w:color="4F81BD"/>
            </w:tcBorders>
            <w:shd w:val="clear" w:color="auto" w:fill="D3DFEE"/>
          </w:tcPr>
          <w:p w:rsidR="00A36851" w:rsidRPr="004D3A5D" w:rsidRDefault="00A36851" w:rsidP="00C47288">
            <w:pPr>
              <w:rPr>
                <w:color w:val="FF0000"/>
                <w:szCs w:val="20"/>
              </w:rPr>
            </w:pPr>
            <w:del w:id="236" w:author="Amy Byers" w:date="2015-04-01T12:30:00Z">
              <w:r w:rsidRPr="004D3A5D" w:rsidDel="000D6A23">
                <w:rPr>
                  <w:color w:val="FF0000"/>
                  <w:szCs w:val="20"/>
                </w:rPr>
                <w:delText>&lt;Name of signer&gt;</w:delText>
              </w:r>
            </w:del>
          </w:p>
        </w:tc>
        <w:tc>
          <w:tcPr>
            <w:tcW w:w="3405" w:type="dxa"/>
            <w:tcBorders>
              <w:top w:val="single" w:sz="8" w:space="0" w:color="4F81BD"/>
              <w:left w:val="single" w:sz="8" w:space="0" w:color="4F81BD"/>
              <w:bottom w:val="single" w:sz="8" w:space="0" w:color="4F81BD"/>
              <w:right w:val="single" w:sz="8" w:space="0" w:color="4F81BD"/>
            </w:tcBorders>
            <w:shd w:val="clear" w:color="auto" w:fill="D3DFEE"/>
          </w:tcPr>
          <w:p w:rsidR="00A36851" w:rsidRPr="004D3A5D" w:rsidRDefault="00A36851" w:rsidP="00C47288">
            <w:pPr>
              <w:rPr>
                <w:color w:val="FF0000"/>
                <w:szCs w:val="20"/>
              </w:rPr>
            </w:pPr>
            <w:del w:id="237" w:author="Amy Byers" w:date="2015-04-01T12:30:00Z">
              <w:r w:rsidRPr="004D3A5D" w:rsidDel="000D6A23">
                <w:rPr>
                  <w:color w:val="FF0000"/>
                  <w:szCs w:val="20"/>
                </w:rPr>
                <w:delText>&lt;Organization of signer if applicable&gt;</w:delText>
              </w:r>
            </w:del>
          </w:p>
        </w:tc>
        <w:tc>
          <w:tcPr>
            <w:tcW w:w="3691" w:type="dxa"/>
            <w:tcBorders>
              <w:top w:val="single" w:sz="8" w:space="0" w:color="4F81BD"/>
              <w:left w:val="single" w:sz="8" w:space="0" w:color="4F81BD"/>
              <w:bottom w:val="single" w:sz="8" w:space="0" w:color="4F81BD"/>
              <w:right w:val="single" w:sz="8" w:space="0" w:color="4F81BD"/>
            </w:tcBorders>
            <w:shd w:val="clear" w:color="auto" w:fill="D3DFEE"/>
          </w:tcPr>
          <w:p w:rsidR="00A36851" w:rsidRPr="004D3A5D" w:rsidRDefault="00A36851" w:rsidP="00C47288">
            <w:pPr>
              <w:rPr>
                <w:color w:val="FF0000"/>
                <w:szCs w:val="20"/>
              </w:rPr>
            </w:pPr>
            <w:del w:id="238" w:author="Amy Byers" w:date="2015-04-01T12:30:00Z">
              <w:r w:rsidRPr="004D3A5D" w:rsidDel="000D6A23">
                <w:rPr>
                  <w:color w:val="FF0000"/>
                  <w:szCs w:val="20"/>
                </w:rPr>
                <w:delText>&lt;date of sign off&gt;</w:delText>
              </w:r>
            </w:del>
          </w:p>
        </w:tc>
      </w:tr>
    </w:tbl>
    <w:p w:rsidR="00A36851" w:rsidRPr="004D3A5D" w:rsidRDefault="00A36851" w:rsidP="00A36851">
      <w:pPr>
        <w:pStyle w:val="Heading1"/>
        <w:rPr>
          <w:i/>
        </w:rPr>
      </w:pPr>
      <w:bookmarkStart w:id="239" w:name="_Toc320880026"/>
      <w:bookmarkStart w:id="240" w:name="_Toc415654824"/>
      <w:r w:rsidRPr="004D3A5D">
        <w:rPr>
          <w:i/>
        </w:rPr>
        <w:t>Revision History</w:t>
      </w:r>
      <w:bookmarkEnd w:id="239"/>
      <w:bookmarkEnd w:id="240"/>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81"/>
        <w:gridCol w:w="5989"/>
        <w:gridCol w:w="1440"/>
        <w:gridCol w:w="1154"/>
      </w:tblGrid>
      <w:tr w:rsidR="00A36851" w:rsidRPr="004D3A5D" w:rsidTr="004D3A5D">
        <w:trPr>
          <w:cantSplit/>
        </w:trPr>
        <w:tc>
          <w:tcPr>
            <w:tcW w:w="1981" w:type="dxa"/>
            <w:tcBorders>
              <w:top w:val="single" w:sz="8" w:space="0" w:color="4F81BD"/>
              <w:left w:val="single" w:sz="8" w:space="0" w:color="4F81BD"/>
              <w:bottom w:val="single" w:sz="18" w:space="0" w:color="4F81BD"/>
              <w:right w:val="single" w:sz="8" w:space="0" w:color="4F81BD"/>
            </w:tcBorders>
          </w:tcPr>
          <w:p w:rsidR="00A36851" w:rsidRPr="004D3A5D" w:rsidRDefault="00A36851" w:rsidP="00C47288">
            <w:pPr>
              <w:rPr>
                <w:b/>
              </w:rPr>
            </w:pPr>
            <w:r w:rsidRPr="004D3A5D">
              <w:rPr>
                <w:b/>
              </w:rPr>
              <w:t>Reviser</w:t>
            </w:r>
          </w:p>
        </w:tc>
        <w:tc>
          <w:tcPr>
            <w:tcW w:w="5989" w:type="dxa"/>
            <w:tcBorders>
              <w:top w:val="single" w:sz="8" w:space="0" w:color="4F81BD"/>
              <w:left w:val="single" w:sz="8" w:space="0" w:color="4F81BD"/>
              <w:bottom w:val="single" w:sz="18" w:space="0" w:color="4F81BD"/>
              <w:right w:val="single" w:sz="8" w:space="0" w:color="4F81BD"/>
            </w:tcBorders>
          </w:tcPr>
          <w:p w:rsidR="00A36851" w:rsidRPr="004D3A5D" w:rsidRDefault="00A36851" w:rsidP="00C47288">
            <w:pPr>
              <w:rPr>
                <w:b/>
                <w:vanish/>
                <w:szCs w:val="20"/>
              </w:rPr>
            </w:pPr>
            <w:r w:rsidRPr="004D3A5D">
              <w:rPr>
                <w:b/>
                <w:szCs w:val="20"/>
              </w:rPr>
              <w:t>Revision</w:t>
            </w:r>
          </w:p>
        </w:tc>
        <w:tc>
          <w:tcPr>
            <w:tcW w:w="1440" w:type="dxa"/>
            <w:tcBorders>
              <w:top w:val="single" w:sz="8" w:space="0" w:color="4F81BD"/>
              <w:left w:val="single" w:sz="8" w:space="0" w:color="4F81BD"/>
              <w:bottom w:val="single" w:sz="18" w:space="0" w:color="4F81BD"/>
              <w:right w:val="single" w:sz="8" w:space="0" w:color="4F81BD"/>
            </w:tcBorders>
          </w:tcPr>
          <w:p w:rsidR="00A36851" w:rsidRPr="004D3A5D" w:rsidRDefault="00A36851" w:rsidP="00C47288">
            <w:pPr>
              <w:rPr>
                <w:b/>
                <w:szCs w:val="20"/>
              </w:rPr>
            </w:pPr>
            <w:r w:rsidRPr="004D3A5D">
              <w:rPr>
                <w:b/>
                <w:szCs w:val="20"/>
              </w:rPr>
              <w:t>Date</w:t>
            </w:r>
          </w:p>
        </w:tc>
        <w:tc>
          <w:tcPr>
            <w:tcW w:w="1154" w:type="dxa"/>
            <w:tcBorders>
              <w:top w:val="single" w:sz="8" w:space="0" w:color="4F81BD"/>
              <w:left w:val="single" w:sz="8" w:space="0" w:color="4F81BD"/>
              <w:bottom w:val="single" w:sz="18" w:space="0" w:color="4F81BD"/>
              <w:right w:val="single" w:sz="8" w:space="0" w:color="4F81BD"/>
            </w:tcBorders>
          </w:tcPr>
          <w:p w:rsidR="00A36851" w:rsidRPr="004D3A5D" w:rsidRDefault="00A36851" w:rsidP="00C47288">
            <w:pPr>
              <w:rPr>
                <w:b/>
                <w:szCs w:val="20"/>
              </w:rPr>
            </w:pPr>
            <w:r w:rsidRPr="004D3A5D">
              <w:rPr>
                <w:b/>
                <w:szCs w:val="20"/>
              </w:rPr>
              <w:t>Version</w:t>
            </w:r>
          </w:p>
        </w:tc>
      </w:tr>
      <w:tr w:rsidR="00737A52" w:rsidRPr="004F54C8" w:rsidTr="004D3A5D">
        <w:trPr>
          <w:cantSplit/>
        </w:trPr>
        <w:tc>
          <w:tcPr>
            <w:tcW w:w="1981" w:type="dxa"/>
            <w:tcBorders>
              <w:top w:val="single" w:sz="8" w:space="0" w:color="4F81BD"/>
              <w:left w:val="single" w:sz="8" w:space="0" w:color="4F81BD"/>
              <w:bottom w:val="single" w:sz="8" w:space="0" w:color="4F81BD"/>
              <w:right w:val="single" w:sz="8" w:space="0" w:color="4F81BD"/>
            </w:tcBorders>
            <w:shd w:val="clear" w:color="auto" w:fill="D3DFEE"/>
          </w:tcPr>
          <w:p w:rsidR="00737A52" w:rsidRPr="004F54C8" w:rsidRDefault="00764378" w:rsidP="00C47288">
            <w:pPr>
              <w:rPr>
                <w:szCs w:val="20"/>
              </w:rPr>
            </w:pPr>
            <w:r w:rsidRPr="004F54C8">
              <w:rPr>
                <w:szCs w:val="20"/>
              </w:rPr>
              <w:t>Amy Lackas</w:t>
            </w:r>
          </w:p>
        </w:tc>
        <w:tc>
          <w:tcPr>
            <w:tcW w:w="5989" w:type="dxa"/>
            <w:tcBorders>
              <w:top w:val="single" w:sz="8" w:space="0" w:color="4F81BD"/>
              <w:left w:val="single" w:sz="8" w:space="0" w:color="4F81BD"/>
              <w:bottom w:val="single" w:sz="8" w:space="0" w:color="4F81BD"/>
              <w:right w:val="single" w:sz="8" w:space="0" w:color="4F81BD"/>
            </w:tcBorders>
            <w:shd w:val="clear" w:color="auto" w:fill="D3DFEE"/>
          </w:tcPr>
          <w:p w:rsidR="00737A52" w:rsidRPr="004F54C8" w:rsidRDefault="00764378" w:rsidP="00066265">
            <w:pPr>
              <w:rPr>
                <w:szCs w:val="20"/>
              </w:rPr>
            </w:pPr>
            <w:r w:rsidRPr="004F54C8">
              <w:rPr>
                <w:szCs w:val="20"/>
              </w:rPr>
              <w:t>Initial document created</w:t>
            </w:r>
            <w:r w:rsidR="00D96FFC" w:rsidRPr="004F54C8">
              <w:rPr>
                <w:szCs w:val="20"/>
              </w:rPr>
              <w:t xml:space="preserve">.  This version includes the following changes:  </w:t>
            </w:r>
            <w:r w:rsidR="00066265" w:rsidRPr="004F54C8">
              <w:rPr>
                <w:szCs w:val="20"/>
              </w:rPr>
              <w:t>Layaw</w:t>
            </w:r>
            <w:r w:rsidR="00F27C75" w:rsidRPr="004F54C8">
              <w:rPr>
                <w:szCs w:val="20"/>
              </w:rPr>
              <w:t xml:space="preserve">ay Deposit, Pre-Order Deposit, Update Customer Information, </w:t>
            </w:r>
            <w:proofErr w:type="gramStart"/>
            <w:r w:rsidR="00F27C75" w:rsidRPr="004F54C8">
              <w:rPr>
                <w:szCs w:val="20"/>
              </w:rPr>
              <w:t>Raincheck</w:t>
            </w:r>
            <w:proofErr w:type="gramEnd"/>
            <w:r w:rsidR="00D96FFC" w:rsidRPr="004F54C8">
              <w:rPr>
                <w:szCs w:val="20"/>
              </w:rPr>
              <w:t>.</w:t>
            </w:r>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737A52" w:rsidRPr="004F54C8" w:rsidRDefault="00066265" w:rsidP="00F74482">
            <w:pPr>
              <w:rPr>
                <w:szCs w:val="20"/>
              </w:rPr>
            </w:pPr>
            <w:r w:rsidRPr="004F54C8">
              <w:rPr>
                <w:szCs w:val="20"/>
              </w:rPr>
              <w:t>10/28/2013</w:t>
            </w:r>
          </w:p>
        </w:tc>
        <w:tc>
          <w:tcPr>
            <w:tcW w:w="1154" w:type="dxa"/>
            <w:tcBorders>
              <w:top w:val="single" w:sz="8" w:space="0" w:color="4F81BD"/>
              <w:left w:val="single" w:sz="8" w:space="0" w:color="4F81BD"/>
              <w:bottom w:val="single" w:sz="8" w:space="0" w:color="4F81BD"/>
              <w:right w:val="single" w:sz="8" w:space="0" w:color="4F81BD"/>
            </w:tcBorders>
            <w:shd w:val="clear" w:color="auto" w:fill="D3DFEE"/>
          </w:tcPr>
          <w:p w:rsidR="00737A52" w:rsidRPr="004F54C8" w:rsidRDefault="007E150B" w:rsidP="00C47288">
            <w:pPr>
              <w:rPr>
                <w:szCs w:val="20"/>
              </w:rPr>
            </w:pPr>
            <w:r w:rsidRPr="004F54C8">
              <w:rPr>
                <w:szCs w:val="20"/>
              </w:rPr>
              <w:t>1.0</w:t>
            </w:r>
          </w:p>
        </w:tc>
      </w:tr>
      <w:tr w:rsidR="00166F01" w:rsidRPr="004F54C8" w:rsidTr="004D3A5D">
        <w:trPr>
          <w:cantSplit/>
        </w:trPr>
        <w:tc>
          <w:tcPr>
            <w:tcW w:w="1981" w:type="dxa"/>
            <w:tcBorders>
              <w:top w:val="single" w:sz="8" w:space="0" w:color="4F81BD"/>
              <w:left w:val="single" w:sz="8" w:space="0" w:color="4F81BD"/>
              <w:bottom w:val="single" w:sz="8" w:space="0" w:color="4F81BD"/>
              <w:right w:val="single" w:sz="8" w:space="0" w:color="4F81BD"/>
            </w:tcBorders>
            <w:shd w:val="clear" w:color="auto" w:fill="D3DFEE"/>
          </w:tcPr>
          <w:p w:rsidR="00166F01" w:rsidRPr="004F54C8" w:rsidRDefault="00166F01" w:rsidP="00C47288">
            <w:pPr>
              <w:rPr>
                <w:szCs w:val="20"/>
              </w:rPr>
            </w:pPr>
            <w:r w:rsidRPr="004F54C8">
              <w:rPr>
                <w:szCs w:val="20"/>
              </w:rPr>
              <w:t>Amy Lackas</w:t>
            </w:r>
          </w:p>
        </w:tc>
        <w:tc>
          <w:tcPr>
            <w:tcW w:w="5989" w:type="dxa"/>
            <w:tcBorders>
              <w:top w:val="single" w:sz="8" w:space="0" w:color="4F81BD"/>
              <w:left w:val="single" w:sz="8" w:space="0" w:color="4F81BD"/>
              <w:bottom w:val="single" w:sz="8" w:space="0" w:color="4F81BD"/>
              <w:right w:val="single" w:sz="8" w:space="0" w:color="4F81BD"/>
            </w:tcBorders>
            <w:shd w:val="clear" w:color="auto" w:fill="D3DFEE"/>
          </w:tcPr>
          <w:p w:rsidR="00166F01" w:rsidRPr="004F54C8" w:rsidRDefault="00166F01" w:rsidP="00066265">
            <w:pPr>
              <w:rPr>
                <w:szCs w:val="20"/>
              </w:rPr>
            </w:pPr>
            <w:r w:rsidRPr="004F54C8">
              <w:rPr>
                <w:szCs w:val="20"/>
              </w:rPr>
              <w:t>Updates to add new features: MCF</w:t>
            </w:r>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166F01" w:rsidRPr="004F54C8" w:rsidRDefault="00166F01" w:rsidP="00F74482">
            <w:pPr>
              <w:rPr>
                <w:szCs w:val="20"/>
              </w:rPr>
            </w:pPr>
            <w:r w:rsidRPr="004F54C8">
              <w:rPr>
                <w:szCs w:val="20"/>
              </w:rPr>
              <w:t>11/01/2013</w:t>
            </w:r>
          </w:p>
        </w:tc>
        <w:tc>
          <w:tcPr>
            <w:tcW w:w="1154" w:type="dxa"/>
            <w:tcBorders>
              <w:top w:val="single" w:sz="8" w:space="0" w:color="4F81BD"/>
              <w:left w:val="single" w:sz="8" w:space="0" w:color="4F81BD"/>
              <w:bottom w:val="single" w:sz="8" w:space="0" w:color="4F81BD"/>
              <w:right w:val="single" w:sz="8" w:space="0" w:color="4F81BD"/>
            </w:tcBorders>
            <w:shd w:val="clear" w:color="auto" w:fill="D3DFEE"/>
          </w:tcPr>
          <w:p w:rsidR="00166F01" w:rsidRPr="004F54C8" w:rsidRDefault="00166F01" w:rsidP="00C47288">
            <w:pPr>
              <w:rPr>
                <w:szCs w:val="20"/>
              </w:rPr>
            </w:pPr>
            <w:r w:rsidRPr="004F54C8">
              <w:rPr>
                <w:szCs w:val="20"/>
              </w:rPr>
              <w:t>1.1</w:t>
            </w:r>
          </w:p>
        </w:tc>
      </w:tr>
      <w:tr w:rsidR="004D3A5D" w:rsidRPr="004F54C8" w:rsidTr="004D3A5D">
        <w:trPr>
          <w:cantSplit/>
        </w:trPr>
        <w:tc>
          <w:tcPr>
            <w:tcW w:w="1981" w:type="dxa"/>
            <w:tcBorders>
              <w:top w:val="single" w:sz="8" w:space="0" w:color="4F81BD"/>
              <w:left w:val="single" w:sz="8" w:space="0" w:color="4F81BD"/>
              <w:bottom w:val="single" w:sz="8" w:space="0" w:color="4F81BD"/>
              <w:right w:val="single" w:sz="8" w:space="0" w:color="4F81BD"/>
            </w:tcBorders>
            <w:shd w:val="clear" w:color="auto" w:fill="D3DFEE"/>
          </w:tcPr>
          <w:p w:rsidR="004D3A5D" w:rsidRPr="004F54C8" w:rsidRDefault="004D3A5D" w:rsidP="00C47288">
            <w:pPr>
              <w:rPr>
                <w:szCs w:val="20"/>
              </w:rPr>
            </w:pPr>
            <w:r w:rsidRPr="004F54C8">
              <w:rPr>
                <w:szCs w:val="20"/>
              </w:rPr>
              <w:t>Amy Byers</w:t>
            </w:r>
          </w:p>
        </w:tc>
        <w:tc>
          <w:tcPr>
            <w:tcW w:w="5989" w:type="dxa"/>
            <w:tcBorders>
              <w:top w:val="single" w:sz="8" w:space="0" w:color="4F81BD"/>
              <w:left w:val="single" w:sz="8" w:space="0" w:color="4F81BD"/>
              <w:bottom w:val="single" w:sz="8" w:space="0" w:color="4F81BD"/>
              <w:right w:val="single" w:sz="8" w:space="0" w:color="4F81BD"/>
            </w:tcBorders>
            <w:shd w:val="clear" w:color="auto" w:fill="D3DFEE"/>
          </w:tcPr>
          <w:p w:rsidR="00460CAC" w:rsidRPr="009F56AF" w:rsidRDefault="00E229C0" w:rsidP="009F56AF">
            <w:pPr>
              <w:pStyle w:val="ListParagraph"/>
              <w:numPr>
                <w:ilvl w:val="0"/>
                <w:numId w:val="49"/>
              </w:numPr>
              <w:ind w:left="360"/>
              <w:rPr>
                <w:szCs w:val="20"/>
              </w:rPr>
            </w:pPr>
            <w:r w:rsidRPr="004F54C8">
              <w:rPr>
                <w:szCs w:val="20"/>
              </w:rPr>
              <w:t xml:space="preserve">Section </w:t>
            </w:r>
            <w:r w:rsidRPr="009F56AF">
              <w:rPr>
                <w:rFonts w:cs="Arial"/>
                <w:szCs w:val="20"/>
              </w:rPr>
              <w:fldChar w:fldCharType="begin"/>
            </w:r>
            <w:r w:rsidRPr="009F56AF">
              <w:rPr>
                <w:rFonts w:cs="Arial"/>
                <w:szCs w:val="20"/>
              </w:rPr>
              <w:instrText xml:space="preserve"> REF _Ref400367678 \r \h  \* MERGEFORMAT </w:instrText>
            </w:r>
            <w:r w:rsidRPr="009F56AF">
              <w:rPr>
                <w:rFonts w:cs="Arial"/>
                <w:szCs w:val="20"/>
              </w:rPr>
            </w:r>
            <w:r w:rsidRPr="009F56AF">
              <w:rPr>
                <w:rFonts w:cs="Arial"/>
                <w:szCs w:val="20"/>
              </w:rPr>
              <w:fldChar w:fldCharType="separate"/>
            </w:r>
            <w:r w:rsidRPr="009F56AF">
              <w:rPr>
                <w:rFonts w:cs="Arial"/>
                <w:szCs w:val="20"/>
              </w:rPr>
              <w:t>2.6</w:t>
            </w:r>
            <w:r w:rsidRPr="009F56AF">
              <w:rPr>
                <w:rFonts w:cs="Arial"/>
                <w:szCs w:val="20"/>
              </w:rPr>
              <w:fldChar w:fldCharType="end"/>
            </w:r>
            <w:r w:rsidRPr="009F56AF">
              <w:rPr>
                <w:rFonts w:cs="Arial"/>
                <w:szCs w:val="20"/>
              </w:rPr>
              <w:t>:  Added clarification that user must be logged in to update a customer.</w:t>
            </w:r>
          </w:p>
          <w:p w:rsidR="004F54C8" w:rsidRPr="00993BC1" w:rsidRDefault="004F54C8" w:rsidP="009F56AF">
            <w:pPr>
              <w:pStyle w:val="ListParagraph"/>
              <w:numPr>
                <w:ilvl w:val="0"/>
                <w:numId w:val="49"/>
              </w:numPr>
              <w:ind w:left="360"/>
              <w:rPr>
                <w:szCs w:val="20"/>
              </w:rPr>
            </w:pPr>
            <w:r w:rsidRPr="004F54C8">
              <w:rPr>
                <w:szCs w:val="20"/>
              </w:rPr>
              <w:t xml:space="preserve">Section </w:t>
            </w:r>
            <w:r w:rsidRPr="00993BC1">
              <w:rPr>
                <w:szCs w:val="20"/>
              </w:rPr>
              <w:fldChar w:fldCharType="begin"/>
            </w:r>
            <w:r w:rsidRPr="004F54C8">
              <w:rPr>
                <w:szCs w:val="20"/>
              </w:rPr>
              <w:instrText xml:space="preserve"> REF _Ref400368270 \r \h </w:instrText>
            </w:r>
            <w:r w:rsidRPr="009F56AF">
              <w:rPr>
                <w:szCs w:val="20"/>
              </w:rPr>
              <w:instrText xml:space="preserve"> \* MERGEFORMAT </w:instrText>
            </w:r>
            <w:r w:rsidRPr="00993BC1">
              <w:rPr>
                <w:szCs w:val="20"/>
              </w:rPr>
            </w:r>
            <w:r w:rsidRPr="00993BC1">
              <w:rPr>
                <w:szCs w:val="20"/>
              </w:rPr>
              <w:fldChar w:fldCharType="separate"/>
            </w:r>
            <w:r w:rsidRPr="004F54C8">
              <w:rPr>
                <w:szCs w:val="20"/>
              </w:rPr>
              <w:t>3.2</w:t>
            </w:r>
            <w:r w:rsidRPr="00993BC1">
              <w:rPr>
                <w:szCs w:val="20"/>
              </w:rPr>
              <w:fldChar w:fldCharType="end"/>
            </w:r>
            <w:r w:rsidRPr="004F54C8">
              <w:rPr>
                <w:szCs w:val="20"/>
              </w:rPr>
              <w:t>:  Update customer outside a transaction can be configured to require manager approval.</w:t>
            </w:r>
          </w:p>
          <w:p w:rsidR="004D3A5D" w:rsidRPr="00993BC1" w:rsidRDefault="00E229C0" w:rsidP="009F56AF">
            <w:pPr>
              <w:pStyle w:val="ListParagraph"/>
              <w:numPr>
                <w:ilvl w:val="0"/>
                <w:numId w:val="49"/>
              </w:numPr>
              <w:ind w:left="360"/>
              <w:rPr>
                <w:szCs w:val="20"/>
              </w:rPr>
            </w:pPr>
            <w:r w:rsidRPr="004F54C8">
              <w:rPr>
                <w:szCs w:val="20"/>
              </w:rPr>
              <w:t xml:space="preserve">Section </w:t>
            </w:r>
            <w:r w:rsidRPr="00993BC1">
              <w:rPr>
                <w:szCs w:val="20"/>
              </w:rPr>
              <w:fldChar w:fldCharType="begin"/>
            </w:r>
            <w:r w:rsidRPr="004F54C8">
              <w:rPr>
                <w:szCs w:val="20"/>
              </w:rPr>
              <w:instrText xml:space="preserve"> REF _Ref400367969 \r \h </w:instrText>
            </w:r>
            <w:r w:rsidR="004F54C8" w:rsidRPr="009F56AF">
              <w:rPr>
                <w:szCs w:val="20"/>
              </w:rPr>
              <w:instrText xml:space="preserve"> \* MERGEFORMAT </w:instrText>
            </w:r>
            <w:r w:rsidRPr="00993BC1">
              <w:rPr>
                <w:szCs w:val="20"/>
              </w:rPr>
            </w:r>
            <w:r w:rsidRPr="00993BC1">
              <w:rPr>
                <w:szCs w:val="20"/>
              </w:rPr>
              <w:fldChar w:fldCharType="separate"/>
            </w:r>
            <w:r w:rsidRPr="004F54C8">
              <w:rPr>
                <w:szCs w:val="20"/>
              </w:rPr>
              <w:t>7</w:t>
            </w:r>
            <w:r w:rsidRPr="00993BC1">
              <w:rPr>
                <w:szCs w:val="20"/>
              </w:rPr>
              <w:fldChar w:fldCharType="end"/>
            </w:r>
            <w:r w:rsidRPr="004F54C8">
              <w:rPr>
                <w:szCs w:val="20"/>
              </w:rPr>
              <w:t xml:space="preserve">:  </w:t>
            </w:r>
            <w:r w:rsidR="004D3A5D" w:rsidRPr="00993BC1">
              <w:rPr>
                <w:szCs w:val="20"/>
              </w:rPr>
              <w:t>Added requirement matrix</w:t>
            </w:r>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4D3A5D" w:rsidRPr="004F54C8" w:rsidRDefault="004D3A5D" w:rsidP="00F74482">
            <w:pPr>
              <w:rPr>
                <w:szCs w:val="20"/>
              </w:rPr>
            </w:pPr>
            <w:r w:rsidRPr="004F54C8">
              <w:rPr>
                <w:szCs w:val="20"/>
              </w:rPr>
              <w:t>10/6/2014</w:t>
            </w:r>
          </w:p>
        </w:tc>
        <w:tc>
          <w:tcPr>
            <w:tcW w:w="1154" w:type="dxa"/>
            <w:tcBorders>
              <w:top w:val="single" w:sz="8" w:space="0" w:color="4F81BD"/>
              <w:left w:val="single" w:sz="8" w:space="0" w:color="4F81BD"/>
              <w:bottom w:val="single" w:sz="8" w:space="0" w:color="4F81BD"/>
              <w:right w:val="single" w:sz="8" w:space="0" w:color="4F81BD"/>
            </w:tcBorders>
            <w:shd w:val="clear" w:color="auto" w:fill="D3DFEE"/>
          </w:tcPr>
          <w:p w:rsidR="004D3A5D" w:rsidRPr="004F54C8" w:rsidRDefault="004D3A5D" w:rsidP="00C47288">
            <w:pPr>
              <w:rPr>
                <w:szCs w:val="20"/>
              </w:rPr>
            </w:pPr>
            <w:r w:rsidRPr="004F54C8">
              <w:rPr>
                <w:szCs w:val="20"/>
              </w:rPr>
              <w:t>1.2</w:t>
            </w:r>
          </w:p>
        </w:tc>
      </w:tr>
      <w:tr w:rsidR="000D6A23" w:rsidRPr="004F54C8" w:rsidTr="004D3A5D">
        <w:trPr>
          <w:cantSplit/>
          <w:ins w:id="241" w:author="Amy Byers" w:date="2015-04-01T12:30:00Z"/>
        </w:trPr>
        <w:tc>
          <w:tcPr>
            <w:tcW w:w="1981" w:type="dxa"/>
            <w:tcBorders>
              <w:top w:val="single" w:sz="8" w:space="0" w:color="4F81BD"/>
              <w:left w:val="single" w:sz="8" w:space="0" w:color="4F81BD"/>
              <w:bottom w:val="single" w:sz="8" w:space="0" w:color="4F81BD"/>
              <w:right w:val="single" w:sz="8" w:space="0" w:color="4F81BD"/>
            </w:tcBorders>
            <w:shd w:val="clear" w:color="auto" w:fill="D3DFEE"/>
          </w:tcPr>
          <w:p w:rsidR="000D6A23" w:rsidRPr="004F54C8" w:rsidRDefault="000D6A23" w:rsidP="00C47288">
            <w:pPr>
              <w:rPr>
                <w:ins w:id="242" w:author="Amy Byers" w:date="2015-04-01T12:30:00Z"/>
                <w:szCs w:val="20"/>
              </w:rPr>
            </w:pPr>
            <w:ins w:id="243" w:author="Amy Byers" w:date="2015-04-01T12:30:00Z">
              <w:r>
                <w:rPr>
                  <w:szCs w:val="20"/>
                </w:rPr>
                <w:t>Amy Byers</w:t>
              </w:r>
            </w:ins>
          </w:p>
        </w:tc>
        <w:tc>
          <w:tcPr>
            <w:tcW w:w="5989" w:type="dxa"/>
            <w:tcBorders>
              <w:top w:val="single" w:sz="8" w:space="0" w:color="4F81BD"/>
              <w:left w:val="single" w:sz="8" w:space="0" w:color="4F81BD"/>
              <w:bottom w:val="single" w:sz="8" w:space="0" w:color="4F81BD"/>
              <w:right w:val="single" w:sz="8" w:space="0" w:color="4F81BD"/>
            </w:tcBorders>
            <w:shd w:val="clear" w:color="auto" w:fill="D3DFEE"/>
          </w:tcPr>
          <w:p w:rsidR="000D6A23" w:rsidRPr="004F54C8" w:rsidRDefault="000D6A23" w:rsidP="000D6A23">
            <w:pPr>
              <w:rPr>
                <w:ins w:id="244" w:author="Amy Byers" w:date="2015-04-01T12:30:00Z"/>
                <w:szCs w:val="20"/>
              </w:rPr>
            </w:pPr>
            <w:ins w:id="245" w:author="Amy Byers" w:date="2015-04-01T12:30:00Z">
              <w:r>
                <w:rPr>
                  <w:szCs w:val="20"/>
                </w:rPr>
                <w:t>Updates to add IBH Override feature</w:t>
              </w:r>
            </w:ins>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0D6A23" w:rsidRPr="004F54C8" w:rsidRDefault="000D6A23" w:rsidP="00F74482">
            <w:pPr>
              <w:rPr>
                <w:ins w:id="246" w:author="Amy Byers" w:date="2015-04-01T12:30:00Z"/>
                <w:szCs w:val="20"/>
              </w:rPr>
            </w:pPr>
            <w:ins w:id="247" w:author="Amy Byers" w:date="2015-04-01T12:30:00Z">
              <w:r>
                <w:rPr>
                  <w:szCs w:val="20"/>
                </w:rPr>
                <w:t>4/1/2015</w:t>
              </w:r>
            </w:ins>
          </w:p>
        </w:tc>
        <w:tc>
          <w:tcPr>
            <w:tcW w:w="1154" w:type="dxa"/>
            <w:tcBorders>
              <w:top w:val="single" w:sz="8" w:space="0" w:color="4F81BD"/>
              <w:left w:val="single" w:sz="8" w:space="0" w:color="4F81BD"/>
              <w:bottom w:val="single" w:sz="8" w:space="0" w:color="4F81BD"/>
              <w:right w:val="single" w:sz="8" w:space="0" w:color="4F81BD"/>
            </w:tcBorders>
            <w:shd w:val="clear" w:color="auto" w:fill="D3DFEE"/>
          </w:tcPr>
          <w:p w:rsidR="000D6A23" w:rsidRPr="004F54C8" w:rsidRDefault="000D6A23" w:rsidP="00C47288">
            <w:pPr>
              <w:rPr>
                <w:ins w:id="248" w:author="Amy Byers" w:date="2015-04-01T12:30:00Z"/>
                <w:szCs w:val="20"/>
              </w:rPr>
            </w:pPr>
            <w:ins w:id="249" w:author="Amy Byers" w:date="2015-04-01T12:30:00Z">
              <w:r>
                <w:rPr>
                  <w:szCs w:val="20"/>
                </w:rPr>
                <w:t>1.3</w:t>
              </w:r>
            </w:ins>
          </w:p>
        </w:tc>
      </w:tr>
    </w:tbl>
    <w:p w:rsidR="004D3A5D" w:rsidRPr="00E312D0" w:rsidRDefault="004D3A5D" w:rsidP="004D3A5D">
      <w:pPr>
        <w:rPr>
          <w:rStyle w:val="StyleArialBold"/>
        </w:rPr>
      </w:pPr>
      <w:bookmarkStart w:id="250" w:name="_Toc320880027"/>
    </w:p>
    <w:p w:rsidR="004D3A5D" w:rsidRPr="00B50B16" w:rsidRDefault="004D3A5D" w:rsidP="004D3A5D">
      <w:pPr>
        <w:pStyle w:val="Heading1"/>
        <w:pBdr>
          <w:bottom w:val="single" w:sz="4" w:space="1" w:color="auto"/>
        </w:pBdr>
        <w:tabs>
          <w:tab w:val="clear" w:pos="360"/>
        </w:tabs>
      </w:pPr>
      <w:bookmarkStart w:id="251" w:name="_Toc323725623"/>
      <w:bookmarkStart w:id="252" w:name="_Toc323818563"/>
      <w:bookmarkStart w:id="253" w:name="_Toc324415480"/>
      <w:bookmarkStart w:id="254" w:name="_Toc399358232"/>
      <w:bookmarkStart w:id="255" w:name="_Ref399406772"/>
      <w:bookmarkStart w:id="256" w:name="_Toc399406987"/>
      <w:bookmarkStart w:id="257" w:name="_Ref400367969"/>
      <w:bookmarkStart w:id="258" w:name="_Toc415654825"/>
      <w:proofErr w:type="gramStart"/>
      <w:r w:rsidRPr="00B50B16">
        <w:t xml:space="preserve">Appendix </w:t>
      </w:r>
      <w:proofErr w:type="gramEnd"/>
      <w:r w:rsidRPr="00B50B16">
        <w:fldChar w:fldCharType="begin"/>
      </w:r>
      <w:r w:rsidRPr="00B50B16">
        <w:instrText xml:space="preserve"> AUTONUMLGL  \* ALPHABETIC \e </w:instrText>
      </w:r>
      <w:r w:rsidRPr="00B50B16">
        <w:fldChar w:fldCharType="end"/>
      </w:r>
      <w:r w:rsidRPr="00B50B16">
        <w:t>: Source Documentation</w:t>
      </w:r>
      <w:bookmarkEnd w:id="251"/>
      <w:bookmarkEnd w:id="252"/>
      <w:bookmarkEnd w:id="253"/>
      <w:bookmarkEnd w:id="254"/>
      <w:bookmarkEnd w:id="255"/>
      <w:bookmarkEnd w:id="256"/>
      <w:bookmarkEnd w:id="257"/>
      <w:bookmarkEnd w:id="258"/>
    </w:p>
    <w:p w:rsidR="004D3A5D" w:rsidRPr="00FB5FC4" w:rsidRDefault="004D3A5D" w:rsidP="004D3A5D">
      <w:pPr>
        <w:pStyle w:val="BodyText"/>
        <w:numPr>
          <w:ilvl w:val="0"/>
          <w:numId w:val="1"/>
        </w:numPr>
        <w:rPr>
          <w:rFonts w:cs="Arial"/>
        </w:rPr>
      </w:pPr>
      <w:r w:rsidRPr="00FB5FC4">
        <w:rPr>
          <w:rFonts w:cs="Arial"/>
        </w:rPr>
        <w:t xml:space="preserve">Requirement Specification - XPOS.xlsx </w:t>
      </w:r>
    </w:p>
    <w:p w:rsidR="004D3A5D" w:rsidRPr="00B50B16" w:rsidRDefault="004D3A5D" w:rsidP="004D3A5D">
      <w:pPr>
        <w:pStyle w:val="Heading2"/>
      </w:pPr>
      <w:bookmarkStart w:id="259" w:name="_Ref265236436"/>
      <w:bookmarkStart w:id="260" w:name="_Toc323725624"/>
      <w:bookmarkStart w:id="261" w:name="_Toc323818564"/>
      <w:bookmarkStart w:id="262" w:name="_Toc324415481"/>
      <w:bookmarkStart w:id="263" w:name="_Toc399358233"/>
      <w:bookmarkStart w:id="264" w:name="_Toc399406988"/>
      <w:bookmarkStart w:id="265" w:name="_Toc415654826"/>
      <w:r w:rsidRPr="00B50B16">
        <w:t>Functional Requirements</w:t>
      </w:r>
      <w:bookmarkEnd w:id="259"/>
      <w:bookmarkEnd w:id="260"/>
      <w:bookmarkEnd w:id="261"/>
      <w:bookmarkEnd w:id="262"/>
      <w:bookmarkEnd w:id="263"/>
      <w:bookmarkEnd w:id="264"/>
      <w:bookmarkEnd w:id="265"/>
    </w:p>
    <w:tbl>
      <w:tblPr>
        <w:tblW w:w="4938"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926"/>
        <w:gridCol w:w="2250"/>
        <w:gridCol w:w="5220"/>
        <w:gridCol w:w="2250"/>
      </w:tblGrid>
      <w:tr w:rsidR="004D3A5D" w:rsidRPr="004D3A5D" w:rsidTr="00460CAC">
        <w:trPr>
          <w:cantSplit/>
          <w:tblHeader/>
        </w:trPr>
        <w:tc>
          <w:tcPr>
            <w:tcW w:w="926"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4D3A5D" w:rsidRPr="009F56AF" w:rsidRDefault="004D3A5D" w:rsidP="00460CAC">
            <w:pPr>
              <w:rPr>
                <w:rFonts w:cs="Arial"/>
                <w:b/>
                <w:bCs/>
                <w:szCs w:val="20"/>
              </w:rPr>
            </w:pPr>
            <w:r w:rsidRPr="009F56AF">
              <w:rPr>
                <w:rFonts w:cs="Arial"/>
                <w:b/>
                <w:bCs/>
                <w:szCs w:val="20"/>
              </w:rPr>
              <w:t>ID</w:t>
            </w:r>
          </w:p>
        </w:tc>
        <w:tc>
          <w:tcPr>
            <w:tcW w:w="225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rsidR="004D3A5D" w:rsidRPr="009F56AF" w:rsidRDefault="004D3A5D" w:rsidP="00460CAC">
            <w:pPr>
              <w:rPr>
                <w:rFonts w:cs="Arial"/>
                <w:b/>
                <w:bCs/>
                <w:szCs w:val="20"/>
              </w:rPr>
            </w:pPr>
            <w:r w:rsidRPr="009F56AF">
              <w:rPr>
                <w:rFonts w:cs="Arial"/>
                <w:b/>
                <w:bCs/>
                <w:szCs w:val="20"/>
              </w:rPr>
              <w:t>Sub Category</w:t>
            </w:r>
          </w:p>
        </w:tc>
        <w:tc>
          <w:tcPr>
            <w:tcW w:w="522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4D3A5D" w:rsidRPr="009F56AF" w:rsidRDefault="004D3A5D" w:rsidP="00460CAC">
            <w:pPr>
              <w:rPr>
                <w:rFonts w:cs="Arial"/>
                <w:b/>
                <w:bCs/>
                <w:szCs w:val="20"/>
              </w:rPr>
            </w:pPr>
            <w:r w:rsidRPr="009F56AF">
              <w:rPr>
                <w:rFonts w:cs="Arial"/>
                <w:b/>
                <w:bCs/>
                <w:szCs w:val="20"/>
              </w:rPr>
              <w:t>Description</w:t>
            </w:r>
          </w:p>
        </w:tc>
        <w:tc>
          <w:tcPr>
            <w:tcW w:w="225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4D3A5D" w:rsidRPr="009F56AF" w:rsidRDefault="004D3A5D" w:rsidP="00460CAC">
            <w:pPr>
              <w:rPr>
                <w:rFonts w:cs="Arial"/>
                <w:b/>
                <w:bCs/>
                <w:szCs w:val="20"/>
              </w:rPr>
            </w:pPr>
            <w:r w:rsidRPr="009F56AF">
              <w:rPr>
                <w:rFonts w:cs="Arial"/>
                <w:b/>
                <w:bCs/>
                <w:szCs w:val="20"/>
              </w:rPr>
              <w:t>Section(s)</w:t>
            </w:r>
          </w:p>
        </w:tc>
      </w:tr>
      <w:tr w:rsidR="004D3A5D" w:rsidRPr="004F54C8" w:rsidTr="00460CAC">
        <w:trPr>
          <w:cantSplit/>
        </w:trPr>
        <w:tc>
          <w:tcPr>
            <w:tcW w:w="926" w:type="dxa"/>
            <w:tcBorders>
              <w:top w:val="single" w:sz="8" w:space="0" w:color="4F81BD"/>
              <w:left w:val="single" w:sz="8" w:space="0" w:color="4F81BD"/>
              <w:bottom w:val="single" w:sz="8" w:space="0" w:color="4F81BD"/>
              <w:right w:val="single" w:sz="8" w:space="0" w:color="4F81BD"/>
            </w:tcBorders>
            <w:shd w:val="clear" w:color="auto" w:fill="auto"/>
          </w:tcPr>
          <w:p w:rsidR="004D3A5D" w:rsidRPr="004F54C8" w:rsidRDefault="004D3A5D" w:rsidP="004D3A5D">
            <w:pPr>
              <w:rPr>
                <w:rFonts w:cs="Arial"/>
                <w:sz w:val="18"/>
                <w:szCs w:val="18"/>
              </w:rPr>
            </w:pPr>
            <w:r w:rsidRPr="009F56AF">
              <w:rPr>
                <w:rFonts w:cs="Arial"/>
                <w:sz w:val="18"/>
                <w:szCs w:val="18"/>
              </w:rPr>
              <w:t>2.13</w:t>
            </w:r>
          </w:p>
        </w:tc>
        <w:tc>
          <w:tcPr>
            <w:tcW w:w="2250" w:type="dxa"/>
            <w:tcBorders>
              <w:top w:val="single" w:sz="8" w:space="0" w:color="4F81BD"/>
              <w:left w:val="single" w:sz="8" w:space="0" w:color="4F81BD"/>
              <w:bottom w:val="single" w:sz="8" w:space="0" w:color="4F81BD"/>
              <w:right w:val="single" w:sz="8" w:space="0" w:color="4F81BD"/>
            </w:tcBorders>
          </w:tcPr>
          <w:p w:rsidR="004D3A5D" w:rsidRPr="004F54C8" w:rsidRDefault="004D3A5D" w:rsidP="004D3A5D">
            <w:pPr>
              <w:rPr>
                <w:rFonts w:cs="Arial"/>
                <w:sz w:val="18"/>
                <w:szCs w:val="18"/>
              </w:rPr>
            </w:pPr>
            <w:r w:rsidRPr="009F56AF">
              <w:rPr>
                <w:rFonts w:cs="Arial"/>
                <w:sz w:val="18"/>
                <w:szCs w:val="18"/>
              </w:rPr>
              <w:t>Customer Capture</w:t>
            </w:r>
          </w:p>
        </w:tc>
        <w:tc>
          <w:tcPr>
            <w:tcW w:w="5220" w:type="dxa"/>
            <w:tcBorders>
              <w:top w:val="single" w:sz="8" w:space="0" w:color="4F81BD"/>
              <w:left w:val="single" w:sz="8" w:space="0" w:color="4F81BD"/>
              <w:bottom w:val="single" w:sz="8" w:space="0" w:color="4F81BD"/>
              <w:right w:val="single" w:sz="8" w:space="0" w:color="4F81BD"/>
            </w:tcBorders>
            <w:shd w:val="clear" w:color="auto" w:fill="auto"/>
          </w:tcPr>
          <w:p w:rsidR="004D3A5D" w:rsidRPr="004F54C8" w:rsidRDefault="004D3A5D" w:rsidP="004D3A5D">
            <w:pPr>
              <w:rPr>
                <w:rFonts w:cs="Arial"/>
                <w:sz w:val="18"/>
                <w:szCs w:val="18"/>
              </w:rPr>
            </w:pPr>
            <w:r w:rsidRPr="009F56AF">
              <w:rPr>
                <w:rFonts w:cs="Arial"/>
                <w:sz w:val="18"/>
                <w:szCs w:val="18"/>
              </w:rPr>
              <w:t>A user will be able to update a Customer record outside of a transaction.</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D3A5D" w:rsidRPr="004F54C8" w:rsidRDefault="004D3A5D" w:rsidP="004D3A5D">
            <w:pPr>
              <w:numPr>
                <w:ilvl w:val="0"/>
                <w:numId w:val="48"/>
              </w:numPr>
              <w:rPr>
                <w:rFonts w:cs="Arial"/>
                <w:sz w:val="18"/>
                <w:szCs w:val="18"/>
              </w:rPr>
            </w:pPr>
            <w:r w:rsidRPr="00993BC1">
              <w:rPr>
                <w:rFonts w:cs="Arial"/>
                <w:sz w:val="18"/>
                <w:szCs w:val="18"/>
              </w:rPr>
              <w:fldChar w:fldCharType="begin"/>
            </w:r>
            <w:r w:rsidRPr="004F54C8">
              <w:rPr>
                <w:rFonts w:cs="Arial"/>
                <w:sz w:val="18"/>
                <w:szCs w:val="18"/>
              </w:rPr>
              <w:instrText xml:space="preserve"> REF _Ref400367678 \r \h  \* MERGEFORMAT </w:instrText>
            </w:r>
            <w:r w:rsidRPr="00993BC1">
              <w:rPr>
                <w:rFonts w:cs="Arial"/>
                <w:sz w:val="18"/>
                <w:szCs w:val="18"/>
              </w:rPr>
            </w:r>
            <w:r w:rsidRPr="00993BC1">
              <w:rPr>
                <w:rFonts w:cs="Arial"/>
                <w:sz w:val="18"/>
                <w:szCs w:val="18"/>
              </w:rPr>
              <w:fldChar w:fldCharType="separate"/>
            </w:r>
            <w:r w:rsidRPr="004F54C8">
              <w:rPr>
                <w:rFonts w:cs="Arial"/>
                <w:sz w:val="18"/>
                <w:szCs w:val="18"/>
              </w:rPr>
              <w:t>2.6</w:t>
            </w:r>
            <w:r w:rsidRPr="00993BC1">
              <w:rPr>
                <w:rFonts w:cs="Arial"/>
                <w:sz w:val="18"/>
                <w:szCs w:val="18"/>
              </w:rPr>
              <w:fldChar w:fldCharType="end"/>
            </w:r>
            <w:r w:rsidRPr="004F54C8">
              <w:rPr>
                <w:rFonts w:cs="Arial"/>
                <w:sz w:val="18"/>
                <w:szCs w:val="18"/>
              </w:rPr>
              <w:t xml:space="preserve"> </w:t>
            </w:r>
            <w:r w:rsidRPr="00993BC1">
              <w:rPr>
                <w:rFonts w:cs="Arial"/>
                <w:sz w:val="18"/>
                <w:szCs w:val="18"/>
              </w:rPr>
              <w:fldChar w:fldCharType="begin"/>
            </w:r>
            <w:r w:rsidRPr="004F54C8">
              <w:rPr>
                <w:rFonts w:cs="Arial"/>
                <w:sz w:val="18"/>
                <w:szCs w:val="18"/>
              </w:rPr>
              <w:instrText xml:space="preserve"> REF _Ref400367681 \h  \* MERGEFORMAT </w:instrText>
            </w:r>
            <w:r w:rsidRPr="00993BC1">
              <w:rPr>
                <w:rFonts w:cs="Arial"/>
                <w:sz w:val="18"/>
                <w:szCs w:val="18"/>
              </w:rPr>
            </w:r>
            <w:r w:rsidRPr="00993BC1">
              <w:rPr>
                <w:rFonts w:cs="Arial"/>
                <w:sz w:val="18"/>
                <w:szCs w:val="18"/>
              </w:rPr>
              <w:fldChar w:fldCharType="separate"/>
            </w:r>
            <w:r w:rsidRPr="009F56AF">
              <w:rPr>
                <w:sz w:val="18"/>
                <w:szCs w:val="18"/>
              </w:rPr>
              <w:t>Special Requirements</w:t>
            </w:r>
            <w:r w:rsidRPr="00993BC1">
              <w:rPr>
                <w:rFonts w:cs="Arial"/>
                <w:sz w:val="18"/>
                <w:szCs w:val="18"/>
              </w:rPr>
              <w:fldChar w:fldCharType="end"/>
            </w:r>
          </w:p>
        </w:tc>
      </w:tr>
      <w:tr w:rsidR="004F54C8" w:rsidRPr="004F54C8" w:rsidTr="00460CAC">
        <w:trPr>
          <w:cantSplit/>
        </w:trPr>
        <w:tc>
          <w:tcPr>
            <w:tcW w:w="926" w:type="dxa"/>
            <w:tcBorders>
              <w:top w:val="single" w:sz="8" w:space="0" w:color="4F81BD"/>
              <w:left w:val="single" w:sz="8" w:space="0" w:color="4F81BD"/>
              <w:bottom w:val="single" w:sz="8" w:space="0" w:color="4F81BD"/>
              <w:right w:val="single" w:sz="8" w:space="0" w:color="4F81BD"/>
            </w:tcBorders>
            <w:shd w:val="clear" w:color="auto" w:fill="auto"/>
          </w:tcPr>
          <w:p w:rsidR="004F54C8" w:rsidRPr="004F54C8" w:rsidRDefault="004F54C8" w:rsidP="004F54C8">
            <w:pPr>
              <w:rPr>
                <w:rFonts w:cs="Arial"/>
                <w:sz w:val="18"/>
                <w:szCs w:val="18"/>
              </w:rPr>
            </w:pPr>
            <w:r w:rsidRPr="009F56AF">
              <w:rPr>
                <w:rFonts w:cs="Arial"/>
                <w:sz w:val="18"/>
                <w:szCs w:val="18"/>
              </w:rPr>
              <w:t>2.14</w:t>
            </w:r>
          </w:p>
        </w:tc>
        <w:tc>
          <w:tcPr>
            <w:tcW w:w="2250" w:type="dxa"/>
            <w:tcBorders>
              <w:top w:val="single" w:sz="8" w:space="0" w:color="4F81BD"/>
              <w:left w:val="single" w:sz="8" w:space="0" w:color="4F81BD"/>
              <w:bottom w:val="single" w:sz="8" w:space="0" w:color="4F81BD"/>
              <w:right w:val="single" w:sz="8" w:space="0" w:color="4F81BD"/>
            </w:tcBorders>
          </w:tcPr>
          <w:p w:rsidR="004F54C8" w:rsidRPr="004F54C8" w:rsidRDefault="004F54C8" w:rsidP="004F54C8">
            <w:pPr>
              <w:rPr>
                <w:rFonts w:cs="Arial"/>
                <w:sz w:val="18"/>
                <w:szCs w:val="18"/>
              </w:rPr>
            </w:pPr>
            <w:r w:rsidRPr="009F56AF">
              <w:rPr>
                <w:rFonts w:cs="Arial"/>
                <w:sz w:val="18"/>
                <w:szCs w:val="18"/>
              </w:rPr>
              <w:t>Customer Capture</w:t>
            </w:r>
          </w:p>
        </w:tc>
        <w:tc>
          <w:tcPr>
            <w:tcW w:w="5220" w:type="dxa"/>
            <w:tcBorders>
              <w:top w:val="single" w:sz="8" w:space="0" w:color="4F81BD"/>
              <w:left w:val="single" w:sz="8" w:space="0" w:color="4F81BD"/>
              <w:bottom w:val="single" w:sz="8" w:space="0" w:color="4F81BD"/>
              <w:right w:val="single" w:sz="8" w:space="0" w:color="4F81BD"/>
            </w:tcBorders>
            <w:shd w:val="clear" w:color="auto" w:fill="auto"/>
          </w:tcPr>
          <w:p w:rsidR="004F54C8" w:rsidRPr="004F54C8" w:rsidRDefault="004F54C8" w:rsidP="004F54C8">
            <w:pPr>
              <w:rPr>
                <w:rFonts w:cs="Arial"/>
                <w:sz w:val="18"/>
                <w:szCs w:val="18"/>
              </w:rPr>
            </w:pPr>
            <w:r w:rsidRPr="009F56AF">
              <w:rPr>
                <w:rFonts w:cs="Arial"/>
                <w:sz w:val="18"/>
                <w:szCs w:val="18"/>
              </w:rPr>
              <w:t>A user must be logged into the XPOS application in order to access the Update Customer function.</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F54C8" w:rsidRPr="004F54C8" w:rsidRDefault="004F54C8" w:rsidP="004F54C8">
            <w:pPr>
              <w:numPr>
                <w:ilvl w:val="0"/>
                <w:numId w:val="48"/>
              </w:numPr>
              <w:rPr>
                <w:rFonts w:cs="Arial"/>
                <w:sz w:val="18"/>
                <w:szCs w:val="18"/>
              </w:rPr>
            </w:pPr>
            <w:r w:rsidRPr="00993BC1">
              <w:rPr>
                <w:rFonts w:cs="Arial"/>
                <w:sz w:val="18"/>
                <w:szCs w:val="18"/>
              </w:rPr>
              <w:fldChar w:fldCharType="begin"/>
            </w:r>
            <w:r w:rsidRPr="004F54C8">
              <w:rPr>
                <w:rFonts w:cs="Arial"/>
                <w:sz w:val="18"/>
                <w:szCs w:val="18"/>
              </w:rPr>
              <w:instrText xml:space="preserve"> REF _Ref400367678 \r \h  \* MERGEFORMAT </w:instrText>
            </w:r>
            <w:r w:rsidRPr="00993BC1">
              <w:rPr>
                <w:rFonts w:cs="Arial"/>
                <w:sz w:val="18"/>
                <w:szCs w:val="18"/>
              </w:rPr>
            </w:r>
            <w:r w:rsidRPr="00993BC1">
              <w:rPr>
                <w:rFonts w:cs="Arial"/>
                <w:sz w:val="18"/>
                <w:szCs w:val="18"/>
              </w:rPr>
              <w:fldChar w:fldCharType="separate"/>
            </w:r>
            <w:r w:rsidRPr="004F54C8">
              <w:rPr>
                <w:rFonts w:cs="Arial"/>
                <w:sz w:val="18"/>
                <w:szCs w:val="18"/>
              </w:rPr>
              <w:t>2.6</w:t>
            </w:r>
            <w:r w:rsidRPr="00993BC1">
              <w:rPr>
                <w:rFonts w:cs="Arial"/>
                <w:sz w:val="18"/>
                <w:szCs w:val="18"/>
              </w:rPr>
              <w:fldChar w:fldCharType="end"/>
            </w:r>
            <w:r w:rsidRPr="004F54C8">
              <w:rPr>
                <w:rFonts w:cs="Arial"/>
                <w:sz w:val="18"/>
                <w:szCs w:val="18"/>
              </w:rPr>
              <w:t xml:space="preserve"> </w:t>
            </w:r>
            <w:r w:rsidRPr="00993BC1">
              <w:rPr>
                <w:rFonts w:cs="Arial"/>
                <w:sz w:val="18"/>
                <w:szCs w:val="18"/>
              </w:rPr>
              <w:fldChar w:fldCharType="begin"/>
            </w:r>
            <w:r w:rsidRPr="004F54C8">
              <w:rPr>
                <w:rFonts w:cs="Arial"/>
                <w:sz w:val="18"/>
                <w:szCs w:val="18"/>
              </w:rPr>
              <w:instrText xml:space="preserve"> REF _Ref400367681 \h  \* MERGEFORMAT </w:instrText>
            </w:r>
            <w:r w:rsidRPr="00993BC1">
              <w:rPr>
                <w:rFonts w:cs="Arial"/>
                <w:sz w:val="18"/>
                <w:szCs w:val="18"/>
              </w:rPr>
            </w:r>
            <w:r w:rsidRPr="00993BC1">
              <w:rPr>
                <w:rFonts w:cs="Arial"/>
                <w:sz w:val="18"/>
                <w:szCs w:val="18"/>
              </w:rPr>
              <w:fldChar w:fldCharType="separate"/>
            </w:r>
            <w:r w:rsidRPr="004F54C8">
              <w:rPr>
                <w:sz w:val="18"/>
                <w:szCs w:val="18"/>
              </w:rPr>
              <w:t>Special Requirements</w:t>
            </w:r>
            <w:r w:rsidRPr="00993BC1">
              <w:rPr>
                <w:rFonts w:cs="Arial"/>
                <w:sz w:val="18"/>
                <w:szCs w:val="18"/>
              </w:rPr>
              <w:fldChar w:fldCharType="end"/>
            </w:r>
          </w:p>
        </w:tc>
      </w:tr>
      <w:tr w:rsidR="004F54C8" w:rsidRPr="004F54C8" w:rsidTr="00460CAC">
        <w:trPr>
          <w:cantSplit/>
        </w:trPr>
        <w:tc>
          <w:tcPr>
            <w:tcW w:w="926" w:type="dxa"/>
            <w:tcBorders>
              <w:top w:val="single" w:sz="8" w:space="0" w:color="4F81BD"/>
              <w:left w:val="single" w:sz="8" w:space="0" w:color="4F81BD"/>
              <w:bottom w:val="single" w:sz="8" w:space="0" w:color="4F81BD"/>
              <w:right w:val="single" w:sz="8" w:space="0" w:color="4F81BD"/>
            </w:tcBorders>
            <w:shd w:val="clear" w:color="auto" w:fill="auto"/>
          </w:tcPr>
          <w:p w:rsidR="004F54C8" w:rsidRPr="009F56AF" w:rsidRDefault="004F54C8" w:rsidP="004F54C8">
            <w:pPr>
              <w:rPr>
                <w:rFonts w:cs="Arial"/>
                <w:szCs w:val="20"/>
              </w:rPr>
            </w:pPr>
            <w:r w:rsidRPr="004F54C8">
              <w:rPr>
                <w:rFonts w:cs="Arial"/>
                <w:szCs w:val="20"/>
              </w:rPr>
              <w:t>2.15</w:t>
            </w:r>
          </w:p>
        </w:tc>
        <w:tc>
          <w:tcPr>
            <w:tcW w:w="2250" w:type="dxa"/>
            <w:tcBorders>
              <w:top w:val="single" w:sz="8" w:space="0" w:color="4F81BD"/>
              <w:left w:val="single" w:sz="8" w:space="0" w:color="4F81BD"/>
              <w:bottom w:val="single" w:sz="8" w:space="0" w:color="4F81BD"/>
              <w:right w:val="single" w:sz="8" w:space="0" w:color="4F81BD"/>
            </w:tcBorders>
          </w:tcPr>
          <w:p w:rsidR="004F54C8" w:rsidRPr="009F56AF" w:rsidRDefault="004F54C8" w:rsidP="004F54C8">
            <w:pPr>
              <w:rPr>
                <w:rFonts w:cs="Arial"/>
                <w:szCs w:val="20"/>
              </w:rPr>
            </w:pPr>
            <w:r w:rsidRPr="004F54C8">
              <w:rPr>
                <w:rFonts w:cs="Arial"/>
                <w:szCs w:val="20"/>
              </w:rPr>
              <w:t>Customer Capture</w:t>
            </w:r>
          </w:p>
        </w:tc>
        <w:tc>
          <w:tcPr>
            <w:tcW w:w="5220" w:type="dxa"/>
            <w:tcBorders>
              <w:top w:val="single" w:sz="8" w:space="0" w:color="4F81BD"/>
              <w:left w:val="single" w:sz="8" w:space="0" w:color="4F81BD"/>
              <w:bottom w:val="single" w:sz="8" w:space="0" w:color="4F81BD"/>
              <w:right w:val="single" w:sz="8" w:space="0" w:color="4F81BD"/>
            </w:tcBorders>
            <w:shd w:val="clear" w:color="auto" w:fill="auto"/>
          </w:tcPr>
          <w:p w:rsidR="004F54C8" w:rsidRPr="009F56AF" w:rsidRDefault="004F54C8" w:rsidP="004F54C8">
            <w:pPr>
              <w:rPr>
                <w:rFonts w:cs="Arial"/>
                <w:szCs w:val="20"/>
              </w:rPr>
            </w:pPr>
            <w:r w:rsidRPr="004F54C8">
              <w:rPr>
                <w:rFonts w:cs="Arial"/>
                <w:szCs w:val="20"/>
              </w:rPr>
              <w:t>Manager Approval will be configurable to be required or not required, when attempting to update a customer record outside of a transaction.</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rsidR="004F54C8" w:rsidRPr="009F56AF" w:rsidRDefault="004F54C8" w:rsidP="004F54C8">
            <w:pPr>
              <w:numPr>
                <w:ilvl w:val="0"/>
                <w:numId w:val="48"/>
              </w:numPr>
              <w:rPr>
                <w:rFonts w:cs="Arial"/>
                <w:szCs w:val="20"/>
              </w:rPr>
            </w:pPr>
            <w:r w:rsidRPr="009F56AF">
              <w:rPr>
                <w:rFonts w:cs="Arial"/>
                <w:szCs w:val="20"/>
              </w:rPr>
              <w:fldChar w:fldCharType="begin"/>
            </w:r>
            <w:r w:rsidRPr="009F56AF">
              <w:rPr>
                <w:rFonts w:cs="Arial"/>
                <w:szCs w:val="20"/>
              </w:rPr>
              <w:instrText xml:space="preserve"> REF _Ref400368364 \r \h </w:instrText>
            </w:r>
            <w:r>
              <w:rPr>
                <w:rFonts w:cs="Arial"/>
                <w:szCs w:val="20"/>
              </w:rPr>
              <w:instrText xml:space="preserve"> \* MERGEFORMAT </w:instrText>
            </w:r>
            <w:r w:rsidRPr="009F56AF">
              <w:rPr>
                <w:rFonts w:cs="Arial"/>
                <w:szCs w:val="20"/>
              </w:rPr>
            </w:r>
            <w:r w:rsidRPr="009F56AF">
              <w:rPr>
                <w:rFonts w:cs="Arial"/>
                <w:szCs w:val="20"/>
              </w:rPr>
              <w:fldChar w:fldCharType="separate"/>
            </w:r>
            <w:r w:rsidRPr="009F56AF">
              <w:rPr>
                <w:rFonts w:cs="Arial"/>
                <w:szCs w:val="20"/>
              </w:rPr>
              <w:t>3.2</w:t>
            </w:r>
            <w:r w:rsidRPr="009F56AF">
              <w:rPr>
                <w:rFonts w:cs="Arial"/>
                <w:szCs w:val="20"/>
              </w:rPr>
              <w:fldChar w:fldCharType="end"/>
            </w:r>
            <w:r w:rsidRPr="009F56AF">
              <w:rPr>
                <w:rFonts w:cs="Arial"/>
                <w:szCs w:val="20"/>
              </w:rPr>
              <w:t xml:space="preserve"> </w:t>
            </w:r>
            <w:r w:rsidRPr="009F56AF">
              <w:rPr>
                <w:rFonts w:cs="Arial"/>
                <w:szCs w:val="20"/>
              </w:rPr>
              <w:fldChar w:fldCharType="begin"/>
            </w:r>
            <w:r w:rsidRPr="009F56AF">
              <w:rPr>
                <w:rFonts w:cs="Arial"/>
                <w:szCs w:val="20"/>
              </w:rPr>
              <w:instrText xml:space="preserve"> REF _Ref400368367 \h </w:instrText>
            </w:r>
            <w:r>
              <w:rPr>
                <w:rFonts w:cs="Arial"/>
                <w:szCs w:val="20"/>
              </w:rPr>
              <w:instrText xml:space="preserve"> \* MERGEFORMAT </w:instrText>
            </w:r>
            <w:r w:rsidRPr="009F56AF">
              <w:rPr>
                <w:rFonts w:cs="Arial"/>
                <w:szCs w:val="20"/>
              </w:rPr>
            </w:r>
            <w:r w:rsidRPr="009F56AF">
              <w:rPr>
                <w:rFonts w:cs="Arial"/>
                <w:szCs w:val="20"/>
              </w:rPr>
              <w:fldChar w:fldCharType="separate"/>
            </w:r>
            <w:r w:rsidRPr="009F56AF">
              <w:rPr>
                <w:szCs w:val="20"/>
              </w:rPr>
              <w:t>Manager Override</w:t>
            </w:r>
            <w:r w:rsidRPr="009F56AF">
              <w:rPr>
                <w:rFonts w:cs="Arial"/>
                <w:szCs w:val="20"/>
              </w:rPr>
              <w:fldChar w:fldCharType="end"/>
            </w:r>
          </w:p>
        </w:tc>
      </w:tr>
      <w:tr w:rsidR="00700E24" w:rsidRPr="004F54C8" w:rsidTr="00460CAC">
        <w:trPr>
          <w:cantSplit/>
        </w:trPr>
        <w:tc>
          <w:tcPr>
            <w:tcW w:w="926" w:type="dxa"/>
            <w:tcBorders>
              <w:top w:val="single" w:sz="8" w:space="0" w:color="4F81BD"/>
              <w:left w:val="single" w:sz="8" w:space="0" w:color="4F81BD"/>
              <w:bottom w:val="single" w:sz="8" w:space="0" w:color="4F81BD"/>
              <w:right w:val="single" w:sz="8" w:space="0" w:color="4F81BD"/>
            </w:tcBorders>
            <w:shd w:val="clear" w:color="auto" w:fill="auto"/>
          </w:tcPr>
          <w:p w:rsidR="00700E24" w:rsidRPr="004F54C8" w:rsidRDefault="00700E24" w:rsidP="00700E24">
            <w:pPr>
              <w:rPr>
                <w:rFonts w:cs="Arial"/>
                <w:szCs w:val="20"/>
              </w:rPr>
            </w:pPr>
            <w:r w:rsidRPr="004F54C8">
              <w:rPr>
                <w:rFonts w:cs="Arial"/>
                <w:szCs w:val="20"/>
              </w:rPr>
              <w:t>2.16</w:t>
            </w:r>
          </w:p>
        </w:tc>
        <w:tc>
          <w:tcPr>
            <w:tcW w:w="2250" w:type="dxa"/>
            <w:tcBorders>
              <w:top w:val="single" w:sz="8" w:space="0" w:color="4F81BD"/>
              <w:left w:val="single" w:sz="8" w:space="0" w:color="4F81BD"/>
              <w:bottom w:val="single" w:sz="8" w:space="0" w:color="4F81BD"/>
              <w:right w:val="single" w:sz="8" w:space="0" w:color="4F81BD"/>
            </w:tcBorders>
          </w:tcPr>
          <w:p w:rsidR="00700E24" w:rsidRPr="004F54C8" w:rsidRDefault="00700E24" w:rsidP="00700E24">
            <w:pPr>
              <w:rPr>
                <w:rFonts w:cs="Arial"/>
                <w:szCs w:val="20"/>
              </w:rPr>
            </w:pPr>
            <w:r w:rsidRPr="004F54C8">
              <w:rPr>
                <w:rFonts w:cs="Arial"/>
                <w:szCs w:val="20"/>
              </w:rPr>
              <w:t>Customer Capture</w:t>
            </w:r>
          </w:p>
        </w:tc>
        <w:tc>
          <w:tcPr>
            <w:tcW w:w="5220" w:type="dxa"/>
            <w:tcBorders>
              <w:top w:val="single" w:sz="8" w:space="0" w:color="4F81BD"/>
              <w:left w:val="single" w:sz="8" w:space="0" w:color="4F81BD"/>
              <w:bottom w:val="single" w:sz="8" w:space="0" w:color="4F81BD"/>
              <w:right w:val="single" w:sz="8" w:space="0" w:color="4F81BD"/>
            </w:tcBorders>
            <w:shd w:val="clear" w:color="auto" w:fill="auto"/>
          </w:tcPr>
          <w:p w:rsidR="00700E24" w:rsidRPr="004F54C8" w:rsidRDefault="00700E24" w:rsidP="00700E24">
            <w:pPr>
              <w:rPr>
                <w:rFonts w:cs="Arial"/>
                <w:szCs w:val="20"/>
              </w:rPr>
            </w:pPr>
            <w:r w:rsidRPr="004F54C8">
              <w:rPr>
                <w:rFonts w:cs="Arial"/>
                <w:szCs w:val="20"/>
              </w:rPr>
              <w:t>The Update Customer function will utilize the existing Customer Capture process flow.</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rsidR="00700E24" w:rsidRPr="004F54C8" w:rsidRDefault="00700E24" w:rsidP="00700E24">
            <w:pPr>
              <w:numPr>
                <w:ilvl w:val="0"/>
                <w:numId w:val="48"/>
              </w:numPr>
              <w:rPr>
                <w:rFonts w:cs="Arial"/>
                <w:szCs w:val="20"/>
              </w:rPr>
            </w:pPr>
            <w:r>
              <w:rPr>
                <w:rFonts w:cs="Arial"/>
                <w:szCs w:val="20"/>
              </w:rPr>
              <w:fldChar w:fldCharType="begin"/>
            </w:r>
            <w:r>
              <w:rPr>
                <w:rFonts w:cs="Arial"/>
                <w:szCs w:val="20"/>
              </w:rPr>
              <w:instrText xml:space="preserve"> REF _Ref400368529 \r \h </w:instrText>
            </w:r>
            <w:r>
              <w:rPr>
                <w:rFonts w:cs="Arial"/>
                <w:szCs w:val="20"/>
              </w:rPr>
            </w:r>
            <w:r>
              <w:rPr>
                <w:rFonts w:cs="Arial"/>
                <w:szCs w:val="20"/>
              </w:rPr>
              <w:fldChar w:fldCharType="separate"/>
            </w:r>
            <w:r>
              <w:rPr>
                <w:rFonts w:cs="Arial"/>
                <w:szCs w:val="20"/>
              </w:rPr>
              <w:t>2.3</w:t>
            </w:r>
            <w:r>
              <w:rPr>
                <w:rFonts w:cs="Arial"/>
                <w:szCs w:val="20"/>
              </w:rPr>
              <w:fldChar w:fldCharType="end"/>
            </w:r>
            <w:r>
              <w:rPr>
                <w:rFonts w:cs="Arial"/>
                <w:szCs w:val="20"/>
              </w:rPr>
              <w:t xml:space="preserve"> </w:t>
            </w:r>
            <w:r>
              <w:rPr>
                <w:rFonts w:cs="Arial"/>
                <w:szCs w:val="20"/>
              </w:rPr>
              <w:fldChar w:fldCharType="begin"/>
            </w:r>
            <w:r>
              <w:rPr>
                <w:rFonts w:cs="Arial"/>
                <w:szCs w:val="20"/>
              </w:rPr>
              <w:instrText xml:space="preserve"> REF _Ref400368531 \h </w:instrText>
            </w:r>
            <w:r>
              <w:rPr>
                <w:rFonts w:cs="Arial"/>
                <w:szCs w:val="20"/>
              </w:rPr>
            </w:r>
            <w:r>
              <w:rPr>
                <w:rFonts w:cs="Arial"/>
                <w:szCs w:val="20"/>
              </w:rPr>
              <w:fldChar w:fldCharType="separate"/>
            </w:r>
            <w:r w:rsidRPr="004D3A5D">
              <w:t>Main Flow</w:t>
            </w:r>
            <w:r>
              <w:rPr>
                <w:rFonts w:cs="Arial"/>
                <w:szCs w:val="20"/>
              </w:rPr>
              <w:fldChar w:fldCharType="end"/>
            </w:r>
          </w:p>
        </w:tc>
      </w:tr>
    </w:tbl>
    <w:p w:rsidR="004D3A5D" w:rsidRDefault="004D3A5D" w:rsidP="004D3A5D">
      <w:pPr>
        <w:rPr>
          <w:rStyle w:val="StyleArialBold"/>
        </w:rPr>
      </w:pPr>
    </w:p>
    <w:p w:rsidR="000D6A23" w:rsidRDefault="000D6A23">
      <w:pPr>
        <w:rPr>
          <w:ins w:id="266" w:author="Amy Byers" w:date="2015-04-01T12:30:00Z"/>
          <w:rFonts w:cs="Arial"/>
          <w:b/>
          <w:bCs/>
          <w:i/>
          <w:caps/>
          <w:kern w:val="32"/>
          <w:sz w:val="28"/>
          <w:szCs w:val="32"/>
        </w:rPr>
      </w:pPr>
      <w:ins w:id="267" w:author="Amy Byers" w:date="2015-04-01T12:30:00Z">
        <w:r>
          <w:rPr>
            <w:i/>
          </w:rPr>
          <w:br w:type="page"/>
        </w:r>
      </w:ins>
    </w:p>
    <w:p w:rsidR="00A36851" w:rsidRPr="004D3A5D" w:rsidRDefault="00A36851" w:rsidP="00A36851">
      <w:pPr>
        <w:pStyle w:val="Heading1"/>
        <w:rPr>
          <w:i/>
        </w:rPr>
      </w:pPr>
      <w:bookmarkStart w:id="268" w:name="_Toc415654827"/>
      <w:proofErr w:type="gramStart"/>
      <w:r w:rsidRPr="004D3A5D">
        <w:rPr>
          <w:i/>
        </w:rPr>
        <w:lastRenderedPageBreak/>
        <w:t xml:space="preserve">Appendix </w:t>
      </w:r>
      <w:proofErr w:type="gramEnd"/>
      <w:r w:rsidR="004D3A5D" w:rsidRPr="00B50B16">
        <w:fldChar w:fldCharType="begin"/>
      </w:r>
      <w:r w:rsidR="004D3A5D" w:rsidRPr="00B50B16">
        <w:instrText xml:space="preserve"> AUTONUMLGL  \* ALPHABETIC \e </w:instrText>
      </w:r>
      <w:r w:rsidR="004D3A5D" w:rsidRPr="00B50B16">
        <w:fldChar w:fldCharType="end"/>
      </w:r>
      <w:r w:rsidRPr="004D3A5D">
        <w:rPr>
          <w:i/>
        </w:rPr>
        <w:t>: Glossary</w:t>
      </w:r>
      <w:bookmarkEnd w:id="250"/>
      <w:bookmarkEnd w:id="268"/>
    </w:p>
    <w:tbl>
      <w:tblPr>
        <w:tblW w:w="489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853"/>
        <w:gridCol w:w="8690"/>
      </w:tblGrid>
      <w:tr w:rsidR="00A36851" w:rsidRPr="004D3A5D" w:rsidTr="000D6A23">
        <w:trPr>
          <w:cantSplit/>
          <w:tblHeader/>
        </w:trPr>
        <w:tc>
          <w:tcPr>
            <w:tcW w:w="1879" w:type="dxa"/>
            <w:tcBorders>
              <w:top w:val="single" w:sz="8" w:space="0" w:color="4F81BD"/>
              <w:left w:val="single" w:sz="8" w:space="0" w:color="4F81BD"/>
              <w:bottom w:val="single" w:sz="18" w:space="0" w:color="4F81BD"/>
              <w:right w:val="single" w:sz="8" w:space="0" w:color="4F81BD"/>
            </w:tcBorders>
          </w:tcPr>
          <w:p w:rsidR="00A36851" w:rsidRPr="004D3A5D" w:rsidRDefault="00A36851" w:rsidP="00C47288">
            <w:pPr>
              <w:rPr>
                <w:b/>
                <w:bCs/>
                <w:szCs w:val="20"/>
              </w:rPr>
            </w:pPr>
            <w:r w:rsidRPr="004D3A5D">
              <w:rPr>
                <w:b/>
                <w:bCs/>
                <w:szCs w:val="20"/>
              </w:rPr>
              <w:t>Term</w:t>
            </w:r>
          </w:p>
        </w:tc>
        <w:tc>
          <w:tcPr>
            <w:tcW w:w="8908" w:type="dxa"/>
            <w:tcBorders>
              <w:top w:val="single" w:sz="8" w:space="0" w:color="4F81BD"/>
              <w:left w:val="single" w:sz="8" w:space="0" w:color="4F81BD"/>
              <w:bottom w:val="single" w:sz="18" w:space="0" w:color="4F81BD"/>
              <w:right w:val="single" w:sz="8" w:space="0" w:color="4F81BD"/>
            </w:tcBorders>
          </w:tcPr>
          <w:p w:rsidR="00A36851" w:rsidRPr="004D3A5D" w:rsidRDefault="00A36851" w:rsidP="00C47288">
            <w:pPr>
              <w:rPr>
                <w:b/>
                <w:bCs/>
                <w:szCs w:val="20"/>
              </w:rPr>
            </w:pPr>
            <w:r w:rsidRPr="004D3A5D">
              <w:rPr>
                <w:b/>
                <w:bCs/>
                <w:szCs w:val="20"/>
              </w:rPr>
              <w:t>Definition</w:t>
            </w:r>
          </w:p>
        </w:tc>
      </w:tr>
      <w:tr w:rsidR="00E501A9" w:rsidRPr="004D3A5D" w:rsidTr="003105EB">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E501A9" w:rsidRPr="004D3A5D" w:rsidRDefault="00E501A9" w:rsidP="003105EB">
            <w:pPr>
              <w:rPr>
                <w:bCs/>
                <w:szCs w:val="20"/>
              </w:rPr>
            </w:pPr>
            <w:r w:rsidRPr="004D3A5D">
              <w:rPr>
                <w:bCs/>
                <w:szCs w:val="20"/>
              </w:rPr>
              <w:t>UPC</w:t>
            </w: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E501A9" w:rsidRPr="004D3A5D" w:rsidRDefault="00E501A9" w:rsidP="003105EB">
            <w:pPr>
              <w:rPr>
                <w:szCs w:val="20"/>
              </w:rPr>
            </w:pPr>
            <w:r w:rsidRPr="004D3A5D">
              <w:rPr>
                <w:szCs w:val="20"/>
              </w:rPr>
              <w:t>Universal Product Code</w:t>
            </w:r>
          </w:p>
        </w:tc>
      </w:tr>
      <w:tr w:rsidR="00E501A9" w:rsidRPr="004D3A5D" w:rsidTr="003105EB">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E501A9" w:rsidRPr="004D3A5D" w:rsidRDefault="00E501A9" w:rsidP="003105EB">
            <w:pPr>
              <w:rPr>
                <w:bCs/>
                <w:szCs w:val="20"/>
              </w:rPr>
            </w:pPr>
            <w:r w:rsidRPr="004D3A5D">
              <w:rPr>
                <w:bCs/>
                <w:szCs w:val="20"/>
              </w:rPr>
              <w:t>Open Box Item</w:t>
            </w: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E501A9" w:rsidRPr="004D3A5D" w:rsidRDefault="00E501A9" w:rsidP="003105EB">
            <w:pPr>
              <w:rPr>
                <w:szCs w:val="20"/>
              </w:rPr>
            </w:pPr>
            <w:r w:rsidRPr="004D3A5D">
              <w:rPr>
                <w:szCs w:val="20"/>
              </w:rPr>
              <w:t xml:space="preserve">Items that are returned open and functional.  The product can then be re-sold as an open box item.  </w:t>
            </w:r>
          </w:p>
        </w:tc>
      </w:tr>
      <w:tr w:rsidR="00234EA0" w:rsidRPr="004D3A5D" w:rsidTr="003105EB">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234EA0" w:rsidRPr="004D3A5D" w:rsidRDefault="00234EA0" w:rsidP="00234EA0">
            <w:pPr>
              <w:rPr>
                <w:bCs/>
                <w:szCs w:val="20"/>
              </w:rPr>
            </w:pPr>
            <w:r w:rsidRPr="004D3A5D">
              <w:rPr>
                <w:bCs/>
                <w:szCs w:val="20"/>
              </w:rPr>
              <w:t xml:space="preserve">Open Box Tag </w:t>
            </w: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D746A6" w:rsidRPr="004D3A5D" w:rsidRDefault="00D746A6" w:rsidP="006C760B">
            <w:r w:rsidRPr="004D3A5D">
              <w:t>The 9-character value associated with the open box item.  The entry of this value in Item Entry triggers the Open Box Item use case.  An open box tag is associated with one item, but an item can be associated with multiple open box tags. Also called License Plate # (LP#)</w:t>
            </w:r>
          </w:p>
        </w:tc>
      </w:tr>
      <w:tr w:rsidR="00D576D3" w:rsidRPr="004D3A5D" w:rsidTr="003105EB">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D576D3" w:rsidRPr="004D3A5D" w:rsidRDefault="00D576D3" w:rsidP="006C760B">
            <w:pPr>
              <w:rPr>
                <w:bCs/>
                <w:szCs w:val="20"/>
              </w:rPr>
            </w:pPr>
            <w:r w:rsidRPr="004D3A5D">
              <w:rPr>
                <w:bCs/>
                <w:szCs w:val="20"/>
              </w:rPr>
              <w:t xml:space="preserve">Register </w:t>
            </w:r>
            <w:r w:rsidR="006C760B" w:rsidRPr="004D3A5D">
              <w:rPr>
                <w:bCs/>
                <w:szCs w:val="20"/>
              </w:rPr>
              <w:t>Number</w:t>
            </w: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D576D3" w:rsidRPr="004D3A5D" w:rsidRDefault="00D576D3" w:rsidP="006C760B">
            <w:pPr>
              <w:rPr>
                <w:szCs w:val="20"/>
              </w:rPr>
            </w:pPr>
            <w:r w:rsidRPr="004D3A5D">
              <w:t xml:space="preserve">A register </w:t>
            </w:r>
            <w:r w:rsidR="006C760B" w:rsidRPr="004D3A5D">
              <w:t>Number</w:t>
            </w:r>
            <w:r w:rsidRPr="004D3A5D">
              <w:t xml:space="preserve"> is not the unique device ID, but is the 1-2 digit ID assigned to the device to be used in the creation of the Transaction Key and logged in the POSLog, EJ, and on the Receipt.  There can be multiple devices associated with one register </w:t>
            </w:r>
            <w:r w:rsidR="006C760B" w:rsidRPr="004D3A5D">
              <w:t>Number</w:t>
            </w:r>
            <w:r w:rsidRPr="004D3A5D">
              <w:t>.</w:t>
            </w:r>
          </w:p>
        </w:tc>
      </w:tr>
      <w:tr w:rsidR="00D576D3" w:rsidRPr="00587231" w:rsidTr="003105EB">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D576D3" w:rsidRPr="004D3A5D" w:rsidRDefault="00D576D3" w:rsidP="00D576D3">
            <w:pPr>
              <w:rPr>
                <w:bCs/>
                <w:szCs w:val="20"/>
              </w:rPr>
            </w:pPr>
            <w:r w:rsidRPr="004D3A5D">
              <w:rPr>
                <w:bCs/>
                <w:szCs w:val="20"/>
              </w:rPr>
              <w:t>Device ID</w:t>
            </w: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0D6A23" w:rsidRDefault="00D576D3" w:rsidP="003105EB">
            <w:pPr>
              <w:rPr>
                <w:szCs w:val="20"/>
              </w:rPr>
            </w:pPr>
            <w:r w:rsidRPr="004D3A5D">
              <w:rPr>
                <w:szCs w:val="20"/>
              </w:rPr>
              <w:t xml:space="preserve">A unique identification associated with the device.   This ID is not logged in the </w:t>
            </w:r>
            <w:proofErr w:type="spellStart"/>
            <w:r w:rsidRPr="004D3A5D">
              <w:rPr>
                <w:szCs w:val="20"/>
              </w:rPr>
              <w:t>POSLog</w:t>
            </w:r>
            <w:proofErr w:type="spellEnd"/>
            <w:r w:rsidRPr="004D3A5D">
              <w:rPr>
                <w:szCs w:val="20"/>
              </w:rPr>
              <w:t>, EJ or Receipt.</w:t>
            </w:r>
          </w:p>
        </w:tc>
      </w:tr>
      <w:tr w:rsidR="000D6A23" w:rsidRPr="00587231" w:rsidTr="003105EB">
        <w:trPr>
          <w:cantSplit/>
          <w:ins w:id="269" w:author="Amy Byers" w:date="2015-04-01T12:29:00Z"/>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0D6A23" w:rsidRPr="004D3A5D" w:rsidRDefault="000D6A23" w:rsidP="00D576D3">
            <w:pPr>
              <w:rPr>
                <w:ins w:id="270" w:author="Amy Byers" w:date="2015-04-01T12:29:00Z"/>
                <w:bCs/>
                <w:szCs w:val="20"/>
              </w:rPr>
            </w:pPr>
            <w:ins w:id="271" w:author="Amy Byers" w:date="2015-04-01T12:29:00Z">
              <w:r>
                <w:rPr>
                  <w:bCs/>
                  <w:szCs w:val="20"/>
                </w:rPr>
                <w:t>IBH</w:t>
              </w:r>
            </w:ins>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0D6A23" w:rsidRPr="004D3A5D" w:rsidRDefault="000D6A23" w:rsidP="003105EB">
            <w:pPr>
              <w:rPr>
                <w:ins w:id="272" w:author="Amy Byers" w:date="2015-04-01T12:29:00Z"/>
                <w:szCs w:val="20"/>
              </w:rPr>
            </w:pPr>
            <w:ins w:id="273" w:author="Amy Byers" w:date="2015-04-01T12:29:00Z">
              <w:r>
                <w:rPr>
                  <w:szCs w:val="20"/>
                </w:rPr>
                <w:t xml:space="preserve">International Business Hierarchy </w:t>
              </w:r>
            </w:ins>
          </w:p>
        </w:tc>
      </w:tr>
    </w:tbl>
    <w:p w:rsidR="00CB18A7" w:rsidRPr="004F72C3" w:rsidRDefault="00CB18A7" w:rsidP="00D746A6">
      <w:pPr>
        <w:rPr>
          <w:b/>
          <w:sz w:val="24"/>
        </w:rPr>
      </w:pPr>
    </w:p>
    <w:sectPr w:rsidR="00CB18A7" w:rsidRPr="004F72C3" w:rsidSect="009251F6">
      <w:headerReference w:type="even" r:id="rId21"/>
      <w:headerReference w:type="default" r:id="rId22"/>
      <w:footerReference w:type="default" r:id="rId23"/>
      <w:footerReference w:type="first" r:id="rId24"/>
      <w:pgSz w:w="12240" w:h="15840" w:code="1"/>
      <w:pgMar w:top="720" w:right="720" w:bottom="720" w:left="720" w:header="432"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028B" w:rsidRDefault="00BE028B">
      <w:r>
        <w:separator/>
      </w:r>
    </w:p>
  </w:endnote>
  <w:endnote w:type="continuationSeparator" w:id="0">
    <w:p w:rsidR="00BE028B" w:rsidRDefault="00BE0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51F6" w:rsidRPr="00A6001F" w:rsidRDefault="009251F6" w:rsidP="00A6001F">
    <w:pPr>
      <w:pStyle w:val="Footer"/>
      <w:jc w:val="right"/>
      <w:rPr>
        <w:sz w:val="18"/>
        <w:szCs w:val="18"/>
      </w:rPr>
    </w:pPr>
    <w:r>
      <w:ptab w:relativeTo="margin" w:alignment="center" w:leader="none"/>
    </w:r>
    <w:r>
      <w:ptab w:relativeTo="margin" w:alignment="right" w:leader="none"/>
    </w:r>
    <w:r w:rsidRPr="00091B36">
      <w:rPr>
        <w:i/>
        <w:sz w:val="18"/>
        <w:szCs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51F6" w:rsidRDefault="009251F6" w:rsidP="00AA76BC">
    <w:pPr>
      <w:ind w:left="72"/>
      <w:jc w:val="right"/>
      <w:rPr>
        <w:rFonts w:cs="Arial"/>
        <w:szCs w:val="20"/>
      </w:rPr>
    </w:pPr>
    <w:del w:id="280" w:author="Amy Byers" w:date="2015-04-01T12:15:00Z">
      <w:r w:rsidRPr="003C0044" w:rsidDel="009251F6">
        <w:rPr>
          <w:rStyle w:val="Strong"/>
          <w:rFonts w:cs="Arial"/>
          <w:b w:val="0"/>
          <w:sz w:val="24"/>
          <w:bdr w:val="none" w:sz="0" w:space="0" w:color="auto" w:frame="1"/>
        </w:rPr>
        <w:delText>Stella Nova</w:delText>
      </w:r>
    </w:del>
    <w:proofErr w:type="spellStart"/>
    <w:ins w:id="281" w:author="Amy Byers" w:date="2015-04-01T12:15:00Z">
      <w:r>
        <w:rPr>
          <w:rStyle w:val="Strong"/>
          <w:rFonts w:cs="Arial"/>
          <w:b w:val="0"/>
          <w:sz w:val="24"/>
          <w:bdr w:val="none" w:sz="0" w:space="0" w:color="auto" w:frame="1"/>
        </w:rPr>
        <w:t>Storeworks</w:t>
      </w:r>
    </w:ins>
    <w:proofErr w:type="spellEnd"/>
    <w:r w:rsidRPr="003C0044">
      <w:rPr>
        <w:rStyle w:val="Strong"/>
        <w:rFonts w:cs="Arial"/>
        <w:b w:val="0"/>
        <w:sz w:val="24"/>
        <w:bdr w:val="none" w:sz="0" w:space="0" w:color="auto" w:frame="1"/>
      </w:rPr>
      <w:t xml:space="preserve"> Technologies, </w:t>
    </w:r>
    <w:proofErr w:type="spellStart"/>
    <w:r w:rsidRPr="003C0044">
      <w:rPr>
        <w:rStyle w:val="Strong"/>
        <w:rFonts w:cs="Arial"/>
        <w:b w:val="0"/>
        <w:sz w:val="24"/>
        <w:bdr w:val="none" w:sz="0" w:space="0" w:color="auto" w:frame="1"/>
      </w:rPr>
      <w:t>Inc</w:t>
    </w:r>
    <w:proofErr w:type="spellEnd"/>
    <w:r w:rsidRPr="005E21B2">
      <w:rPr>
        <w:rFonts w:cs="Arial"/>
        <w:sz w:val="24"/>
      </w:rPr>
      <w:br/>
    </w:r>
    <w:r>
      <w:rPr>
        <w:rFonts w:cs="Arial"/>
        <w:szCs w:val="20"/>
      </w:rPr>
      <w:t>11635 North Park Drive</w:t>
    </w:r>
  </w:p>
  <w:p w:rsidR="009251F6" w:rsidRDefault="009251F6" w:rsidP="00AA76BC">
    <w:pPr>
      <w:ind w:left="72"/>
      <w:jc w:val="right"/>
      <w:rPr>
        <w:rFonts w:cs="Arial"/>
        <w:szCs w:val="20"/>
      </w:rPr>
    </w:pPr>
    <w:r>
      <w:rPr>
        <w:rFonts w:cs="Arial"/>
        <w:szCs w:val="20"/>
      </w:rPr>
      <w:t>Suite 100</w:t>
    </w:r>
  </w:p>
  <w:p w:rsidR="009251F6" w:rsidRPr="005E21B2" w:rsidRDefault="009251F6" w:rsidP="00AA76BC">
    <w:pPr>
      <w:ind w:left="72"/>
      <w:jc w:val="right"/>
      <w:rPr>
        <w:b/>
        <w:iCs/>
        <w:sz w:val="24"/>
      </w:rPr>
    </w:pPr>
    <w:r>
      <w:rPr>
        <w:rFonts w:cs="Arial"/>
        <w:szCs w:val="20"/>
      </w:rPr>
      <w:t>Wake Forest, NC 27587</w:t>
    </w:r>
    <w:r w:rsidRPr="005E21B2">
      <w:rPr>
        <w:rFonts w:cs="Arial"/>
        <w:szCs w:val="20"/>
      </w:rPr>
      <w:br/>
    </w:r>
    <w:r>
      <w:rPr>
        <w:rFonts w:cs="Arial"/>
        <w:szCs w:val="20"/>
      </w:rPr>
      <w:t>919.435.9900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028B" w:rsidRDefault="00BE028B">
      <w:r>
        <w:separator/>
      </w:r>
    </w:p>
  </w:footnote>
  <w:footnote w:type="continuationSeparator" w:id="0">
    <w:p w:rsidR="00BE028B" w:rsidRDefault="00BE02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00" w:type="pct"/>
      <w:tblInd w:w="144" w:type="dxa"/>
      <w:tblLook w:val="04A0" w:firstRow="1" w:lastRow="0" w:firstColumn="1" w:lastColumn="0" w:noHBand="0" w:noVBand="1"/>
    </w:tblPr>
    <w:tblGrid>
      <w:gridCol w:w="5298"/>
      <w:gridCol w:w="5286"/>
    </w:tblGrid>
    <w:tr w:rsidR="009251F6" w:rsidRPr="00A04E53" w:rsidTr="002618A9">
      <w:trPr>
        <w:trHeight w:val="267"/>
      </w:trPr>
      <w:tc>
        <w:tcPr>
          <w:tcW w:w="5508" w:type="dxa"/>
          <w:vAlign w:val="center"/>
        </w:tcPr>
        <w:p w:rsidR="009251F6" w:rsidRPr="00A04E53" w:rsidRDefault="009251F6" w:rsidP="002618A9">
          <w:pPr>
            <w:pStyle w:val="Header"/>
            <w:rPr>
              <w:i/>
              <w:iCs/>
              <w:sz w:val="18"/>
              <w:szCs w:val="18"/>
            </w:rPr>
          </w:pPr>
          <w:r>
            <w:rPr>
              <w:i/>
              <w:iCs/>
              <w:sz w:val="18"/>
              <w:szCs w:val="18"/>
            </w:rPr>
            <w:t xml:space="preserve">Modify Transaction </w:t>
          </w:r>
          <w:r w:rsidRPr="00A04E53">
            <w:rPr>
              <w:i/>
              <w:iCs/>
              <w:sz w:val="18"/>
              <w:szCs w:val="18"/>
            </w:rPr>
            <w:t>Feature Document</w:t>
          </w:r>
        </w:p>
      </w:tc>
      <w:tc>
        <w:tcPr>
          <w:tcW w:w="5508" w:type="dxa"/>
          <w:vAlign w:val="center"/>
        </w:tcPr>
        <w:p w:rsidR="009251F6" w:rsidRPr="00A04E53" w:rsidRDefault="009251F6" w:rsidP="004D3A5D">
          <w:pPr>
            <w:pStyle w:val="Header"/>
            <w:jc w:val="right"/>
            <w:rPr>
              <w:i/>
              <w:sz w:val="18"/>
              <w:szCs w:val="18"/>
            </w:rPr>
          </w:pPr>
          <w:r>
            <w:rPr>
              <w:i/>
              <w:sz w:val="18"/>
              <w:szCs w:val="18"/>
            </w:rPr>
            <w:t>Revision Date: 10/6/2014</w:t>
          </w:r>
        </w:p>
      </w:tc>
    </w:tr>
    <w:tr w:rsidR="009251F6" w:rsidRPr="001E1F93" w:rsidTr="002618A9">
      <w:tc>
        <w:tcPr>
          <w:tcW w:w="5508" w:type="dxa"/>
          <w:vAlign w:val="center"/>
        </w:tcPr>
        <w:p w:rsidR="009251F6" w:rsidRPr="001E1F93" w:rsidRDefault="009251F6" w:rsidP="002618A9">
          <w:pPr>
            <w:pStyle w:val="Header"/>
            <w:rPr>
              <w:b/>
              <w:i/>
              <w:iCs/>
              <w:sz w:val="18"/>
              <w:szCs w:val="18"/>
            </w:rPr>
          </w:pPr>
          <w:r w:rsidRPr="001E1F93">
            <w:rPr>
              <w:b/>
              <w:i/>
              <w:iCs/>
              <w:sz w:val="18"/>
              <w:szCs w:val="18"/>
            </w:rPr>
            <w:t xml:space="preserve">Stella Nova </w:t>
          </w:r>
          <w:r>
            <w:rPr>
              <w:b/>
              <w:i/>
              <w:iCs/>
              <w:sz w:val="18"/>
              <w:szCs w:val="18"/>
            </w:rPr>
            <w:t xml:space="preserve">and Best Buy Canada </w:t>
          </w:r>
          <w:r w:rsidRPr="001E1F93">
            <w:rPr>
              <w:b/>
              <w:i/>
              <w:iCs/>
              <w:sz w:val="18"/>
              <w:szCs w:val="18"/>
            </w:rPr>
            <w:t>Confidential</w:t>
          </w:r>
        </w:p>
      </w:tc>
      <w:tc>
        <w:tcPr>
          <w:tcW w:w="5508" w:type="dxa"/>
          <w:vAlign w:val="center"/>
        </w:tcPr>
        <w:p w:rsidR="009251F6" w:rsidRPr="00AA76BC" w:rsidRDefault="009251F6" w:rsidP="002618A9">
          <w:pPr>
            <w:pStyle w:val="Footer"/>
            <w:jc w:val="right"/>
            <w:rPr>
              <w:sz w:val="18"/>
              <w:szCs w:val="18"/>
            </w:rPr>
          </w:pPr>
          <w:r w:rsidRPr="001E1F93">
            <w:rPr>
              <w:i/>
              <w:sz w:val="18"/>
              <w:szCs w:val="18"/>
            </w:rPr>
            <w:t xml:space="preserve">Page </w:t>
          </w:r>
          <w:r w:rsidRPr="001E1F93">
            <w:rPr>
              <w:i/>
              <w:sz w:val="18"/>
              <w:szCs w:val="18"/>
            </w:rPr>
            <w:fldChar w:fldCharType="begin"/>
          </w:r>
          <w:r w:rsidRPr="001E1F93">
            <w:rPr>
              <w:i/>
              <w:sz w:val="18"/>
              <w:szCs w:val="18"/>
            </w:rPr>
            <w:instrText xml:space="preserve"> PAGE </w:instrText>
          </w:r>
          <w:r w:rsidRPr="001E1F93">
            <w:rPr>
              <w:i/>
              <w:sz w:val="18"/>
              <w:szCs w:val="18"/>
            </w:rPr>
            <w:fldChar w:fldCharType="separate"/>
          </w:r>
          <w:r>
            <w:rPr>
              <w:i/>
              <w:noProof/>
              <w:sz w:val="18"/>
              <w:szCs w:val="18"/>
            </w:rPr>
            <w:t>14</w:t>
          </w:r>
          <w:r w:rsidRPr="001E1F93">
            <w:rPr>
              <w:i/>
              <w:sz w:val="18"/>
              <w:szCs w:val="18"/>
            </w:rPr>
            <w:fldChar w:fldCharType="end"/>
          </w:r>
          <w:r w:rsidRPr="001E1F93">
            <w:rPr>
              <w:i/>
              <w:sz w:val="18"/>
              <w:szCs w:val="18"/>
            </w:rPr>
            <w:t xml:space="preserve"> of </w:t>
          </w:r>
          <w:r w:rsidRPr="001E1F93">
            <w:rPr>
              <w:i/>
              <w:sz w:val="18"/>
              <w:szCs w:val="18"/>
            </w:rPr>
            <w:fldChar w:fldCharType="begin"/>
          </w:r>
          <w:r w:rsidRPr="001E1F93">
            <w:rPr>
              <w:i/>
              <w:sz w:val="18"/>
              <w:szCs w:val="18"/>
            </w:rPr>
            <w:instrText xml:space="preserve"> NUMPAGES </w:instrText>
          </w:r>
          <w:r w:rsidRPr="001E1F93">
            <w:rPr>
              <w:i/>
              <w:sz w:val="18"/>
              <w:szCs w:val="18"/>
            </w:rPr>
            <w:fldChar w:fldCharType="separate"/>
          </w:r>
          <w:r>
            <w:rPr>
              <w:i/>
              <w:noProof/>
              <w:sz w:val="18"/>
              <w:szCs w:val="18"/>
            </w:rPr>
            <w:t>15</w:t>
          </w:r>
          <w:r w:rsidRPr="001E1F93">
            <w:rPr>
              <w:i/>
              <w:sz w:val="18"/>
              <w:szCs w:val="18"/>
            </w:rPr>
            <w:fldChar w:fldCharType="end"/>
          </w:r>
        </w:p>
      </w:tc>
    </w:tr>
  </w:tbl>
  <w:p w:rsidR="009251F6" w:rsidRPr="00D468A5" w:rsidRDefault="009251F6" w:rsidP="00D468A5">
    <w:pPr>
      <w:pStyle w:val="Header"/>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00" w:type="pct"/>
      <w:tblInd w:w="144" w:type="dxa"/>
      <w:tblLook w:val="04A0" w:firstRow="1" w:lastRow="0" w:firstColumn="1" w:lastColumn="0" w:noHBand="0" w:noVBand="1"/>
    </w:tblPr>
    <w:tblGrid>
      <w:gridCol w:w="5288"/>
      <w:gridCol w:w="5296"/>
    </w:tblGrid>
    <w:tr w:rsidR="009251F6" w:rsidRPr="00A04E53" w:rsidTr="00091B36">
      <w:trPr>
        <w:trHeight w:val="267"/>
      </w:trPr>
      <w:tc>
        <w:tcPr>
          <w:tcW w:w="5508" w:type="dxa"/>
          <w:vAlign w:val="center"/>
        </w:tcPr>
        <w:p w:rsidR="009251F6" w:rsidRPr="00A04E53" w:rsidRDefault="009251F6" w:rsidP="00286F02">
          <w:pPr>
            <w:pStyle w:val="Header"/>
            <w:rPr>
              <w:i/>
              <w:iCs/>
              <w:sz w:val="18"/>
              <w:szCs w:val="18"/>
            </w:rPr>
          </w:pPr>
          <w:r>
            <w:rPr>
              <w:i/>
              <w:iCs/>
              <w:sz w:val="18"/>
              <w:szCs w:val="18"/>
            </w:rPr>
            <w:t>Modify Transaction F</w:t>
          </w:r>
          <w:r w:rsidRPr="00A04E53">
            <w:rPr>
              <w:i/>
              <w:iCs/>
              <w:sz w:val="18"/>
              <w:szCs w:val="18"/>
            </w:rPr>
            <w:t>eature Document</w:t>
          </w:r>
        </w:p>
      </w:tc>
      <w:tc>
        <w:tcPr>
          <w:tcW w:w="5508" w:type="dxa"/>
          <w:vAlign w:val="center"/>
        </w:tcPr>
        <w:p w:rsidR="009251F6" w:rsidRPr="00A04E53" w:rsidRDefault="009251F6" w:rsidP="009251F6">
          <w:pPr>
            <w:pStyle w:val="Header"/>
            <w:jc w:val="right"/>
            <w:rPr>
              <w:i/>
              <w:sz w:val="18"/>
              <w:szCs w:val="18"/>
            </w:rPr>
          </w:pPr>
          <w:r>
            <w:rPr>
              <w:i/>
              <w:sz w:val="18"/>
              <w:szCs w:val="18"/>
            </w:rPr>
            <w:t xml:space="preserve">Revision Date: </w:t>
          </w:r>
          <w:del w:id="274" w:author="Amy Byers" w:date="2015-04-01T12:15:00Z">
            <w:r w:rsidDel="009251F6">
              <w:rPr>
                <w:i/>
                <w:sz w:val="18"/>
                <w:szCs w:val="18"/>
              </w:rPr>
              <w:delText>10/28</w:delText>
            </w:r>
          </w:del>
          <w:ins w:id="275" w:author="Amy Byers" w:date="2015-04-01T12:15:00Z">
            <w:r>
              <w:rPr>
                <w:i/>
                <w:sz w:val="18"/>
                <w:szCs w:val="18"/>
              </w:rPr>
              <w:t>4/1</w:t>
            </w:r>
          </w:ins>
          <w:r>
            <w:rPr>
              <w:i/>
              <w:sz w:val="18"/>
              <w:szCs w:val="18"/>
            </w:rPr>
            <w:t>/</w:t>
          </w:r>
          <w:del w:id="276" w:author="Amy Byers" w:date="2015-04-01T12:15:00Z">
            <w:r w:rsidDel="009251F6">
              <w:rPr>
                <w:i/>
                <w:sz w:val="18"/>
                <w:szCs w:val="18"/>
              </w:rPr>
              <w:delText>2013</w:delText>
            </w:r>
          </w:del>
          <w:ins w:id="277" w:author="Amy Byers" w:date="2015-04-01T12:15:00Z">
            <w:r>
              <w:rPr>
                <w:i/>
                <w:sz w:val="18"/>
                <w:szCs w:val="18"/>
              </w:rPr>
              <w:t>2015</w:t>
            </w:r>
          </w:ins>
        </w:p>
      </w:tc>
    </w:tr>
    <w:tr w:rsidR="009251F6" w:rsidRPr="001E1F93" w:rsidTr="001E1F93">
      <w:tc>
        <w:tcPr>
          <w:tcW w:w="5508" w:type="dxa"/>
          <w:vAlign w:val="center"/>
        </w:tcPr>
        <w:p w:rsidR="009251F6" w:rsidRPr="001E1F93" w:rsidRDefault="009251F6" w:rsidP="00A36851">
          <w:pPr>
            <w:pStyle w:val="Header"/>
            <w:rPr>
              <w:b/>
              <w:i/>
              <w:iCs/>
              <w:sz w:val="18"/>
              <w:szCs w:val="18"/>
            </w:rPr>
          </w:pPr>
          <w:del w:id="278" w:author="Amy Byers" w:date="2015-04-01T12:15:00Z">
            <w:r w:rsidRPr="001E1F93" w:rsidDel="009251F6">
              <w:rPr>
                <w:b/>
                <w:i/>
                <w:iCs/>
                <w:sz w:val="18"/>
                <w:szCs w:val="18"/>
              </w:rPr>
              <w:delText>Stella Nova</w:delText>
            </w:r>
          </w:del>
          <w:proofErr w:type="spellStart"/>
          <w:ins w:id="279" w:author="Amy Byers" w:date="2015-04-01T12:15:00Z">
            <w:r>
              <w:rPr>
                <w:b/>
                <w:i/>
                <w:iCs/>
                <w:sz w:val="18"/>
                <w:szCs w:val="18"/>
              </w:rPr>
              <w:t>Storeworks</w:t>
            </w:r>
          </w:ins>
          <w:proofErr w:type="spellEnd"/>
          <w:r w:rsidRPr="001E1F93">
            <w:rPr>
              <w:b/>
              <w:i/>
              <w:iCs/>
              <w:sz w:val="18"/>
              <w:szCs w:val="18"/>
            </w:rPr>
            <w:t xml:space="preserve"> </w:t>
          </w:r>
          <w:r>
            <w:rPr>
              <w:b/>
              <w:i/>
              <w:iCs/>
              <w:sz w:val="18"/>
              <w:szCs w:val="18"/>
            </w:rPr>
            <w:t xml:space="preserve">and Best Buy Canada </w:t>
          </w:r>
          <w:r w:rsidRPr="001E1F93">
            <w:rPr>
              <w:b/>
              <w:i/>
              <w:iCs/>
              <w:sz w:val="18"/>
              <w:szCs w:val="18"/>
            </w:rPr>
            <w:t>Confidential</w:t>
          </w:r>
        </w:p>
      </w:tc>
      <w:tc>
        <w:tcPr>
          <w:tcW w:w="5508" w:type="dxa"/>
          <w:vAlign w:val="center"/>
        </w:tcPr>
        <w:p w:rsidR="009251F6" w:rsidRPr="00AA76BC" w:rsidRDefault="009251F6" w:rsidP="00AA76BC">
          <w:pPr>
            <w:pStyle w:val="Footer"/>
            <w:jc w:val="right"/>
            <w:rPr>
              <w:sz w:val="18"/>
              <w:szCs w:val="18"/>
            </w:rPr>
          </w:pPr>
          <w:r w:rsidRPr="001E1F93">
            <w:rPr>
              <w:i/>
              <w:sz w:val="18"/>
              <w:szCs w:val="18"/>
            </w:rPr>
            <w:t xml:space="preserve">Page </w:t>
          </w:r>
          <w:r w:rsidRPr="001E1F93">
            <w:rPr>
              <w:i/>
              <w:sz w:val="18"/>
              <w:szCs w:val="18"/>
            </w:rPr>
            <w:fldChar w:fldCharType="begin"/>
          </w:r>
          <w:r w:rsidRPr="001E1F93">
            <w:rPr>
              <w:i/>
              <w:sz w:val="18"/>
              <w:szCs w:val="18"/>
            </w:rPr>
            <w:instrText xml:space="preserve"> PAGE </w:instrText>
          </w:r>
          <w:r w:rsidRPr="001E1F93">
            <w:rPr>
              <w:i/>
              <w:sz w:val="18"/>
              <w:szCs w:val="18"/>
            </w:rPr>
            <w:fldChar w:fldCharType="separate"/>
          </w:r>
          <w:r w:rsidR="00B416C9">
            <w:rPr>
              <w:i/>
              <w:noProof/>
              <w:sz w:val="18"/>
              <w:szCs w:val="18"/>
            </w:rPr>
            <w:t>15</w:t>
          </w:r>
          <w:r w:rsidRPr="001E1F93">
            <w:rPr>
              <w:i/>
              <w:sz w:val="18"/>
              <w:szCs w:val="18"/>
            </w:rPr>
            <w:fldChar w:fldCharType="end"/>
          </w:r>
          <w:r w:rsidRPr="001E1F93">
            <w:rPr>
              <w:i/>
              <w:sz w:val="18"/>
              <w:szCs w:val="18"/>
            </w:rPr>
            <w:t xml:space="preserve"> of </w:t>
          </w:r>
          <w:r w:rsidRPr="001E1F93">
            <w:rPr>
              <w:i/>
              <w:sz w:val="18"/>
              <w:szCs w:val="18"/>
            </w:rPr>
            <w:fldChar w:fldCharType="begin"/>
          </w:r>
          <w:r w:rsidRPr="001E1F93">
            <w:rPr>
              <w:i/>
              <w:sz w:val="18"/>
              <w:szCs w:val="18"/>
            </w:rPr>
            <w:instrText xml:space="preserve"> NUMPAGES </w:instrText>
          </w:r>
          <w:r w:rsidRPr="001E1F93">
            <w:rPr>
              <w:i/>
              <w:sz w:val="18"/>
              <w:szCs w:val="18"/>
            </w:rPr>
            <w:fldChar w:fldCharType="separate"/>
          </w:r>
          <w:r w:rsidR="00B416C9">
            <w:rPr>
              <w:i/>
              <w:noProof/>
              <w:sz w:val="18"/>
              <w:szCs w:val="18"/>
            </w:rPr>
            <w:t>15</w:t>
          </w:r>
          <w:r w:rsidRPr="001E1F93">
            <w:rPr>
              <w:i/>
              <w:sz w:val="18"/>
              <w:szCs w:val="18"/>
            </w:rPr>
            <w:fldChar w:fldCharType="end"/>
          </w:r>
        </w:p>
      </w:tc>
    </w:tr>
  </w:tbl>
  <w:p w:rsidR="009251F6" w:rsidRPr="008E55BA" w:rsidRDefault="009251F6" w:rsidP="001164C3">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B4643"/>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011950"/>
    <w:multiLevelType w:val="hybridMultilevel"/>
    <w:tmpl w:val="AF34FB0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8C102D5"/>
    <w:multiLevelType w:val="multilevel"/>
    <w:tmpl w:val="A5EE10C8"/>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pStyle w:val="Heading4"/>
      <w:lvlText w:val="%1.%2.%3.%4."/>
      <w:lvlJc w:val="left"/>
      <w:pPr>
        <w:tabs>
          <w:tab w:val="num" w:pos="216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
    <w:nsid w:val="092201D8"/>
    <w:multiLevelType w:val="hybridMultilevel"/>
    <w:tmpl w:val="60922E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B7F3EEB"/>
    <w:multiLevelType w:val="hybridMultilevel"/>
    <w:tmpl w:val="DF6E4476"/>
    <w:lvl w:ilvl="0" w:tplc="F830FC64">
      <w:start w:val="1"/>
      <w:numFmt w:val="decimal"/>
      <w:lvlText w:val="%1."/>
      <w:lvlJc w:val="left"/>
      <w:pPr>
        <w:ind w:left="396" w:hanging="360"/>
      </w:pPr>
      <w:rPr>
        <w:rFonts w:ascii="Arial" w:hAnsi="Arial" w:hint="default"/>
        <w:b w:val="0"/>
        <w:i w:val="0"/>
        <w:sz w:val="20"/>
        <w:szCs w:val="20"/>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5">
    <w:nsid w:val="15C54A81"/>
    <w:multiLevelType w:val="hybridMultilevel"/>
    <w:tmpl w:val="2E7C96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CCE39C2"/>
    <w:multiLevelType w:val="hybridMultilevel"/>
    <w:tmpl w:val="05AC12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D184F1F"/>
    <w:multiLevelType w:val="hybridMultilevel"/>
    <w:tmpl w:val="D4BCEDE8"/>
    <w:lvl w:ilvl="0" w:tplc="F830FC64">
      <w:start w:val="1"/>
      <w:numFmt w:val="decimal"/>
      <w:lvlText w:val="%1."/>
      <w:lvlJc w:val="left"/>
      <w:pPr>
        <w:tabs>
          <w:tab w:val="num" w:pos="396"/>
        </w:tabs>
        <w:ind w:left="396" w:hanging="360"/>
      </w:pPr>
      <w:rPr>
        <w:rFonts w:ascii="Arial" w:hAnsi="Arial" w:hint="default"/>
        <w:b w:val="0"/>
        <w:i w:val="0"/>
        <w:sz w:val="20"/>
        <w:szCs w:val="20"/>
      </w:rPr>
    </w:lvl>
    <w:lvl w:ilvl="1" w:tplc="04090019" w:tentative="1">
      <w:start w:val="1"/>
      <w:numFmt w:val="lowerLetter"/>
      <w:lvlText w:val="%2."/>
      <w:lvlJc w:val="left"/>
      <w:pPr>
        <w:tabs>
          <w:tab w:val="num" w:pos="396"/>
        </w:tabs>
        <w:ind w:left="396" w:hanging="360"/>
      </w:pPr>
    </w:lvl>
    <w:lvl w:ilvl="2" w:tplc="0409001B" w:tentative="1">
      <w:start w:val="1"/>
      <w:numFmt w:val="lowerRoman"/>
      <w:lvlText w:val="%3."/>
      <w:lvlJc w:val="right"/>
      <w:pPr>
        <w:tabs>
          <w:tab w:val="num" w:pos="1116"/>
        </w:tabs>
        <w:ind w:left="1116" w:hanging="180"/>
      </w:pPr>
    </w:lvl>
    <w:lvl w:ilvl="3" w:tplc="0409000F" w:tentative="1">
      <w:start w:val="1"/>
      <w:numFmt w:val="decimal"/>
      <w:lvlText w:val="%4."/>
      <w:lvlJc w:val="left"/>
      <w:pPr>
        <w:tabs>
          <w:tab w:val="num" w:pos="1836"/>
        </w:tabs>
        <w:ind w:left="1836" w:hanging="360"/>
      </w:pPr>
    </w:lvl>
    <w:lvl w:ilvl="4" w:tplc="04090019" w:tentative="1">
      <w:start w:val="1"/>
      <w:numFmt w:val="lowerLetter"/>
      <w:lvlText w:val="%5."/>
      <w:lvlJc w:val="left"/>
      <w:pPr>
        <w:tabs>
          <w:tab w:val="num" w:pos="2556"/>
        </w:tabs>
        <w:ind w:left="2556" w:hanging="360"/>
      </w:pPr>
    </w:lvl>
    <w:lvl w:ilvl="5" w:tplc="0409001B" w:tentative="1">
      <w:start w:val="1"/>
      <w:numFmt w:val="lowerRoman"/>
      <w:lvlText w:val="%6."/>
      <w:lvlJc w:val="right"/>
      <w:pPr>
        <w:tabs>
          <w:tab w:val="num" w:pos="3276"/>
        </w:tabs>
        <w:ind w:left="3276" w:hanging="180"/>
      </w:pPr>
    </w:lvl>
    <w:lvl w:ilvl="6" w:tplc="0409000F" w:tentative="1">
      <w:start w:val="1"/>
      <w:numFmt w:val="decimal"/>
      <w:lvlText w:val="%7."/>
      <w:lvlJc w:val="left"/>
      <w:pPr>
        <w:tabs>
          <w:tab w:val="num" w:pos="3996"/>
        </w:tabs>
        <w:ind w:left="3996" w:hanging="360"/>
      </w:pPr>
    </w:lvl>
    <w:lvl w:ilvl="7" w:tplc="04090019" w:tentative="1">
      <w:start w:val="1"/>
      <w:numFmt w:val="lowerLetter"/>
      <w:lvlText w:val="%8."/>
      <w:lvlJc w:val="left"/>
      <w:pPr>
        <w:tabs>
          <w:tab w:val="num" w:pos="4716"/>
        </w:tabs>
        <w:ind w:left="4716" w:hanging="360"/>
      </w:pPr>
    </w:lvl>
    <w:lvl w:ilvl="8" w:tplc="0409001B" w:tentative="1">
      <w:start w:val="1"/>
      <w:numFmt w:val="lowerRoman"/>
      <w:lvlText w:val="%9."/>
      <w:lvlJc w:val="right"/>
      <w:pPr>
        <w:tabs>
          <w:tab w:val="num" w:pos="5436"/>
        </w:tabs>
        <w:ind w:left="5436" w:hanging="180"/>
      </w:pPr>
    </w:lvl>
  </w:abstractNum>
  <w:abstractNum w:abstractNumId="8">
    <w:nsid w:val="1EFB30DC"/>
    <w:multiLevelType w:val="hybridMultilevel"/>
    <w:tmpl w:val="6826E8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0504C0B"/>
    <w:multiLevelType w:val="hybridMultilevel"/>
    <w:tmpl w:val="D4BCEDE8"/>
    <w:lvl w:ilvl="0" w:tplc="F830FC64">
      <w:start w:val="1"/>
      <w:numFmt w:val="decimal"/>
      <w:lvlText w:val="%1."/>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10">
    <w:nsid w:val="222C3D86"/>
    <w:multiLevelType w:val="hybridMultilevel"/>
    <w:tmpl w:val="1B2CDC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6AE21A3"/>
    <w:multiLevelType w:val="hybridMultilevel"/>
    <w:tmpl w:val="2286CB20"/>
    <w:lvl w:ilvl="0" w:tplc="46A2146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4F4937"/>
    <w:multiLevelType w:val="hybridMultilevel"/>
    <w:tmpl w:val="943A1C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8015B97"/>
    <w:multiLevelType w:val="hybridMultilevel"/>
    <w:tmpl w:val="AC64F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83C3D06"/>
    <w:multiLevelType w:val="hybridMultilevel"/>
    <w:tmpl w:val="DD489CE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9A42B6B"/>
    <w:multiLevelType w:val="hybridMultilevel"/>
    <w:tmpl w:val="2F94ABE8"/>
    <w:lvl w:ilvl="0" w:tplc="0409000F">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16">
    <w:nsid w:val="2BE9431D"/>
    <w:multiLevelType w:val="hybridMultilevel"/>
    <w:tmpl w:val="60922E0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3D373CA"/>
    <w:multiLevelType w:val="hybridMultilevel"/>
    <w:tmpl w:val="AB52FC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8130312"/>
    <w:multiLevelType w:val="hybridMultilevel"/>
    <w:tmpl w:val="9D32F7BE"/>
    <w:lvl w:ilvl="0" w:tplc="0409000F">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19">
    <w:nsid w:val="3DDC7379"/>
    <w:multiLevelType w:val="hybridMultilevel"/>
    <w:tmpl w:val="F076630A"/>
    <w:lvl w:ilvl="0" w:tplc="0409000F">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0">
    <w:nsid w:val="3EB432C8"/>
    <w:multiLevelType w:val="hybridMultilevel"/>
    <w:tmpl w:val="CE42447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EB90B94"/>
    <w:multiLevelType w:val="hybridMultilevel"/>
    <w:tmpl w:val="D4BCEDE8"/>
    <w:lvl w:ilvl="0" w:tplc="F830FC64">
      <w:start w:val="1"/>
      <w:numFmt w:val="decimal"/>
      <w:lvlText w:val="%1."/>
      <w:lvlJc w:val="left"/>
      <w:pPr>
        <w:tabs>
          <w:tab w:val="num" w:pos="1440"/>
        </w:tabs>
        <w:ind w:left="1440" w:hanging="360"/>
      </w:pPr>
      <w:rPr>
        <w:rFonts w:ascii="Arial" w:hAnsi="Arial" w:hint="default"/>
        <w:b w:val="0"/>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F1F4216"/>
    <w:multiLevelType w:val="hybridMultilevel"/>
    <w:tmpl w:val="555AE606"/>
    <w:lvl w:ilvl="0" w:tplc="0409000F">
      <w:start w:val="1"/>
      <w:numFmt w:val="decimal"/>
      <w:lvlText w:val="%1."/>
      <w:lvlJc w:val="left"/>
      <w:pPr>
        <w:ind w:left="396" w:hanging="360"/>
      </w:pPr>
    </w:lvl>
    <w:lvl w:ilvl="1" w:tplc="04090015">
      <w:start w:val="1"/>
      <w:numFmt w:val="upperLetter"/>
      <w:lvlText w:val="%2."/>
      <w:lvlJc w:val="left"/>
      <w:pPr>
        <w:ind w:left="1116" w:hanging="360"/>
      </w:pPr>
    </w:lvl>
    <w:lvl w:ilvl="2" w:tplc="0409001B">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3">
    <w:nsid w:val="4637602D"/>
    <w:multiLevelType w:val="hybridMultilevel"/>
    <w:tmpl w:val="CAD28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63B7D93"/>
    <w:multiLevelType w:val="multilevel"/>
    <w:tmpl w:val="29E8FB4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648"/>
      </w:pPr>
      <w:rPr>
        <w:rFonts w:hint="default"/>
      </w:rPr>
    </w:lvl>
    <w:lvl w:ilvl="2">
      <w:start w:val="1"/>
      <w:numFmt w:val="decimal"/>
      <w:lvlText w:val="%1.%2.%3"/>
      <w:lvlJc w:val="left"/>
      <w:pPr>
        <w:tabs>
          <w:tab w:val="num" w:pos="1440"/>
        </w:tabs>
        <w:ind w:left="1224" w:hanging="504"/>
      </w:pPr>
      <w:rPr>
        <w:rFonts w:hint="default"/>
      </w:rPr>
    </w:lvl>
    <w:lvl w:ilvl="3">
      <w:start w:val="1"/>
      <w:numFmt w:val="decimal"/>
      <w:pStyle w:val="H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5">
    <w:nsid w:val="473F7442"/>
    <w:multiLevelType w:val="hybridMultilevel"/>
    <w:tmpl w:val="933E2F04"/>
    <w:lvl w:ilvl="0" w:tplc="0409000F">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4A4504BC"/>
    <w:multiLevelType w:val="hybridMultilevel"/>
    <w:tmpl w:val="8946D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5F2A15"/>
    <w:multiLevelType w:val="hybridMultilevel"/>
    <w:tmpl w:val="F076630A"/>
    <w:lvl w:ilvl="0" w:tplc="0409000F">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8">
    <w:nsid w:val="55A554C8"/>
    <w:multiLevelType w:val="hybridMultilevel"/>
    <w:tmpl w:val="85020E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9DE757F"/>
    <w:multiLevelType w:val="hybridMultilevel"/>
    <w:tmpl w:val="F076630A"/>
    <w:lvl w:ilvl="0" w:tplc="0409000F">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30">
    <w:nsid w:val="5CAE4515"/>
    <w:multiLevelType w:val="hybridMultilevel"/>
    <w:tmpl w:val="C05C0158"/>
    <w:lvl w:ilvl="0" w:tplc="0409000F">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31">
    <w:nsid w:val="5E704B6C"/>
    <w:multiLevelType w:val="hybridMultilevel"/>
    <w:tmpl w:val="D6341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F2C69D1"/>
    <w:multiLevelType w:val="hybridMultilevel"/>
    <w:tmpl w:val="60922E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1D14DD5"/>
    <w:multiLevelType w:val="hybridMultilevel"/>
    <w:tmpl w:val="5448C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56773BF"/>
    <w:multiLevelType w:val="hybridMultilevel"/>
    <w:tmpl w:val="60922E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61875DF"/>
    <w:multiLevelType w:val="hybridMultilevel"/>
    <w:tmpl w:val="69147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6E66314"/>
    <w:multiLevelType w:val="hybridMultilevel"/>
    <w:tmpl w:val="8EC48E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8F25C12"/>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6A60427D"/>
    <w:multiLevelType w:val="hybridMultilevel"/>
    <w:tmpl w:val="D04A64F4"/>
    <w:lvl w:ilvl="0" w:tplc="0409000F">
      <w:start w:val="1"/>
      <w:numFmt w:val="decimal"/>
      <w:lvlText w:val="%1."/>
      <w:lvlJc w:val="left"/>
      <w:pPr>
        <w:ind w:left="2016" w:hanging="360"/>
      </w:pPr>
    </w:lvl>
    <w:lvl w:ilvl="1" w:tplc="04090019" w:tentative="1">
      <w:start w:val="1"/>
      <w:numFmt w:val="lowerLetter"/>
      <w:lvlText w:val="%2."/>
      <w:lvlJc w:val="left"/>
      <w:pPr>
        <w:ind w:left="2736" w:hanging="360"/>
      </w:pPr>
    </w:lvl>
    <w:lvl w:ilvl="2" w:tplc="0409001B">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abstractNum w:abstractNumId="39">
    <w:nsid w:val="6A84233E"/>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B990B88"/>
    <w:multiLevelType w:val="hybridMultilevel"/>
    <w:tmpl w:val="2F94ABE8"/>
    <w:lvl w:ilvl="0" w:tplc="0409000F">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41">
    <w:nsid w:val="6EC310AD"/>
    <w:multiLevelType w:val="hybridMultilevel"/>
    <w:tmpl w:val="D2C08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916AB1"/>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6394D43"/>
    <w:multiLevelType w:val="hybridMultilevel"/>
    <w:tmpl w:val="AF20CD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8063E1F"/>
    <w:multiLevelType w:val="hybridMultilevel"/>
    <w:tmpl w:val="DE840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8D565C4"/>
    <w:multiLevelType w:val="hybridMultilevel"/>
    <w:tmpl w:val="B57A9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8FD5845"/>
    <w:multiLevelType w:val="hybridMultilevel"/>
    <w:tmpl w:val="3C88A512"/>
    <w:lvl w:ilvl="0" w:tplc="04090001">
      <w:start w:val="1"/>
      <w:numFmt w:val="bullet"/>
      <w:lvlText w:val=""/>
      <w:lvlJc w:val="left"/>
      <w:pPr>
        <w:ind w:left="756" w:hanging="360"/>
      </w:pPr>
      <w:rPr>
        <w:rFonts w:ascii="Symbol" w:hAnsi="Symbol"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47">
    <w:nsid w:val="7CDB1F81"/>
    <w:multiLevelType w:val="hybridMultilevel"/>
    <w:tmpl w:val="B7E0AE64"/>
    <w:lvl w:ilvl="0" w:tplc="ABBA79A0">
      <w:start w:val="1"/>
      <w:numFmt w:val="decimal"/>
      <w:lvlText w:val="%1."/>
      <w:lvlJc w:val="left"/>
      <w:pPr>
        <w:ind w:left="720" w:hanging="360"/>
      </w:p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8">
    <w:nsid w:val="7DE86E91"/>
    <w:multiLevelType w:val="hybridMultilevel"/>
    <w:tmpl w:val="0A245B8E"/>
    <w:lvl w:ilvl="0" w:tplc="0409000F">
      <w:start w:val="1"/>
      <w:numFmt w:val="decimal"/>
      <w:lvlText w:val="%1."/>
      <w:lvlJc w:val="left"/>
      <w:pPr>
        <w:ind w:left="2016" w:hanging="360"/>
      </w:pPr>
    </w:lvl>
    <w:lvl w:ilvl="1" w:tplc="04090019" w:tentative="1">
      <w:start w:val="1"/>
      <w:numFmt w:val="lowerLetter"/>
      <w:lvlText w:val="%2."/>
      <w:lvlJc w:val="left"/>
      <w:pPr>
        <w:ind w:left="2736" w:hanging="360"/>
      </w:pPr>
    </w:lvl>
    <w:lvl w:ilvl="2" w:tplc="0409001B" w:tentative="1">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num w:numId="1">
    <w:abstractNumId w:val="45"/>
  </w:num>
  <w:num w:numId="2">
    <w:abstractNumId w:val="2"/>
  </w:num>
  <w:num w:numId="3">
    <w:abstractNumId w:val="24"/>
  </w:num>
  <w:num w:numId="4">
    <w:abstractNumId w:val="1"/>
  </w:num>
  <w:num w:numId="5">
    <w:abstractNumId w:val="30"/>
  </w:num>
  <w:num w:numId="6">
    <w:abstractNumId w:val="37"/>
  </w:num>
  <w:num w:numId="7">
    <w:abstractNumId w:val="4"/>
  </w:num>
  <w:num w:numId="8">
    <w:abstractNumId w:val="6"/>
  </w:num>
  <w:num w:numId="9">
    <w:abstractNumId w:val="28"/>
  </w:num>
  <w:num w:numId="10">
    <w:abstractNumId w:val="27"/>
  </w:num>
  <w:num w:numId="11">
    <w:abstractNumId w:val="9"/>
  </w:num>
  <w:num w:numId="12">
    <w:abstractNumId w:val="19"/>
  </w:num>
  <w:num w:numId="13">
    <w:abstractNumId w:val="21"/>
  </w:num>
  <w:num w:numId="14">
    <w:abstractNumId w:val="18"/>
  </w:num>
  <w:num w:numId="15">
    <w:abstractNumId w:val="0"/>
  </w:num>
  <w:num w:numId="16">
    <w:abstractNumId w:val="40"/>
  </w:num>
  <w:num w:numId="17">
    <w:abstractNumId w:val="39"/>
  </w:num>
  <w:num w:numId="18">
    <w:abstractNumId w:val="12"/>
  </w:num>
  <w:num w:numId="19">
    <w:abstractNumId w:val="29"/>
  </w:num>
  <w:num w:numId="20">
    <w:abstractNumId w:val="35"/>
  </w:num>
  <w:num w:numId="21">
    <w:abstractNumId w:val="7"/>
  </w:num>
  <w:num w:numId="22">
    <w:abstractNumId w:val="34"/>
  </w:num>
  <w:num w:numId="23">
    <w:abstractNumId w:val="8"/>
  </w:num>
  <w:num w:numId="24">
    <w:abstractNumId w:val="20"/>
  </w:num>
  <w:num w:numId="25">
    <w:abstractNumId w:val="16"/>
  </w:num>
  <w:num w:numId="26">
    <w:abstractNumId w:val="44"/>
  </w:num>
  <w:num w:numId="27">
    <w:abstractNumId w:val="43"/>
  </w:num>
  <w:num w:numId="28">
    <w:abstractNumId w:val="32"/>
  </w:num>
  <w:num w:numId="29">
    <w:abstractNumId w:val="10"/>
  </w:num>
  <w:num w:numId="30">
    <w:abstractNumId w:val="31"/>
  </w:num>
  <w:num w:numId="31">
    <w:abstractNumId w:val="15"/>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num>
  <w:num w:numId="34">
    <w:abstractNumId w:val="26"/>
  </w:num>
  <w:num w:numId="35">
    <w:abstractNumId w:val="46"/>
  </w:num>
  <w:num w:numId="36">
    <w:abstractNumId w:val="17"/>
  </w:num>
  <w:num w:numId="37">
    <w:abstractNumId w:val="33"/>
  </w:num>
  <w:num w:numId="38">
    <w:abstractNumId w:val="41"/>
  </w:num>
  <w:num w:numId="39">
    <w:abstractNumId w:val="23"/>
  </w:num>
  <w:num w:numId="40">
    <w:abstractNumId w:val="36"/>
  </w:num>
  <w:num w:numId="41">
    <w:abstractNumId w:val="22"/>
  </w:num>
  <w:num w:numId="42">
    <w:abstractNumId w:val="14"/>
  </w:num>
  <w:num w:numId="43">
    <w:abstractNumId w:val="48"/>
  </w:num>
  <w:num w:numId="44">
    <w:abstractNumId w:val="38"/>
  </w:num>
  <w:num w:numId="45">
    <w:abstractNumId w:val="5"/>
  </w:num>
  <w:num w:numId="46">
    <w:abstractNumId w:val="42"/>
  </w:num>
  <w:num w:numId="47">
    <w:abstractNumId w:val="47"/>
  </w:num>
  <w:num w:numId="48">
    <w:abstractNumId w:val="13"/>
  </w:num>
  <w:num w:numId="49">
    <w:abstractNumId w:val="11"/>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y Byers">
    <w15:presenceInfo w15:providerId="AD" w15:userId="S-1-5-21-1937516682-3587700642-2321761428-11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E53"/>
    <w:rsid w:val="00003F23"/>
    <w:rsid w:val="00004F63"/>
    <w:rsid w:val="00023050"/>
    <w:rsid w:val="000269B2"/>
    <w:rsid w:val="00027F72"/>
    <w:rsid w:val="000319F1"/>
    <w:rsid w:val="00033621"/>
    <w:rsid w:val="000368D8"/>
    <w:rsid w:val="00041038"/>
    <w:rsid w:val="0004361D"/>
    <w:rsid w:val="0004395D"/>
    <w:rsid w:val="00044518"/>
    <w:rsid w:val="00045070"/>
    <w:rsid w:val="0005156B"/>
    <w:rsid w:val="00051E40"/>
    <w:rsid w:val="000524D7"/>
    <w:rsid w:val="00056350"/>
    <w:rsid w:val="00057F27"/>
    <w:rsid w:val="000600F0"/>
    <w:rsid w:val="00060E98"/>
    <w:rsid w:val="00066265"/>
    <w:rsid w:val="00066883"/>
    <w:rsid w:val="0007382C"/>
    <w:rsid w:val="00074C56"/>
    <w:rsid w:val="00075AA4"/>
    <w:rsid w:val="00075EC8"/>
    <w:rsid w:val="0008094E"/>
    <w:rsid w:val="00081E3A"/>
    <w:rsid w:val="000870FE"/>
    <w:rsid w:val="0009029B"/>
    <w:rsid w:val="000916F9"/>
    <w:rsid w:val="00091B36"/>
    <w:rsid w:val="000A0B8D"/>
    <w:rsid w:val="000A0C45"/>
    <w:rsid w:val="000A1810"/>
    <w:rsid w:val="000B559C"/>
    <w:rsid w:val="000C04C2"/>
    <w:rsid w:val="000C3615"/>
    <w:rsid w:val="000C52B2"/>
    <w:rsid w:val="000D325A"/>
    <w:rsid w:val="000D3D37"/>
    <w:rsid w:val="000D42DE"/>
    <w:rsid w:val="000D6A23"/>
    <w:rsid w:val="000D6F5D"/>
    <w:rsid w:val="000E1080"/>
    <w:rsid w:val="000E52BB"/>
    <w:rsid w:val="000E559C"/>
    <w:rsid w:val="001037B1"/>
    <w:rsid w:val="00111F1F"/>
    <w:rsid w:val="00113D1E"/>
    <w:rsid w:val="001141C4"/>
    <w:rsid w:val="001164C3"/>
    <w:rsid w:val="00117D23"/>
    <w:rsid w:val="00125DA6"/>
    <w:rsid w:val="00132AE2"/>
    <w:rsid w:val="00133425"/>
    <w:rsid w:val="00145772"/>
    <w:rsid w:val="0015173B"/>
    <w:rsid w:val="00151A93"/>
    <w:rsid w:val="00153183"/>
    <w:rsid w:val="001556FA"/>
    <w:rsid w:val="0016259E"/>
    <w:rsid w:val="00166947"/>
    <w:rsid w:val="00166F01"/>
    <w:rsid w:val="00172AE1"/>
    <w:rsid w:val="00174B0C"/>
    <w:rsid w:val="001773E0"/>
    <w:rsid w:val="00181D3C"/>
    <w:rsid w:val="001827F0"/>
    <w:rsid w:val="00183D99"/>
    <w:rsid w:val="0018462F"/>
    <w:rsid w:val="00185B56"/>
    <w:rsid w:val="0019273A"/>
    <w:rsid w:val="001A0897"/>
    <w:rsid w:val="001A475B"/>
    <w:rsid w:val="001A64B9"/>
    <w:rsid w:val="001A7AE7"/>
    <w:rsid w:val="001B16E8"/>
    <w:rsid w:val="001B1EE2"/>
    <w:rsid w:val="001B29B3"/>
    <w:rsid w:val="001C1554"/>
    <w:rsid w:val="001C1E2A"/>
    <w:rsid w:val="001C4CC0"/>
    <w:rsid w:val="001D2B93"/>
    <w:rsid w:val="001D2D16"/>
    <w:rsid w:val="001D3A0B"/>
    <w:rsid w:val="001D3EDF"/>
    <w:rsid w:val="001D4598"/>
    <w:rsid w:val="001D55A6"/>
    <w:rsid w:val="001D5DC1"/>
    <w:rsid w:val="001E1F93"/>
    <w:rsid w:val="001E4EA8"/>
    <w:rsid w:val="001E73F7"/>
    <w:rsid w:val="001E7558"/>
    <w:rsid w:val="001F04B8"/>
    <w:rsid w:val="001F3B26"/>
    <w:rsid w:val="0021254E"/>
    <w:rsid w:val="00213E70"/>
    <w:rsid w:val="00217BFF"/>
    <w:rsid w:val="0022760A"/>
    <w:rsid w:val="0023263F"/>
    <w:rsid w:val="002332EB"/>
    <w:rsid w:val="00234825"/>
    <w:rsid w:val="00234EA0"/>
    <w:rsid w:val="002410ED"/>
    <w:rsid w:val="0024163E"/>
    <w:rsid w:val="002467F5"/>
    <w:rsid w:val="00250353"/>
    <w:rsid w:val="00250E49"/>
    <w:rsid w:val="00251252"/>
    <w:rsid w:val="00257032"/>
    <w:rsid w:val="002618A9"/>
    <w:rsid w:val="00265332"/>
    <w:rsid w:val="00265366"/>
    <w:rsid w:val="0026699F"/>
    <w:rsid w:val="0026723D"/>
    <w:rsid w:val="002702E0"/>
    <w:rsid w:val="00272E9F"/>
    <w:rsid w:val="00275DB5"/>
    <w:rsid w:val="00281DF5"/>
    <w:rsid w:val="00285A4E"/>
    <w:rsid w:val="00286F02"/>
    <w:rsid w:val="00287B14"/>
    <w:rsid w:val="00293314"/>
    <w:rsid w:val="002948BD"/>
    <w:rsid w:val="00295827"/>
    <w:rsid w:val="002A2D8D"/>
    <w:rsid w:val="002A338B"/>
    <w:rsid w:val="002B044F"/>
    <w:rsid w:val="002B14F0"/>
    <w:rsid w:val="002B26B0"/>
    <w:rsid w:val="002B3CC0"/>
    <w:rsid w:val="002B7057"/>
    <w:rsid w:val="002C01B3"/>
    <w:rsid w:val="002C3A9E"/>
    <w:rsid w:val="002C6837"/>
    <w:rsid w:val="002D0D92"/>
    <w:rsid w:val="002D4763"/>
    <w:rsid w:val="002D61CD"/>
    <w:rsid w:val="002E100D"/>
    <w:rsid w:val="002E23C6"/>
    <w:rsid w:val="002E2827"/>
    <w:rsid w:val="002E2B74"/>
    <w:rsid w:val="002E4DCB"/>
    <w:rsid w:val="002E684F"/>
    <w:rsid w:val="002E733C"/>
    <w:rsid w:val="002F13AA"/>
    <w:rsid w:val="002F29E0"/>
    <w:rsid w:val="002F2CC7"/>
    <w:rsid w:val="00305B5F"/>
    <w:rsid w:val="0030664E"/>
    <w:rsid w:val="003105EB"/>
    <w:rsid w:val="003113FA"/>
    <w:rsid w:val="00315981"/>
    <w:rsid w:val="0031760C"/>
    <w:rsid w:val="00320A86"/>
    <w:rsid w:val="00320DD3"/>
    <w:rsid w:val="00325DEE"/>
    <w:rsid w:val="00333907"/>
    <w:rsid w:val="00334375"/>
    <w:rsid w:val="00337215"/>
    <w:rsid w:val="00337E9E"/>
    <w:rsid w:val="00341299"/>
    <w:rsid w:val="00342344"/>
    <w:rsid w:val="00346A2E"/>
    <w:rsid w:val="003477B8"/>
    <w:rsid w:val="00347D18"/>
    <w:rsid w:val="00352449"/>
    <w:rsid w:val="00356C69"/>
    <w:rsid w:val="00361ABB"/>
    <w:rsid w:val="00363873"/>
    <w:rsid w:val="00366130"/>
    <w:rsid w:val="00366A59"/>
    <w:rsid w:val="003740F8"/>
    <w:rsid w:val="0037641C"/>
    <w:rsid w:val="00391788"/>
    <w:rsid w:val="003922A6"/>
    <w:rsid w:val="00395324"/>
    <w:rsid w:val="0039539A"/>
    <w:rsid w:val="00395BE1"/>
    <w:rsid w:val="003A31C9"/>
    <w:rsid w:val="003A372C"/>
    <w:rsid w:val="003A5328"/>
    <w:rsid w:val="003A7D06"/>
    <w:rsid w:val="003B0BAD"/>
    <w:rsid w:val="003B3C90"/>
    <w:rsid w:val="003B6D48"/>
    <w:rsid w:val="003B7921"/>
    <w:rsid w:val="003C0044"/>
    <w:rsid w:val="003C243B"/>
    <w:rsid w:val="003C4BF0"/>
    <w:rsid w:val="003C5E6D"/>
    <w:rsid w:val="003C6E52"/>
    <w:rsid w:val="003C787D"/>
    <w:rsid w:val="003D2718"/>
    <w:rsid w:val="003D3E58"/>
    <w:rsid w:val="003D572C"/>
    <w:rsid w:val="003D7502"/>
    <w:rsid w:val="003E2091"/>
    <w:rsid w:val="003E5E4E"/>
    <w:rsid w:val="003E714C"/>
    <w:rsid w:val="003E74A8"/>
    <w:rsid w:val="003F0F99"/>
    <w:rsid w:val="003F4A29"/>
    <w:rsid w:val="003F663E"/>
    <w:rsid w:val="00402974"/>
    <w:rsid w:val="00402B28"/>
    <w:rsid w:val="00405656"/>
    <w:rsid w:val="00406A08"/>
    <w:rsid w:val="004102E1"/>
    <w:rsid w:val="00412E93"/>
    <w:rsid w:val="00413942"/>
    <w:rsid w:val="00414418"/>
    <w:rsid w:val="0042187E"/>
    <w:rsid w:val="00427CE3"/>
    <w:rsid w:val="0043295B"/>
    <w:rsid w:val="00434FA3"/>
    <w:rsid w:val="0043653D"/>
    <w:rsid w:val="00441601"/>
    <w:rsid w:val="004423DD"/>
    <w:rsid w:val="004433E7"/>
    <w:rsid w:val="0045158B"/>
    <w:rsid w:val="00452B96"/>
    <w:rsid w:val="004549E7"/>
    <w:rsid w:val="00460CAC"/>
    <w:rsid w:val="00460D9E"/>
    <w:rsid w:val="004618E7"/>
    <w:rsid w:val="00464AA8"/>
    <w:rsid w:val="00465BF1"/>
    <w:rsid w:val="004704D1"/>
    <w:rsid w:val="004714BC"/>
    <w:rsid w:val="00473E68"/>
    <w:rsid w:val="00475581"/>
    <w:rsid w:val="00476062"/>
    <w:rsid w:val="00484D22"/>
    <w:rsid w:val="004855CF"/>
    <w:rsid w:val="004976C3"/>
    <w:rsid w:val="004979C0"/>
    <w:rsid w:val="00497A05"/>
    <w:rsid w:val="004A4B16"/>
    <w:rsid w:val="004B2C0E"/>
    <w:rsid w:val="004B422B"/>
    <w:rsid w:val="004B5003"/>
    <w:rsid w:val="004B5B8E"/>
    <w:rsid w:val="004B67CC"/>
    <w:rsid w:val="004B6D8D"/>
    <w:rsid w:val="004D1EE5"/>
    <w:rsid w:val="004D3A5D"/>
    <w:rsid w:val="004E04F1"/>
    <w:rsid w:val="004E2365"/>
    <w:rsid w:val="004E55FD"/>
    <w:rsid w:val="004F12B3"/>
    <w:rsid w:val="004F3634"/>
    <w:rsid w:val="004F5361"/>
    <w:rsid w:val="004F54C8"/>
    <w:rsid w:val="004F72C3"/>
    <w:rsid w:val="00502973"/>
    <w:rsid w:val="00503A6B"/>
    <w:rsid w:val="00507E1B"/>
    <w:rsid w:val="00510DBC"/>
    <w:rsid w:val="00517CA9"/>
    <w:rsid w:val="00521211"/>
    <w:rsid w:val="0052770C"/>
    <w:rsid w:val="00530FAC"/>
    <w:rsid w:val="00535B22"/>
    <w:rsid w:val="00535E1D"/>
    <w:rsid w:val="005370C3"/>
    <w:rsid w:val="0054037C"/>
    <w:rsid w:val="005408D6"/>
    <w:rsid w:val="00541917"/>
    <w:rsid w:val="00545EC3"/>
    <w:rsid w:val="00547E56"/>
    <w:rsid w:val="0055040B"/>
    <w:rsid w:val="005518B8"/>
    <w:rsid w:val="00563893"/>
    <w:rsid w:val="0056491E"/>
    <w:rsid w:val="005731DE"/>
    <w:rsid w:val="00574B6D"/>
    <w:rsid w:val="005824DB"/>
    <w:rsid w:val="00586886"/>
    <w:rsid w:val="0058708D"/>
    <w:rsid w:val="00590257"/>
    <w:rsid w:val="005949D3"/>
    <w:rsid w:val="0059713B"/>
    <w:rsid w:val="005A238B"/>
    <w:rsid w:val="005A5521"/>
    <w:rsid w:val="005A6ACE"/>
    <w:rsid w:val="005B008D"/>
    <w:rsid w:val="005B65E7"/>
    <w:rsid w:val="005C11F8"/>
    <w:rsid w:val="005C58B2"/>
    <w:rsid w:val="005C6F8D"/>
    <w:rsid w:val="005D33EE"/>
    <w:rsid w:val="005E0525"/>
    <w:rsid w:val="005E052E"/>
    <w:rsid w:val="005E21B2"/>
    <w:rsid w:val="005E267C"/>
    <w:rsid w:val="005E3236"/>
    <w:rsid w:val="005E602C"/>
    <w:rsid w:val="005F239C"/>
    <w:rsid w:val="005F78F9"/>
    <w:rsid w:val="006002A3"/>
    <w:rsid w:val="00602644"/>
    <w:rsid w:val="00602CFE"/>
    <w:rsid w:val="00603033"/>
    <w:rsid w:val="00603E71"/>
    <w:rsid w:val="00614A12"/>
    <w:rsid w:val="006176AC"/>
    <w:rsid w:val="0062533E"/>
    <w:rsid w:val="0063125C"/>
    <w:rsid w:val="00631F2B"/>
    <w:rsid w:val="00635814"/>
    <w:rsid w:val="00635B7F"/>
    <w:rsid w:val="006378B2"/>
    <w:rsid w:val="0064369E"/>
    <w:rsid w:val="006518B7"/>
    <w:rsid w:val="006608E7"/>
    <w:rsid w:val="006634CB"/>
    <w:rsid w:val="00664B7C"/>
    <w:rsid w:val="00665F2F"/>
    <w:rsid w:val="0066627A"/>
    <w:rsid w:val="0067185A"/>
    <w:rsid w:val="00680743"/>
    <w:rsid w:val="00680F2D"/>
    <w:rsid w:val="00684356"/>
    <w:rsid w:val="00684E9D"/>
    <w:rsid w:val="00684FA0"/>
    <w:rsid w:val="00687453"/>
    <w:rsid w:val="00690081"/>
    <w:rsid w:val="006940B6"/>
    <w:rsid w:val="006A24DD"/>
    <w:rsid w:val="006A25A6"/>
    <w:rsid w:val="006A5454"/>
    <w:rsid w:val="006A5947"/>
    <w:rsid w:val="006A6BE7"/>
    <w:rsid w:val="006B0B15"/>
    <w:rsid w:val="006B0ED2"/>
    <w:rsid w:val="006C760B"/>
    <w:rsid w:val="006D10B4"/>
    <w:rsid w:val="006D79C5"/>
    <w:rsid w:val="006D7E11"/>
    <w:rsid w:val="006E238A"/>
    <w:rsid w:val="006E30BB"/>
    <w:rsid w:val="006F0007"/>
    <w:rsid w:val="006F19B4"/>
    <w:rsid w:val="006F3124"/>
    <w:rsid w:val="006F35DD"/>
    <w:rsid w:val="00700E24"/>
    <w:rsid w:val="00701E87"/>
    <w:rsid w:val="0070539B"/>
    <w:rsid w:val="0070676F"/>
    <w:rsid w:val="007114DB"/>
    <w:rsid w:val="00711DD6"/>
    <w:rsid w:val="00714492"/>
    <w:rsid w:val="0071531C"/>
    <w:rsid w:val="007161AA"/>
    <w:rsid w:val="0072172B"/>
    <w:rsid w:val="00721745"/>
    <w:rsid w:val="00722BEC"/>
    <w:rsid w:val="00731DE3"/>
    <w:rsid w:val="007345F4"/>
    <w:rsid w:val="00734711"/>
    <w:rsid w:val="00735496"/>
    <w:rsid w:val="00736D72"/>
    <w:rsid w:val="00737A52"/>
    <w:rsid w:val="0074024C"/>
    <w:rsid w:val="007422FE"/>
    <w:rsid w:val="00742C6B"/>
    <w:rsid w:val="00742FE0"/>
    <w:rsid w:val="00743397"/>
    <w:rsid w:val="00750589"/>
    <w:rsid w:val="00751D38"/>
    <w:rsid w:val="00754B2E"/>
    <w:rsid w:val="00755B64"/>
    <w:rsid w:val="00760CBB"/>
    <w:rsid w:val="00761EFD"/>
    <w:rsid w:val="00763E93"/>
    <w:rsid w:val="00764378"/>
    <w:rsid w:val="0076487E"/>
    <w:rsid w:val="0077450B"/>
    <w:rsid w:val="007837D8"/>
    <w:rsid w:val="00785B71"/>
    <w:rsid w:val="00786277"/>
    <w:rsid w:val="00791019"/>
    <w:rsid w:val="007926DE"/>
    <w:rsid w:val="00794743"/>
    <w:rsid w:val="00795D81"/>
    <w:rsid w:val="00796618"/>
    <w:rsid w:val="0079735B"/>
    <w:rsid w:val="007A7B45"/>
    <w:rsid w:val="007A7CDB"/>
    <w:rsid w:val="007B374D"/>
    <w:rsid w:val="007B58D8"/>
    <w:rsid w:val="007B6CD4"/>
    <w:rsid w:val="007B762B"/>
    <w:rsid w:val="007C5414"/>
    <w:rsid w:val="007C6B69"/>
    <w:rsid w:val="007D05E5"/>
    <w:rsid w:val="007D0777"/>
    <w:rsid w:val="007D34C0"/>
    <w:rsid w:val="007D639D"/>
    <w:rsid w:val="007E0D4C"/>
    <w:rsid w:val="007E150B"/>
    <w:rsid w:val="007E27B3"/>
    <w:rsid w:val="007E383E"/>
    <w:rsid w:val="007E5DBE"/>
    <w:rsid w:val="007F05E8"/>
    <w:rsid w:val="007F0E25"/>
    <w:rsid w:val="007F0FEE"/>
    <w:rsid w:val="007F66C9"/>
    <w:rsid w:val="00806714"/>
    <w:rsid w:val="00810DFF"/>
    <w:rsid w:val="008117CF"/>
    <w:rsid w:val="00813925"/>
    <w:rsid w:val="008163BF"/>
    <w:rsid w:val="00820A87"/>
    <w:rsid w:val="00820BAC"/>
    <w:rsid w:val="008217D6"/>
    <w:rsid w:val="008236AC"/>
    <w:rsid w:val="00826DFB"/>
    <w:rsid w:val="008332F6"/>
    <w:rsid w:val="008339B3"/>
    <w:rsid w:val="00833A64"/>
    <w:rsid w:val="00833C37"/>
    <w:rsid w:val="00835470"/>
    <w:rsid w:val="00853264"/>
    <w:rsid w:val="00854E6A"/>
    <w:rsid w:val="00861D6A"/>
    <w:rsid w:val="008731BC"/>
    <w:rsid w:val="00873AD1"/>
    <w:rsid w:val="00874D1C"/>
    <w:rsid w:val="008752FB"/>
    <w:rsid w:val="0087711A"/>
    <w:rsid w:val="008922E6"/>
    <w:rsid w:val="008A0D9D"/>
    <w:rsid w:val="008A2C1E"/>
    <w:rsid w:val="008A4907"/>
    <w:rsid w:val="008B176C"/>
    <w:rsid w:val="008B1BA4"/>
    <w:rsid w:val="008B67BF"/>
    <w:rsid w:val="008B7389"/>
    <w:rsid w:val="008B7CA7"/>
    <w:rsid w:val="008C1D81"/>
    <w:rsid w:val="008C60DE"/>
    <w:rsid w:val="008C71D6"/>
    <w:rsid w:val="008D0EDA"/>
    <w:rsid w:val="008D1C19"/>
    <w:rsid w:val="008E08A7"/>
    <w:rsid w:val="008E1EC4"/>
    <w:rsid w:val="008E4F9B"/>
    <w:rsid w:val="008E55BA"/>
    <w:rsid w:val="008E62D5"/>
    <w:rsid w:val="008F032C"/>
    <w:rsid w:val="008F2DDB"/>
    <w:rsid w:val="008F35BD"/>
    <w:rsid w:val="008F56D0"/>
    <w:rsid w:val="00901827"/>
    <w:rsid w:val="00905B54"/>
    <w:rsid w:val="0090606B"/>
    <w:rsid w:val="00907DEE"/>
    <w:rsid w:val="00916A52"/>
    <w:rsid w:val="00924277"/>
    <w:rsid w:val="009251F6"/>
    <w:rsid w:val="009255DF"/>
    <w:rsid w:val="00926898"/>
    <w:rsid w:val="009318F6"/>
    <w:rsid w:val="00936FF8"/>
    <w:rsid w:val="009414AB"/>
    <w:rsid w:val="009424F1"/>
    <w:rsid w:val="009430AD"/>
    <w:rsid w:val="009439F2"/>
    <w:rsid w:val="009447C9"/>
    <w:rsid w:val="00944927"/>
    <w:rsid w:val="00951280"/>
    <w:rsid w:val="00954EA3"/>
    <w:rsid w:val="009621B6"/>
    <w:rsid w:val="00966008"/>
    <w:rsid w:val="00966667"/>
    <w:rsid w:val="00967087"/>
    <w:rsid w:val="0097690B"/>
    <w:rsid w:val="00981219"/>
    <w:rsid w:val="00983899"/>
    <w:rsid w:val="0098519F"/>
    <w:rsid w:val="009853B0"/>
    <w:rsid w:val="00987A25"/>
    <w:rsid w:val="00993BC1"/>
    <w:rsid w:val="009942AA"/>
    <w:rsid w:val="00994CCD"/>
    <w:rsid w:val="00996F78"/>
    <w:rsid w:val="009A1955"/>
    <w:rsid w:val="009A33F2"/>
    <w:rsid w:val="009A7DB0"/>
    <w:rsid w:val="009A7F67"/>
    <w:rsid w:val="009B0C00"/>
    <w:rsid w:val="009B1F8D"/>
    <w:rsid w:val="009B24E6"/>
    <w:rsid w:val="009B4CBC"/>
    <w:rsid w:val="009B6B95"/>
    <w:rsid w:val="009C0D21"/>
    <w:rsid w:val="009C0DD5"/>
    <w:rsid w:val="009C169F"/>
    <w:rsid w:val="009C1EF5"/>
    <w:rsid w:val="009C1FFA"/>
    <w:rsid w:val="009C26EA"/>
    <w:rsid w:val="009C37A3"/>
    <w:rsid w:val="009C7AF1"/>
    <w:rsid w:val="009D0203"/>
    <w:rsid w:val="009D6EDB"/>
    <w:rsid w:val="009E6876"/>
    <w:rsid w:val="009F039F"/>
    <w:rsid w:val="009F0A55"/>
    <w:rsid w:val="009F12BE"/>
    <w:rsid w:val="009F267E"/>
    <w:rsid w:val="009F30E0"/>
    <w:rsid w:val="009F3AF2"/>
    <w:rsid w:val="009F56AF"/>
    <w:rsid w:val="009F7FD8"/>
    <w:rsid w:val="00A035B7"/>
    <w:rsid w:val="00A04E53"/>
    <w:rsid w:val="00A063CA"/>
    <w:rsid w:val="00A07815"/>
    <w:rsid w:val="00A118EF"/>
    <w:rsid w:val="00A126DA"/>
    <w:rsid w:val="00A21DEE"/>
    <w:rsid w:val="00A22E4E"/>
    <w:rsid w:val="00A23CA8"/>
    <w:rsid w:val="00A24044"/>
    <w:rsid w:val="00A25D48"/>
    <w:rsid w:val="00A26B44"/>
    <w:rsid w:val="00A36851"/>
    <w:rsid w:val="00A36C62"/>
    <w:rsid w:val="00A5382C"/>
    <w:rsid w:val="00A5528D"/>
    <w:rsid w:val="00A57609"/>
    <w:rsid w:val="00A6001F"/>
    <w:rsid w:val="00A600EE"/>
    <w:rsid w:val="00A60297"/>
    <w:rsid w:val="00A6167A"/>
    <w:rsid w:val="00A659E8"/>
    <w:rsid w:val="00A673A0"/>
    <w:rsid w:val="00A711A3"/>
    <w:rsid w:val="00A7193C"/>
    <w:rsid w:val="00A71C46"/>
    <w:rsid w:val="00A722A7"/>
    <w:rsid w:val="00A726B2"/>
    <w:rsid w:val="00A72867"/>
    <w:rsid w:val="00A742EE"/>
    <w:rsid w:val="00A75EF6"/>
    <w:rsid w:val="00A80FCB"/>
    <w:rsid w:val="00A90F33"/>
    <w:rsid w:val="00A93346"/>
    <w:rsid w:val="00A942ED"/>
    <w:rsid w:val="00AA0C33"/>
    <w:rsid w:val="00AA4692"/>
    <w:rsid w:val="00AA70A5"/>
    <w:rsid w:val="00AA76BC"/>
    <w:rsid w:val="00AB07BE"/>
    <w:rsid w:val="00AB0D2E"/>
    <w:rsid w:val="00AB0FC1"/>
    <w:rsid w:val="00AB4A1E"/>
    <w:rsid w:val="00AB60A7"/>
    <w:rsid w:val="00AC09FA"/>
    <w:rsid w:val="00AC58D9"/>
    <w:rsid w:val="00AC5B6C"/>
    <w:rsid w:val="00AC5DE8"/>
    <w:rsid w:val="00AD1D0E"/>
    <w:rsid w:val="00AD4640"/>
    <w:rsid w:val="00AE2695"/>
    <w:rsid w:val="00AE5E97"/>
    <w:rsid w:val="00AF2304"/>
    <w:rsid w:val="00AF42F4"/>
    <w:rsid w:val="00AF6D63"/>
    <w:rsid w:val="00B002F1"/>
    <w:rsid w:val="00B0448F"/>
    <w:rsid w:val="00B075D1"/>
    <w:rsid w:val="00B07E81"/>
    <w:rsid w:val="00B11BD0"/>
    <w:rsid w:val="00B226A2"/>
    <w:rsid w:val="00B22A66"/>
    <w:rsid w:val="00B23BE8"/>
    <w:rsid w:val="00B24C0E"/>
    <w:rsid w:val="00B24F09"/>
    <w:rsid w:val="00B32055"/>
    <w:rsid w:val="00B416C9"/>
    <w:rsid w:val="00B42CC4"/>
    <w:rsid w:val="00B44B25"/>
    <w:rsid w:val="00B4532E"/>
    <w:rsid w:val="00B5069C"/>
    <w:rsid w:val="00B50D35"/>
    <w:rsid w:val="00B52F26"/>
    <w:rsid w:val="00B55847"/>
    <w:rsid w:val="00B63306"/>
    <w:rsid w:val="00B6403F"/>
    <w:rsid w:val="00B66BE9"/>
    <w:rsid w:val="00B75A16"/>
    <w:rsid w:val="00B845D5"/>
    <w:rsid w:val="00B85DDE"/>
    <w:rsid w:val="00B86E09"/>
    <w:rsid w:val="00B93D0E"/>
    <w:rsid w:val="00B951D2"/>
    <w:rsid w:val="00B97B24"/>
    <w:rsid w:val="00BA0DD6"/>
    <w:rsid w:val="00BA1925"/>
    <w:rsid w:val="00BA1AD1"/>
    <w:rsid w:val="00BA5152"/>
    <w:rsid w:val="00BA57A2"/>
    <w:rsid w:val="00BA6B7F"/>
    <w:rsid w:val="00BB054D"/>
    <w:rsid w:val="00BB1D10"/>
    <w:rsid w:val="00BB57F8"/>
    <w:rsid w:val="00BB5911"/>
    <w:rsid w:val="00BB5D70"/>
    <w:rsid w:val="00BB692F"/>
    <w:rsid w:val="00BB7BEF"/>
    <w:rsid w:val="00BC308D"/>
    <w:rsid w:val="00BD1952"/>
    <w:rsid w:val="00BD58FF"/>
    <w:rsid w:val="00BE028B"/>
    <w:rsid w:val="00BE7C56"/>
    <w:rsid w:val="00BF386F"/>
    <w:rsid w:val="00C008A8"/>
    <w:rsid w:val="00C01BB6"/>
    <w:rsid w:val="00C02345"/>
    <w:rsid w:val="00C028DC"/>
    <w:rsid w:val="00C079AD"/>
    <w:rsid w:val="00C10F49"/>
    <w:rsid w:val="00C11705"/>
    <w:rsid w:val="00C11867"/>
    <w:rsid w:val="00C20FAC"/>
    <w:rsid w:val="00C2251C"/>
    <w:rsid w:val="00C2290F"/>
    <w:rsid w:val="00C275D3"/>
    <w:rsid w:val="00C27C5C"/>
    <w:rsid w:val="00C30272"/>
    <w:rsid w:val="00C341E9"/>
    <w:rsid w:val="00C45534"/>
    <w:rsid w:val="00C47288"/>
    <w:rsid w:val="00C51482"/>
    <w:rsid w:val="00C536E5"/>
    <w:rsid w:val="00C55F63"/>
    <w:rsid w:val="00C5754B"/>
    <w:rsid w:val="00C62AEC"/>
    <w:rsid w:val="00C637E9"/>
    <w:rsid w:val="00C64790"/>
    <w:rsid w:val="00C668CA"/>
    <w:rsid w:val="00C70C86"/>
    <w:rsid w:val="00C71AC9"/>
    <w:rsid w:val="00C7306E"/>
    <w:rsid w:val="00C82085"/>
    <w:rsid w:val="00C83648"/>
    <w:rsid w:val="00C8370B"/>
    <w:rsid w:val="00C921F5"/>
    <w:rsid w:val="00C92343"/>
    <w:rsid w:val="00C94164"/>
    <w:rsid w:val="00C967E5"/>
    <w:rsid w:val="00CA059B"/>
    <w:rsid w:val="00CA070B"/>
    <w:rsid w:val="00CA09F6"/>
    <w:rsid w:val="00CA1095"/>
    <w:rsid w:val="00CB0501"/>
    <w:rsid w:val="00CB18A7"/>
    <w:rsid w:val="00CB4B99"/>
    <w:rsid w:val="00CB650F"/>
    <w:rsid w:val="00CB7308"/>
    <w:rsid w:val="00CC2046"/>
    <w:rsid w:val="00CC6B8D"/>
    <w:rsid w:val="00CD4200"/>
    <w:rsid w:val="00CE0B01"/>
    <w:rsid w:val="00CF0B91"/>
    <w:rsid w:val="00CF244B"/>
    <w:rsid w:val="00CF310B"/>
    <w:rsid w:val="00CF71C6"/>
    <w:rsid w:val="00D01C88"/>
    <w:rsid w:val="00D03A16"/>
    <w:rsid w:val="00D055C4"/>
    <w:rsid w:val="00D12345"/>
    <w:rsid w:val="00D13A76"/>
    <w:rsid w:val="00D17350"/>
    <w:rsid w:val="00D21EBB"/>
    <w:rsid w:val="00D220CA"/>
    <w:rsid w:val="00D22C4D"/>
    <w:rsid w:val="00D24957"/>
    <w:rsid w:val="00D27EE3"/>
    <w:rsid w:val="00D37AE2"/>
    <w:rsid w:val="00D44178"/>
    <w:rsid w:val="00D44836"/>
    <w:rsid w:val="00D45254"/>
    <w:rsid w:val="00D468A5"/>
    <w:rsid w:val="00D50F8C"/>
    <w:rsid w:val="00D52479"/>
    <w:rsid w:val="00D570E9"/>
    <w:rsid w:val="00D576D3"/>
    <w:rsid w:val="00D61C0C"/>
    <w:rsid w:val="00D72C5C"/>
    <w:rsid w:val="00D746A6"/>
    <w:rsid w:val="00D808A6"/>
    <w:rsid w:val="00D81575"/>
    <w:rsid w:val="00D84285"/>
    <w:rsid w:val="00D8448E"/>
    <w:rsid w:val="00D84559"/>
    <w:rsid w:val="00D858C2"/>
    <w:rsid w:val="00D949CD"/>
    <w:rsid w:val="00D94DA6"/>
    <w:rsid w:val="00D96FFC"/>
    <w:rsid w:val="00DA00C1"/>
    <w:rsid w:val="00DA0829"/>
    <w:rsid w:val="00DA1D0F"/>
    <w:rsid w:val="00DA6FBF"/>
    <w:rsid w:val="00DB03F2"/>
    <w:rsid w:val="00DB187C"/>
    <w:rsid w:val="00DB5585"/>
    <w:rsid w:val="00DD2065"/>
    <w:rsid w:val="00DD397B"/>
    <w:rsid w:val="00DD7ACA"/>
    <w:rsid w:val="00DE012D"/>
    <w:rsid w:val="00DE3B94"/>
    <w:rsid w:val="00DF5250"/>
    <w:rsid w:val="00DF5ADA"/>
    <w:rsid w:val="00DF67C2"/>
    <w:rsid w:val="00E04223"/>
    <w:rsid w:val="00E04D49"/>
    <w:rsid w:val="00E128A7"/>
    <w:rsid w:val="00E13CD4"/>
    <w:rsid w:val="00E17F58"/>
    <w:rsid w:val="00E2241B"/>
    <w:rsid w:val="00E229C0"/>
    <w:rsid w:val="00E239A9"/>
    <w:rsid w:val="00E24DBF"/>
    <w:rsid w:val="00E25525"/>
    <w:rsid w:val="00E335A1"/>
    <w:rsid w:val="00E40CC6"/>
    <w:rsid w:val="00E434AF"/>
    <w:rsid w:val="00E45620"/>
    <w:rsid w:val="00E47045"/>
    <w:rsid w:val="00E501A9"/>
    <w:rsid w:val="00E51808"/>
    <w:rsid w:val="00E53465"/>
    <w:rsid w:val="00E55802"/>
    <w:rsid w:val="00E637E3"/>
    <w:rsid w:val="00E65163"/>
    <w:rsid w:val="00E7339B"/>
    <w:rsid w:val="00E73884"/>
    <w:rsid w:val="00E76BB9"/>
    <w:rsid w:val="00E77553"/>
    <w:rsid w:val="00E77887"/>
    <w:rsid w:val="00E8061D"/>
    <w:rsid w:val="00E8131F"/>
    <w:rsid w:val="00E829C2"/>
    <w:rsid w:val="00E830D8"/>
    <w:rsid w:val="00E845D1"/>
    <w:rsid w:val="00E8511B"/>
    <w:rsid w:val="00E871C1"/>
    <w:rsid w:val="00E92407"/>
    <w:rsid w:val="00E92B5F"/>
    <w:rsid w:val="00E94247"/>
    <w:rsid w:val="00E94CA7"/>
    <w:rsid w:val="00EA2C5A"/>
    <w:rsid w:val="00EA3A19"/>
    <w:rsid w:val="00EA601C"/>
    <w:rsid w:val="00EA7155"/>
    <w:rsid w:val="00EB2DA5"/>
    <w:rsid w:val="00EB5461"/>
    <w:rsid w:val="00EB5512"/>
    <w:rsid w:val="00EB76E0"/>
    <w:rsid w:val="00EB7E8A"/>
    <w:rsid w:val="00EC10B6"/>
    <w:rsid w:val="00EC5773"/>
    <w:rsid w:val="00EC57C3"/>
    <w:rsid w:val="00EC6996"/>
    <w:rsid w:val="00ED1C34"/>
    <w:rsid w:val="00ED3A0F"/>
    <w:rsid w:val="00ED7103"/>
    <w:rsid w:val="00EE0FB5"/>
    <w:rsid w:val="00EF06BD"/>
    <w:rsid w:val="00EF0994"/>
    <w:rsid w:val="00EF1547"/>
    <w:rsid w:val="00EF1F7E"/>
    <w:rsid w:val="00EF370E"/>
    <w:rsid w:val="00EF37D1"/>
    <w:rsid w:val="00EF5EC0"/>
    <w:rsid w:val="00EF78FA"/>
    <w:rsid w:val="00F01916"/>
    <w:rsid w:val="00F0667B"/>
    <w:rsid w:val="00F12F9F"/>
    <w:rsid w:val="00F131F7"/>
    <w:rsid w:val="00F16871"/>
    <w:rsid w:val="00F225EF"/>
    <w:rsid w:val="00F23574"/>
    <w:rsid w:val="00F24025"/>
    <w:rsid w:val="00F25325"/>
    <w:rsid w:val="00F27C75"/>
    <w:rsid w:val="00F33006"/>
    <w:rsid w:val="00F346B0"/>
    <w:rsid w:val="00F40B82"/>
    <w:rsid w:val="00F41E7B"/>
    <w:rsid w:val="00F41FE4"/>
    <w:rsid w:val="00F42911"/>
    <w:rsid w:val="00F447E8"/>
    <w:rsid w:val="00F506DE"/>
    <w:rsid w:val="00F5232D"/>
    <w:rsid w:val="00F523F6"/>
    <w:rsid w:val="00F52F64"/>
    <w:rsid w:val="00F54203"/>
    <w:rsid w:val="00F55D0C"/>
    <w:rsid w:val="00F57B0C"/>
    <w:rsid w:val="00F64FEA"/>
    <w:rsid w:val="00F7330F"/>
    <w:rsid w:val="00F74482"/>
    <w:rsid w:val="00F74C9C"/>
    <w:rsid w:val="00F74CEF"/>
    <w:rsid w:val="00F74EEC"/>
    <w:rsid w:val="00F75352"/>
    <w:rsid w:val="00F819DD"/>
    <w:rsid w:val="00F824A9"/>
    <w:rsid w:val="00F91DB5"/>
    <w:rsid w:val="00F924C8"/>
    <w:rsid w:val="00F935C1"/>
    <w:rsid w:val="00F936C4"/>
    <w:rsid w:val="00FA3D7C"/>
    <w:rsid w:val="00FB0BB5"/>
    <w:rsid w:val="00FB307D"/>
    <w:rsid w:val="00FB3F03"/>
    <w:rsid w:val="00FB5898"/>
    <w:rsid w:val="00FC170B"/>
    <w:rsid w:val="00FC3DC2"/>
    <w:rsid w:val="00FC5731"/>
    <w:rsid w:val="00FC7043"/>
    <w:rsid w:val="00FD5BA1"/>
    <w:rsid w:val="00FD6293"/>
    <w:rsid w:val="00FD7F0A"/>
    <w:rsid w:val="00FE1B41"/>
    <w:rsid w:val="00FE359E"/>
    <w:rsid w:val="00FE6D2C"/>
    <w:rsid w:val="00FE7784"/>
    <w:rsid w:val="00FF2AD7"/>
    <w:rsid w:val="00FF2F38"/>
    <w:rsid w:val="00FF6C5E"/>
    <w:rsid w:val="00FF7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AB36D25-37CF-46A0-8EF3-588114CC0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247"/>
    <w:rPr>
      <w:rFonts w:ascii="Arial" w:hAnsi="Arial"/>
      <w:szCs w:val="24"/>
    </w:rPr>
  </w:style>
  <w:style w:type="paragraph" w:styleId="Heading1">
    <w:name w:val="heading 1"/>
    <w:aliases w:val="shead1"/>
    <w:basedOn w:val="Normal"/>
    <w:next w:val="BodyText"/>
    <w:qFormat/>
    <w:rsid w:val="00C62AEC"/>
    <w:pPr>
      <w:keepNext/>
      <w:numPr>
        <w:numId w:val="2"/>
      </w:numPr>
      <w:pBdr>
        <w:bottom w:val="single" w:sz="6" w:space="1" w:color="auto"/>
      </w:pBdr>
      <w:spacing w:before="240" w:after="60"/>
      <w:outlineLvl w:val="0"/>
    </w:pPr>
    <w:rPr>
      <w:rFonts w:cs="Arial"/>
      <w:b/>
      <w:bCs/>
      <w:caps/>
      <w:kern w:val="32"/>
      <w:sz w:val="28"/>
      <w:szCs w:val="32"/>
    </w:rPr>
  </w:style>
  <w:style w:type="paragraph" w:styleId="Heading2">
    <w:name w:val="heading 2"/>
    <w:basedOn w:val="Normal"/>
    <w:next w:val="BodyText"/>
    <w:qFormat/>
    <w:rsid w:val="00C62AEC"/>
    <w:pPr>
      <w:keepNext/>
      <w:numPr>
        <w:ilvl w:val="1"/>
        <w:numId w:val="2"/>
      </w:numPr>
      <w:spacing w:before="240" w:after="60"/>
      <w:outlineLvl w:val="1"/>
    </w:pPr>
    <w:rPr>
      <w:rFonts w:cs="Arial"/>
      <w:b/>
      <w:bCs/>
      <w:iCs/>
      <w:sz w:val="24"/>
      <w:szCs w:val="28"/>
    </w:rPr>
  </w:style>
  <w:style w:type="paragraph" w:styleId="Heading3">
    <w:name w:val="heading 3"/>
    <w:basedOn w:val="Normal"/>
    <w:next w:val="BodyText"/>
    <w:link w:val="Heading3Char"/>
    <w:autoRedefine/>
    <w:qFormat/>
    <w:rsid w:val="00281DF5"/>
    <w:pPr>
      <w:keepNext/>
      <w:numPr>
        <w:ilvl w:val="2"/>
        <w:numId w:val="2"/>
      </w:numPr>
      <w:tabs>
        <w:tab w:val="clear" w:pos="1440"/>
        <w:tab w:val="num" w:pos="720"/>
      </w:tabs>
      <w:spacing w:before="240" w:after="60"/>
      <w:ind w:left="720" w:hanging="720"/>
      <w:outlineLvl w:val="2"/>
    </w:pPr>
    <w:rPr>
      <w:rFonts w:cs="Arial"/>
      <w:b/>
      <w:bCs/>
      <w:szCs w:val="26"/>
    </w:rPr>
  </w:style>
  <w:style w:type="paragraph" w:styleId="Heading4">
    <w:name w:val="heading 4"/>
    <w:basedOn w:val="Normal"/>
    <w:next w:val="BodyText"/>
    <w:qFormat/>
    <w:rsid w:val="00C62AEC"/>
    <w:pPr>
      <w:keepNext/>
      <w:numPr>
        <w:ilvl w:val="3"/>
        <w:numId w:val="2"/>
      </w:numPr>
      <w:spacing w:before="120"/>
      <w:outlineLvl w:val="3"/>
    </w:pPr>
    <w:rPr>
      <w:b/>
      <w:bCs/>
      <w:szCs w:val="28"/>
    </w:rPr>
  </w:style>
  <w:style w:type="paragraph" w:styleId="Heading5">
    <w:name w:val="heading 5"/>
    <w:basedOn w:val="Normal"/>
    <w:next w:val="BodyText"/>
    <w:qFormat/>
    <w:rsid w:val="00C62AEC"/>
    <w:pPr>
      <w:keepNext/>
      <w:keepLines/>
      <w:spacing w:after="60" w:line="280" w:lineRule="exact"/>
      <w:outlineLvl w:val="4"/>
    </w:pPr>
    <w:rPr>
      <w:b/>
      <w:i/>
      <w:kern w:val="28"/>
      <w:szCs w:val="20"/>
    </w:rPr>
  </w:style>
  <w:style w:type="paragraph" w:styleId="Heading6">
    <w:name w:val="heading 6"/>
    <w:basedOn w:val="Normal"/>
    <w:next w:val="BodyText"/>
    <w:qFormat/>
    <w:rsid w:val="00C62AEC"/>
    <w:pPr>
      <w:keepNext/>
      <w:keepLines/>
      <w:spacing w:after="60" w:line="280" w:lineRule="exact"/>
      <w:outlineLvl w:val="5"/>
    </w:pPr>
    <w:rPr>
      <w:b/>
      <w:kern w:val="28"/>
      <w:sz w:val="18"/>
      <w:szCs w:val="20"/>
    </w:rPr>
  </w:style>
  <w:style w:type="paragraph" w:styleId="Heading7">
    <w:name w:val="heading 7"/>
    <w:basedOn w:val="Normal"/>
    <w:next w:val="BodyText"/>
    <w:qFormat/>
    <w:rsid w:val="00C62AEC"/>
    <w:pPr>
      <w:keepNext/>
      <w:keepLines/>
      <w:spacing w:before="240" w:after="120" w:line="280" w:lineRule="exact"/>
      <w:outlineLvl w:val="6"/>
    </w:pPr>
    <w:rPr>
      <w:kern w:val="28"/>
      <w:sz w:val="22"/>
      <w:szCs w:val="20"/>
    </w:rPr>
  </w:style>
  <w:style w:type="paragraph" w:styleId="Heading8">
    <w:name w:val="heading 8"/>
    <w:basedOn w:val="Normal"/>
    <w:next w:val="BodyText"/>
    <w:qFormat/>
    <w:rsid w:val="00C62AEC"/>
    <w:pPr>
      <w:keepNext/>
      <w:keepLines/>
      <w:spacing w:before="240" w:after="120" w:line="280" w:lineRule="exact"/>
      <w:outlineLvl w:val="7"/>
    </w:pPr>
    <w:rPr>
      <w:i/>
      <w:kern w:val="28"/>
      <w:sz w:val="22"/>
      <w:szCs w:val="20"/>
    </w:rPr>
  </w:style>
  <w:style w:type="paragraph" w:styleId="Heading9">
    <w:name w:val="heading 9"/>
    <w:basedOn w:val="Normal"/>
    <w:next w:val="BodyText"/>
    <w:qFormat/>
    <w:rsid w:val="00C62AEC"/>
    <w:pPr>
      <w:keepNext/>
      <w:keepLines/>
      <w:spacing w:before="240" w:after="120" w:line="280" w:lineRule="exact"/>
      <w:outlineLvl w:val="8"/>
    </w:pPr>
    <w:rPr>
      <w:i/>
      <w:kern w:val="28"/>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62AEC"/>
    <w:pPr>
      <w:tabs>
        <w:tab w:val="center" w:pos="4320"/>
        <w:tab w:val="right" w:pos="8640"/>
      </w:tabs>
    </w:pPr>
    <w:rPr>
      <w:sz w:val="28"/>
    </w:rPr>
  </w:style>
  <w:style w:type="paragraph" w:styleId="Footer">
    <w:name w:val="footer"/>
    <w:basedOn w:val="Normal"/>
    <w:link w:val="FooterChar"/>
    <w:uiPriority w:val="99"/>
    <w:rsid w:val="00C62AEC"/>
    <w:pPr>
      <w:tabs>
        <w:tab w:val="center" w:pos="4320"/>
        <w:tab w:val="right" w:pos="8640"/>
      </w:tabs>
    </w:pPr>
  </w:style>
  <w:style w:type="character" w:styleId="PageNumber">
    <w:name w:val="page number"/>
    <w:basedOn w:val="DefaultParagraphFont"/>
    <w:rsid w:val="00C62AEC"/>
  </w:style>
  <w:style w:type="paragraph" w:styleId="TOC1">
    <w:name w:val="toc 1"/>
    <w:basedOn w:val="Normal"/>
    <w:next w:val="Normal"/>
    <w:autoRedefine/>
    <w:uiPriority w:val="39"/>
    <w:rsid w:val="009942AA"/>
    <w:pPr>
      <w:tabs>
        <w:tab w:val="left" w:pos="480"/>
        <w:tab w:val="right" w:leader="dot" w:pos="10800"/>
      </w:tabs>
      <w:jc w:val="both"/>
    </w:pPr>
  </w:style>
  <w:style w:type="paragraph" w:styleId="TOC2">
    <w:name w:val="toc 2"/>
    <w:basedOn w:val="Normal"/>
    <w:next w:val="Normal"/>
    <w:autoRedefine/>
    <w:uiPriority w:val="39"/>
    <w:rsid w:val="009942AA"/>
    <w:pPr>
      <w:tabs>
        <w:tab w:val="left" w:pos="960"/>
        <w:tab w:val="right" w:leader="dot" w:pos="10800"/>
      </w:tabs>
      <w:ind w:left="240"/>
    </w:pPr>
  </w:style>
  <w:style w:type="paragraph" w:styleId="TOC3">
    <w:name w:val="toc 3"/>
    <w:basedOn w:val="Normal"/>
    <w:next w:val="Normal"/>
    <w:autoRedefine/>
    <w:uiPriority w:val="39"/>
    <w:rsid w:val="003A372C"/>
    <w:pPr>
      <w:tabs>
        <w:tab w:val="left" w:pos="1200"/>
        <w:tab w:val="right" w:leader="dot" w:pos="10080"/>
      </w:tabs>
      <w:ind w:left="480"/>
    </w:pPr>
  </w:style>
  <w:style w:type="paragraph" w:styleId="TOC4">
    <w:name w:val="toc 4"/>
    <w:basedOn w:val="Normal"/>
    <w:next w:val="Normal"/>
    <w:autoRedefine/>
    <w:semiHidden/>
    <w:rsid w:val="00C62AEC"/>
    <w:pPr>
      <w:ind w:left="720"/>
    </w:pPr>
  </w:style>
  <w:style w:type="paragraph" w:styleId="TOC5">
    <w:name w:val="toc 5"/>
    <w:basedOn w:val="Normal"/>
    <w:next w:val="Normal"/>
    <w:autoRedefine/>
    <w:semiHidden/>
    <w:rsid w:val="00C62AEC"/>
    <w:pPr>
      <w:ind w:left="960"/>
    </w:pPr>
  </w:style>
  <w:style w:type="paragraph" w:styleId="TOC6">
    <w:name w:val="toc 6"/>
    <w:basedOn w:val="Normal"/>
    <w:next w:val="Normal"/>
    <w:autoRedefine/>
    <w:semiHidden/>
    <w:rsid w:val="00C62AEC"/>
    <w:pPr>
      <w:ind w:left="1200"/>
    </w:pPr>
  </w:style>
  <w:style w:type="paragraph" w:styleId="TOC7">
    <w:name w:val="toc 7"/>
    <w:basedOn w:val="Normal"/>
    <w:next w:val="Normal"/>
    <w:autoRedefine/>
    <w:semiHidden/>
    <w:rsid w:val="00C62AEC"/>
    <w:pPr>
      <w:ind w:left="1440"/>
    </w:pPr>
  </w:style>
  <w:style w:type="paragraph" w:styleId="TOC8">
    <w:name w:val="toc 8"/>
    <w:basedOn w:val="Normal"/>
    <w:next w:val="Normal"/>
    <w:autoRedefine/>
    <w:semiHidden/>
    <w:rsid w:val="00C62AEC"/>
    <w:pPr>
      <w:ind w:left="1680"/>
    </w:pPr>
  </w:style>
  <w:style w:type="paragraph" w:styleId="TOC9">
    <w:name w:val="toc 9"/>
    <w:basedOn w:val="Normal"/>
    <w:next w:val="Normal"/>
    <w:autoRedefine/>
    <w:semiHidden/>
    <w:rsid w:val="00C62AEC"/>
    <w:pPr>
      <w:ind w:left="1920"/>
    </w:pPr>
  </w:style>
  <w:style w:type="character" w:styleId="Hyperlink">
    <w:name w:val="Hyperlink"/>
    <w:basedOn w:val="DefaultParagraphFont"/>
    <w:uiPriority w:val="99"/>
    <w:rsid w:val="00C62AEC"/>
    <w:rPr>
      <w:color w:val="0000FF"/>
      <w:u w:val="single"/>
    </w:rPr>
  </w:style>
  <w:style w:type="paragraph" w:customStyle="1" w:styleId="H3">
    <w:name w:val="H3"/>
    <w:basedOn w:val="Normal"/>
    <w:rsid w:val="00C62AEC"/>
    <w:pPr>
      <w:numPr>
        <w:ilvl w:val="3"/>
        <w:numId w:val="3"/>
      </w:numPr>
    </w:pPr>
  </w:style>
  <w:style w:type="paragraph" w:styleId="BodyText">
    <w:name w:val="Body Text"/>
    <w:aliases w:val="Body Text Char"/>
    <w:basedOn w:val="Normal"/>
    <w:link w:val="BodyTextChar1"/>
    <w:rsid w:val="00C62AEC"/>
    <w:pPr>
      <w:spacing w:after="120"/>
    </w:pPr>
    <w:rPr>
      <w:szCs w:val="20"/>
    </w:rPr>
  </w:style>
  <w:style w:type="paragraph" w:styleId="List2">
    <w:name w:val="List 2"/>
    <w:basedOn w:val="Normal"/>
    <w:rsid w:val="00C62AEC"/>
    <w:pPr>
      <w:ind w:left="720" w:hanging="360"/>
    </w:pPr>
  </w:style>
  <w:style w:type="paragraph" w:styleId="BodyText2">
    <w:name w:val="Body Text 2"/>
    <w:basedOn w:val="Normal"/>
    <w:rsid w:val="00C62AEC"/>
    <w:rPr>
      <w:color w:val="008000"/>
    </w:rPr>
  </w:style>
  <w:style w:type="paragraph" w:styleId="TableofAuthorities">
    <w:name w:val="table of authorities"/>
    <w:basedOn w:val="Normal"/>
    <w:next w:val="Normal"/>
    <w:semiHidden/>
    <w:rsid w:val="00C62AEC"/>
    <w:pPr>
      <w:jc w:val="center"/>
    </w:pPr>
    <w:rPr>
      <w:b/>
    </w:rPr>
  </w:style>
  <w:style w:type="paragraph" w:styleId="BodyText3">
    <w:name w:val="Body Text 3"/>
    <w:basedOn w:val="Normal"/>
    <w:rsid w:val="00C62AEC"/>
    <w:pPr>
      <w:spacing w:after="120"/>
    </w:pPr>
    <w:rPr>
      <w:sz w:val="18"/>
      <w:szCs w:val="16"/>
    </w:rPr>
  </w:style>
  <w:style w:type="paragraph" w:styleId="Title">
    <w:name w:val="Title"/>
    <w:basedOn w:val="Normal"/>
    <w:link w:val="TitleChar"/>
    <w:qFormat/>
    <w:rsid w:val="00C62AEC"/>
    <w:pPr>
      <w:spacing w:before="240" w:after="60"/>
      <w:outlineLvl w:val="0"/>
    </w:pPr>
    <w:rPr>
      <w:rFonts w:cs="Arial"/>
      <w:b/>
      <w:bCs/>
      <w:kern w:val="28"/>
      <w:sz w:val="28"/>
      <w:szCs w:val="32"/>
    </w:rPr>
  </w:style>
  <w:style w:type="character" w:customStyle="1" w:styleId="hyper1">
    <w:name w:val="hyper1"/>
    <w:basedOn w:val="DefaultParagraphFont"/>
    <w:rsid w:val="00C62AEC"/>
    <w:rPr>
      <w:rFonts w:ascii="Verdana" w:hAnsi="Verdana" w:hint="default"/>
      <w:color w:val="333333"/>
      <w:sz w:val="18"/>
      <w:szCs w:val="18"/>
    </w:rPr>
  </w:style>
  <w:style w:type="character" w:styleId="FollowedHyperlink">
    <w:name w:val="FollowedHyperlink"/>
    <w:basedOn w:val="DefaultParagraphFont"/>
    <w:rsid w:val="00C62AEC"/>
    <w:rPr>
      <w:color w:val="800080"/>
      <w:u w:val="single"/>
    </w:rPr>
  </w:style>
  <w:style w:type="paragraph" w:customStyle="1" w:styleId="Title2">
    <w:name w:val="Title2"/>
    <w:basedOn w:val="Title"/>
    <w:rsid w:val="00C62AEC"/>
    <w:pPr>
      <w:spacing w:before="0" w:after="0"/>
    </w:pPr>
    <w:rPr>
      <w:rFonts w:cs="Times New Roman"/>
      <w:bCs w:val="0"/>
      <w:szCs w:val="20"/>
    </w:rPr>
  </w:style>
  <w:style w:type="table" w:styleId="TableGrid">
    <w:name w:val="Table Grid"/>
    <w:basedOn w:val="TableNormal"/>
    <w:rsid w:val="00C62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C62AEC"/>
    <w:rPr>
      <w:rFonts w:ascii="Tahoma" w:hAnsi="Tahoma" w:cs="Tahoma"/>
      <w:sz w:val="16"/>
      <w:szCs w:val="16"/>
    </w:rPr>
  </w:style>
  <w:style w:type="character" w:customStyle="1" w:styleId="BalloonTextChar">
    <w:name w:val="Balloon Text Char"/>
    <w:basedOn w:val="DefaultParagraphFont"/>
    <w:link w:val="BalloonText"/>
    <w:rsid w:val="00C62AEC"/>
    <w:rPr>
      <w:rFonts w:ascii="Tahoma" w:hAnsi="Tahoma" w:cs="Tahoma"/>
      <w:sz w:val="16"/>
      <w:szCs w:val="16"/>
    </w:rPr>
  </w:style>
  <w:style w:type="table" w:customStyle="1" w:styleId="LightShading-Accent11">
    <w:name w:val="Light Shading - Accent 11"/>
    <w:basedOn w:val="TableNormal"/>
    <w:uiPriority w:val="60"/>
    <w:rsid w:val="00C62AE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11">
    <w:name w:val="Light Grid - Accent 11"/>
    <w:basedOn w:val="TableNormal"/>
    <w:uiPriority w:val="62"/>
    <w:rsid w:val="00C62AE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List-Accent11">
    <w:name w:val="Light List - Accent 11"/>
    <w:basedOn w:val="TableNormal"/>
    <w:uiPriority w:val="61"/>
    <w:rsid w:val="00C62AE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1">
    <w:name w:val="Medium Shading 1 - Accent 11"/>
    <w:basedOn w:val="TableNormal"/>
    <w:uiPriority w:val="63"/>
    <w:rsid w:val="00C62AE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C62AEC"/>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character" w:customStyle="1" w:styleId="TitleChar">
    <w:name w:val="Title Char"/>
    <w:basedOn w:val="DefaultParagraphFont"/>
    <w:link w:val="Title"/>
    <w:rsid w:val="00C62AEC"/>
    <w:rPr>
      <w:rFonts w:ascii="Arial" w:hAnsi="Arial" w:cs="Arial"/>
      <w:b/>
      <w:bCs/>
      <w:kern w:val="28"/>
      <w:sz w:val="28"/>
      <w:szCs w:val="32"/>
    </w:rPr>
  </w:style>
  <w:style w:type="paragraph" w:styleId="Caption">
    <w:name w:val="caption"/>
    <w:basedOn w:val="Normal"/>
    <w:next w:val="BodyText"/>
    <w:unhideWhenUsed/>
    <w:qFormat/>
    <w:rsid w:val="003E714C"/>
    <w:pPr>
      <w:spacing w:after="120"/>
      <w:jc w:val="center"/>
    </w:pPr>
    <w:rPr>
      <w:b/>
      <w:bCs/>
      <w:szCs w:val="20"/>
    </w:rPr>
  </w:style>
  <w:style w:type="character" w:customStyle="1" w:styleId="BodyTextChar1">
    <w:name w:val="Body Text Char1"/>
    <w:aliases w:val="Body Text Char Char"/>
    <w:basedOn w:val="DefaultParagraphFont"/>
    <w:link w:val="BodyText"/>
    <w:rsid w:val="001B1EE2"/>
    <w:rPr>
      <w:rFonts w:ascii="Arial" w:hAnsi="Arial"/>
    </w:rPr>
  </w:style>
  <w:style w:type="paragraph" w:styleId="FootnoteText">
    <w:name w:val="footnote text"/>
    <w:basedOn w:val="Normal"/>
    <w:link w:val="FootnoteTextChar"/>
    <w:rsid w:val="006176AC"/>
    <w:rPr>
      <w:szCs w:val="20"/>
    </w:rPr>
  </w:style>
  <w:style w:type="character" w:customStyle="1" w:styleId="FootnoteTextChar">
    <w:name w:val="Footnote Text Char"/>
    <w:basedOn w:val="DefaultParagraphFont"/>
    <w:link w:val="FootnoteText"/>
    <w:rsid w:val="006176AC"/>
    <w:rPr>
      <w:rFonts w:ascii="Arial" w:hAnsi="Arial"/>
    </w:rPr>
  </w:style>
  <w:style w:type="character" w:styleId="FootnoteReference">
    <w:name w:val="footnote reference"/>
    <w:basedOn w:val="DefaultParagraphFont"/>
    <w:rsid w:val="006176AC"/>
    <w:rPr>
      <w:vertAlign w:val="superscript"/>
    </w:rPr>
  </w:style>
  <w:style w:type="paragraph" w:customStyle="1" w:styleId="StyleBodyTextBodyTextCharRed">
    <w:name w:val="Style Body TextBody Text Char + Red"/>
    <w:basedOn w:val="BodyText"/>
    <w:rsid w:val="006D10B4"/>
    <w:rPr>
      <w:color w:val="FF0000"/>
    </w:rPr>
  </w:style>
  <w:style w:type="paragraph" w:customStyle="1" w:styleId="StyleHeading2Red">
    <w:name w:val="Style Heading 2 + Red"/>
    <w:basedOn w:val="Heading2"/>
    <w:next w:val="BodyText"/>
    <w:rsid w:val="00983899"/>
    <w:rPr>
      <w:iCs w:val="0"/>
      <w:color w:val="FF0000"/>
    </w:rPr>
  </w:style>
  <w:style w:type="paragraph" w:customStyle="1" w:styleId="StyleHeaderItalic">
    <w:name w:val="Style Header + Italic"/>
    <w:basedOn w:val="Header"/>
    <w:rsid w:val="008E55BA"/>
    <w:pPr>
      <w:pBdr>
        <w:bottom w:val="single" w:sz="4" w:space="1" w:color="auto"/>
      </w:pBdr>
      <w:spacing w:before="240" w:after="60"/>
    </w:pPr>
    <w:rPr>
      <w:i/>
      <w:iCs/>
    </w:rPr>
  </w:style>
  <w:style w:type="character" w:customStyle="1" w:styleId="HeaderChar">
    <w:name w:val="Header Char"/>
    <w:basedOn w:val="DefaultParagraphFont"/>
    <w:link w:val="Header"/>
    <w:uiPriority w:val="99"/>
    <w:rsid w:val="001164C3"/>
    <w:rPr>
      <w:rFonts w:ascii="Arial" w:hAnsi="Arial"/>
      <w:sz w:val="28"/>
      <w:szCs w:val="24"/>
    </w:rPr>
  </w:style>
  <w:style w:type="character" w:customStyle="1" w:styleId="FooterChar">
    <w:name w:val="Footer Char"/>
    <w:basedOn w:val="DefaultParagraphFont"/>
    <w:link w:val="Footer"/>
    <w:uiPriority w:val="99"/>
    <w:rsid w:val="00C341E9"/>
    <w:rPr>
      <w:rFonts w:ascii="Arial" w:hAnsi="Arial"/>
      <w:szCs w:val="24"/>
    </w:rPr>
  </w:style>
  <w:style w:type="character" w:styleId="CommentReference">
    <w:name w:val="annotation reference"/>
    <w:basedOn w:val="DefaultParagraphFont"/>
    <w:rsid w:val="00FD5BA1"/>
    <w:rPr>
      <w:sz w:val="16"/>
      <w:szCs w:val="16"/>
    </w:rPr>
  </w:style>
  <w:style w:type="paragraph" w:styleId="CommentText">
    <w:name w:val="annotation text"/>
    <w:basedOn w:val="Normal"/>
    <w:link w:val="CommentTextChar"/>
    <w:rsid w:val="00FD5BA1"/>
    <w:rPr>
      <w:szCs w:val="20"/>
    </w:rPr>
  </w:style>
  <w:style w:type="character" w:customStyle="1" w:styleId="CommentTextChar">
    <w:name w:val="Comment Text Char"/>
    <w:basedOn w:val="DefaultParagraphFont"/>
    <w:link w:val="CommentText"/>
    <w:rsid w:val="00FD5BA1"/>
    <w:rPr>
      <w:rFonts w:ascii="Arial" w:hAnsi="Arial"/>
    </w:rPr>
  </w:style>
  <w:style w:type="character" w:styleId="Strong">
    <w:name w:val="Strong"/>
    <w:basedOn w:val="DefaultParagraphFont"/>
    <w:uiPriority w:val="22"/>
    <w:qFormat/>
    <w:rsid w:val="00763E93"/>
    <w:rPr>
      <w:b/>
      <w:bCs/>
    </w:rPr>
  </w:style>
  <w:style w:type="paragraph" w:styleId="CommentSubject">
    <w:name w:val="annotation subject"/>
    <w:basedOn w:val="CommentText"/>
    <w:next w:val="CommentText"/>
    <w:link w:val="CommentSubjectChar"/>
    <w:rsid w:val="00C2251C"/>
    <w:rPr>
      <w:b/>
      <w:bCs/>
    </w:rPr>
  </w:style>
  <w:style w:type="character" w:customStyle="1" w:styleId="CommentSubjectChar">
    <w:name w:val="Comment Subject Char"/>
    <w:basedOn w:val="CommentTextChar"/>
    <w:link w:val="CommentSubject"/>
    <w:rsid w:val="00C2251C"/>
    <w:rPr>
      <w:rFonts w:ascii="Arial" w:hAnsi="Arial"/>
      <w:b/>
      <w:bCs/>
    </w:rPr>
  </w:style>
  <w:style w:type="paragraph" w:styleId="TableofFigures">
    <w:name w:val="table of figures"/>
    <w:basedOn w:val="Normal"/>
    <w:next w:val="Normal"/>
    <w:uiPriority w:val="99"/>
    <w:rsid w:val="004F72C3"/>
  </w:style>
  <w:style w:type="paragraph" w:styleId="ListParagraph">
    <w:name w:val="List Paragraph"/>
    <w:basedOn w:val="Normal"/>
    <w:uiPriority w:val="34"/>
    <w:qFormat/>
    <w:rsid w:val="000D3D37"/>
    <w:pPr>
      <w:ind w:left="720"/>
      <w:contextualSpacing/>
    </w:pPr>
  </w:style>
  <w:style w:type="character" w:customStyle="1" w:styleId="Heading3Char">
    <w:name w:val="Heading 3 Char"/>
    <w:basedOn w:val="DefaultParagraphFont"/>
    <w:link w:val="Heading3"/>
    <w:rsid w:val="00281DF5"/>
    <w:rPr>
      <w:rFonts w:ascii="Arial" w:hAnsi="Arial" w:cs="Arial"/>
      <w:b/>
      <w:bCs/>
      <w:szCs w:val="26"/>
    </w:rPr>
  </w:style>
  <w:style w:type="character" w:customStyle="1" w:styleId="StyleArialBold">
    <w:name w:val="Style Arial Bold"/>
    <w:basedOn w:val="DefaultParagraphFont"/>
    <w:rsid w:val="004D3A5D"/>
    <w:rPr>
      <w:rFonts w:ascii="Arial" w:hAnsi="Arial"/>
      <w:b/>
      <w:bC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77080">
      <w:bodyDiv w:val="1"/>
      <w:marLeft w:val="0"/>
      <w:marRight w:val="0"/>
      <w:marTop w:val="0"/>
      <w:marBottom w:val="0"/>
      <w:divBdr>
        <w:top w:val="none" w:sz="0" w:space="0" w:color="auto"/>
        <w:left w:val="none" w:sz="0" w:space="0" w:color="auto"/>
        <w:bottom w:val="none" w:sz="0" w:space="0" w:color="auto"/>
        <w:right w:val="none" w:sz="0" w:space="0" w:color="auto"/>
      </w:divBdr>
    </w:div>
    <w:div w:id="298848622">
      <w:bodyDiv w:val="1"/>
      <w:marLeft w:val="0"/>
      <w:marRight w:val="0"/>
      <w:marTop w:val="0"/>
      <w:marBottom w:val="0"/>
      <w:divBdr>
        <w:top w:val="none" w:sz="0" w:space="0" w:color="auto"/>
        <w:left w:val="none" w:sz="0" w:space="0" w:color="auto"/>
        <w:bottom w:val="none" w:sz="0" w:space="0" w:color="auto"/>
        <w:right w:val="none" w:sz="0" w:space="0" w:color="auto"/>
      </w:divBdr>
    </w:div>
    <w:div w:id="395975250">
      <w:bodyDiv w:val="1"/>
      <w:marLeft w:val="0"/>
      <w:marRight w:val="0"/>
      <w:marTop w:val="0"/>
      <w:marBottom w:val="0"/>
      <w:divBdr>
        <w:top w:val="none" w:sz="0" w:space="0" w:color="auto"/>
        <w:left w:val="none" w:sz="0" w:space="0" w:color="auto"/>
        <w:bottom w:val="none" w:sz="0" w:space="0" w:color="auto"/>
        <w:right w:val="none" w:sz="0" w:space="0" w:color="auto"/>
      </w:divBdr>
    </w:div>
    <w:div w:id="839731098">
      <w:bodyDiv w:val="1"/>
      <w:marLeft w:val="0"/>
      <w:marRight w:val="0"/>
      <w:marTop w:val="0"/>
      <w:marBottom w:val="0"/>
      <w:divBdr>
        <w:top w:val="none" w:sz="0" w:space="0" w:color="auto"/>
        <w:left w:val="none" w:sz="0" w:space="0" w:color="auto"/>
        <w:bottom w:val="none" w:sz="0" w:space="0" w:color="auto"/>
        <w:right w:val="none" w:sz="0" w:space="0" w:color="auto"/>
      </w:divBdr>
    </w:div>
    <w:div w:id="1442454955">
      <w:bodyDiv w:val="1"/>
      <w:marLeft w:val="0"/>
      <w:marRight w:val="0"/>
      <w:marTop w:val="0"/>
      <w:marBottom w:val="0"/>
      <w:divBdr>
        <w:top w:val="none" w:sz="0" w:space="0" w:color="auto"/>
        <w:left w:val="none" w:sz="0" w:space="0" w:color="auto"/>
        <w:bottom w:val="none" w:sz="0" w:space="0" w:color="auto"/>
        <w:right w:val="none" w:sz="0" w:space="0" w:color="auto"/>
      </w:divBdr>
    </w:div>
    <w:div w:id="1693679527">
      <w:bodyDiv w:val="1"/>
      <w:marLeft w:val="0"/>
      <w:marRight w:val="0"/>
      <w:marTop w:val="0"/>
      <w:marBottom w:val="0"/>
      <w:divBdr>
        <w:top w:val="none" w:sz="0" w:space="0" w:color="auto"/>
        <w:left w:val="none" w:sz="0" w:space="0" w:color="auto"/>
        <w:bottom w:val="none" w:sz="0" w:space="0" w:color="auto"/>
        <w:right w:val="none" w:sz="0" w:space="0" w:color="auto"/>
      </w:divBdr>
    </w:div>
    <w:div w:id="2052029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cid:image004.png@01CF7F10.A4275880" TargetMode="External"/><Relationship Id="rId17" Type="http://schemas.openxmlformats.org/officeDocument/2006/relationships/oleObject" Target="embeddings/oleObject1.bin"/><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ckas\Documents\9%20-%20mobile\01-Canada\01%20-%20Currrent%20Documents\feature%20documents\BBYC%20Mobile%20Feature%20Document_0402_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D96454AA006D4FBDFADC046BE8270C" ma:contentTypeVersion="0" ma:contentTypeDescription="Create a new document." ma:contentTypeScope="" ma:versionID="3276d4b053e170ae20151d5c0bd617e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743751-A8EF-4A9A-8106-9C00174904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E7C49AE-E573-441B-9DEC-33B98DAF8D42}">
  <ds:schemaRefs>
    <ds:schemaRef ds:uri="http://schemas.microsoft.com/sharepoint/v3/contenttype/forms"/>
  </ds:schemaRefs>
</ds:datastoreItem>
</file>

<file path=customXml/itemProps3.xml><?xml version="1.0" encoding="utf-8"?>
<ds:datastoreItem xmlns:ds="http://schemas.openxmlformats.org/officeDocument/2006/customXml" ds:itemID="{615E0366-6E7F-47FE-B961-E4353DEF350C}">
  <ds:schemaRefs>
    <ds:schemaRef ds:uri="http://schemas.microsoft.com/office/2006/metadata/properties"/>
  </ds:schemaRefs>
</ds:datastoreItem>
</file>

<file path=customXml/itemProps4.xml><?xml version="1.0" encoding="utf-8"?>
<ds:datastoreItem xmlns:ds="http://schemas.openxmlformats.org/officeDocument/2006/customXml" ds:itemID="{337264FC-C548-42C0-8A7E-FAD01895F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BBYC Mobile Feature Document_0402_1.dotx</Template>
  <TotalTime>1155</TotalTime>
  <Pages>15</Pages>
  <Words>3757</Words>
  <Characters>21418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eDoc</vt:lpstr>
    </vt:vector>
  </TitlesOfParts>
  <Company>Stella Nova Technologies, Inc.</Company>
  <LinksUpToDate>false</LinksUpToDate>
  <CharactersWithSpaces>25125</CharactersWithSpaces>
  <SharedDoc>false</SharedDoc>
  <HLinks>
    <vt:vector size="252" baseType="variant">
      <vt:variant>
        <vt:i4>1441844</vt:i4>
      </vt:variant>
      <vt:variant>
        <vt:i4>254</vt:i4>
      </vt:variant>
      <vt:variant>
        <vt:i4>0</vt:i4>
      </vt:variant>
      <vt:variant>
        <vt:i4>5</vt:i4>
      </vt:variant>
      <vt:variant>
        <vt:lpwstr/>
      </vt:variant>
      <vt:variant>
        <vt:lpwstr>_Toc237224347</vt:lpwstr>
      </vt:variant>
      <vt:variant>
        <vt:i4>1441844</vt:i4>
      </vt:variant>
      <vt:variant>
        <vt:i4>248</vt:i4>
      </vt:variant>
      <vt:variant>
        <vt:i4>0</vt:i4>
      </vt:variant>
      <vt:variant>
        <vt:i4>5</vt:i4>
      </vt:variant>
      <vt:variant>
        <vt:lpwstr/>
      </vt:variant>
      <vt:variant>
        <vt:lpwstr>_Toc237224346</vt:lpwstr>
      </vt:variant>
      <vt:variant>
        <vt:i4>1441844</vt:i4>
      </vt:variant>
      <vt:variant>
        <vt:i4>242</vt:i4>
      </vt:variant>
      <vt:variant>
        <vt:i4>0</vt:i4>
      </vt:variant>
      <vt:variant>
        <vt:i4>5</vt:i4>
      </vt:variant>
      <vt:variant>
        <vt:lpwstr/>
      </vt:variant>
      <vt:variant>
        <vt:lpwstr>_Toc237224345</vt:lpwstr>
      </vt:variant>
      <vt:variant>
        <vt:i4>1441844</vt:i4>
      </vt:variant>
      <vt:variant>
        <vt:i4>236</vt:i4>
      </vt:variant>
      <vt:variant>
        <vt:i4>0</vt:i4>
      </vt:variant>
      <vt:variant>
        <vt:i4>5</vt:i4>
      </vt:variant>
      <vt:variant>
        <vt:lpwstr/>
      </vt:variant>
      <vt:variant>
        <vt:lpwstr>_Toc237224344</vt:lpwstr>
      </vt:variant>
      <vt:variant>
        <vt:i4>1441844</vt:i4>
      </vt:variant>
      <vt:variant>
        <vt:i4>230</vt:i4>
      </vt:variant>
      <vt:variant>
        <vt:i4>0</vt:i4>
      </vt:variant>
      <vt:variant>
        <vt:i4>5</vt:i4>
      </vt:variant>
      <vt:variant>
        <vt:lpwstr/>
      </vt:variant>
      <vt:variant>
        <vt:lpwstr>_Toc237224343</vt:lpwstr>
      </vt:variant>
      <vt:variant>
        <vt:i4>1441844</vt:i4>
      </vt:variant>
      <vt:variant>
        <vt:i4>224</vt:i4>
      </vt:variant>
      <vt:variant>
        <vt:i4>0</vt:i4>
      </vt:variant>
      <vt:variant>
        <vt:i4>5</vt:i4>
      </vt:variant>
      <vt:variant>
        <vt:lpwstr/>
      </vt:variant>
      <vt:variant>
        <vt:lpwstr>_Toc237224342</vt:lpwstr>
      </vt:variant>
      <vt:variant>
        <vt:i4>1441844</vt:i4>
      </vt:variant>
      <vt:variant>
        <vt:i4>218</vt:i4>
      </vt:variant>
      <vt:variant>
        <vt:i4>0</vt:i4>
      </vt:variant>
      <vt:variant>
        <vt:i4>5</vt:i4>
      </vt:variant>
      <vt:variant>
        <vt:lpwstr/>
      </vt:variant>
      <vt:variant>
        <vt:lpwstr>_Toc237224341</vt:lpwstr>
      </vt:variant>
      <vt:variant>
        <vt:i4>1441844</vt:i4>
      </vt:variant>
      <vt:variant>
        <vt:i4>212</vt:i4>
      </vt:variant>
      <vt:variant>
        <vt:i4>0</vt:i4>
      </vt:variant>
      <vt:variant>
        <vt:i4>5</vt:i4>
      </vt:variant>
      <vt:variant>
        <vt:lpwstr/>
      </vt:variant>
      <vt:variant>
        <vt:lpwstr>_Toc237224340</vt:lpwstr>
      </vt:variant>
      <vt:variant>
        <vt:i4>1114164</vt:i4>
      </vt:variant>
      <vt:variant>
        <vt:i4>206</vt:i4>
      </vt:variant>
      <vt:variant>
        <vt:i4>0</vt:i4>
      </vt:variant>
      <vt:variant>
        <vt:i4>5</vt:i4>
      </vt:variant>
      <vt:variant>
        <vt:lpwstr/>
      </vt:variant>
      <vt:variant>
        <vt:lpwstr>_Toc237224339</vt:lpwstr>
      </vt:variant>
      <vt:variant>
        <vt:i4>1114164</vt:i4>
      </vt:variant>
      <vt:variant>
        <vt:i4>200</vt:i4>
      </vt:variant>
      <vt:variant>
        <vt:i4>0</vt:i4>
      </vt:variant>
      <vt:variant>
        <vt:i4>5</vt:i4>
      </vt:variant>
      <vt:variant>
        <vt:lpwstr/>
      </vt:variant>
      <vt:variant>
        <vt:lpwstr>_Toc237224338</vt:lpwstr>
      </vt:variant>
      <vt:variant>
        <vt:i4>1114164</vt:i4>
      </vt:variant>
      <vt:variant>
        <vt:i4>194</vt:i4>
      </vt:variant>
      <vt:variant>
        <vt:i4>0</vt:i4>
      </vt:variant>
      <vt:variant>
        <vt:i4>5</vt:i4>
      </vt:variant>
      <vt:variant>
        <vt:lpwstr/>
      </vt:variant>
      <vt:variant>
        <vt:lpwstr>_Toc237224337</vt:lpwstr>
      </vt:variant>
      <vt:variant>
        <vt:i4>1114164</vt:i4>
      </vt:variant>
      <vt:variant>
        <vt:i4>188</vt:i4>
      </vt:variant>
      <vt:variant>
        <vt:i4>0</vt:i4>
      </vt:variant>
      <vt:variant>
        <vt:i4>5</vt:i4>
      </vt:variant>
      <vt:variant>
        <vt:lpwstr/>
      </vt:variant>
      <vt:variant>
        <vt:lpwstr>_Toc237224336</vt:lpwstr>
      </vt:variant>
      <vt:variant>
        <vt:i4>1114164</vt:i4>
      </vt:variant>
      <vt:variant>
        <vt:i4>182</vt:i4>
      </vt:variant>
      <vt:variant>
        <vt:i4>0</vt:i4>
      </vt:variant>
      <vt:variant>
        <vt:i4>5</vt:i4>
      </vt:variant>
      <vt:variant>
        <vt:lpwstr/>
      </vt:variant>
      <vt:variant>
        <vt:lpwstr>_Toc237224335</vt:lpwstr>
      </vt:variant>
      <vt:variant>
        <vt:i4>1114164</vt:i4>
      </vt:variant>
      <vt:variant>
        <vt:i4>176</vt:i4>
      </vt:variant>
      <vt:variant>
        <vt:i4>0</vt:i4>
      </vt:variant>
      <vt:variant>
        <vt:i4>5</vt:i4>
      </vt:variant>
      <vt:variant>
        <vt:lpwstr/>
      </vt:variant>
      <vt:variant>
        <vt:lpwstr>_Toc237224334</vt:lpwstr>
      </vt:variant>
      <vt:variant>
        <vt:i4>1114164</vt:i4>
      </vt:variant>
      <vt:variant>
        <vt:i4>170</vt:i4>
      </vt:variant>
      <vt:variant>
        <vt:i4>0</vt:i4>
      </vt:variant>
      <vt:variant>
        <vt:i4>5</vt:i4>
      </vt:variant>
      <vt:variant>
        <vt:lpwstr/>
      </vt:variant>
      <vt:variant>
        <vt:lpwstr>_Toc237224333</vt:lpwstr>
      </vt:variant>
      <vt:variant>
        <vt:i4>1114164</vt:i4>
      </vt:variant>
      <vt:variant>
        <vt:i4>164</vt:i4>
      </vt:variant>
      <vt:variant>
        <vt:i4>0</vt:i4>
      </vt:variant>
      <vt:variant>
        <vt:i4>5</vt:i4>
      </vt:variant>
      <vt:variant>
        <vt:lpwstr/>
      </vt:variant>
      <vt:variant>
        <vt:lpwstr>_Toc237224332</vt:lpwstr>
      </vt:variant>
      <vt:variant>
        <vt:i4>1114164</vt:i4>
      </vt:variant>
      <vt:variant>
        <vt:i4>158</vt:i4>
      </vt:variant>
      <vt:variant>
        <vt:i4>0</vt:i4>
      </vt:variant>
      <vt:variant>
        <vt:i4>5</vt:i4>
      </vt:variant>
      <vt:variant>
        <vt:lpwstr/>
      </vt:variant>
      <vt:variant>
        <vt:lpwstr>_Toc237224331</vt:lpwstr>
      </vt:variant>
      <vt:variant>
        <vt:i4>1114164</vt:i4>
      </vt:variant>
      <vt:variant>
        <vt:i4>152</vt:i4>
      </vt:variant>
      <vt:variant>
        <vt:i4>0</vt:i4>
      </vt:variant>
      <vt:variant>
        <vt:i4>5</vt:i4>
      </vt:variant>
      <vt:variant>
        <vt:lpwstr/>
      </vt:variant>
      <vt:variant>
        <vt:lpwstr>_Toc237224330</vt:lpwstr>
      </vt:variant>
      <vt:variant>
        <vt:i4>1048628</vt:i4>
      </vt:variant>
      <vt:variant>
        <vt:i4>146</vt:i4>
      </vt:variant>
      <vt:variant>
        <vt:i4>0</vt:i4>
      </vt:variant>
      <vt:variant>
        <vt:i4>5</vt:i4>
      </vt:variant>
      <vt:variant>
        <vt:lpwstr/>
      </vt:variant>
      <vt:variant>
        <vt:lpwstr>_Toc237224329</vt:lpwstr>
      </vt:variant>
      <vt:variant>
        <vt:i4>1048628</vt:i4>
      </vt:variant>
      <vt:variant>
        <vt:i4>140</vt:i4>
      </vt:variant>
      <vt:variant>
        <vt:i4>0</vt:i4>
      </vt:variant>
      <vt:variant>
        <vt:i4>5</vt:i4>
      </vt:variant>
      <vt:variant>
        <vt:lpwstr/>
      </vt:variant>
      <vt:variant>
        <vt:lpwstr>_Toc237224328</vt:lpwstr>
      </vt:variant>
      <vt:variant>
        <vt:i4>1048628</vt:i4>
      </vt:variant>
      <vt:variant>
        <vt:i4>134</vt:i4>
      </vt:variant>
      <vt:variant>
        <vt:i4>0</vt:i4>
      </vt:variant>
      <vt:variant>
        <vt:i4>5</vt:i4>
      </vt:variant>
      <vt:variant>
        <vt:lpwstr/>
      </vt:variant>
      <vt:variant>
        <vt:lpwstr>_Toc237224327</vt:lpwstr>
      </vt:variant>
      <vt:variant>
        <vt:i4>1048628</vt:i4>
      </vt:variant>
      <vt:variant>
        <vt:i4>128</vt:i4>
      </vt:variant>
      <vt:variant>
        <vt:i4>0</vt:i4>
      </vt:variant>
      <vt:variant>
        <vt:i4>5</vt:i4>
      </vt:variant>
      <vt:variant>
        <vt:lpwstr/>
      </vt:variant>
      <vt:variant>
        <vt:lpwstr>_Toc237224326</vt:lpwstr>
      </vt:variant>
      <vt:variant>
        <vt:i4>1048628</vt:i4>
      </vt:variant>
      <vt:variant>
        <vt:i4>122</vt:i4>
      </vt:variant>
      <vt:variant>
        <vt:i4>0</vt:i4>
      </vt:variant>
      <vt:variant>
        <vt:i4>5</vt:i4>
      </vt:variant>
      <vt:variant>
        <vt:lpwstr/>
      </vt:variant>
      <vt:variant>
        <vt:lpwstr>_Toc237224325</vt:lpwstr>
      </vt:variant>
      <vt:variant>
        <vt:i4>1048628</vt:i4>
      </vt:variant>
      <vt:variant>
        <vt:i4>116</vt:i4>
      </vt:variant>
      <vt:variant>
        <vt:i4>0</vt:i4>
      </vt:variant>
      <vt:variant>
        <vt:i4>5</vt:i4>
      </vt:variant>
      <vt:variant>
        <vt:lpwstr/>
      </vt:variant>
      <vt:variant>
        <vt:lpwstr>_Toc237224324</vt:lpwstr>
      </vt:variant>
      <vt:variant>
        <vt:i4>1048628</vt:i4>
      </vt:variant>
      <vt:variant>
        <vt:i4>110</vt:i4>
      </vt:variant>
      <vt:variant>
        <vt:i4>0</vt:i4>
      </vt:variant>
      <vt:variant>
        <vt:i4>5</vt:i4>
      </vt:variant>
      <vt:variant>
        <vt:lpwstr/>
      </vt:variant>
      <vt:variant>
        <vt:lpwstr>_Toc237224323</vt:lpwstr>
      </vt:variant>
      <vt:variant>
        <vt:i4>1048628</vt:i4>
      </vt:variant>
      <vt:variant>
        <vt:i4>104</vt:i4>
      </vt:variant>
      <vt:variant>
        <vt:i4>0</vt:i4>
      </vt:variant>
      <vt:variant>
        <vt:i4>5</vt:i4>
      </vt:variant>
      <vt:variant>
        <vt:lpwstr/>
      </vt:variant>
      <vt:variant>
        <vt:lpwstr>_Toc237224322</vt:lpwstr>
      </vt:variant>
      <vt:variant>
        <vt:i4>1048628</vt:i4>
      </vt:variant>
      <vt:variant>
        <vt:i4>98</vt:i4>
      </vt:variant>
      <vt:variant>
        <vt:i4>0</vt:i4>
      </vt:variant>
      <vt:variant>
        <vt:i4>5</vt:i4>
      </vt:variant>
      <vt:variant>
        <vt:lpwstr/>
      </vt:variant>
      <vt:variant>
        <vt:lpwstr>_Toc237224321</vt:lpwstr>
      </vt:variant>
      <vt:variant>
        <vt:i4>1048628</vt:i4>
      </vt:variant>
      <vt:variant>
        <vt:i4>92</vt:i4>
      </vt:variant>
      <vt:variant>
        <vt:i4>0</vt:i4>
      </vt:variant>
      <vt:variant>
        <vt:i4>5</vt:i4>
      </vt:variant>
      <vt:variant>
        <vt:lpwstr/>
      </vt:variant>
      <vt:variant>
        <vt:lpwstr>_Toc237224320</vt:lpwstr>
      </vt:variant>
      <vt:variant>
        <vt:i4>1245236</vt:i4>
      </vt:variant>
      <vt:variant>
        <vt:i4>86</vt:i4>
      </vt:variant>
      <vt:variant>
        <vt:i4>0</vt:i4>
      </vt:variant>
      <vt:variant>
        <vt:i4>5</vt:i4>
      </vt:variant>
      <vt:variant>
        <vt:lpwstr/>
      </vt:variant>
      <vt:variant>
        <vt:lpwstr>_Toc237224319</vt:lpwstr>
      </vt:variant>
      <vt:variant>
        <vt:i4>1245236</vt:i4>
      </vt:variant>
      <vt:variant>
        <vt:i4>80</vt:i4>
      </vt:variant>
      <vt:variant>
        <vt:i4>0</vt:i4>
      </vt:variant>
      <vt:variant>
        <vt:i4>5</vt:i4>
      </vt:variant>
      <vt:variant>
        <vt:lpwstr/>
      </vt:variant>
      <vt:variant>
        <vt:lpwstr>_Toc237224318</vt:lpwstr>
      </vt:variant>
      <vt:variant>
        <vt:i4>1245236</vt:i4>
      </vt:variant>
      <vt:variant>
        <vt:i4>74</vt:i4>
      </vt:variant>
      <vt:variant>
        <vt:i4>0</vt:i4>
      </vt:variant>
      <vt:variant>
        <vt:i4>5</vt:i4>
      </vt:variant>
      <vt:variant>
        <vt:lpwstr/>
      </vt:variant>
      <vt:variant>
        <vt:lpwstr>_Toc237224317</vt:lpwstr>
      </vt:variant>
      <vt:variant>
        <vt:i4>1245236</vt:i4>
      </vt:variant>
      <vt:variant>
        <vt:i4>68</vt:i4>
      </vt:variant>
      <vt:variant>
        <vt:i4>0</vt:i4>
      </vt:variant>
      <vt:variant>
        <vt:i4>5</vt:i4>
      </vt:variant>
      <vt:variant>
        <vt:lpwstr/>
      </vt:variant>
      <vt:variant>
        <vt:lpwstr>_Toc237224316</vt:lpwstr>
      </vt:variant>
      <vt:variant>
        <vt:i4>1245236</vt:i4>
      </vt:variant>
      <vt:variant>
        <vt:i4>62</vt:i4>
      </vt:variant>
      <vt:variant>
        <vt:i4>0</vt:i4>
      </vt:variant>
      <vt:variant>
        <vt:i4>5</vt:i4>
      </vt:variant>
      <vt:variant>
        <vt:lpwstr/>
      </vt:variant>
      <vt:variant>
        <vt:lpwstr>_Toc237224315</vt:lpwstr>
      </vt:variant>
      <vt:variant>
        <vt:i4>1245236</vt:i4>
      </vt:variant>
      <vt:variant>
        <vt:i4>56</vt:i4>
      </vt:variant>
      <vt:variant>
        <vt:i4>0</vt:i4>
      </vt:variant>
      <vt:variant>
        <vt:i4>5</vt:i4>
      </vt:variant>
      <vt:variant>
        <vt:lpwstr/>
      </vt:variant>
      <vt:variant>
        <vt:lpwstr>_Toc237224314</vt:lpwstr>
      </vt:variant>
      <vt:variant>
        <vt:i4>1245236</vt:i4>
      </vt:variant>
      <vt:variant>
        <vt:i4>50</vt:i4>
      </vt:variant>
      <vt:variant>
        <vt:i4>0</vt:i4>
      </vt:variant>
      <vt:variant>
        <vt:i4>5</vt:i4>
      </vt:variant>
      <vt:variant>
        <vt:lpwstr/>
      </vt:variant>
      <vt:variant>
        <vt:lpwstr>_Toc237224313</vt:lpwstr>
      </vt:variant>
      <vt:variant>
        <vt:i4>1245236</vt:i4>
      </vt:variant>
      <vt:variant>
        <vt:i4>44</vt:i4>
      </vt:variant>
      <vt:variant>
        <vt:i4>0</vt:i4>
      </vt:variant>
      <vt:variant>
        <vt:i4>5</vt:i4>
      </vt:variant>
      <vt:variant>
        <vt:lpwstr/>
      </vt:variant>
      <vt:variant>
        <vt:lpwstr>_Toc237224312</vt:lpwstr>
      </vt:variant>
      <vt:variant>
        <vt:i4>1245236</vt:i4>
      </vt:variant>
      <vt:variant>
        <vt:i4>38</vt:i4>
      </vt:variant>
      <vt:variant>
        <vt:i4>0</vt:i4>
      </vt:variant>
      <vt:variant>
        <vt:i4>5</vt:i4>
      </vt:variant>
      <vt:variant>
        <vt:lpwstr/>
      </vt:variant>
      <vt:variant>
        <vt:lpwstr>_Toc237224311</vt:lpwstr>
      </vt:variant>
      <vt:variant>
        <vt:i4>1245236</vt:i4>
      </vt:variant>
      <vt:variant>
        <vt:i4>32</vt:i4>
      </vt:variant>
      <vt:variant>
        <vt:i4>0</vt:i4>
      </vt:variant>
      <vt:variant>
        <vt:i4>5</vt:i4>
      </vt:variant>
      <vt:variant>
        <vt:lpwstr/>
      </vt:variant>
      <vt:variant>
        <vt:lpwstr>_Toc237224310</vt:lpwstr>
      </vt:variant>
      <vt:variant>
        <vt:i4>1179700</vt:i4>
      </vt:variant>
      <vt:variant>
        <vt:i4>26</vt:i4>
      </vt:variant>
      <vt:variant>
        <vt:i4>0</vt:i4>
      </vt:variant>
      <vt:variant>
        <vt:i4>5</vt:i4>
      </vt:variant>
      <vt:variant>
        <vt:lpwstr/>
      </vt:variant>
      <vt:variant>
        <vt:lpwstr>_Toc237224309</vt:lpwstr>
      </vt:variant>
      <vt:variant>
        <vt:i4>1179700</vt:i4>
      </vt:variant>
      <vt:variant>
        <vt:i4>20</vt:i4>
      </vt:variant>
      <vt:variant>
        <vt:i4>0</vt:i4>
      </vt:variant>
      <vt:variant>
        <vt:i4>5</vt:i4>
      </vt:variant>
      <vt:variant>
        <vt:lpwstr/>
      </vt:variant>
      <vt:variant>
        <vt:lpwstr>_Toc237224308</vt:lpwstr>
      </vt:variant>
      <vt:variant>
        <vt:i4>1179700</vt:i4>
      </vt:variant>
      <vt:variant>
        <vt:i4>14</vt:i4>
      </vt:variant>
      <vt:variant>
        <vt:i4>0</vt:i4>
      </vt:variant>
      <vt:variant>
        <vt:i4>5</vt:i4>
      </vt:variant>
      <vt:variant>
        <vt:lpwstr/>
      </vt:variant>
      <vt:variant>
        <vt:lpwstr>_Toc237224307</vt:lpwstr>
      </vt:variant>
      <vt:variant>
        <vt:i4>1179700</vt:i4>
      </vt:variant>
      <vt:variant>
        <vt:i4>8</vt:i4>
      </vt:variant>
      <vt:variant>
        <vt:i4>0</vt:i4>
      </vt:variant>
      <vt:variant>
        <vt:i4>5</vt:i4>
      </vt:variant>
      <vt:variant>
        <vt:lpwstr/>
      </vt:variant>
      <vt:variant>
        <vt:lpwstr>_Toc237224306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eDoc</dc:title>
  <dc:creator>alackas</dc:creator>
  <cp:lastModifiedBy>Amy Byers</cp:lastModifiedBy>
  <cp:revision>7</cp:revision>
  <cp:lastPrinted>2009-04-22T19:36:00Z</cp:lastPrinted>
  <dcterms:created xsi:type="dcterms:W3CDTF">2015-03-31T16:26:00Z</dcterms:created>
  <dcterms:modified xsi:type="dcterms:W3CDTF">2015-04-01T16:53:00Z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0x0101008DD96454AA006D4FBDFADC046BE8270C</vt:lpwstr>
  </property>
</Properties>
</file>