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4886" w:type="pct"/>
        <w:tblInd w:w="144" w:type="dxa"/>
        <w:tblLayout w:type="fixed"/>
        <w:tblLook w:val="0000" w:firstRow="0" w:lastRow="0" w:firstColumn="0" w:lastColumn="0" w:noHBand="0" w:noVBand="0"/>
      </w:tblPr>
      <w:tblGrid>
        <w:gridCol w:w="5293"/>
        <w:gridCol w:w="5261"/>
      </w:tblGrid>
      <w:tr w:rsidR="00750589" w:rsidRPr="00992FE0" w:rsidTr="00A36851">
        <w:tc>
          <w:tcPr>
            <w:tcW w:w="5399" w:type="dxa"/>
            <w:vAlign w:val="center"/>
          </w:tcPr>
          <w:p w:rsidR="00750589" w:rsidRPr="00992FE0" w:rsidRDefault="00DA1D0F" w:rsidP="00A711A3">
            <w:pPr>
              <w:ind w:left="72"/>
              <w:rPr>
                <w:sz w:val="24"/>
              </w:rPr>
            </w:pPr>
            <w:r w:rsidRPr="00992FE0">
              <w:rPr>
                <w:noProof/>
              </w:rPr>
              <w:drawing>
                <wp:inline distT="0" distB="0" distL="0" distR="0">
                  <wp:extent cx="1967230" cy="733425"/>
                  <wp:effectExtent l="0" t="0" r="0" b="0"/>
                  <wp:docPr id="1" name="Picture 4" descr="Stella No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ella Nova Logo"/>
                          <pic:cNvPicPr>
                            <a:picLocks noChangeAspect="1" noChangeArrowheads="1"/>
                          </pic:cNvPicPr>
                        </pic:nvPicPr>
                        <pic:blipFill>
                          <a:blip r:embed="rId11" cstate="print"/>
                          <a:srcRect/>
                          <a:stretch>
                            <a:fillRect/>
                          </a:stretch>
                        </pic:blipFill>
                        <pic:spPr bwMode="auto">
                          <a:xfrm>
                            <a:off x="0" y="0"/>
                            <a:ext cx="1967230" cy="733425"/>
                          </a:xfrm>
                          <a:prstGeom prst="rect">
                            <a:avLst/>
                          </a:prstGeom>
                          <a:noFill/>
                          <a:ln w="9525">
                            <a:noFill/>
                            <a:miter lim="800000"/>
                            <a:headEnd/>
                            <a:tailEnd/>
                          </a:ln>
                        </pic:spPr>
                      </pic:pic>
                    </a:graphicData>
                  </a:graphic>
                </wp:inline>
              </w:drawing>
            </w:r>
          </w:p>
        </w:tc>
        <w:tc>
          <w:tcPr>
            <w:tcW w:w="5366" w:type="dxa"/>
            <w:vAlign w:val="center"/>
          </w:tcPr>
          <w:p w:rsidR="00750589" w:rsidRPr="00992FE0" w:rsidRDefault="00A36851" w:rsidP="007345F4">
            <w:pPr>
              <w:ind w:left="72"/>
              <w:jc w:val="center"/>
              <w:rPr>
                <w:color w:val="FF0000"/>
                <w:szCs w:val="20"/>
              </w:rPr>
            </w:pPr>
            <w:r w:rsidRPr="00992FE0">
              <w:rPr>
                <w:noProof/>
                <w:color w:val="FF0000"/>
                <w:szCs w:val="20"/>
              </w:rPr>
              <w:drawing>
                <wp:inline distT="0" distB="0" distL="0" distR="0">
                  <wp:extent cx="963930" cy="690880"/>
                  <wp:effectExtent l="19050" t="0" r="7620" b="0"/>
                  <wp:docPr id="3" name="Picture 8" descr="LOG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4"/>
                          <pic:cNvPicPr>
                            <a:picLocks noChangeAspect="1" noChangeArrowheads="1"/>
                          </pic:cNvPicPr>
                        </pic:nvPicPr>
                        <pic:blipFill>
                          <a:blip r:embed="rId12" cstate="print"/>
                          <a:srcRect/>
                          <a:stretch>
                            <a:fillRect/>
                          </a:stretch>
                        </pic:blipFill>
                        <pic:spPr bwMode="auto">
                          <a:xfrm>
                            <a:off x="0" y="0"/>
                            <a:ext cx="963930" cy="690880"/>
                          </a:xfrm>
                          <a:prstGeom prst="rect">
                            <a:avLst/>
                          </a:prstGeom>
                          <a:noFill/>
                        </pic:spPr>
                      </pic:pic>
                    </a:graphicData>
                  </a:graphic>
                </wp:inline>
              </w:drawing>
            </w:r>
          </w:p>
        </w:tc>
      </w:tr>
      <w:tr w:rsidR="0026699F" w:rsidRPr="00992FE0" w:rsidTr="00A36851">
        <w:tc>
          <w:tcPr>
            <w:tcW w:w="10765" w:type="dxa"/>
            <w:gridSpan w:val="2"/>
            <w:vAlign w:val="center"/>
          </w:tcPr>
          <w:p w:rsidR="00A711A3" w:rsidRPr="00992FE0" w:rsidRDefault="00A711A3" w:rsidP="00A711A3">
            <w:pPr>
              <w:ind w:left="72"/>
              <w:rPr>
                <w:i/>
                <w:color w:val="FF0000"/>
                <w:sz w:val="28"/>
                <w:szCs w:val="28"/>
              </w:rPr>
            </w:pPr>
          </w:p>
          <w:p w:rsidR="00A711A3" w:rsidRPr="00992FE0" w:rsidRDefault="00A711A3" w:rsidP="00A711A3">
            <w:pPr>
              <w:ind w:left="72"/>
              <w:rPr>
                <w:i/>
                <w:color w:val="FF0000"/>
                <w:sz w:val="28"/>
                <w:szCs w:val="28"/>
              </w:rPr>
            </w:pPr>
          </w:p>
          <w:p w:rsidR="00A711A3" w:rsidRPr="00992FE0" w:rsidRDefault="00A711A3" w:rsidP="00A711A3">
            <w:pPr>
              <w:ind w:left="72"/>
              <w:rPr>
                <w:i/>
                <w:color w:val="FF0000"/>
                <w:sz w:val="28"/>
                <w:szCs w:val="28"/>
              </w:rPr>
            </w:pPr>
          </w:p>
          <w:p w:rsidR="00A711A3" w:rsidRPr="00992FE0" w:rsidRDefault="00A711A3" w:rsidP="00A711A3">
            <w:pPr>
              <w:ind w:left="72"/>
              <w:rPr>
                <w:i/>
                <w:color w:val="FF0000"/>
                <w:sz w:val="28"/>
                <w:szCs w:val="28"/>
              </w:rPr>
            </w:pPr>
          </w:p>
          <w:p w:rsidR="00A711A3" w:rsidRPr="00992FE0" w:rsidRDefault="00A711A3" w:rsidP="00A711A3">
            <w:pPr>
              <w:ind w:left="72"/>
              <w:rPr>
                <w:i/>
                <w:color w:val="FF0000"/>
                <w:sz w:val="28"/>
                <w:szCs w:val="28"/>
              </w:rPr>
            </w:pPr>
          </w:p>
          <w:p w:rsidR="00A711A3" w:rsidRPr="00992FE0" w:rsidRDefault="00A711A3" w:rsidP="00A711A3">
            <w:pPr>
              <w:ind w:left="72"/>
              <w:rPr>
                <w:i/>
                <w:color w:val="FF0000"/>
                <w:sz w:val="28"/>
                <w:szCs w:val="28"/>
              </w:rPr>
            </w:pPr>
          </w:p>
          <w:p w:rsidR="00A711A3" w:rsidRPr="00992FE0" w:rsidRDefault="00A711A3" w:rsidP="00A711A3">
            <w:pPr>
              <w:ind w:left="72"/>
              <w:rPr>
                <w:i/>
                <w:color w:val="FF0000"/>
                <w:sz w:val="28"/>
                <w:szCs w:val="28"/>
              </w:rPr>
            </w:pPr>
          </w:p>
          <w:p w:rsidR="005E21B2" w:rsidRPr="00992FE0" w:rsidRDefault="005E21B2" w:rsidP="00A711A3">
            <w:pPr>
              <w:ind w:left="72"/>
              <w:rPr>
                <w:i/>
                <w:color w:val="FF0000"/>
                <w:sz w:val="28"/>
                <w:szCs w:val="28"/>
              </w:rPr>
            </w:pPr>
          </w:p>
          <w:p w:rsidR="005E21B2" w:rsidRPr="00992FE0" w:rsidRDefault="005E21B2" w:rsidP="00A711A3">
            <w:pPr>
              <w:ind w:left="72"/>
              <w:rPr>
                <w:i/>
                <w:color w:val="FF0000"/>
                <w:sz w:val="28"/>
                <w:szCs w:val="28"/>
              </w:rPr>
            </w:pPr>
          </w:p>
          <w:p w:rsidR="005E21B2" w:rsidRPr="00992FE0" w:rsidRDefault="005E21B2" w:rsidP="00A711A3">
            <w:pPr>
              <w:ind w:left="72"/>
              <w:rPr>
                <w:i/>
                <w:color w:val="FF0000"/>
                <w:sz w:val="28"/>
                <w:szCs w:val="28"/>
              </w:rPr>
            </w:pPr>
          </w:p>
          <w:p w:rsidR="00A711A3" w:rsidRPr="00992FE0" w:rsidRDefault="00A711A3" w:rsidP="00A711A3">
            <w:pPr>
              <w:ind w:left="72"/>
              <w:rPr>
                <w:i/>
                <w:color w:val="FF0000"/>
                <w:sz w:val="28"/>
                <w:szCs w:val="28"/>
              </w:rPr>
            </w:pPr>
          </w:p>
          <w:p w:rsidR="005C11F8" w:rsidRPr="00992FE0" w:rsidRDefault="005C11F8" w:rsidP="00A711A3">
            <w:pPr>
              <w:ind w:left="72"/>
              <w:rPr>
                <w:i/>
                <w:color w:val="FF0000"/>
                <w:sz w:val="28"/>
                <w:szCs w:val="28"/>
              </w:rPr>
            </w:pPr>
          </w:p>
          <w:p w:rsidR="00A711A3" w:rsidRPr="00992FE0" w:rsidRDefault="00A711A3" w:rsidP="00A711A3">
            <w:pPr>
              <w:ind w:left="72"/>
              <w:rPr>
                <w:i/>
                <w:color w:val="FF0000"/>
                <w:sz w:val="28"/>
                <w:szCs w:val="28"/>
              </w:rPr>
            </w:pPr>
          </w:p>
          <w:p w:rsidR="00A711A3" w:rsidRPr="00992FE0" w:rsidRDefault="00A711A3" w:rsidP="00A711A3">
            <w:pPr>
              <w:ind w:left="72"/>
              <w:rPr>
                <w:i/>
                <w:color w:val="FF0000"/>
                <w:sz w:val="28"/>
                <w:szCs w:val="28"/>
              </w:rPr>
            </w:pPr>
          </w:p>
          <w:p w:rsidR="0026699F" w:rsidRPr="00992FE0" w:rsidRDefault="00A36851" w:rsidP="00A711A3">
            <w:pPr>
              <w:ind w:left="72"/>
              <w:jc w:val="right"/>
              <w:rPr>
                <w:sz w:val="36"/>
                <w:szCs w:val="36"/>
              </w:rPr>
            </w:pPr>
            <w:r w:rsidRPr="00992FE0">
              <w:rPr>
                <w:sz w:val="36"/>
                <w:szCs w:val="36"/>
              </w:rPr>
              <w:t>Best Buy Canada Mobile</w:t>
            </w:r>
          </w:p>
          <w:p w:rsidR="00A711A3" w:rsidRPr="00992FE0" w:rsidRDefault="00A711A3" w:rsidP="00A711A3">
            <w:pPr>
              <w:ind w:left="72"/>
              <w:jc w:val="center"/>
              <w:rPr>
                <w:b/>
                <w:sz w:val="36"/>
                <w:szCs w:val="36"/>
              </w:rPr>
            </w:pPr>
          </w:p>
        </w:tc>
      </w:tr>
      <w:tr w:rsidR="0026699F" w:rsidRPr="00992FE0" w:rsidTr="00A36851">
        <w:tc>
          <w:tcPr>
            <w:tcW w:w="10765" w:type="dxa"/>
            <w:gridSpan w:val="2"/>
            <w:vAlign w:val="center"/>
          </w:tcPr>
          <w:tbl>
            <w:tblPr>
              <w:tblStyle w:val="TableGrid"/>
              <w:tblW w:w="10565" w:type="dxa"/>
              <w:tblInd w:w="72" w:type="dxa"/>
              <w:tblBorders>
                <w:top w:val="none" w:sz="0" w:space="0" w:color="auto"/>
                <w:left w:val="none" w:sz="0" w:space="0" w:color="auto"/>
                <w:bottom w:val="none" w:sz="0" w:space="0" w:color="auto"/>
                <w:right w:val="none" w:sz="0" w:space="0" w:color="auto"/>
              </w:tblBorders>
              <w:shd w:val="clear" w:color="auto" w:fill="004EBC"/>
              <w:tblLayout w:type="fixed"/>
              <w:tblLook w:val="04A0" w:firstRow="1" w:lastRow="0" w:firstColumn="1" w:lastColumn="0" w:noHBand="0" w:noVBand="1"/>
            </w:tblPr>
            <w:tblGrid>
              <w:gridCol w:w="10565"/>
            </w:tblGrid>
            <w:tr w:rsidR="005C11F8" w:rsidRPr="00992FE0" w:rsidTr="00A36851">
              <w:trPr>
                <w:trHeight w:val="720"/>
              </w:trPr>
              <w:tc>
                <w:tcPr>
                  <w:tcW w:w="10565" w:type="dxa"/>
                  <w:shd w:val="clear" w:color="auto" w:fill="004EBC"/>
                  <w:vAlign w:val="center"/>
                </w:tcPr>
                <w:p w:rsidR="005C11F8" w:rsidRPr="00992FE0" w:rsidRDefault="005E4C1F" w:rsidP="008113C1">
                  <w:pPr>
                    <w:jc w:val="center"/>
                    <w:rPr>
                      <w:b/>
                      <w:color w:val="FFFFFF" w:themeColor="background1"/>
                      <w:sz w:val="36"/>
                      <w:szCs w:val="36"/>
                    </w:rPr>
                  </w:pPr>
                  <w:r w:rsidRPr="00992FE0">
                    <w:rPr>
                      <w:b/>
                      <w:color w:val="FFFFFF" w:themeColor="background1"/>
                      <w:sz w:val="36"/>
                      <w:szCs w:val="36"/>
                    </w:rPr>
                    <w:t xml:space="preserve">Gift Card </w:t>
                  </w:r>
                  <w:r w:rsidR="00A36851" w:rsidRPr="00992FE0">
                    <w:rPr>
                      <w:b/>
                      <w:color w:val="FFFFFF" w:themeColor="background1"/>
                      <w:sz w:val="36"/>
                      <w:szCs w:val="36"/>
                    </w:rPr>
                    <w:t xml:space="preserve">Feature </w:t>
                  </w:r>
                  <w:r w:rsidR="005C11F8" w:rsidRPr="00992FE0">
                    <w:rPr>
                      <w:b/>
                      <w:color w:val="FFFFFF" w:themeColor="background1"/>
                      <w:sz w:val="36"/>
                      <w:szCs w:val="36"/>
                    </w:rPr>
                    <w:t>Document</w:t>
                  </w:r>
                </w:p>
              </w:tc>
            </w:tr>
          </w:tbl>
          <w:p w:rsidR="00A711A3" w:rsidRPr="00992FE0" w:rsidRDefault="00A711A3" w:rsidP="00A711A3">
            <w:pPr>
              <w:ind w:left="72"/>
              <w:jc w:val="right"/>
              <w:rPr>
                <w:color w:val="FF0000"/>
                <w:sz w:val="36"/>
                <w:szCs w:val="36"/>
              </w:rPr>
            </w:pPr>
          </w:p>
          <w:p w:rsidR="00A711A3" w:rsidRPr="00992FE0" w:rsidRDefault="00763E93" w:rsidP="00A711A3">
            <w:pPr>
              <w:ind w:left="72"/>
              <w:jc w:val="right"/>
              <w:rPr>
                <w:b/>
                <w:sz w:val="24"/>
              </w:rPr>
            </w:pPr>
            <w:r w:rsidRPr="00992FE0">
              <w:rPr>
                <w:b/>
                <w:sz w:val="24"/>
              </w:rPr>
              <w:t>Document Version</w:t>
            </w:r>
            <w:r w:rsidR="005E4C1F" w:rsidRPr="00992FE0">
              <w:rPr>
                <w:b/>
                <w:sz w:val="24"/>
              </w:rPr>
              <w:t xml:space="preserve">: </w:t>
            </w:r>
            <w:r w:rsidR="005E4C66" w:rsidRPr="00992FE0">
              <w:rPr>
                <w:b/>
                <w:sz w:val="24"/>
              </w:rPr>
              <w:t>1.</w:t>
            </w:r>
            <w:ins w:id="0" w:author="Amy Byers" w:date="2014-09-25T11:22:00Z">
              <w:r w:rsidR="009375AA">
                <w:rPr>
                  <w:b/>
                  <w:sz w:val="24"/>
                </w:rPr>
                <w:t>2</w:t>
              </w:r>
            </w:ins>
            <w:del w:id="1" w:author="Amy Byers" w:date="2014-09-25T11:22:00Z">
              <w:r w:rsidR="005E4C66" w:rsidRPr="00992FE0" w:rsidDel="009375AA">
                <w:rPr>
                  <w:b/>
                  <w:sz w:val="24"/>
                </w:rPr>
                <w:delText>1</w:delText>
              </w:r>
            </w:del>
          </w:p>
          <w:p w:rsidR="003C0044" w:rsidRPr="00992FE0" w:rsidRDefault="003C0044" w:rsidP="003C0044">
            <w:pPr>
              <w:spacing w:before="120" w:after="120"/>
              <w:ind w:left="72"/>
              <w:jc w:val="right"/>
              <w:rPr>
                <w:b/>
                <w:iCs/>
                <w:sz w:val="24"/>
              </w:rPr>
            </w:pPr>
            <w:r w:rsidRPr="00992FE0">
              <w:rPr>
                <w:b/>
                <w:iCs/>
                <w:sz w:val="24"/>
              </w:rPr>
              <w:t xml:space="preserve">Design Date: </w:t>
            </w:r>
            <w:r w:rsidR="00F41F64" w:rsidRPr="00992FE0">
              <w:rPr>
                <w:b/>
                <w:iCs/>
                <w:sz w:val="24"/>
              </w:rPr>
              <w:t>January 11, 2013</w:t>
            </w:r>
          </w:p>
          <w:p w:rsidR="003C0044" w:rsidRPr="00992FE0" w:rsidRDefault="003C0044" w:rsidP="00A711A3">
            <w:pPr>
              <w:ind w:left="72"/>
              <w:jc w:val="right"/>
              <w:rPr>
                <w:b/>
                <w:sz w:val="24"/>
              </w:rPr>
            </w:pPr>
          </w:p>
          <w:p w:rsidR="00A711A3" w:rsidRPr="00992FE0" w:rsidRDefault="00A711A3" w:rsidP="00A711A3">
            <w:pPr>
              <w:ind w:left="72"/>
              <w:jc w:val="right"/>
              <w:rPr>
                <w:color w:val="FF0000"/>
                <w:sz w:val="36"/>
                <w:szCs w:val="36"/>
              </w:rPr>
            </w:pPr>
          </w:p>
          <w:p w:rsidR="0026699F" w:rsidRPr="00992FE0" w:rsidRDefault="0026699F" w:rsidP="00A711A3">
            <w:pPr>
              <w:ind w:left="72"/>
              <w:jc w:val="right"/>
              <w:rPr>
                <w:sz w:val="36"/>
                <w:szCs w:val="36"/>
              </w:rPr>
            </w:pPr>
          </w:p>
        </w:tc>
      </w:tr>
      <w:tr w:rsidR="0026699F" w:rsidRPr="00992FE0" w:rsidTr="00A36851">
        <w:tc>
          <w:tcPr>
            <w:tcW w:w="10765" w:type="dxa"/>
            <w:gridSpan w:val="2"/>
            <w:vAlign w:val="center"/>
          </w:tcPr>
          <w:p w:rsidR="00A711A3" w:rsidRPr="00992FE0" w:rsidRDefault="00A711A3" w:rsidP="00A711A3">
            <w:pPr>
              <w:ind w:left="72"/>
              <w:rPr>
                <w:i/>
                <w:color w:val="FF0000"/>
                <w:sz w:val="24"/>
              </w:rPr>
            </w:pPr>
          </w:p>
          <w:p w:rsidR="00A711A3" w:rsidRPr="00992FE0" w:rsidRDefault="00A711A3" w:rsidP="00A711A3">
            <w:pPr>
              <w:ind w:left="72"/>
              <w:rPr>
                <w:i/>
                <w:color w:val="FF0000"/>
                <w:sz w:val="24"/>
              </w:rPr>
            </w:pPr>
          </w:p>
          <w:p w:rsidR="00A711A3" w:rsidRPr="00992FE0" w:rsidRDefault="00A711A3" w:rsidP="00A711A3">
            <w:pPr>
              <w:ind w:left="72"/>
              <w:rPr>
                <w:i/>
                <w:color w:val="FF0000"/>
                <w:sz w:val="24"/>
              </w:rPr>
            </w:pPr>
          </w:p>
          <w:p w:rsidR="00A711A3" w:rsidRPr="00992FE0" w:rsidRDefault="00A711A3" w:rsidP="00A711A3">
            <w:pPr>
              <w:ind w:left="72"/>
              <w:rPr>
                <w:i/>
                <w:color w:val="FF0000"/>
                <w:sz w:val="24"/>
              </w:rPr>
            </w:pPr>
          </w:p>
          <w:p w:rsidR="00A711A3" w:rsidRPr="00992FE0" w:rsidRDefault="00A711A3" w:rsidP="00A711A3">
            <w:pPr>
              <w:ind w:left="72"/>
              <w:rPr>
                <w:i/>
                <w:color w:val="FF0000"/>
                <w:sz w:val="24"/>
              </w:rPr>
            </w:pPr>
          </w:p>
          <w:p w:rsidR="00A711A3" w:rsidRPr="00992FE0" w:rsidRDefault="00A711A3" w:rsidP="00A711A3">
            <w:pPr>
              <w:ind w:left="72"/>
              <w:rPr>
                <w:i/>
                <w:color w:val="FF0000"/>
                <w:sz w:val="24"/>
              </w:rPr>
            </w:pPr>
          </w:p>
          <w:p w:rsidR="00A711A3" w:rsidRPr="00992FE0" w:rsidRDefault="0026699F" w:rsidP="00763E93">
            <w:pPr>
              <w:ind w:left="72"/>
              <w:jc w:val="right"/>
              <w:rPr>
                <w:b/>
                <w:sz w:val="24"/>
              </w:rPr>
            </w:pPr>
            <w:r w:rsidRPr="00992FE0">
              <w:rPr>
                <w:b/>
                <w:sz w:val="24"/>
              </w:rPr>
              <w:t xml:space="preserve">Prepared By: </w:t>
            </w:r>
            <w:r w:rsidR="005E4C1F" w:rsidRPr="00992FE0">
              <w:rPr>
                <w:b/>
                <w:sz w:val="24"/>
              </w:rPr>
              <w:t>Amy Lackas</w:t>
            </w:r>
          </w:p>
          <w:p w:rsidR="00763E93" w:rsidRPr="00992FE0" w:rsidRDefault="00763E93" w:rsidP="00763E93">
            <w:pPr>
              <w:ind w:left="72"/>
              <w:jc w:val="right"/>
              <w:rPr>
                <w:b/>
                <w:color w:val="FF0000"/>
                <w:sz w:val="24"/>
              </w:rPr>
            </w:pPr>
          </w:p>
          <w:p w:rsidR="00763E93" w:rsidRPr="00992FE0" w:rsidRDefault="00763E93" w:rsidP="00763E93">
            <w:pPr>
              <w:ind w:left="72"/>
              <w:jc w:val="right"/>
              <w:rPr>
                <w:b/>
                <w:color w:val="FF0000"/>
                <w:sz w:val="24"/>
              </w:rPr>
            </w:pPr>
          </w:p>
          <w:p w:rsidR="00763E93" w:rsidRPr="00992FE0" w:rsidRDefault="00763E93" w:rsidP="00763E93">
            <w:pPr>
              <w:ind w:left="72"/>
              <w:jc w:val="right"/>
              <w:rPr>
                <w:b/>
                <w:color w:val="FF0000"/>
                <w:sz w:val="24"/>
              </w:rPr>
            </w:pPr>
          </w:p>
          <w:p w:rsidR="00AA76BC" w:rsidRPr="00992FE0" w:rsidRDefault="00AA76BC" w:rsidP="00763E93">
            <w:pPr>
              <w:ind w:left="72"/>
              <w:jc w:val="right"/>
              <w:rPr>
                <w:b/>
                <w:color w:val="FF0000"/>
                <w:sz w:val="24"/>
              </w:rPr>
            </w:pPr>
          </w:p>
          <w:p w:rsidR="00763E93" w:rsidRPr="00992FE0" w:rsidRDefault="00763E93" w:rsidP="00763E93">
            <w:pPr>
              <w:ind w:left="72"/>
              <w:jc w:val="right"/>
              <w:rPr>
                <w:b/>
                <w:sz w:val="24"/>
              </w:rPr>
            </w:pPr>
          </w:p>
        </w:tc>
      </w:tr>
      <w:tr w:rsidR="0026699F" w:rsidRPr="00992FE0" w:rsidTr="00A36851">
        <w:tc>
          <w:tcPr>
            <w:tcW w:w="10765" w:type="dxa"/>
            <w:gridSpan w:val="2"/>
            <w:vAlign w:val="center"/>
          </w:tcPr>
          <w:p w:rsidR="00A711A3" w:rsidRPr="00992FE0" w:rsidRDefault="00A711A3" w:rsidP="00AA76BC">
            <w:pPr>
              <w:ind w:left="72"/>
              <w:jc w:val="right"/>
              <w:rPr>
                <w:b/>
                <w:iCs/>
                <w:sz w:val="24"/>
              </w:rPr>
            </w:pPr>
          </w:p>
        </w:tc>
      </w:tr>
    </w:tbl>
    <w:p w:rsidR="008E55BA" w:rsidRPr="00992FE0" w:rsidRDefault="008E55BA" w:rsidP="009942AA">
      <w:pPr>
        <w:pStyle w:val="StyleHeaderItalic"/>
        <w:pBdr>
          <w:bottom w:val="single" w:sz="4" w:space="0" w:color="auto"/>
        </w:pBdr>
        <w:rPr>
          <w:b/>
        </w:rPr>
      </w:pPr>
      <w:r w:rsidRPr="00992FE0">
        <w:rPr>
          <w:b/>
        </w:rPr>
        <w:lastRenderedPageBreak/>
        <w:t>Table of Contents</w:t>
      </w:r>
    </w:p>
    <w:p w:rsidR="005717E9" w:rsidRDefault="00AB25A3">
      <w:pPr>
        <w:pStyle w:val="TOC1"/>
        <w:rPr>
          <w:ins w:id="2" w:author="Amy Byers" w:date="2014-09-26T12:51:00Z"/>
          <w:rFonts w:asciiTheme="minorHAnsi" w:eastAsiaTheme="minorEastAsia" w:hAnsiTheme="minorHAnsi" w:cstheme="minorBidi"/>
          <w:noProof/>
          <w:sz w:val="22"/>
          <w:szCs w:val="22"/>
        </w:rPr>
      </w:pPr>
      <w:r w:rsidRPr="00992FE0">
        <w:rPr>
          <w:b/>
          <w:sz w:val="24"/>
        </w:rPr>
        <w:fldChar w:fldCharType="begin"/>
      </w:r>
      <w:r w:rsidR="00D01C88" w:rsidRPr="00992FE0">
        <w:rPr>
          <w:b/>
          <w:sz w:val="24"/>
        </w:rPr>
        <w:instrText xml:space="preserve"> TOC \o "1-2" \h \z \u </w:instrText>
      </w:r>
      <w:r w:rsidRPr="00992FE0">
        <w:rPr>
          <w:b/>
          <w:sz w:val="24"/>
        </w:rPr>
        <w:fldChar w:fldCharType="separate"/>
      </w:r>
      <w:ins w:id="3" w:author="Amy Byers" w:date="2014-09-26T12:51:00Z">
        <w:r w:rsidR="005717E9" w:rsidRPr="00056E7C">
          <w:rPr>
            <w:rStyle w:val="Hyperlink"/>
            <w:noProof/>
          </w:rPr>
          <w:fldChar w:fldCharType="begin"/>
        </w:r>
        <w:r w:rsidR="005717E9" w:rsidRPr="00056E7C">
          <w:rPr>
            <w:rStyle w:val="Hyperlink"/>
            <w:noProof/>
          </w:rPr>
          <w:instrText xml:space="preserve"> </w:instrText>
        </w:r>
        <w:r w:rsidR="005717E9">
          <w:rPr>
            <w:noProof/>
          </w:rPr>
          <w:instrText>HYPERLINK \l "_Toc399499193"</w:instrText>
        </w:r>
        <w:r w:rsidR="005717E9" w:rsidRPr="00056E7C">
          <w:rPr>
            <w:rStyle w:val="Hyperlink"/>
            <w:noProof/>
          </w:rPr>
          <w:instrText xml:space="preserve"> </w:instrText>
        </w:r>
        <w:r w:rsidR="005717E9" w:rsidRPr="00056E7C">
          <w:rPr>
            <w:rStyle w:val="Hyperlink"/>
            <w:noProof/>
          </w:rPr>
        </w:r>
        <w:r w:rsidR="005717E9" w:rsidRPr="00056E7C">
          <w:rPr>
            <w:rStyle w:val="Hyperlink"/>
            <w:noProof/>
          </w:rPr>
          <w:fldChar w:fldCharType="separate"/>
        </w:r>
        <w:r w:rsidR="005717E9" w:rsidRPr="00056E7C">
          <w:rPr>
            <w:rStyle w:val="Hyperlink"/>
            <w:i/>
            <w:noProof/>
          </w:rPr>
          <w:t>1.</w:t>
        </w:r>
        <w:r w:rsidR="005717E9">
          <w:rPr>
            <w:rFonts w:asciiTheme="minorHAnsi" w:eastAsiaTheme="minorEastAsia" w:hAnsiTheme="minorHAnsi" w:cstheme="minorBidi"/>
            <w:noProof/>
            <w:sz w:val="22"/>
            <w:szCs w:val="22"/>
          </w:rPr>
          <w:tab/>
        </w:r>
        <w:r w:rsidR="005717E9" w:rsidRPr="00056E7C">
          <w:rPr>
            <w:rStyle w:val="Hyperlink"/>
            <w:i/>
            <w:noProof/>
          </w:rPr>
          <w:t>Feature Overview</w:t>
        </w:r>
        <w:r w:rsidR="005717E9">
          <w:rPr>
            <w:noProof/>
            <w:webHidden/>
          </w:rPr>
          <w:tab/>
        </w:r>
        <w:r w:rsidR="005717E9">
          <w:rPr>
            <w:noProof/>
            <w:webHidden/>
          </w:rPr>
          <w:fldChar w:fldCharType="begin"/>
        </w:r>
        <w:r w:rsidR="005717E9">
          <w:rPr>
            <w:noProof/>
            <w:webHidden/>
          </w:rPr>
          <w:instrText xml:space="preserve"> PAGEREF _Toc399499193 \h </w:instrText>
        </w:r>
        <w:r w:rsidR="005717E9">
          <w:rPr>
            <w:noProof/>
            <w:webHidden/>
          </w:rPr>
        </w:r>
      </w:ins>
      <w:r w:rsidR="005717E9">
        <w:rPr>
          <w:noProof/>
          <w:webHidden/>
        </w:rPr>
        <w:fldChar w:fldCharType="separate"/>
      </w:r>
      <w:ins w:id="4" w:author="Amy Byers" w:date="2014-09-26T12:51:00Z">
        <w:r w:rsidR="005717E9">
          <w:rPr>
            <w:noProof/>
            <w:webHidden/>
          </w:rPr>
          <w:t>4</w:t>
        </w:r>
        <w:r w:rsidR="005717E9">
          <w:rPr>
            <w:noProof/>
            <w:webHidden/>
          </w:rPr>
          <w:fldChar w:fldCharType="end"/>
        </w:r>
        <w:r w:rsidR="005717E9" w:rsidRPr="00056E7C">
          <w:rPr>
            <w:rStyle w:val="Hyperlink"/>
            <w:noProof/>
          </w:rPr>
          <w:fldChar w:fldCharType="end"/>
        </w:r>
      </w:ins>
    </w:p>
    <w:p w:rsidR="005717E9" w:rsidRDefault="005717E9">
      <w:pPr>
        <w:pStyle w:val="TOC2"/>
        <w:rPr>
          <w:ins w:id="5" w:author="Amy Byers" w:date="2014-09-26T12:51:00Z"/>
          <w:rFonts w:asciiTheme="minorHAnsi" w:eastAsiaTheme="minorEastAsia" w:hAnsiTheme="minorHAnsi" w:cstheme="minorBidi"/>
          <w:noProof/>
          <w:sz w:val="22"/>
          <w:szCs w:val="22"/>
        </w:rPr>
      </w:pPr>
      <w:ins w:id="6"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"_Toc399499194"</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1.1</w:t>
        </w:r>
        <w:r>
          <w:rPr>
            <w:rFonts w:asciiTheme="minorHAnsi" w:eastAsiaTheme="minorEastAsia" w:hAnsiTheme="minorHAnsi" w:cstheme="minorBidi"/>
            <w:noProof/>
            <w:sz w:val="22"/>
            <w:szCs w:val="22"/>
          </w:rPr>
          <w:tab/>
        </w:r>
        <w:r w:rsidRPr="00056E7C">
          <w:rPr>
            <w:rStyle w:val="Hyperlink"/>
            <w:noProof/>
          </w:rPr>
          <w:t>Feature Description</w:t>
        </w:r>
        <w:r>
          <w:rPr>
            <w:noProof/>
            <w:webHidden/>
          </w:rPr>
          <w:tab/>
        </w:r>
        <w:r>
          <w:rPr>
            <w:noProof/>
            <w:webHidden/>
          </w:rPr>
          <w:fldChar w:fldCharType="begin"/>
        </w:r>
        <w:r>
          <w:rPr>
            <w:noProof/>
            <w:webHidden/>
          </w:rPr>
          <w:instrText xml:space="preserve"> PAGEREF _Toc399499194 \h </w:instrText>
        </w:r>
        <w:r>
          <w:rPr>
            <w:noProof/>
            <w:webHidden/>
          </w:rPr>
        </w:r>
      </w:ins>
      <w:r>
        <w:rPr>
          <w:noProof/>
          <w:webHidden/>
        </w:rPr>
        <w:fldChar w:fldCharType="separate"/>
      </w:r>
      <w:ins w:id="7" w:author="Amy Byers" w:date="2014-09-26T12:51:00Z">
        <w:r>
          <w:rPr>
            <w:noProof/>
            <w:webHidden/>
          </w:rPr>
          <w:t>4</w:t>
        </w:r>
        <w:r>
          <w:rPr>
            <w:noProof/>
            <w:webHidden/>
          </w:rPr>
          <w:fldChar w:fldCharType="end"/>
        </w:r>
        <w:r w:rsidRPr="00056E7C">
          <w:rPr>
            <w:rStyle w:val="Hyperlink"/>
            <w:noProof/>
          </w:rPr>
          <w:fldChar w:fldCharType="end"/>
        </w:r>
      </w:ins>
    </w:p>
    <w:p w:rsidR="005717E9" w:rsidRDefault="005717E9">
      <w:pPr>
        <w:pStyle w:val="TOC2"/>
        <w:rPr>
          <w:ins w:id="8" w:author="Amy Byers" w:date="2014-09-26T12:51:00Z"/>
          <w:rFonts w:asciiTheme="minorHAnsi" w:eastAsiaTheme="minorEastAsia" w:hAnsiTheme="minorHAnsi" w:cstheme="minorBidi"/>
          <w:noProof/>
          <w:sz w:val="22"/>
          <w:szCs w:val="22"/>
        </w:rPr>
      </w:pPr>
      <w:ins w:id="9"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"_Toc399499195"</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1.2</w:t>
        </w:r>
        <w:r>
          <w:rPr>
            <w:rFonts w:asciiTheme="minorHAnsi" w:eastAsiaTheme="minorEastAsia" w:hAnsiTheme="minorHAnsi" w:cstheme="minorBidi"/>
            <w:noProof/>
            <w:sz w:val="22"/>
            <w:szCs w:val="22"/>
          </w:rPr>
          <w:tab/>
        </w:r>
        <w:r w:rsidRPr="00056E7C">
          <w:rPr>
            <w:rStyle w:val="Hyperlink"/>
            <w:noProof/>
          </w:rPr>
          <w:t>Assumptions</w:t>
        </w:r>
        <w:r>
          <w:rPr>
            <w:noProof/>
            <w:webHidden/>
          </w:rPr>
          <w:tab/>
        </w:r>
        <w:r>
          <w:rPr>
            <w:noProof/>
            <w:webHidden/>
          </w:rPr>
          <w:fldChar w:fldCharType="begin"/>
        </w:r>
        <w:r>
          <w:rPr>
            <w:noProof/>
            <w:webHidden/>
          </w:rPr>
          <w:instrText xml:space="preserve"> PAGEREF _Toc399499195 \h </w:instrText>
        </w:r>
        <w:r>
          <w:rPr>
            <w:noProof/>
            <w:webHidden/>
          </w:rPr>
        </w:r>
      </w:ins>
      <w:r>
        <w:rPr>
          <w:noProof/>
          <w:webHidden/>
        </w:rPr>
        <w:fldChar w:fldCharType="separate"/>
      </w:r>
      <w:ins w:id="10" w:author="Amy Byers" w:date="2014-09-26T12:51:00Z">
        <w:r>
          <w:rPr>
            <w:noProof/>
            <w:webHidden/>
          </w:rPr>
          <w:t>4</w:t>
        </w:r>
        <w:r>
          <w:rPr>
            <w:noProof/>
            <w:webHidden/>
          </w:rPr>
          <w:fldChar w:fldCharType="end"/>
        </w:r>
        <w:r w:rsidRPr="00056E7C">
          <w:rPr>
            <w:rStyle w:val="Hyperlink"/>
            <w:noProof/>
          </w:rPr>
          <w:fldChar w:fldCharType="end"/>
        </w:r>
      </w:ins>
    </w:p>
    <w:p w:rsidR="005717E9" w:rsidRDefault="005717E9">
      <w:pPr>
        <w:pStyle w:val="TOC2"/>
        <w:rPr>
          <w:ins w:id="11" w:author="Amy Byers" w:date="2014-09-26T12:51:00Z"/>
          <w:rFonts w:asciiTheme="minorHAnsi" w:eastAsiaTheme="minorEastAsia" w:hAnsiTheme="minorHAnsi" w:cstheme="minorBidi"/>
          <w:noProof/>
          <w:sz w:val="22"/>
          <w:szCs w:val="22"/>
        </w:rPr>
      </w:pPr>
      <w:ins w:id="12"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"_Toc399499196"</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1.3</w:t>
        </w:r>
        <w:r>
          <w:rPr>
            <w:rFonts w:asciiTheme="minorHAnsi" w:eastAsiaTheme="minorEastAsia" w:hAnsiTheme="minorHAnsi" w:cstheme="minorBidi"/>
            <w:noProof/>
            <w:sz w:val="22"/>
            <w:szCs w:val="22"/>
          </w:rPr>
          <w:tab/>
        </w:r>
        <w:r w:rsidRPr="00056E7C">
          <w:rPr>
            <w:rStyle w:val="Hyperlink"/>
            <w:noProof/>
          </w:rPr>
          <w:t>Parameters and System Settings</w:t>
        </w:r>
        <w:r>
          <w:rPr>
            <w:noProof/>
            <w:webHidden/>
          </w:rPr>
          <w:tab/>
        </w:r>
        <w:r>
          <w:rPr>
            <w:noProof/>
            <w:webHidden/>
          </w:rPr>
          <w:fldChar w:fldCharType="begin"/>
        </w:r>
        <w:r>
          <w:rPr>
            <w:noProof/>
            <w:webHidden/>
          </w:rPr>
          <w:instrText xml:space="preserve"> PAGEREF _Toc399499196 \h </w:instrText>
        </w:r>
        <w:r>
          <w:rPr>
            <w:noProof/>
            <w:webHidden/>
          </w:rPr>
        </w:r>
      </w:ins>
      <w:r>
        <w:rPr>
          <w:noProof/>
          <w:webHidden/>
        </w:rPr>
        <w:fldChar w:fldCharType="separate"/>
      </w:r>
      <w:ins w:id="13" w:author="Amy Byers" w:date="2014-09-26T12:51:00Z">
        <w:r>
          <w:rPr>
            <w:noProof/>
            <w:webHidden/>
          </w:rPr>
          <w:t>4</w:t>
        </w:r>
        <w:r>
          <w:rPr>
            <w:noProof/>
            <w:webHidden/>
          </w:rPr>
          <w:fldChar w:fldCharType="end"/>
        </w:r>
        <w:r w:rsidRPr="00056E7C">
          <w:rPr>
            <w:rStyle w:val="Hyperlink"/>
            <w:noProof/>
          </w:rPr>
          <w:fldChar w:fldCharType="end"/>
        </w:r>
      </w:ins>
    </w:p>
    <w:p w:rsidR="005717E9" w:rsidRDefault="005717E9">
      <w:pPr>
        <w:pStyle w:val="TOC2"/>
        <w:rPr>
          <w:ins w:id="14" w:author="Amy Byers" w:date="2014-09-26T12:51:00Z"/>
          <w:rFonts w:asciiTheme="minorHAnsi" w:eastAsiaTheme="minorEastAsia" w:hAnsiTheme="minorHAnsi" w:cstheme="minorBidi"/>
          <w:noProof/>
          <w:sz w:val="22"/>
          <w:szCs w:val="22"/>
        </w:rPr>
      </w:pPr>
      <w:ins w:id="15"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"_Toc399499197"</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1.4</w:t>
        </w:r>
        <w:r>
          <w:rPr>
            <w:rFonts w:asciiTheme="minorHAnsi" w:eastAsiaTheme="minorEastAsia" w:hAnsiTheme="minorHAnsi" w:cstheme="minorBidi"/>
            <w:noProof/>
            <w:sz w:val="22"/>
            <w:szCs w:val="22"/>
          </w:rPr>
          <w:tab/>
        </w:r>
        <w:r w:rsidRPr="00056E7C">
          <w:rPr>
            <w:rStyle w:val="Hyperlink"/>
            <w:noProof/>
          </w:rPr>
          <w:t>Interfaces</w:t>
        </w:r>
        <w:r>
          <w:rPr>
            <w:noProof/>
            <w:webHidden/>
          </w:rPr>
          <w:tab/>
        </w:r>
        <w:r>
          <w:rPr>
            <w:noProof/>
            <w:webHidden/>
          </w:rPr>
          <w:fldChar w:fldCharType="begin"/>
        </w:r>
        <w:r>
          <w:rPr>
            <w:noProof/>
            <w:webHidden/>
          </w:rPr>
          <w:instrText xml:space="preserve"> PAGEREF _Toc399499197 \h </w:instrText>
        </w:r>
        <w:r>
          <w:rPr>
            <w:noProof/>
            <w:webHidden/>
          </w:rPr>
        </w:r>
      </w:ins>
      <w:r>
        <w:rPr>
          <w:noProof/>
          <w:webHidden/>
        </w:rPr>
        <w:fldChar w:fldCharType="separate"/>
      </w:r>
      <w:ins w:id="16" w:author="Amy Byers" w:date="2014-09-26T12:51:00Z">
        <w:r>
          <w:rPr>
            <w:noProof/>
            <w:webHidden/>
          </w:rPr>
          <w:t>4</w:t>
        </w:r>
        <w:r>
          <w:rPr>
            <w:noProof/>
            <w:webHidden/>
          </w:rPr>
          <w:fldChar w:fldCharType="end"/>
        </w:r>
        <w:r w:rsidRPr="00056E7C">
          <w:rPr>
            <w:rStyle w:val="Hyperlink"/>
            <w:noProof/>
          </w:rPr>
          <w:fldChar w:fldCharType="end"/>
        </w:r>
      </w:ins>
    </w:p>
    <w:p w:rsidR="005717E9" w:rsidRDefault="005717E9">
      <w:pPr>
        <w:pStyle w:val="TOC1"/>
        <w:rPr>
          <w:ins w:id="17" w:author="Amy Byers" w:date="2014-09-26T12:51:00Z"/>
          <w:rFonts w:asciiTheme="minorHAnsi" w:eastAsiaTheme="minorEastAsia" w:hAnsiTheme="minorHAnsi" w:cstheme="minorBidi"/>
          <w:noProof/>
          <w:sz w:val="22"/>
          <w:szCs w:val="22"/>
        </w:rPr>
      </w:pPr>
      <w:ins w:id="18"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"_Toc399499198"</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i/>
            <w:noProof/>
          </w:rPr>
          <w:t>2.</w:t>
        </w:r>
        <w:r>
          <w:rPr>
            <w:rFonts w:asciiTheme="minorHAnsi" w:eastAsiaTheme="minorEastAsia" w:hAnsiTheme="minorHAnsi" w:cstheme="minorBidi"/>
            <w:noProof/>
            <w:sz w:val="22"/>
            <w:szCs w:val="22"/>
          </w:rPr>
          <w:tab/>
        </w:r>
        <w:r w:rsidRPr="00056E7C">
          <w:rPr>
            <w:rStyle w:val="Hyperlink"/>
            <w:i/>
            <w:noProof/>
          </w:rPr>
          <w:t>USE CASE: Gift Card Issue</w:t>
        </w:r>
        <w:r>
          <w:rPr>
            <w:noProof/>
            <w:webHidden/>
          </w:rPr>
          <w:tab/>
        </w:r>
        <w:r>
          <w:rPr>
            <w:noProof/>
            <w:webHidden/>
          </w:rPr>
          <w:fldChar w:fldCharType="begin"/>
        </w:r>
        <w:r>
          <w:rPr>
            <w:noProof/>
            <w:webHidden/>
          </w:rPr>
          <w:instrText xml:space="preserve"> PAGEREF _Toc399499198 \h </w:instrText>
        </w:r>
        <w:r>
          <w:rPr>
            <w:noProof/>
            <w:webHidden/>
          </w:rPr>
        </w:r>
      </w:ins>
      <w:r>
        <w:rPr>
          <w:noProof/>
          <w:webHidden/>
        </w:rPr>
        <w:fldChar w:fldCharType="separate"/>
      </w:r>
      <w:ins w:id="19" w:author="Amy Byers" w:date="2014-09-26T12:51:00Z">
        <w:r>
          <w:rPr>
            <w:noProof/>
            <w:webHidden/>
          </w:rPr>
          <w:t>5</w:t>
        </w:r>
        <w:r>
          <w:rPr>
            <w:noProof/>
            <w:webHidden/>
          </w:rPr>
          <w:fldChar w:fldCharType="end"/>
        </w:r>
        <w:r w:rsidRPr="00056E7C">
          <w:rPr>
            <w:rStyle w:val="Hyperlink"/>
            <w:noProof/>
          </w:rPr>
          <w:fldChar w:fldCharType="end"/>
        </w:r>
      </w:ins>
    </w:p>
    <w:p w:rsidR="005717E9" w:rsidRDefault="005717E9">
      <w:pPr>
        <w:pStyle w:val="TOC2"/>
        <w:rPr>
          <w:ins w:id="20" w:author="Amy Byers" w:date="2014-09-26T12:51:00Z"/>
          <w:rFonts w:asciiTheme="minorHAnsi" w:eastAsiaTheme="minorEastAsia" w:hAnsiTheme="minorHAnsi" w:cstheme="minorBidi"/>
          <w:noProof/>
          <w:sz w:val="22"/>
          <w:szCs w:val="22"/>
        </w:rPr>
      </w:pPr>
      <w:ins w:id="21"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"_Toc399499199"</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2.1</w:t>
        </w:r>
        <w:r>
          <w:rPr>
            <w:rFonts w:asciiTheme="minorHAnsi" w:eastAsiaTheme="minorEastAsia" w:hAnsiTheme="minorHAnsi" w:cstheme="minorBidi"/>
            <w:noProof/>
            <w:sz w:val="22"/>
            <w:szCs w:val="22"/>
          </w:rPr>
          <w:tab/>
        </w:r>
        <w:r w:rsidRPr="00056E7C">
          <w:rPr>
            <w:rStyle w:val="Hyperlink"/>
            <w:noProof/>
          </w:rPr>
          <w:t>Feature Flow</w:t>
        </w:r>
        <w:r>
          <w:rPr>
            <w:noProof/>
            <w:webHidden/>
          </w:rPr>
          <w:tab/>
        </w:r>
        <w:r>
          <w:rPr>
            <w:noProof/>
            <w:webHidden/>
          </w:rPr>
          <w:fldChar w:fldCharType="begin"/>
        </w:r>
        <w:r>
          <w:rPr>
            <w:noProof/>
            <w:webHidden/>
          </w:rPr>
          <w:instrText xml:space="preserve"> PAGEREF _Toc399499199 \h </w:instrText>
        </w:r>
        <w:r>
          <w:rPr>
            <w:noProof/>
            <w:webHidden/>
          </w:rPr>
        </w:r>
      </w:ins>
      <w:r>
        <w:rPr>
          <w:noProof/>
          <w:webHidden/>
        </w:rPr>
        <w:fldChar w:fldCharType="separate"/>
      </w:r>
      <w:ins w:id="22" w:author="Amy Byers" w:date="2014-09-26T12:51:00Z">
        <w:r>
          <w:rPr>
            <w:noProof/>
            <w:webHidden/>
          </w:rPr>
          <w:t>5</w:t>
        </w:r>
        <w:r>
          <w:rPr>
            <w:noProof/>
            <w:webHidden/>
          </w:rPr>
          <w:fldChar w:fldCharType="end"/>
        </w:r>
        <w:r w:rsidRPr="00056E7C">
          <w:rPr>
            <w:rStyle w:val="Hyperlink"/>
            <w:noProof/>
          </w:rPr>
          <w:fldChar w:fldCharType="end"/>
        </w:r>
      </w:ins>
    </w:p>
    <w:p w:rsidR="005717E9" w:rsidRDefault="005717E9">
      <w:pPr>
        <w:pStyle w:val="TOC2"/>
        <w:rPr>
          <w:ins w:id="23" w:author="Amy Byers" w:date="2014-09-26T12:51:00Z"/>
          <w:rFonts w:asciiTheme="minorHAnsi" w:eastAsiaTheme="minorEastAsia" w:hAnsiTheme="minorHAnsi" w:cstheme="minorBidi"/>
          <w:noProof/>
          <w:sz w:val="22"/>
          <w:szCs w:val="22"/>
        </w:rPr>
      </w:pPr>
      <w:ins w:id="24"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"_Toc399499200"</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2.2</w:t>
        </w:r>
        <w:r>
          <w:rPr>
            <w:rFonts w:asciiTheme="minorHAnsi" w:eastAsiaTheme="minorEastAsia" w:hAnsiTheme="minorHAnsi" w:cstheme="minorBidi"/>
            <w:noProof/>
            <w:sz w:val="22"/>
            <w:szCs w:val="22"/>
          </w:rPr>
          <w:tab/>
        </w:r>
        <w:r w:rsidRPr="00056E7C">
          <w:rPr>
            <w:rStyle w:val="Hyperlink"/>
            <w:noProof/>
          </w:rPr>
          <w:t>Precondition</w:t>
        </w:r>
        <w:r>
          <w:rPr>
            <w:noProof/>
            <w:webHidden/>
          </w:rPr>
          <w:tab/>
        </w:r>
        <w:r>
          <w:rPr>
            <w:noProof/>
            <w:webHidden/>
          </w:rPr>
          <w:fldChar w:fldCharType="begin"/>
        </w:r>
        <w:r>
          <w:rPr>
            <w:noProof/>
            <w:webHidden/>
          </w:rPr>
          <w:instrText xml:space="preserve"> PAGEREF _Toc399499200 \h </w:instrText>
        </w:r>
        <w:r>
          <w:rPr>
            <w:noProof/>
            <w:webHidden/>
          </w:rPr>
        </w:r>
      </w:ins>
      <w:r>
        <w:rPr>
          <w:noProof/>
          <w:webHidden/>
        </w:rPr>
        <w:fldChar w:fldCharType="separate"/>
      </w:r>
      <w:ins w:id="25" w:author="Amy Byers" w:date="2014-09-26T12:51:00Z">
        <w:r>
          <w:rPr>
            <w:noProof/>
            <w:webHidden/>
          </w:rPr>
          <w:t>5</w:t>
        </w:r>
        <w:r>
          <w:rPr>
            <w:noProof/>
            <w:webHidden/>
          </w:rPr>
          <w:fldChar w:fldCharType="end"/>
        </w:r>
        <w:r w:rsidRPr="00056E7C">
          <w:rPr>
            <w:rStyle w:val="Hyperlink"/>
            <w:noProof/>
          </w:rPr>
          <w:fldChar w:fldCharType="end"/>
        </w:r>
      </w:ins>
    </w:p>
    <w:p w:rsidR="005717E9" w:rsidRDefault="005717E9">
      <w:pPr>
        <w:pStyle w:val="TOC2"/>
        <w:rPr>
          <w:ins w:id="26" w:author="Amy Byers" w:date="2014-09-26T12:51:00Z"/>
          <w:rFonts w:asciiTheme="minorHAnsi" w:eastAsiaTheme="minorEastAsia" w:hAnsiTheme="minorHAnsi" w:cstheme="minorBidi"/>
          <w:noProof/>
          <w:sz w:val="22"/>
          <w:szCs w:val="22"/>
        </w:rPr>
      </w:pPr>
      <w:ins w:id="27"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"_Toc399499201"</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2.3</w:t>
        </w:r>
        <w:r>
          <w:rPr>
            <w:rFonts w:asciiTheme="minorHAnsi" w:eastAsiaTheme="minorEastAsia" w:hAnsiTheme="minorHAnsi" w:cstheme="minorBidi"/>
            <w:noProof/>
            <w:sz w:val="22"/>
            <w:szCs w:val="22"/>
          </w:rPr>
          <w:tab/>
        </w:r>
        <w:r w:rsidRPr="00056E7C">
          <w:rPr>
            <w:rStyle w:val="Hyperlink"/>
            <w:noProof/>
          </w:rPr>
          <w:t>Main Flow</w:t>
        </w:r>
        <w:r>
          <w:rPr>
            <w:noProof/>
            <w:webHidden/>
          </w:rPr>
          <w:tab/>
        </w:r>
        <w:r>
          <w:rPr>
            <w:noProof/>
            <w:webHidden/>
          </w:rPr>
          <w:fldChar w:fldCharType="begin"/>
        </w:r>
        <w:r>
          <w:rPr>
            <w:noProof/>
            <w:webHidden/>
          </w:rPr>
          <w:instrText xml:space="preserve"> PAGEREF _Toc399499201 \h </w:instrText>
        </w:r>
        <w:r>
          <w:rPr>
            <w:noProof/>
            <w:webHidden/>
          </w:rPr>
        </w:r>
      </w:ins>
      <w:r>
        <w:rPr>
          <w:noProof/>
          <w:webHidden/>
        </w:rPr>
        <w:fldChar w:fldCharType="separate"/>
      </w:r>
      <w:ins w:id="28" w:author="Amy Byers" w:date="2014-09-26T12:51:00Z">
        <w:r>
          <w:rPr>
            <w:noProof/>
            <w:webHidden/>
          </w:rPr>
          <w:t>5</w:t>
        </w:r>
        <w:r>
          <w:rPr>
            <w:noProof/>
            <w:webHidden/>
          </w:rPr>
          <w:fldChar w:fldCharType="end"/>
        </w:r>
        <w:r w:rsidRPr="00056E7C">
          <w:rPr>
            <w:rStyle w:val="Hyperlink"/>
            <w:noProof/>
          </w:rPr>
          <w:fldChar w:fldCharType="end"/>
        </w:r>
      </w:ins>
    </w:p>
    <w:p w:rsidR="005717E9" w:rsidRDefault="005717E9">
      <w:pPr>
        <w:pStyle w:val="TOC2"/>
        <w:rPr>
          <w:ins w:id="29" w:author="Amy Byers" w:date="2014-09-26T12:51:00Z"/>
          <w:rFonts w:asciiTheme="minorHAnsi" w:eastAsiaTheme="minorEastAsia" w:hAnsiTheme="minorHAnsi" w:cstheme="minorBidi"/>
          <w:noProof/>
          <w:sz w:val="22"/>
          <w:szCs w:val="22"/>
        </w:rPr>
      </w:pPr>
      <w:ins w:id="30"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"_Toc399499202"</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2.4</w:t>
        </w:r>
        <w:r>
          <w:rPr>
            <w:rFonts w:asciiTheme="minorHAnsi" w:eastAsiaTheme="minorEastAsia" w:hAnsiTheme="minorHAnsi" w:cstheme="minorBidi"/>
            <w:noProof/>
            <w:sz w:val="22"/>
            <w:szCs w:val="22"/>
          </w:rPr>
          <w:tab/>
        </w:r>
        <w:r w:rsidRPr="00056E7C">
          <w:rPr>
            <w:rStyle w:val="Hyperlink"/>
            <w:noProof/>
          </w:rPr>
          <w:t>Alternate Flows</w:t>
        </w:r>
        <w:r>
          <w:rPr>
            <w:noProof/>
            <w:webHidden/>
          </w:rPr>
          <w:tab/>
        </w:r>
        <w:r>
          <w:rPr>
            <w:noProof/>
            <w:webHidden/>
          </w:rPr>
          <w:fldChar w:fldCharType="begin"/>
        </w:r>
        <w:r>
          <w:rPr>
            <w:noProof/>
            <w:webHidden/>
          </w:rPr>
          <w:instrText xml:space="preserve"> PAGEREF _Toc399499202 \h </w:instrText>
        </w:r>
        <w:r>
          <w:rPr>
            <w:noProof/>
            <w:webHidden/>
          </w:rPr>
        </w:r>
      </w:ins>
      <w:r>
        <w:rPr>
          <w:noProof/>
          <w:webHidden/>
        </w:rPr>
        <w:fldChar w:fldCharType="separate"/>
      </w:r>
      <w:ins w:id="31" w:author="Amy Byers" w:date="2014-09-26T12:51:00Z">
        <w:r>
          <w:rPr>
            <w:noProof/>
            <w:webHidden/>
          </w:rPr>
          <w:t>6</w:t>
        </w:r>
        <w:r>
          <w:rPr>
            <w:noProof/>
            <w:webHidden/>
          </w:rPr>
          <w:fldChar w:fldCharType="end"/>
        </w:r>
        <w:r w:rsidRPr="00056E7C">
          <w:rPr>
            <w:rStyle w:val="Hyperlink"/>
            <w:noProof/>
          </w:rPr>
          <w:fldChar w:fldCharType="end"/>
        </w:r>
      </w:ins>
    </w:p>
    <w:p w:rsidR="005717E9" w:rsidRDefault="005717E9">
      <w:pPr>
        <w:pStyle w:val="TOC2"/>
        <w:rPr>
          <w:ins w:id="32" w:author="Amy Byers" w:date="2014-09-26T12:51:00Z"/>
          <w:rFonts w:asciiTheme="minorHAnsi" w:eastAsiaTheme="minorEastAsia" w:hAnsiTheme="minorHAnsi" w:cstheme="minorBidi"/>
          <w:noProof/>
          <w:sz w:val="22"/>
          <w:szCs w:val="22"/>
        </w:rPr>
      </w:pPr>
      <w:ins w:id="33"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"_Toc399499203"</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2.5</w:t>
        </w:r>
        <w:r>
          <w:rPr>
            <w:rFonts w:asciiTheme="minorHAnsi" w:eastAsiaTheme="minorEastAsia" w:hAnsiTheme="minorHAnsi" w:cstheme="minorBidi"/>
            <w:noProof/>
            <w:sz w:val="22"/>
            <w:szCs w:val="22"/>
          </w:rPr>
          <w:tab/>
        </w:r>
        <w:r w:rsidRPr="00056E7C">
          <w:rPr>
            <w:rStyle w:val="Hyperlink"/>
            <w:noProof/>
          </w:rPr>
          <w:t>Post Condition</w:t>
        </w:r>
        <w:r>
          <w:rPr>
            <w:noProof/>
            <w:webHidden/>
          </w:rPr>
          <w:tab/>
        </w:r>
        <w:r>
          <w:rPr>
            <w:noProof/>
            <w:webHidden/>
          </w:rPr>
          <w:fldChar w:fldCharType="begin"/>
        </w:r>
        <w:r>
          <w:rPr>
            <w:noProof/>
            <w:webHidden/>
          </w:rPr>
          <w:instrText xml:space="preserve"> PAGEREF _Toc399499203 \h </w:instrText>
        </w:r>
        <w:r>
          <w:rPr>
            <w:noProof/>
            <w:webHidden/>
          </w:rPr>
        </w:r>
      </w:ins>
      <w:r>
        <w:rPr>
          <w:noProof/>
          <w:webHidden/>
        </w:rPr>
        <w:fldChar w:fldCharType="separate"/>
      </w:r>
      <w:ins w:id="34" w:author="Amy Byers" w:date="2014-09-26T12:51:00Z">
        <w:r>
          <w:rPr>
            <w:noProof/>
            <w:webHidden/>
          </w:rPr>
          <w:t>6</w:t>
        </w:r>
        <w:r>
          <w:rPr>
            <w:noProof/>
            <w:webHidden/>
          </w:rPr>
          <w:fldChar w:fldCharType="end"/>
        </w:r>
        <w:r w:rsidRPr="00056E7C">
          <w:rPr>
            <w:rStyle w:val="Hyperlink"/>
            <w:noProof/>
          </w:rPr>
          <w:fldChar w:fldCharType="end"/>
        </w:r>
      </w:ins>
    </w:p>
    <w:p w:rsidR="005717E9" w:rsidRDefault="005717E9">
      <w:pPr>
        <w:pStyle w:val="TOC2"/>
        <w:rPr>
          <w:ins w:id="35" w:author="Amy Byers" w:date="2014-09-26T12:51:00Z"/>
          <w:rFonts w:asciiTheme="minorHAnsi" w:eastAsiaTheme="minorEastAsia" w:hAnsiTheme="minorHAnsi" w:cstheme="minorBidi"/>
          <w:noProof/>
          <w:sz w:val="22"/>
          <w:szCs w:val="22"/>
        </w:rPr>
      </w:pPr>
      <w:ins w:id="36"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"_Toc399499204"</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2.6</w:t>
        </w:r>
        <w:r>
          <w:rPr>
            <w:rFonts w:asciiTheme="minorHAnsi" w:eastAsiaTheme="minorEastAsia" w:hAnsiTheme="minorHAnsi" w:cstheme="minorBidi"/>
            <w:noProof/>
            <w:sz w:val="22"/>
            <w:szCs w:val="22"/>
          </w:rPr>
          <w:tab/>
        </w:r>
        <w:r w:rsidRPr="00056E7C">
          <w:rPr>
            <w:rStyle w:val="Hyperlink"/>
            <w:noProof/>
          </w:rPr>
          <w:t>Special Requirements</w:t>
        </w:r>
        <w:r>
          <w:rPr>
            <w:noProof/>
            <w:webHidden/>
          </w:rPr>
          <w:tab/>
        </w:r>
        <w:r>
          <w:rPr>
            <w:noProof/>
            <w:webHidden/>
          </w:rPr>
          <w:fldChar w:fldCharType="begin"/>
        </w:r>
        <w:r>
          <w:rPr>
            <w:noProof/>
            <w:webHidden/>
          </w:rPr>
          <w:instrText xml:space="preserve"> PAGEREF _Toc399499204 \h </w:instrText>
        </w:r>
        <w:r>
          <w:rPr>
            <w:noProof/>
            <w:webHidden/>
          </w:rPr>
        </w:r>
      </w:ins>
      <w:r>
        <w:rPr>
          <w:noProof/>
          <w:webHidden/>
        </w:rPr>
        <w:fldChar w:fldCharType="separate"/>
      </w:r>
      <w:ins w:id="37" w:author="Amy Byers" w:date="2014-09-26T12:51:00Z">
        <w:r>
          <w:rPr>
            <w:noProof/>
            <w:webHidden/>
          </w:rPr>
          <w:t>7</w:t>
        </w:r>
        <w:r>
          <w:rPr>
            <w:noProof/>
            <w:webHidden/>
          </w:rPr>
          <w:fldChar w:fldCharType="end"/>
        </w:r>
        <w:r w:rsidRPr="00056E7C">
          <w:rPr>
            <w:rStyle w:val="Hyperlink"/>
            <w:noProof/>
          </w:rPr>
          <w:fldChar w:fldCharType="end"/>
        </w:r>
      </w:ins>
    </w:p>
    <w:p w:rsidR="005717E9" w:rsidRDefault="005717E9">
      <w:pPr>
        <w:pStyle w:val="TOC1"/>
        <w:rPr>
          <w:ins w:id="38" w:author="Amy Byers" w:date="2014-09-26T12:51:00Z"/>
          <w:rFonts w:asciiTheme="minorHAnsi" w:eastAsiaTheme="minorEastAsia" w:hAnsiTheme="minorHAnsi" w:cstheme="minorBidi"/>
          <w:noProof/>
          <w:sz w:val="22"/>
          <w:szCs w:val="22"/>
        </w:rPr>
      </w:pPr>
      <w:ins w:id="39"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"_Toc399499205"</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i/>
            <w:noProof/>
          </w:rPr>
          <w:t>3.</w:t>
        </w:r>
        <w:r>
          <w:rPr>
            <w:rFonts w:asciiTheme="minorHAnsi" w:eastAsiaTheme="minorEastAsia" w:hAnsiTheme="minorHAnsi" w:cstheme="minorBidi"/>
            <w:noProof/>
            <w:sz w:val="22"/>
            <w:szCs w:val="22"/>
          </w:rPr>
          <w:tab/>
        </w:r>
        <w:r w:rsidRPr="00056E7C">
          <w:rPr>
            <w:rStyle w:val="Hyperlink"/>
            <w:i/>
            <w:noProof/>
          </w:rPr>
          <w:t>USE CASE: Gift Card Activation/Deactivation/Reload</w:t>
        </w:r>
        <w:r>
          <w:rPr>
            <w:noProof/>
            <w:webHidden/>
          </w:rPr>
          <w:tab/>
        </w:r>
        <w:r>
          <w:rPr>
            <w:noProof/>
            <w:webHidden/>
          </w:rPr>
          <w:fldChar w:fldCharType="begin"/>
        </w:r>
        <w:r>
          <w:rPr>
            <w:noProof/>
            <w:webHidden/>
          </w:rPr>
          <w:instrText xml:space="preserve"> PAGEREF _Toc399499205 \h </w:instrText>
        </w:r>
        <w:r>
          <w:rPr>
            <w:noProof/>
            <w:webHidden/>
          </w:rPr>
        </w:r>
      </w:ins>
      <w:r>
        <w:rPr>
          <w:noProof/>
          <w:webHidden/>
        </w:rPr>
        <w:fldChar w:fldCharType="separate"/>
      </w:r>
      <w:ins w:id="40" w:author="Amy Byers" w:date="2014-09-26T12:51:00Z">
        <w:r>
          <w:rPr>
            <w:noProof/>
            <w:webHidden/>
          </w:rPr>
          <w:t>8</w:t>
        </w:r>
        <w:r>
          <w:rPr>
            <w:noProof/>
            <w:webHidden/>
          </w:rPr>
          <w:fldChar w:fldCharType="end"/>
        </w:r>
        <w:r w:rsidRPr="00056E7C">
          <w:rPr>
            <w:rStyle w:val="Hyperlink"/>
            <w:noProof/>
          </w:rPr>
          <w:fldChar w:fldCharType="end"/>
        </w:r>
      </w:ins>
    </w:p>
    <w:p w:rsidR="005717E9" w:rsidRDefault="005717E9">
      <w:pPr>
        <w:pStyle w:val="TOC2"/>
        <w:rPr>
          <w:ins w:id="41" w:author="Amy Byers" w:date="2014-09-26T12:51:00Z"/>
          <w:rFonts w:asciiTheme="minorHAnsi" w:eastAsiaTheme="minorEastAsia" w:hAnsiTheme="minorHAnsi" w:cstheme="minorBidi"/>
          <w:noProof/>
          <w:sz w:val="22"/>
          <w:szCs w:val="22"/>
        </w:rPr>
      </w:pPr>
      <w:ins w:id="42"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"_Toc399499206"</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3.1</w:t>
        </w:r>
        <w:r>
          <w:rPr>
            <w:rFonts w:asciiTheme="minorHAnsi" w:eastAsiaTheme="minorEastAsia" w:hAnsiTheme="minorHAnsi" w:cstheme="minorBidi"/>
            <w:noProof/>
            <w:sz w:val="22"/>
            <w:szCs w:val="22"/>
          </w:rPr>
          <w:tab/>
        </w:r>
        <w:r w:rsidRPr="00056E7C">
          <w:rPr>
            <w:rStyle w:val="Hyperlink"/>
            <w:noProof/>
          </w:rPr>
          <w:t>Feature Flow</w:t>
        </w:r>
        <w:r>
          <w:rPr>
            <w:noProof/>
            <w:webHidden/>
          </w:rPr>
          <w:tab/>
        </w:r>
        <w:r>
          <w:rPr>
            <w:noProof/>
            <w:webHidden/>
          </w:rPr>
          <w:fldChar w:fldCharType="begin"/>
        </w:r>
        <w:r>
          <w:rPr>
            <w:noProof/>
            <w:webHidden/>
          </w:rPr>
          <w:instrText xml:space="preserve"> PAGEREF _Toc399499206 \h </w:instrText>
        </w:r>
        <w:r>
          <w:rPr>
            <w:noProof/>
            <w:webHidden/>
          </w:rPr>
        </w:r>
      </w:ins>
      <w:r>
        <w:rPr>
          <w:noProof/>
          <w:webHidden/>
        </w:rPr>
        <w:fldChar w:fldCharType="separate"/>
      </w:r>
      <w:ins w:id="43" w:author="Amy Byers" w:date="2014-09-26T12:51:00Z">
        <w:r>
          <w:rPr>
            <w:noProof/>
            <w:webHidden/>
          </w:rPr>
          <w:t>8</w:t>
        </w:r>
        <w:r>
          <w:rPr>
            <w:noProof/>
            <w:webHidden/>
          </w:rPr>
          <w:fldChar w:fldCharType="end"/>
        </w:r>
        <w:r w:rsidRPr="00056E7C">
          <w:rPr>
            <w:rStyle w:val="Hyperlink"/>
            <w:noProof/>
          </w:rPr>
          <w:fldChar w:fldCharType="end"/>
        </w:r>
      </w:ins>
    </w:p>
    <w:p w:rsidR="005717E9" w:rsidRDefault="005717E9">
      <w:pPr>
        <w:pStyle w:val="TOC2"/>
        <w:rPr>
          <w:ins w:id="44" w:author="Amy Byers" w:date="2014-09-26T12:51:00Z"/>
          <w:rFonts w:asciiTheme="minorHAnsi" w:eastAsiaTheme="minorEastAsia" w:hAnsiTheme="minorHAnsi" w:cstheme="minorBidi"/>
          <w:noProof/>
          <w:sz w:val="22"/>
          <w:szCs w:val="22"/>
        </w:rPr>
      </w:pPr>
      <w:ins w:id="45"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"_Toc399499207"</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3.2</w:t>
        </w:r>
        <w:r>
          <w:rPr>
            <w:rFonts w:asciiTheme="minorHAnsi" w:eastAsiaTheme="minorEastAsia" w:hAnsiTheme="minorHAnsi" w:cstheme="minorBidi"/>
            <w:noProof/>
            <w:sz w:val="22"/>
            <w:szCs w:val="22"/>
          </w:rPr>
          <w:tab/>
        </w:r>
        <w:r w:rsidRPr="00056E7C">
          <w:rPr>
            <w:rStyle w:val="Hyperlink"/>
            <w:noProof/>
          </w:rPr>
          <w:t>Precondition</w:t>
        </w:r>
        <w:r>
          <w:rPr>
            <w:noProof/>
            <w:webHidden/>
          </w:rPr>
          <w:tab/>
        </w:r>
        <w:r>
          <w:rPr>
            <w:noProof/>
            <w:webHidden/>
          </w:rPr>
          <w:fldChar w:fldCharType="begin"/>
        </w:r>
        <w:r>
          <w:rPr>
            <w:noProof/>
            <w:webHidden/>
          </w:rPr>
          <w:instrText xml:space="preserve"> PAGEREF _Toc399499207 \h </w:instrText>
        </w:r>
        <w:r>
          <w:rPr>
            <w:noProof/>
            <w:webHidden/>
          </w:rPr>
        </w:r>
      </w:ins>
      <w:r>
        <w:rPr>
          <w:noProof/>
          <w:webHidden/>
        </w:rPr>
        <w:fldChar w:fldCharType="separate"/>
      </w:r>
      <w:ins w:id="46" w:author="Amy Byers" w:date="2014-09-26T12:51:00Z">
        <w:r>
          <w:rPr>
            <w:noProof/>
            <w:webHidden/>
          </w:rPr>
          <w:t>8</w:t>
        </w:r>
        <w:r>
          <w:rPr>
            <w:noProof/>
            <w:webHidden/>
          </w:rPr>
          <w:fldChar w:fldCharType="end"/>
        </w:r>
        <w:r w:rsidRPr="00056E7C">
          <w:rPr>
            <w:rStyle w:val="Hyperlink"/>
            <w:noProof/>
          </w:rPr>
          <w:fldChar w:fldCharType="end"/>
        </w:r>
      </w:ins>
    </w:p>
    <w:p w:rsidR="005717E9" w:rsidRDefault="005717E9">
      <w:pPr>
        <w:pStyle w:val="TOC2"/>
        <w:rPr>
          <w:ins w:id="47" w:author="Amy Byers" w:date="2014-09-26T12:51:00Z"/>
          <w:rFonts w:asciiTheme="minorHAnsi" w:eastAsiaTheme="minorEastAsia" w:hAnsiTheme="minorHAnsi" w:cstheme="minorBidi"/>
          <w:noProof/>
          <w:sz w:val="22"/>
          <w:szCs w:val="22"/>
        </w:rPr>
      </w:pPr>
      <w:ins w:id="48"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"_Toc399499208"</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3.3</w:t>
        </w:r>
        <w:r>
          <w:rPr>
            <w:rFonts w:asciiTheme="minorHAnsi" w:eastAsiaTheme="minorEastAsia" w:hAnsiTheme="minorHAnsi" w:cstheme="minorBidi"/>
            <w:noProof/>
            <w:sz w:val="22"/>
            <w:szCs w:val="22"/>
          </w:rPr>
          <w:tab/>
        </w:r>
        <w:r w:rsidRPr="00056E7C">
          <w:rPr>
            <w:rStyle w:val="Hyperlink"/>
            <w:noProof/>
          </w:rPr>
          <w:t>Main Flow</w:t>
        </w:r>
        <w:r>
          <w:rPr>
            <w:noProof/>
            <w:webHidden/>
          </w:rPr>
          <w:tab/>
        </w:r>
        <w:r>
          <w:rPr>
            <w:noProof/>
            <w:webHidden/>
          </w:rPr>
          <w:fldChar w:fldCharType="begin"/>
        </w:r>
        <w:r>
          <w:rPr>
            <w:noProof/>
            <w:webHidden/>
          </w:rPr>
          <w:instrText xml:space="preserve"> PAGEREF _Toc399499208 \h </w:instrText>
        </w:r>
        <w:r>
          <w:rPr>
            <w:noProof/>
            <w:webHidden/>
          </w:rPr>
        </w:r>
      </w:ins>
      <w:r>
        <w:rPr>
          <w:noProof/>
          <w:webHidden/>
        </w:rPr>
        <w:fldChar w:fldCharType="separate"/>
      </w:r>
      <w:ins w:id="49" w:author="Amy Byers" w:date="2014-09-26T12:51:00Z">
        <w:r>
          <w:rPr>
            <w:noProof/>
            <w:webHidden/>
          </w:rPr>
          <w:t>8</w:t>
        </w:r>
        <w:r>
          <w:rPr>
            <w:noProof/>
            <w:webHidden/>
          </w:rPr>
          <w:fldChar w:fldCharType="end"/>
        </w:r>
        <w:r w:rsidRPr="00056E7C">
          <w:rPr>
            <w:rStyle w:val="Hyperlink"/>
            <w:noProof/>
          </w:rPr>
          <w:fldChar w:fldCharType="end"/>
        </w:r>
      </w:ins>
    </w:p>
    <w:p w:rsidR="005717E9" w:rsidRDefault="005717E9">
      <w:pPr>
        <w:pStyle w:val="TOC2"/>
        <w:rPr>
          <w:ins w:id="50" w:author="Amy Byers" w:date="2014-09-26T12:51:00Z"/>
          <w:rFonts w:asciiTheme="minorHAnsi" w:eastAsiaTheme="minorEastAsia" w:hAnsiTheme="minorHAnsi" w:cstheme="minorBidi"/>
          <w:noProof/>
          <w:sz w:val="22"/>
          <w:szCs w:val="22"/>
        </w:rPr>
      </w:pPr>
      <w:ins w:id="51"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"_Toc399499209"</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3.4</w:t>
        </w:r>
        <w:r>
          <w:rPr>
            <w:rFonts w:asciiTheme="minorHAnsi" w:eastAsiaTheme="minorEastAsia" w:hAnsiTheme="minorHAnsi" w:cstheme="minorBidi"/>
            <w:noProof/>
            <w:sz w:val="22"/>
            <w:szCs w:val="22"/>
          </w:rPr>
          <w:tab/>
        </w:r>
        <w:r w:rsidRPr="00056E7C">
          <w:rPr>
            <w:rStyle w:val="Hyperlink"/>
            <w:noProof/>
          </w:rPr>
          <w:t>Alternate Flows</w:t>
        </w:r>
        <w:r>
          <w:rPr>
            <w:noProof/>
            <w:webHidden/>
          </w:rPr>
          <w:tab/>
        </w:r>
        <w:r>
          <w:rPr>
            <w:noProof/>
            <w:webHidden/>
          </w:rPr>
          <w:fldChar w:fldCharType="begin"/>
        </w:r>
        <w:r>
          <w:rPr>
            <w:noProof/>
            <w:webHidden/>
          </w:rPr>
          <w:instrText xml:space="preserve"> PAGEREF _Toc399499209 \h </w:instrText>
        </w:r>
        <w:r>
          <w:rPr>
            <w:noProof/>
            <w:webHidden/>
          </w:rPr>
        </w:r>
      </w:ins>
      <w:r>
        <w:rPr>
          <w:noProof/>
          <w:webHidden/>
        </w:rPr>
        <w:fldChar w:fldCharType="separate"/>
      </w:r>
      <w:ins w:id="52" w:author="Amy Byers" w:date="2014-09-26T12:51:00Z">
        <w:r>
          <w:rPr>
            <w:noProof/>
            <w:webHidden/>
          </w:rPr>
          <w:t>9</w:t>
        </w:r>
        <w:r>
          <w:rPr>
            <w:noProof/>
            <w:webHidden/>
          </w:rPr>
          <w:fldChar w:fldCharType="end"/>
        </w:r>
        <w:r w:rsidRPr="00056E7C">
          <w:rPr>
            <w:rStyle w:val="Hyperlink"/>
            <w:noProof/>
          </w:rPr>
          <w:fldChar w:fldCharType="end"/>
        </w:r>
      </w:ins>
    </w:p>
    <w:p w:rsidR="005717E9" w:rsidRDefault="005717E9">
      <w:pPr>
        <w:pStyle w:val="TOC2"/>
        <w:rPr>
          <w:ins w:id="53" w:author="Amy Byers" w:date="2014-09-26T12:51:00Z"/>
          <w:rFonts w:asciiTheme="minorHAnsi" w:eastAsiaTheme="minorEastAsia" w:hAnsiTheme="minorHAnsi" w:cstheme="minorBidi"/>
          <w:noProof/>
          <w:sz w:val="22"/>
          <w:szCs w:val="22"/>
        </w:rPr>
      </w:pPr>
      <w:ins w:id="54"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"_Toc399499210"</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3.5</w:t>
        </w:r>
        <w:r>
          <w:rPr>
            <w:rFonts w:asciiTheme="minorHAnsi" w:eastAsiaTheme="minorEastAsia" w:hAnsiTheme="minorHAnsi" w:cstheme="minorBidi"/>
            <w:noProof/>
            <w:sz w:val="22"/>
            <w:szCs w:val="22"/>
          </w:rPr>
          <w:tab/>
        </w:r>
        <w:r w:rsidRPr="00056E7C">
          <w:rPr>
            <w:rStyle w:val="Hyperlink"/>
            <w:noProof/>
          </w:rPr>
          <w:t>Post Condition</w:t>
        </w:r>
        <w:r>
          <w:rPr>
            <w:noProof/>
            <w:webHidden/>
          </w:rPr>
          <w:tab/>
        </w:r>
        <w:r>
          <w:rPr>
            <w:noProof/>
            <w:webHidden/>
          </w:rPr>
          <w:fldChar w:fldCharType="begin"/>
        </w:r>
        <w:r>
          <w:rPr>
            <w:noProof/>
            <w:webHidden/>
          </w:rPr>
          <w:instrText xml:space="preserve"> PAGEREF _Toc399499210 \h </w:instrText>
        </w:r>
        <w:r>
          <w:rPr>
            <w:noProof/>
            <w:webHidden/>
          </w:rPr>
        </w:r>
      </w:ins>
      <w:r>
        <w:rPr>
          <w:noProof/>
          <w:webHidden/>
        </w:rPr>
        <w:fldChar w:fldCharType="separate"/>
      </w:r>
      <w:ins w:id="55" w:author="Amy Byers" w:date="2014-09-26T12:51:00Z">
        <w:r>
          <w:rPr>
            <w:noProof/>
            <w:webHidden/>
          </w:rPr>
          <w:t>9</w:t>
        </w:r>
        <w:r>
          <w:rPr>
            <w:noProof/>
            <w:webHidden/>
          </w:rPr>
          <w:fldChar w:fldCharType="end"/>
        </w:r>
        <w:r w:rsidRPr="00056E7C">
          <w:rPr>
            <w:rStyle w:val="Hyperlink"/>
            <w:noProof/>
          </w:rPr>
          <w:fldChar w:fldCharType="end"/>
        </w:r>
      </w:ins>
    </w:p>
    <w:p w:rsidR="005717E9" w:rsidRDefault="005717E9">
      <w:pPr>
        <w:pStyle w:val="TOC2"/>
        <w:rPr>
          <w:ins w:id="56" w:author="Amy Byers" w:date="2014-09-26T12:51:00Z"/>
          <w:rFonts w:asciiTheme="minorHAnsi" w:eastAsiaTheme="minorEastAsia" w:hAnsiTheme="minorHAnsi" w:cstheme="minorBidi"/>
          <w:noProof/>
          <w:sz w:val="22"/>
          <w:szCs w:val="22"/>
        </w:rPr>
      </w:pPr>
      <w:ins w:id="57"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"_Toc399499211"</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3.6</w:t>
        </w:r>
        <w:r>
          <w:rPr>
            <w:rFonts w:asciiTheme="minorHAnsi" w:eastAsiaTheme="minorEastAsia" w:hAnsiTheme="minorHAnsi" w:cstheme="minorBidi"/>
            <w:noProof/>
            <w:sz w:val="22"/>
            <w:szCs w:val="22"/>
          </w:rPr>
          <w:tab/>
        </w:r>
        <w:r w:rsidRPr="00056E7C">
          <w:rPr>
            <w:rStyle w:val="Hyperlink"/>
            <w:noProof/>
          </w:rPr>
          <w:t>Special Requirements</w:t>
        </w:r>
        <w:r>
          <w:rPr>
            <w:noProof/>
            <w:webHidden/>
          </w:rPr>
          <w:tab/>
        </w:r>
        <w:r>
          <w:rPr>
            <w:noProof/>
            <w:webHidden/>
          </w:rPr>
          <w:fldChar w:fldCharType="begin"/>
        </w:r>
        <w:r>
          <w:rPr>
            <w:noProof/>
            <w:webHidden/>
          </w:rPr>
          <w:instrText xml:space="preserve"> PAGEREF _Toc399499211 \h </w:instrText>
        </w:r>
        <w:r>
          <w:rPr>
            <w:noProof/>
            <w:webHidden/>
          </w:rPr>
        </w:r>
      </w:ins>
      <w:r>
        <w:rPr>
          <w:noProof/>
          <w:webHidden/>
        </w:rPr>
        <w:fldChar w:fldCharType="separate"/>
      </w:r>
      <w:ins w:id="58" w:author="Amy Byers" w:date="2014-09-26T12:51:00Z">
        <w:r>
          <w:rPr>
            <w:noProof/>
            <w:webHidden/>
          </w:rPr>
          <w:t>9</w:t>
        </w:r>
        <w:r>
          <w:rPr>
            <w:noProof/>
            <w:webHidden/>
          </w:rPr>
          <w:fldChar w:fldCharType="end"/>
        </w:r>
        <w:r w:rsidRPr="00056E7C">
          <w:rPr>
            <w:rStyle w:val="Hyperlink"/>
            <w:noProof/>
          </w:rPr>
          <w:fldChar w:fldCharType="end"/>
        </w:r>
      </w:ins>
    </w:p>
    <w:p w:rsidR="005717E9" w:rsidRDefault="005717E9">
      <w:pPr>
        <w:pStyle w:val="TOC1"/>
        <w:rPr>
          <w:ins w:id="59" w:author="Amy Byers" w:date="2014-09-26T12:51:00Z"/>
          <w:rFonts w:asciiTheme="minorHAnsi" w:eastAsiaTheme="minorEastAsia" w:hAnsiTheme="minorHAnsi" w:cstheme="minorBidi"/>
          <w:noProof/>
          <w:sz w:val="22"/>
          <w:szCs w:val="22"/>
        </w:rPr>
      </w:pPr>
      <w:ins w:id="60"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"_Toc399499212"</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i/>
            <w:noProof/>
          </w:rPr>
          <w:t>4.</w:t>
        </w:r>
        <w:r>
          <w:rPr>
            <w:rFonts w:asciiTheme="minorHAnsi" w:eastAsiaTheme="minorEastAsia" w:hAnsiTheme="minorHAnsi" w:cstheme="minorBidi"/>
            <w:noProof/>
            <w:sz w:val="22"/>
            <w:szCs w:val="22"/>
          </w:rPr>
          <w:tab/>
        </w:r>
        <w:r w:rsidRPr="00056E7C">
          <w:rPr>
            <w:rStyle w:val="Hyperlink"/>
            <w:i/>
            <w:noProof/>
          </w:rPr>
          <w:t>USE CASE: Gift Card Balance Inquiry</w:t>
        </w:r>
        <w:r>
          <w:rPr>
            <w:noProof/>
            <w:webHidden/>
          </w:rPr>
          <w:tab/>
        </w:r>
        <w:r>
          <w:rPr>
            <w:noProof/>
            <w:webHidden/>
          </w:rPr>
          <w:fldChar w:fldCharType="begin"/>
        </w:r>
        <w:r>
          <w:rPr>
            <w:noProof/>
            <w:webHidden/>
          </w:rPr>
          <w:instrText xml:space="preserve"> PAGEREF _Toc399499212 \h </w:instrText>
        </w:r>
        <w:r>
          <w:rPr>
            <w:noProof/>
            <w:webHidden/>
          </w:rPr>
        </w:r>
      </w:ins>
      <w:r>
        <w:rPr>
          <w:noProof/>
          <w:webHidden/>
        </w:rPr>
        <w:fldChar w:fldCharType="separate"/>
      </w:r>
      <w:ins w:id="61" w:author="Amy Byers" w:date="2014-09-26T12:51:00Z">
        <w:r>
          <w:rPr>
            <w:noProof/>
            <w:webHidden/>
          </w:rPr>
          <w:t>10</w:t>
        </w:r>
        <w:r>
          <w:rPr>
            <w:noProof/>
            <w:webHidden/>
          </w:rPr>
          <w:fldChar w:fldCharType="end"/>
        </w:r>
        <w:r w:rsidRPr="00056E7C">
          <w:rPr>
            <w:rStyle w:val="Hyperlink"/>
            <w:noProof/>
          </w:rPr>
          <w:fldChar w:fldCharType="end"/>
        </w:r>
      </w:ins>
    </w:p>
    <w:p w:rsidR="005717E9" w:rsidRDefault="005717E9">
      <w:pPr>
        <w:pStyle w:val="TOC2"/>
        <w:rPr>
          <w:ins w:id="62" w:author="Amy Byers" w:date="2014-09-26T12:51:00Z"/>
          <w:rFonts w:asciiTheme="minorHAnsi" w:eastAsiaTheme="minorEastAsia" w:hAnsiTheme="minorHAnsi" w:cstheme="minorBidi"/>
          <w:noProof/>
          <w:sz w:val="22"/>
          <w:szCs w:val="22"/>
        </w:rPr>
      </w:pPr>
      <w:ins w:id="63"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"_Toc399499213"</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4.1</w:t>
        </w:r>
        <w:r>
          <w:rPr>
            <w:rFonts w:asciiTheme="minorHAnsi" w:eastAsiaTheme="minorEastAsia" w:hAnsiTheme="minorHAnsi" w:cstheme="minorBidi"/>
            <w:noProof/>
            <w:sz w:val="22"/>
            <w:szCs w:val="22"/>
          </w:rPr>
          <w:tab/>
        </w:r>
        <w:r w:rsidRPr="00056E7C">
          <w:rPr>
            <w:rStyle w:val="Hyperlink"/>
            <w:noProof/>
          </w:rPr>
          <w:t>Feature Flow</w:t>
        </w:r>
        <w:r>
          <w:rPr>
            <w:noProof/>
            <w:webHidden/>
          </w:rPr>
          <w:tab/>
        </w:r>
        <w:r>
          <w:rPr>
            <w:noProof/>
            <w:webHidden/>
          </w:rPr>
          <w:fldChar w:fldCharType="begin"/>
        </w:r>
        <w:r>
          <w:rPr>
            <w:noProof/>
            <w:webHidden/>
          </w:rPr>
          <w:instrText xml:space="preserve"> PAGEREF _Toc399499213 \h </w:instrText>
        </w:r>
        <w:r>
          <w:rPr>
            <w:noProof/>
            <w:webHidden/>
          </w:rPr>
        </w:r>
      </w:ins>
      <w:r>
        <w:rPr>
          <w:noProof/>
          <w:webHidden/>
        </w:rPr>
        <w:fldChar w:fldCharType="separate"/>
      </w:r>
      <w:ins w:id="64" w:author="Amy Byers" w:date="2014-09-26T12:51:00Z">
        <w:r>
          <w:rPr>
            <w:noProof/>
            <w:webHidden/>
          </w:rPr>
          <w:t>10</w:t>
        </w:r>
        <w:r>
          <w:rPr>
            <w:noProof/>
            <w:webHidden/>
          </w:rPr>
          <w:fldChar w:fldCharType="end"/>
        </w:r>
        <w:r w:rsidRPr="00056E7C">
          <w:rPr>
            <w:rStyle w:val="Hyperlink"/>
            <w:noProof/>
          </w:rPr>
          <w:fldChar w:fldCharType="end"/>
        </w:r>
      </w:ins>
    </w:p>
    <w:p w:rsidR="005717E9" w:rsidRDefault="005717E9">
      <w:pPr>
        <w:pStyle w:val="TOC2"/>
        <w:rPr>
          <w:ins w:id="65" w:author="Amy Byers" w:date="2014-09-26T12:51:00Z"/>
          <w:rFonts w:asciiTheme="minorHAnsi" w:eastAsiaTheme="minorEastAsia" w:hAnsiTheme="minorHAnsi" w:cstheme="minorBidi"/>
          <w:noProof/>
          <w:sz w:val="22"/>
          <w:szCs w:val="22"/>
        </w:rPr>
      </w:pPr>
      <w:ins w:id="66"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"_Toc399499214"</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4.2</w:t>
        </w:r>
        <w:r>
          <w:rPr>
            <w:rFonts w:asciiTheme="minorHAnsi" w:eastAsiaTheme="minorEastAsia" w:hAnsiTheme="minorHAnsi" w:cstheme="minorBidi"/>
            <w:noProof/>
            <w:sz w:val="22"/>
            <w:szCs w:val="22"/>
          </w:rPr>
          <w:tab/>
        </w:r>
        <w:r w:rsidRPr="00056E7C">
          <w:rPr>
            <w:rStyle w:val="Hyperlink"/>
            <w:noProof/>
          </w:rPr>
          <w:t>Precondition</w:t>
        </w:r>
        <w:r>
          <w:rPr>
            <w:noProof/>
            <w:webHidden/>
          </w:rPr>
          <w:tab/>
        </w:r>
        <w:r>
          <w:rPr>
            <w:noProof/>
            <w:webHidden/>
          </w:rPr>
          <w:fldChar w:fldCharType="begin"/>
        </w:r>
        <w:r>
          <w:rPr>
            <w:noProof/>
            <w:webHidden/>
          </w:rPr>
          <w:instrText xml:space="preserve"> PAGEREF _Toc399499214 \h </w:instrText>
        </w:r>
        <w:r>
          <w:rPr>
            <w:noProof/>
            <w:webHidden/>
          </w:rPr>
        </w:r>
      </w:ins>
      <w:r>
        <w:rPr>
          <w:noProof/>
          <w:webHidden/>
        </w:rPr>
        <w:fldChar w:fldCharType="separate"/>
      </w:r>
      <w:ins w:id="67" w:author="Amy Byers" w:date="2014-09-26T12:51:00Z">
        <w:r>
          <w:rPr>
            <w:noProof/>
            <w:webHidden/>
          </w:rPr>
          <w:t>10</w:t>
        </w:r>
        <w:r>
          <w:rPr>
            <w:noProof/>
            <w:webHidden/>
          </w:rPr>
          <w:fldChar w:fldCharType="end"/>
        </w:r>
        <w:r w:rsidRPr="00056E7C">
          <w:rPr>
            <w:rStyle w:val="Hyperlink"/>
            <w:noProof/>
          </w:rPr>
          <w:fldChar w:fldCharType="end"/>
        </w:r>
      </w:ins>
    </w:p>
    <w:p w:rsidR="005717E9" w:rsidRDefault="005717E9">
      <w:pPr>
        <w:pStyle w:val="TOC2"/>
        <w:rPr>
          <w:ins w:id="68" w:author="Amy Byers" w:date="2014-09-26T12:51:00Z"/>
          <w:rFonts w:asciiTheme="minorHAnsi" w:eastAsiaTheme="minorEastAsia" w:hAnsiTheme="minorHAnsi" w:cstheme="minorBidi"/>
          <w:noProof/>
          <w:sz w:val="22"/>
          <w:szCs w:val="22"/>
        </w:rPr>
      </w:pPr>
      <w:ins w:id="69"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"_Toc399499215"</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4.3</w:t>
        </w:r>
        <w:r>
          <w:rPr>
            <w:rFonts w:asciiTheme="minorHAnsi" w:eastAsiaTheme="minorEastAsia" w:hAnsiTheme="minorHAnsi" w:cstheme="minorBidi"/>
            <w:noProof/>
            <w:sz w:val="22"/>
            <w:szCs w:val="22"/>
          </w:rPr>
          <w:tab/>
        </w:r>
        <w:r w:rsidRPr="00056E7C">
          <w:rPr>
            <w:rStyle w:val="Hyperlink"/>
            <w:noProof/>
          </w:rPr>
          <w:t>Main Flow</w:t>
        </w:r>
        <w:r>
          <w:rPr>
            <w:noProof/>
            <w:webHidden/>
          </w:rPr>
          <w:tab/>
        </w:r>
        <w:r>
          <w:rPr>
            <w:noProof/>
            <w:webHidden/>
          </w:rPr>
          <w:fldChar w:fldCharType="begin"/>
        </w:r>
        <w:r>
          <w:rPr>
            <w:noProof/>
            <w:webHidden/>
          </w:rPr>
          <w:instrText xml:space="preserve"> PAGEREF _Toc399499215 \h </w:instrText>
        </w:r>
        <w:r>
          <w:rPr>
            <w:noProof/>
            <w:webHidden/>
          </w:rPr>
        </w:r>
      </w:ins>
      <w:r>
        <w:rPr>
          <w:noProof/>
          <w:webHidden/>
        </w:rPr>
        <w:fldChar w:fldCharType="separate"/>
      </w:r>
      <w:ins w:id="70" w:author="Amy Byers" w:date="2014-09-26T12:51:00Z">
        <w:r>
          <w:rPr>
            <w:noProof/>
            <w:webHidden/>
          </w:rPr>
          <w:t>10</w:t>
        </w:r>
        <w:r>
          <w:rPr>
            <w:noProof/>
            <w:webHidden/>
          </w:rPr>
          <w:fldChar w:fldCharType="end"/>
        </w:r>
        <w:r w:rsidRPr="00056E7C">
          <w:rPr>
            <w:rStyle w:val="Hyperlink"/>
            <w:noProof/>
          </w:rPr>
          <w:fldChar w:fldCharType="end"/>
        </w:r>
      </w:ins>
    </w:p>
    <w:p w:rsidR="005717E9" w:rsidRDefault="005717E9">
      <w:pPr>
        <w:pStyle w:val="TOC2"/>
        <w:rPr>
          <w:ins w:id="71" w:author="Amy Byers" w:date="2014-09-26T12:51:00Z"/>
          <w:rFonts w:asciiTheme="minorHAnsi" w:eastAsiaTheme="minorEastAsia" w:hAnsiTheme="minorHAnsi" w:cstheme="minorBidi"/>
          <w:noProof/>
          <w:sz w:val="22"/>
          <w:szCs w:val="22"/>
        </w:rPr>
      </w:pPr>
      <w:ins w:id="72"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"_Toc399499216"</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4.4</w:t>
        </w:r>
        <w:r>
          <w:rPr>
            <w:rFonts w:asciiTheme="minorHAnsi" w:eastAsiaTheme="minorEastAsia" w:hAnsiTheme="minorHAnsi" w:cstheme="minorBidi"/>
            <w:noProof/>
            <w:sz w:val="22"/>
            <w:szCs w:val="22"/>
          </w:rPr>
          <w:tab/>
        </w:r>
        <w:r w:rsidRPr="00056E7C">
          <w:rPr>
            <w:rStyle w:val="Hyperlink"/>
            <w:noProof/>
          </w:rPr>
          <w:t>Alternate Flows</w:t>
        </w:r>
        <w:r>
          <w:rPr>
            <w:noProof/>
            <w:webHidden/>
          </w:rPr>
          <w:tab/>
        </w:r>
        <w:r>
          <w:rPr>
            <w:noProof/>
            <w:webHidden/>
          </w:rPr>
          <w:fldChar w:fldCharType="begin"/>
        </w:r>
        <w:r>
          <w:rPr>
            <w:noProof/>
            <w:webHidden/>
          </w:rPr>
          <w:instrText xml:space="preserve"> PAGEREF _Toc399499216 \h </w:instrText>
        </w:r>
        <w:r>
          <w:rPr>
            <w:noProof/>
            <w:webHidden/>
          </w:rPr>
        </w:r>
      </w:ins>
      <w:r>
        <w:rPr>
          <w:noProof/>
          <w:webHidden/>
        </w:rPr>
        <w:fldChar w:fldCharType="separate"/>
      </w:r>
      <w:ins w:id="73" w:author="Amy Byers" w:date="2014-09-26T12:51:00Z">
        <w:r>
          <w:rPr>
            <w:noProof/>
            <w:webHidden/>
          </w:rPr>
          <w:t>11</w:t>
        </w:r>
        <w:r>
          <w:rPr>
            <w:noProof/>
            <w:webHidden/>
          </w:rPr>
          <w:fldChar w:fldCharType="end"/>
        </w:r>
        <w:r w:rsidRPr="00056E7C">
          <w:rPr>
            <w:rStyle w:val="Hyperlink"/>
            <w:noProof/>
          </w:rPr>
          <w:fldChar w:fldCharType="end"/>
        </w:r>
      </w:ins>
    </w:p>
    <w:p w:rsidR="005717E9" w:rsidRDefault="005717E9">
      <w:pPr>
        <w:pStyle w:val="TOC2"/>
        <w:rPr>
          <w:ins w:id="74" w:author="Amy Byers" w:date="2014-09-26T12:51:00Z"/>
          <w:rFonts w:asciiTheme="minorHAnsi" w:eastAsiaTheme="minorEastAsia" w:hAnsiTheme="minorHAnsi" w:cstheme="minorBidi"/>
          <w:noProof/>
          <w:sz w:val="22"/>
          <w:szCs w:val="22"/>
        </w:rPr>
      </w:pPr>
      <w:ins w:id="75"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"_Toc399499217"</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4.5</w:t>
        </w:r>
        <w:r>
          <w:rPr>
            <w:rFonts w:asciiTheme="minorHAnsi" w:eastAsiaTheme="minorEastAsia" w:hAnsiTheme="minorHAnsi" w:cstheme="minorBidi"/>
            <w:noProof/>
            <w:sz w:val="22"/>
            <w:szCs w:val="22"/>
          </w:rPr>
          <w:tab/>
        </w:r>
        <w:r w:rsidRPr="00056E7C">
          <w:rPr>
            <w:rStyle w:val="Hyperlink"/>
            <w:noProof/>
          </w:rPr>
          <w:t>Post Condition</w:t>
        </w:r>
        <w:r>
          <w:rPr>
            <w:noProof/>
            <w:webHidden/>
          </w:rPr>
          <w:tab/>
        </w:r>
        <w:r>
          <w:rPr>
            <w:noProof/>
            <w:webHidden/>
          </w:rPr>
          <w:fldChar w:fldCharType="begin"/>
        </w:r>
        <w:r>
          <w:rPr>
            <w:noProof/>
            <w:webHidden/>
          </w:rPr>
          <w:instrText xml:space="preserve"> PAGEREF _Toc399499217 \h </w:instrText>
        </w:r>
        <w:r>
          <w:rPr>
            <w:noProof/>
            <w:webHidden/>
          </w:rPr>
        </w:r>
      </w:ins>
      <w:r>
        <w:rPr>
          <w:noProof/>
          <w:webHidden/>
        </w:rPr>
        <w:fldChar w:fldCharType="separate"/>
      </w:r>
      <w:ins w:id="76" w:author="Amy Byers" w:date="2014-09-26T12:51:00Z">
        <w:r>
          <w:rPr>
            <w:noProof/>
            <w:webHidden/>
          </w:rPr>
          <w:t>11</w:t>
        </w:r>
        <w:r>
          <w:rPr>
            <w:noProof/>
            <w:webHidden/>
          </w:rPr>
          <w:fldChar w:fldCharType="end"/>
        </w:r>
        <w:r w:rsidRPr="00056E7C">
          <w:rPr>
            <w:rStyle w:val="Hyperlink"/>
            <w:noProof/>
          </w:rPr>
          <w:fldChar w:fldCharType="end"/>
        </w:r>
      </w:ins>
    </w:p>
    <w:p w:rsidR="005717E9" w:rsidRDefault="005717E9">
      <w:pPr>
        <w:pStyle w:val="TOC2"/>
        <w:rPr>
          <w:ins w:id="77" w:author="Amy Byers" w:date="2014-09-26T12:51:00Z"/>
          <w:rFonts w:asciiTheme="minorHAnsi" w:eastAsiaTheme="minorEastAsia" w:hAnsiTheme="minorHAnsi" w:cstheme="minorBidi"/>
          <w:noProof/>
          <w:sz w:val="22"/>
          <w:szCs w:val="22"/>
        </w:rPr>
      </w:pPr>
      <w:ins w:id="78"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"_Toc399499218"</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4.6</w:t>
        </w:r>
        <w:r>
          <w:rPr>
            <w:rFonts w:asciiTheme="minorHAnsi" w:eastAsiaTheme="minorEastAsia" w:hAnsiTheme="minorHAnsi" w:cstheme="minorBidi"/>
            <w:noProof/>
            <w:sz w:val="22"/>
            <w:szCs w:val="22"/>
          </w:rPr>
          <w:tab/>
        </w:r>
        <w:r w:rsidRPr="00056E7C">
          <w:rPr>
            <w:rStyle w:val="Hyperlink"/>
            <w:noProof/>
          </w:rPr>
          <w:t>Special Requirements</w:t>
        </w:r>
        <w:r>
          <w:rPr>
            <w:noProof/>
            <w:webHidden/>
          </w:rPr>
          <w:tab/>
        </w:r>
        <w:r>
          <w:rPr>
            <w:noProof/>
            <w:webHidden/>
          </w:rPr>
          <w:fldChar w:fldCharType="begin"/>
        </w:r>
        <w:r>
          <w:rPr>
            <w:noProof/>
            <w:webHidden/>
          </w:rPr>
          <w:instrText xml:space="preserve"> PAGEREF _Toc399499218 \h </w:instrText>
        </w:r>
        <w:r>
          <w:rPr>
            <w:noProof/>
            <w:webHidden/>
          </w:rPr>
        </w:r>
      </w:ins>
      <w:r>
        <w:rPr>
          <w:noProof/>
          <w:webHidden/>
        </w:rPr>
        <w:fldChar w:fldCharType="separate"/>
      </w:r>
      <w:ins w:id="79" w:author="Amy Byers" w:date="2014-09-26T12:51:00Z">
        <w:r>
          <w:rPr>
            <w:noProof/>
            <w:webHidden/>
          </w:rPr>
          <w:t>11</w:t>
        </w:r>
        <w:r>
          <w:rPr>
            <w:noProof/>
            <w:webHidden/>
          </w:rPr>
          <w:fldChar w:fldCharType="end"/>
        </w:r>
        <w:r w:rsidRPr="00056E7C">
          <w:rPr>
            <w:rStyle w:val="Hyperlink"/>
            <w:noProof/>
          </w:rPr>
          <w:fldChar w:fldCharType="end"/>
        </w:r>
      </w:ins>
    </w:p>
    <w:p w:rsidR="005717E9" w:rsidRDefault="005717E9">
      <w:pPr>
        <w:pStyle w:val="TOC1"/>
        <w:rPr>
          <w:ins w:id="80" w:author="Amy Byers" w:date="2014-09-26T12:51:00Z"/>
          <w:rFonts w:asciiTheme="minorHAnsi" w:eastAsiaTheme="minorEastAsia" w:hAnsiTheme="minorHAnsi" w:cstheme="minorBidi"/>
          <w:noProof/>
          <w:sz w:val="22"/>
          <w:szCs w:val="22"/>
        </w:rPr>
      </w:pPr>
      <w:ins w:id="81"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"_Toc399499219"</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i/>
            <w:noProof/>
          </w:rPr>
          <w:t>5.</w:t>
        </w:r>
        <w:r>
          <w:rPr>
            <w:rFonts w:asciiTheme="minorHAnsi" w:eastAsiaTheme="minorEastAsia" w:hAnsiTheme="minorHAnsi" w:cstheme="minorBidi"/>
            <w:noProof/>
            <w:sz w:val="22"/>
            <w:szCs w:val="22"/>
          </w:rPr>
          <w:tab/>
        </w:r>
        <w:r w:rsidRPr="00056E7C">
          <w:rPr>
            <w:rStyle w:val="Hyperlink"/>
            <w:i/>
            <w:noProof/>
          </w:rPr>
          <w:t>USE CASE: Gift Card Reload</w:t>
        </w:r>
        <w:r>
          <w:rPr>
            <w:noProof/>
            <w:webHidden/>
          </w:rPr>
          <w:tab/>
        </w:r>
        <w:r>
          <w:rPr>
            <w:noProof/>
            <w:webHidden/>
          </w:rPr>
          <w:fldChar w:fldCharType="begin"/>
        </w:r>
        <w:r>
          <w:rPr>
            <w:noProof/>
            <w:webHidden/>
          </w:rPr>
          <w:instrText xml:space="preserve"> PAGEREF _Toc399499219 \h </w:instrText>
        </w:r>
        <w:r>
          <w:rPr>
            <w:noProof/>
            <w:webHidden/>
          </w:rPr>
        </w:r>
      </w:ins>
      <w:r>
        <w:rPr>
          <w:noProof/>
          <w:webHidden/>
        </w:rPr>
        <w:fldChar w:fldCharType="separate"/>
      </w:r>
      <w:ins w:id="82" w:author="Amy Byers" w:date="2014-09-26T12:51:00Z">
        <w:r>
          <w:rPr>
            <w:noProof/>
            <w:webHidden/>
          </w:rPr>
          <w:t>12</w:t>
        </w:r>
        <w:r>
          <w:rPr>
            <w:noProof/>
            <w:webHidden/>
          </w:rPr>
          <w:fldChar w:fldCharType="end"/>
        </w:r>
        <w:r w:rsidRPr="00056E7C">
          <w:rPr>
            <w:rStyle w:val="Hyperlink"/>
            <w:noProof/>
          </w:rPr>
          <w:fldChar w:fldCharType="end"/>
        </w:r>
      </w:ins>
    </w:p>
    <w:p w:rsidR="005717E9" w:rsidRDefault="005717E9">
      <w:pPr>
        <w:pStyle w:val="TOC2"/>
        <w:rPr>
          <w:ins w:id="83" w:author="Amy Byers" w:date="2014-09-26T12:51:00Z"/>
          <w:rFonts w:asciiTheme="minorHAnsi" w:eastAsiaTheme="minorEastAsia" w:hAnsiTheme="minorHAnsi" w:cstheme="minorBidi"/>
          <w:noProof/>
          <w:sz w:val="22"/>
          <w:szCs w:val="22"/>
        </w:rPr>
      </w:pPr>
      <w:ins w:id="84"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"_Toc399499220"</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5.1</w:t>
        </w:r>
        <w:r>
          <w:rPr>
            <w:rFonts w:asciiTheme="minorHAnsi" w:eastAsiaTheme="minorEastAsia" w:hAnsiTheme="minorHAnsi" w:cstheme="minorBidi"/>
            <w:noProof/>
            <w:sz w:val="22"/>
            <w:szCs w:val="22"/>
          </w:rPr>
          <w:tab/>
        </w:r>
        <w:r w:rsidRPr="00056E7C">
          <w:rPr>
            <w:rStyle w:val="Hyperlink"/>
            <w:noProof/>
          </w:rPr>
          <w:t>Feature Flow</w:t>
        </w:r>
        <w:r>
          <w:rPr>
            <w:noProof/>
            <w:webHidden/>
          </w:rPr>
          <w:tab/>
        </w:r>
        <w:r>
          <w:rPr>
            <w:noProof/>
            <w:webHidden/>
          </w:rPr>
          <w:fldChar w:fldCharType="begin"/>
        </w:r>
        <w:r>
          <w:rPr>
            <w:noProof/>
            <w:webHidden/>
          </w:rPr>
          <w:instrText xml:space="preserve"> PAGEREF _Toc399499220 \h </w:instrText>
        </w:r>
        <w:r>
          <w:rPr>
            <w:noProof/>
            <w:webHidden/>
          </w:rPr>
        </w:r>
      </w:ins>
      <w:r>
        <w:rPr>
          <w:noProof/>
          <w:webHidden/>
        </w:rPr>
        <w:fldChar w:fldCharType="separate"/>
      </w:r>
      <w:ins w:id="85" w:author="Amy Byers" w:date="2014-09-26T12:51:00Z">
        <w:r>
          <w:rPr>
            <w:noProof/>
            <w:webHidden/>
          </w:rPr>
          <w:t>12</w:t>
        </w:r>
        <w:r>
          <w:rPr>
            <w:noProof/>
            <w:webHidden/>
          </w:rPr>
          <w:fldChar w:fldCharType="end"/>
        </w:r>
        <w:r w:rsidRPr="00056E7C">
          <w:rPr>
            <w:rStyle w:val="Hyperlink"/>
            <w:noProof/>
          </w:rPr>
          <w:fldChar w:fldCharType="end"/>
        </w:r>
      </w:ins>
    </w:p>
    <w:p w:rsidR="005717E9" w:rsidRDefault="005717E9">
      <w:pPr>
        <w:pStyle w:val="TOC2"/>
        <w:rPr>
          <w:ins w:id="86" w:author="Amy Byers" w:date="2014-09-26T12:51:00Z"/>
          <w:rFonts w:asciiTheme="minorHAnsi" w:eastAsiaTheme="minorEastAsia" w:hAnsiTheme="minorHAnsi" w:cstheme="minorBidi"/>
          <w:noProof/>
          <w:sz w:val="22"/>
          <w:szCs w:val="22"/>
        </w:rPr>
      </w:pPr>
      <w:ins w:id="87"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"_Toc399499221"</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5.2</w:t>
        </w:r>
        <w:r>
          <w:rPr>
            <w:rFonts w:asciiTheme="minorHAnsi" w:eastAsiaTheme="minorEastAsia" w:hAnsiTheme="minorHAnsi" w:cstheme="minorBidi"/>
            <w:noProof/>
            <w:sz w:val="22"/>
            <w:szCs w:val="22"/>
          </w:rPr>
          <w:tab/>
        </w:r>
        <w:r w:rsidRPr="00056E7C">
          <w:rPr>
            <w:rStyle w:val="Hyperlink"/>
            <w:noProof/>
          </w:rPr>
          <w:t>Precondition</w:t>
        </w:r>
        <w:r>
          <w:rPr>
            <w:noProof/>
            <w:webHidden/>
          </w:rPr>
          <w:tab/>
        </w:r>
        <w:r>
          <w:rPr>
            <w:noProof/>
            <w:webHidden/>
          </w:rPr>
          <w:fldChar w:fldCharType="begin"/>
        </w:r>
        <w:r>
          <w:rPr>
            <w:noProof/>
            <w:webHidden/>
          </w:rPr>
          <w:instrText xml:space="preserve"> PAGEREF _Toc399499221 \h </w:instrText>
        </w:r>
        <w:r>
          <w:rPr>
            <w:noProof/>
            <w:webHidden/>
          </w:rPr>
        </w:r>
      </w:ins>
      <w:r>
        <w:rPr>
          <w:noProof/>
          <w:webHidden/>
        </w:rPr>
        <w:fldChar w:fldCharType="separate"/>
      </w:r>
      <w:ins w:id="88" w:author="Amy Byers" w:date="2014-09-26T12:51:00Z">
        <w:r>
          <w:rPr>
            <w:noProof/>
            <w:webHidden/>
          </w:rPr>
          <w:t>12</w:t>
        </w:r>
        <w:r>
          <w:rPr>
            <w:noProof/>
            <w:webHidden/>
          </w:rPr>
          <w:fldChar w:fldCharType="end"/>
        </w:r>
        <w:r w:rsidRPr="00056E7C">
          <w:rPr>
            <w:rStyle w:val="Hyperlink"/>
            <w:noProof/>
          </w:rPr>
          <w:fldChar w:fldCharType="end"/>
        </w:r>
      </w:ins>
    </w:p>
    <w:p w:rsidR="005717E9" w:rsidRDefault="005717E9">
      <w:pPr>
        <w:pStyle w:val="TOC2"/>
        <w:rPr>
          <w:ins w:id="89" w:author="Amy Byers" w:date="2014-09-26T12:51:00Z"/>
          <w:rFonts w:asciiTheme="minorHAnsi" w:eastAsiaTheme="minorEastAsia" w:hAnsiTheme="minorHAnsi" w:cstheme="minorBidi"/>
          <w:noProof/>
          <w:sz w:val="22"/>
          <w:szCs w:val="22"/>
        </w:rPr>
      </w:pPr>
      <w:ins w:id="90"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"_Toc399499222"</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5.3</w:t>
        </w:r>
        <w:r>
          <w:rPr>
            <w:rFonts w:asciiTheme="minorHAnsi" w:eastAsiaTheme="minorEastAsia" w:hAnsiTheme="minorHAnsi" w:cstheme="minorBidi"/>
            <w:noProof/>
            <w:sz w:val="22"/>
            <w:szCs w:val="22"/>
          </w:rPr>
          <w:tab/>
        </w:r>
        <w:r w:rsidRPr="00056E7C">
          <w:rPr>
            <w:rStyle w:val="Hyperlink"/>
            <w:noProof/>
          </w:rPr>
          <w:t>Main Flow</w:t>
        </w:r>
        <w:r>
          <w:rPr>
            <w:noProof/>
            <w:webHidden/>
          </w:rPr>
          <w:tab/>
        </w:r>
        <w:r>
          <w:rPr>
            <w:noProof/>
            <w:webHidden/>
          </w:rPr>
          <w:fldChar w:fldCharType="begin"/>
        </w:r>
        <w:r>
          <w:rPr>
            <w:noProof/>
            <w:webHidden/>
          </w:rPr>
          <w:instrText xml:space="preserve"> PAGEREF _Toc399499222 \h </w:instrText>
        </w:r>
        <w:r>
          <w:rPr>
            <w:noProof/>
            <w:webHidden/>
          </w:rPr>
        </w:r>
      </w:ins>
      <w:r>
        <w:rPr>
          <w:noProof/>
          <w:webHidden/>
        </w:rPr>
        <w:fldChar w:fldCharType="separate"/>
      </w:r>
      <w:ins w:id="91" w:author="Amy Byers" w:date="2014-09-26T12:51:00Z">
        <w:r>
          <w:rPr>
            <w:noProof/>
            <w:webHidden/>
          </w:rPr>
          <w:t>12</w:t>
        </w:r>
        <w:r>
          <w:rPr>
            <w:noProof/>
            <w:webHidden/>
          </w:rPr>
          <w:fldChar w:fldCharType="end"/>
        </w:r>
        <w:r w:rsidRPr="00056E7C">
          <w:rPr>
            <w:rStyle w:val="Hyperlink"/>
            <w:noProof/>
          </w:rPr>
          <w:fldChar w:fldCharType="end"/>
        </w:r>
      </w:ins>
    </w:p>
    <w:p w:rsidR="005717E9" w:rsidRDefault="005717E9">
      <w:pPr>
        <w:pStyle w:val="TOC2"/>
        <w:rPr>
          <w:ins w:id="92" w:author="Amy Byers" w:date="2014-09-26T12:51:00Z"/>
          <w:rFonts w:asciiTheme="minorHAnsi" w:eastAsiaTheme="minorEastAsia" w:hAnsiTheme="minorHAnsi" w:cstheme="minorBidi"/>
          <w:noProof/>
          <w:sz w:val="22"/>
          <w:szCs w:val="22"/>
        </w:rPr>
      </w:pPr>
      <w:ins w:id="93"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"_Toc399499223"</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5.4</w:t>
        </w:r>
        <w:r>
          <w:rPr>
            <w:rFonts w:asciiTheme="minorHAnsi" w:eastAsiaTheme="minorEastAsia" w:hAnsiTheme="minorHAnsi" w:cstheme="minorBidi"/>
            <w:noProof/>
            <w:sz w:val="22"/>
            <w:szCs w:val="22"/>
          </w:rPr>
          <w:tab/>
        </w:r>
        <w:r w:rsidRPr="00056E7C">
          <w:rPr>
            <w:rStyle w:val="Hyperlink"/>
            <w:noProof/>
          </w:rPr>
          <w:t>Alternate Flows</w:t>
        </w:r>
        <w:r>
          <w:rPr>
            <w:noProof/>
            <w:webHidden/>
          </w:rPr>
          <w:tab/>
        </w:r>
        <w:r>
          <w:rPr>
            <w:noProof/>
            <w:webHidden/>
          </w:rPr>
          <w:fldChar w:fldCharType="begin"/>
        </w:r>
        <w:r>
          <w:rPr>
            <w:noProof/>
            <w:webHidden/>
          </w:rPr>
          <w:instrText xml:space="preserve"> PAGEREF _Toc399499223 \h </w:instrText>
        </w:r>
        <w:r>
          <w:rPr>
            <w:noProof/>
            <w:webHidden/>
          </w:rPr>
        </w:r>
      </w:ins>
      <w:r>
        <w:rPr>
          <w:noProof/>
          <w:webHidden/>
        </w:rPr>
        <w:fldChar w:fldCharType="separate"/>
      </w:r>
      <w:ins w:id="94" w:author="Amy Byers" w:date="2014-09-26T12:51:00Z">
        <w:r>
          <w:rPr>
            <w:noProof/>
            <w:webHidden/>
          </w:rPr>
          <w:t>12</w:t>
        </w:r>
        <w:r>
          <w:rPr>
            <w:noProof/>
            <w:webHidden/>
          </w:rPr>
          <w:fldChar w:fldCharType="end"/>
        </w:r>
        <w:r w:rsidRPr="00056E7C">
          <w:rPr>
            <w:rStyle w:val="Hyperlink"/>
            <w:noProof/>
          </w:rPr>
          <w:fldChar w:fldCharType="end"/>
        </w:r>
      </w:ins>
    </w:p>
    <w:p w:rsidR="005717E9" w:rsidRDefault="005717E9">
      <w:pPr>
        <w:pStyle w:val="TOC2"/>
        <w:rPr>
          <w:ins w:id="95" w:author="Amy Byers" w:date="2014-09-26T12:51:00Z"/>
          <w:rFonts w:asciiTheme="minorHAnsi" w:eastAsiaTheme="minorEastAsia" w:hAnsiTheme="minorHAnsi" w:cstheme="minorBidi"/>
          <w:noProof/>
          <w:sz w:val="22"/>
          <w:szCs w:val="22"/>
        </w:rPr>
      </w:pPr>
      <w:ins w:id="96"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"_Toc399499224"</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5.5</w:t>
        </w:r>
        <w:r>
          <w:rPr>
            <w:rFonts w:asciiTheme="minorHAnsi" w:eastAsiaTheme="minorEastAsia" w:hAnsiTheme="minorHAnsi" w:cstheme="minorBidi"/>
            <w:noProof/>
            <w:sz w:val="22"/>
            <w:szCs w:val="22"/>
          </w:rPr>
          <w:tab/>
        </w:r>
        <w:r w:rsidRPr="00056E7C">
          <w:rPr>
            <w:rStyle w:val="Hyperlink"/>
            <w:noProof/>
          </w:rPr>
          <w:t>Post Condition</w:t>
        </w:r>
        <w:r>
          <w:rPr>
            <w:noProof/>
            <w:webHidden/>
          </w:rPr>
          <w:tab/>
        </w:r>
        <w:r>
          <w:rPr>
            <w:noProof/>
            <w:webHidden/>
          </w:rPr>
          <w:fldChar w:fldCharType="begin"/>
        </w:r>
        <w:r>
          <w:rPr>
            <w:noProof/>
            <w:webHidden/>
          </w:rPr>
          <w:instrText xml:space="preserve"> PAGEREF _Toc399499224 \h </w:instrText>
        </w:r>
        <w:r>
          <w:rPr>
            <w:noProof/>
            <w:webHidden/>
          </w:rPr>
        </w:r>
      </w:ins>
      <w:r>
        <w:rPr>
          <w:noProof/>
          <w:webHidden/>
        </w:rPr>
        <w:fldChar w:fldCharType="separate"/>
      </w:r>
      <w:ins w:id="97" w:author="Amy Byers" w:date="2014-09-26T12:51:00Z">
        <w:r>
          <w:rPr>
            <w:noProof/>
            <w:webHidden/>
          </w:rPr>
          <w:t>13</w:t>
        </w:r>
        <w:r>
          <w:rPr>
            <w:noProof/>
            <w:webHidden/>
          </w:rPr>
          <w:fldChar w:fldCharType="end"/>
        </w:r>
        <w:r w:rsidRPr="00056E7C">
          <w:rPr>
            <w:rStyle w:val="Hyperlink"/>
            <w:noProof/>
          </w:rPr>
          <w:fldChar w:fldCharType="end"/>
        </w:r>
      </w:ins>
    </w:p>
    <w:p w:rsidR="005717E9" w:rsidRDefault="005717E9">
      <w:pPr>
        <w:pStyle w:val="TOC2"/>
        <w:rPr>
          <w:ins w:id="98" w:author="Amy Byers" w:date="2014-09-26T12:51:00Z"/>
          <w:rFonts w:asciiTheme="minorHAnsi" w:eastAsiaTheme="minorEastAsia" w:hAnsiTheme="minorHAnsi" w:cstheme="minorBidi"/>
          <w:noProof/>
          <w:sz w:val="22"/>
          <w:szCs w:val="22"/>
        </w:rPr>
      </w:pPr>
      <w:ins w:id="99"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"_Toc399499225"</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5.6</w:t>
        </w:r>
        <w:r>
          <w:rPr>
            <w:rFonts w:asciiTheme="minorHAnsi" w:eastAsiaTheme="minorEastAsia" w:hAnsiTheme="minorHAnsi" w:cstheme="minorBidi"/>
            <w:noProof/>
            <w:sz w:val="22"/>
            <w:szCs w:val="22"/>
          </w:rPr>
          <w:tab/>
        </w:r>
        <w:r w:rsidRPr="00056E7C">
          <w:rPr>
            <w:rStyle w:val="Hyperlink"/>
            <w:noProof/>
          </w:rPr>
          <w:t>Special Requirements</w:t>
        </w:r>
        <w:r>
          <w:rPr>
            <w:noProof/>
            <w:webHidden/>
          </w:rPr>
          <w:tab/>
        </w:r>
        <w:r>
          <w:rPr>
            <w:noProof/>
            <w:webHidden/>
          </w:rPr>
          <w:fldChar w:fldCharType="begin"/>
        </w:r>
        <w:r>
          <w:rPr>
            <w:noProof/>
            <w:webHidden/>
          </w:rPr>
          <w:instrText xml:space="preserve"> PAGEREF _Toc399499225 \h </w:instrText>
        </w:r>
        <w:r>
          <w:rPr>
            <w:noProof/>
            <w:webHidden/>
          </w:rPr>
        </w:r>
      </w:ins>
      <w:r>
        <w:rPr>
          <w:noProof/>
          <w:webHidden/>
        </w:rPr>
        <w:fldChar w:fldCharType="separate"/>
      </w:r>
      <w:ins w:id="100" w:author="Amy Byers" w:date="2014-09-26T12:51:00Z">
        <w:r>
          <w:rPr>
            <w:noProof/>
            <w:webHidden/>
          </w:rPr>
          <w:t>13</w:t>
        </w:r>
        <w:r>
          <w:rPr>
            <w:noProof/>
            <w:webHidden/>
          </w:rPr>
          <w:fldChar w:fldCharType="end"/>
        </w:r>
        <w:r w:rsidRPr="00056E7C">
          <w:rPr>
            <w:rStyle w:val="Hyperlink"/>
            <w:noProof/>
          </w:rPr>
          <w:fldChar w:fldCharType="end"/>
        </w:r>
      </w:ins>
    </w:p>
    <w:p w:rsidR="005717E9" w:rsidRDefault="005717E9">
      <w:pPr>
        <w:pStyle w:val="TOC1"/>
        <w:rPr>
          <w:ins w:id="101" w:author="Amy Byers" w:date="2014-09-26T12:51:00Z"/>
          <w:rFonts w:asciiTheme="minorHAnsi" w:eastAsiaTheme="minorEastAsia" w:hAnsiTheme="minorHAnsi" w:cstheme="minorBidi"/>
          <w:noProof/>
          <w:sz w:val="22"/>
          <w:szCs w:val="22"/>
        </w:rPr>
      </w:pPr>
      <w:ins w:id="102"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"_Toc399499226"</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i/>
            <w:noProof/>
          </w:rPr>
          <w:t>6.</w:t>
        </w:r>
        <w:r>
          <w:rPr>
            <w:rFonts w:asciiTheme="minorHAnsi" w:eastAsiaTheme="minorEastAsia" w:hAnsiTheme="minorHAnsi" w:cstheme="minorBidi"/>
            <w:noProof/>
            <w:sz w:val="22"/>
            <w:szCs w:val="22"/>
          </w:rPr>
          <w:tab/>
        </w:r>
        <w:r w:rsidRPr="00056E7C">
          <w:rPr>
            <w:rStyle w:val="Hyperlink"/>
            <w:i/>
            <w:noProof/>
          </w:rPr>
          <w:t>USE CASE: Gift Card Tender</w:t>
        </w:r>
        <w:r>
          <w:rPr>
            <w:noProof/>
            <w:webHidden/>
          </w:rPr>
          <w:tab/>
        </w:r>
        <w:r>
          <w:rPr>
            <w:noProof/>
            <w:webHidden/>
          </w:rPr>
          <w:fldChar w:fldCharType="begin"/>
        </w:r>
        <w:r>
          <w:rPr>
            <w:noProof/>
            <w:webHidden/>
          </w:rPr>
          <w:instrText xml:space="preserve"> PAGEREF _Toc399499226 \h </w:instrText>
        </w:r>
        <w:r>
          <w:rPr>
            <w:noProof/>
            <w:webHidden/>
          </w:rPr>
        </w:r>
      </w:ins>
      <w:r>
        <w:rPr>
          <w:noProof/>
          <w:webHidden/>
        </w:rPr>
        <w:fldChar w:fldCharType="separate"/>
      </w:r>
      <w:ins w:id="103" w:author="Amy Byers" w:date="2014-09-26T12:51:00Z">
        <w:r>
          <w:rPr>
            <w:noProof/>
            <w:webHidden/>
          </w:rPr>
          <w:t>14</w:t>
        </w:r>
        <w:r>
          <w:rPr>
            <w:noProof/>
            <w:webHidden/>
          </w:rPr>
          <w:fldChar w:fldCharType="end"/>
        </w:r>
        <w:r w:rsidRPr="00056E7C">
          <w:rPr>
            <w:rStyle w:val="Hyperlink"/>
            <w:noProof/>
          </w:rPr>
          <w:fldChar w:fldCharType="end"/>
        </w:r>
      </w:ins>
    </w:p>
    <w:p w:rsidR="005717E9" w:rsidRDefault="005717E9">
      <w:pPr>
        <w:pStyle w:val="TOC2"/>
        <w:rPr>
          <w:ins w:id="104" w:author="Amy Byers" w:date="2014-09-26T12:51:00Z"/>
          <w:rFonts w:asciiTheme="minorHAnsi" w:eastAsiaTheme="minorEastAsia" w:hAnsiTheme="minorHAnsi" w:cstheme="minorBidi"/>
          <w:noProof/>
          <w:sz w:val="22"/>
          <w:szCs w:val="22"/>
        </w:rPr>
      </w:pPr>
      <w:ins w:id="105"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"_Toc399499227"</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6.1</w:t>
        </w:r>
        <w:r>
          <w:rPr>
            <w:rFonts w:asciiTheme="minorHAnsi" w:eastAsiaTheme="minorEastAsia" w:hAnsiTheme="minorHAnsi" w:cstheme="minorBidi"/>
            <w:noProof/>
            <w:sz w:val="22"/>
            <w:szCs w:val="22"/>
          </w:rPr>
          <w:tab/>
        </w:r>
        <w:r w:rsidRPr="00056E7C">
          <w:rPr>
            <w:rStyle w:val="Hyperlink"/>
            <w:noProof/>
          </w:rPr>
          <w:t>Feature Flow</w:t>
        </w:r>
        <w:r>
          <w:rPr>
            <w:noProof/>
            <w:webHidden/>
          </w:rPr>
          <w:tab/>
        </w:r>
        <w:r>
          <w:rPr>
            <w:noProof/>
            <w:webHidden/>
          </w:rPr>
          <w:fldChar w:fldCharType="begin"/>
        </w:r>
        <w:r>
          <w:rPr>
            <w:noProof/>
            <w:webHidden/>
          </w:rPr>
          <w:instrText xml:space="preserve"> PAGEREF _Toc399499227 \h </w:instrText>
        </w:r>
        <w:r>
          <w:rPr>
            <w:noProof/>
            <w:webHidden/>
          </w:rPr>
        </w:r>
      </w:ins>
      <w:r>
        <w:rPr>
          <w:noProof/>
          <w:webHidden/>
        </w:rPr>
        <w:fldChar w:fldCharType="separate"/>
      </w:r>
      <w:ins w:id="106" w:author="Amy Byers" w:date="2014-09-26T12:51:00Z">
        <w:r>
          <w:rPr>
            <w:noProof/>
            <w:webHidden/>
          </w:rPr>
          <w:t>14</w:t>
        </w:r>
        <w:r>
          <w:rPr>
            <w:noProof/>
            <w:webHidden/>
          </w:rPr>
          <w:fldChar w:fldCharType="end"/>
        </w:r>
        <w:r w:rsidRPr="00056E7C">
          <w:rPr>
            <w:rStyle w:val="Hyperlink"/>
            <w:noProof/>
          </w:rPr>
          <w:fldChar w:fldCharType="end"/>
        </w:r>
      </w:ins>
    </w:p>
    <w:p w:rsidR="005717E9" w:rsidRDefault="005717E9">
      <w:pPr>
        <w:pStyle w:val="TOC2"/>
        <w:rPr>
          <w:ins w:id="107" w:author="Amy Byers" w:date="2014-09-26T12:51:00Z"/>
          <w:rFonts w:asciiTheme="minorHAnsi" w:eastAsiaTheme="minorEastAsia" w:hAnsiTheme="minorHAnsi" w:cstheme="minorBidi"/>
          <w:noProof/>
          <w:sz w:val="22"/>
          <w:szCs w:val="22"/>
        </w:rPr>
      </w:pPr>
      <w:ins w:id="108"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"_Toc399499228"</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6.2</w:t>
        </w:r>
        <w:r>
          <w:rPr>
            <w:rFonts w:asciiTheme="minorHAnsi" w:eastAsiaTheme="minorEastAsia" w:hAnsiTheme="minorHAnsi" w:cstheme="minorBidi"/>
            <w:noProof/>
            <w:sz w:val="22"/>
            <w:szCs w:val="22"/>
          </w:rPr>
          <w:tab/>
        </w:r>
        <w:r w:rsidRPr="00056E7C">
          <w:rPr>
            <w:rStyle w:val="Hyperlink"/>
            <w:noProof/>
          </w:rPr>
          <w:t>Precondition</w:t>
        </w:r>
        <w:r>
          <w:rPr>
            <w:noProof/>
            <w:webHidden/>
          </w:rPr>
          <w:tab/>
        </w:r>
        <w:r>
          <w:rPr>
            <w:noProof/>
            <w:webHidden/>
          </w:rPr>
          <w:fldChar w:fldCharType="begin"/>
        </w:r>
        <w:r>
          <w:rPr>
            <w:noProof/>
            <w:webHidden/>
          </w:rPr>
          <w:instrText xml:space="preserve"> PAGEREF _Toc399499228 \h </w:instrText>
        </w:r>
        <w:r>
          <w:rPr>
            <w:noProof/>
            <w:webHidden/>
          </w:rPr>
        </w:r>
      </w:ins>
      <w:r>
        <w:rPr>
          <w:noProof/>
          <w:webHidden/>
        </w:rPr>
        <w:fldChar w:fldCharType="separate"/>
      </w:r>
      <w:ins w:id="109" w:author="Amy Byers" w:date="2014-09-26T12:51:00Z">
        <w:r>
          <w:rPr>
            <w:noProof/>
            <w:webHidden/>
          </w:rPr>
          <w:t>14</w:t>
        </w:r>
        <w:r>
          <w:rPr>
            <w:noProof/>
            <w:webHidden/>
          </w:rPr>
          <w:fldChar w:fldCharType="end"/>
        </w:r>
        <w:r w:rsidRPr="00056E7C">
          <w:rPr>
            <w:rStyle w:val="Hyperlink"/>
            <w:noProof/>
          </w:rPr>
          <w:fldChar w:fldCharType="end"/>
        </w:r>
      </w:ins>
    </w:p>
    <w:p w:rsidR="005717E9" w:rsidRDefault="005717E9">
      <w:pPr>
        <w:pStyle w:val="TOC2"/>
        <w:rPr>
          <w:ins w:id="110" w:author="Amy Byers" w:date="2014-09-26T12:51:00Z"/>
          <w:rFonts w:asciiTheme="minorHAnsi" w:eastAsiaTheme="minorEastAsia" w:hAnsiTheme="minorHAnsi" w:cstheme="minorBidi"/>
          <w:noProof/>
          <w:sz w:val="22"/>
          <w:szCs w:val="22"/>
        </w:rPr>
      </w:pPr>
      <w:ins w:id="111"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"_Toc399499229"</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6.3</w:t>
        </w:r>
        <w:r>
          <w:rPr>
            <w:rFonts w:asciiTheme="minorHAnsi" w:eastAsiaTheme="minorEastAsia" w:hAnsiTheme="minorHAnsi" w:cstheme="minorBidi"/>
            <w:noProof/>
            <w:sz w:val="22"/>
            <w:szCs w:val="22"/>
          </w:rPr>
          <w:tab/>
        </w:r>
        <w:r w:rsidRPr="00056E7C">
          <w:rPr>
            <w:rStyle w:val="Hyperlink"/>
            <w:noProof/>
          </w:rPr>
          <w:t>Main Flow</w:t>
        </w:r>
        <w:r>
          <w:rPr>
            <w:noProof/>
            <w:webHidden/>
          </w:rPr>
          <w:tab/>
        </w:r>
        <w:r>
          <w:rPr>
            <w:noProof/>
            <w:webHidden/>
          </w:rPr>
          <w:fldChar w:fldCharType="begin"/>
        </w:r>
        <w:r>
          <w:rPr>
            <w:noProof/>
            <w:webHidden/>
          </w:rPr>
          <w:instrText xml:space="preserve"> PAGEREF _Toc399499229 \h </w:instrText>
        </w:r>
        <w:r>
          <w:rPr>
            <w:noProof/>
            <w:webHidden/>
          </w:rPr>
        </w:r>
      </w:ins>
      <w:r>
        <w:rPr>
          <w:noProof/>
          <w:webHidden/>
        </w:rPr>
        <w:fldChar w:fldCharType="separate"/>
      </w:r>
      <w:ins w:id="112" w:author="Amy Byers" w:date="2014-09-26T12:51:00Z">
        <w:r>
          <w:rPr>
            <w:noProof/>
            <w:webHidden/>
          </w:rPr>
          <w:t>14</w:t>
        </w:r>
        <w:r>
          <w:rPr>
            <w:noProof/>
            <w:webHidden/>
          </w:rPr>
          <w:fldChar w:fldCharType="end"/>
        </w:r>
        <w:r w:rsidRPr="00056E7C">
          <w:rPr>
            <w:rStyle w:val="Hyperlink"/>
            <w:noProof/>
          </w:rPr>
          <w:fldChar w:fldCharType="end"/>
        </w:r>
      </w:ins>
    </w:p>
    <w:p w:rsidR="005717E9" w:rsidRDefault="005717E9">
      <w:pPr>
        <w:pStyle w:val="TOC2"/>
        <w:rPr>
          <w:ins w:id="113" w:author="Amy Byers" w:date="2014-09-26T12:51:00Z"/>
          <w:rFonts w:asciiTheme="minorHAnsi" w:eastAsiaTheme="minorEastAsia" w:hAnsiTheme="minorHAnsi" w:cstheme="minorBidi"/>
          <w:noProof/>
          <w:sz w:val="22"/>
          <w:szCs w:val="22"/>
        </w:rPr>
      </w:pPr>
      <w:ins w:id="114"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"_Toc399499230"</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6.4</w:t>
        </w:r>
        <w:r>
          <w:rPr>
            <w:rFonts w:asciiTheme="minorHAnsi" w:eastAsiaTheme="minorEastAsia" w:hAnsiTheme="minorHAnsi" w:cstheme="minorBidi"/>
            <w:noProof/>
            <w:sz w:val="22"/>
            <w:szCs w:val="22"/>
          </w:rPr>
          <w:tab/>
        </w:r>
        <w:r w:rsidRPr="00056E7C">
          <w:rPr>
            <w:rStyle w:val="Hyperlink"/>
            <w:noProof/>
          </w:rPr>
          <w:t>Alternate Flows</w:t>
        </w:r>
        <w:r>
          <w:rPr>
            <w:noProof/>
            <w:webHidden/>
          </w:rPr>
          <w:tab/>
        </w:r>
        <w:r>
          <w:rPr>
            <w:noProof/>
            <w:webHidden/>
          </w:rPr>
          <w:fldChar w:fldCharType="begin"/>
        </w:r>
        <w:r>
          <w:rPr>
            <w:noProof/>
            <w:webHidden/>
          </w:rPr>
          <w:instrText xml:space="preserve"> PAGEREF _Toc399499230 \h </w:instrText>
        </w:r>
        <w:r>
          <w:rPr>
            <w:noProof/>
            <w:webHidden/>
          </w:rPr>
        </w:r>
      </w:ins>
      <w:r>
        <w:rPr>
          <w:noProof/>
          <w:webHidden/>
        </w:rPr>
        <w:fldChar w:fldCharType="separate"/>
      </w:r>
      <w:ins w:id="115" w:author="Amy Byers" w:date="2014-09-26T12:51:00Z">
        <w:r>
          <w:rPr>
            <w:noProof/>
            <w:webHidden/>
          </w:rPr>
          <w:t>15</w:t>
        </w:r>
        <w:r>
          <w:rPr>
            <w:noProof/>
            <w:webHidden/>
          </w:rPr>
          <w:fldChar w:fldCharType="end"/>
        </w:r>
        <w:r w:rsidRPr="00056E7C">
          <w:rPr>
            <w:rStyle w:val="Hyperlink"/>
            <w:noProof/>
          </w:rPr>
          <w:fldChar w:fldCharType="end"/>
        </w:r>
      </w:ins>
    </w:p>
    <w:p w:rsidR="005717E9" w:rsidRDefault="005717E9">
      <w:pPr>
        <w:pStyle w:val="TOC2"/>
        <w:rPr>
          <w:ins w:id="116" w:author="Amy Byers" w:date="2014-09-26T12:51:00Z"/>
          <w:rFonts w:asciiTheme="minorHAnsi" w:eastAsiaTheme="minorEastAsia" w:hAnsiTheme="minorHAnsi" w:cstheme="minorBidi"/>
          <w:noProof/>
          <w:sz w:val="22"/>
          <w:szCs w:val="22"/>
        </w:rPr>
      </w:pPr>
      <w:ins w:id="117"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"_Toc399499231"</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6.5</w:t>
        </w:r>
        <w:r>
          <w:rPr>
            <w:rFonts w:asciiTheme="minorHAnsi" w:eastAsiaTheme="minorEastAsia" w:hAnsiTheme="minorHAnsi" w:cstheme="minorBidi"/>
            <w:noProof/>
            <w:sz w:val="22"/>
            <w:szCs w:val="22"/>
          </w:rPr>
          <w:tab/>
        </w:r>
        <w:r w:rsidRPr="00056E7C">
          <w:rPr>
            <w:rStyle w:val="Hyperlink"/>
            <w:noProof/>
          </w:rPr>
          <w:t>Post Condition</w:t>
        </w:r>
        <w:r>
          <w:rPr>
            <w:noProof/>
            <w:webHidden/>
          </w:rPr>
          <w:tab/>
        </w:r>
        <w:r>
          <w:rPr>
            <w:noProof/>
            <w:webHidden/>
          </w:rPr>
          <w:fldChar w:fldCharType="begin"/>
        </w:r>
        <w:r>
          <w:rPr>
            <w:noProof/>
            <w:webHidden/>
          </w:rPr>
          <w:instrText xml:space="preserve"> PAGEREF _Toc399499231 \h </w:instrText>
        </w:r>
        <w:r>
          <w:rPr>
            <w:noProof/>
            <w:webHidden/>
          </w:rPr>
        </w:r>
      </w:ins>
      <w:r>
        <w:rPr>
          <w:noProof/>
          <w:webHidden/>
        </w:rPr>
        <w:fldChar w:fldCharType="separate"/>
      </w:r>
      <w:ins w:id="118" w:author="Amy Byers" w:date="2014-09-26T12:51:00Z">
        <w:r>
          <w:rPr>
            <w:noProof/>
            <w:webHidden/>
          </w:rPr>
          <w:t>15</w:t>
        </w:r>
        <w:r>
          <w:rPr>
            <w:noProof/>
            <w:webHidden/>
          </w:rPr>
          <w:fldChar w:fldCharType="end"/>
        </w:r>
        <w:r w:rsidRPr="00056E7C">
          <w:rPr>
            <w:rStyle w:val="Hyperlink"/>
            <w:noProof/>
          </w:rPr>
          <w:fldChar w:fldCharType="end"/>
        </w:r>
      </w:ins>
    </w:p>
    <w:p w:rsidR="005717E9" w:rsidRDefault="005717E9">
      <w:pPr>
        <w:pStyle w:val="TOC2"/>
        <w:rPr>
          <w:ins w:id="119" w:author="Amy Byers" w:date="2014-09-26T12:51:00Z"/>
          <w:rFonts w:asciiTheme="minorHAnsi" w:eastAsiaTheme="minorEastAsia" w:hAnsiTheme="minorHAnsi" w:cstheme="minorBidi"/>
          <w:noProof/>
          <w:sz w:val="22"/>
          <w:szCs w:val="22"/>
        </w:rPr>
      </w:pPr>
      <w:ins w:id="120"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"_Toc399499232"</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6.6</w:t>
        </w:r>
        <w:r>
          <w:rPr>
            <w:rFonts w:asciiTheme="minorHAnsi" w:eastAsiaTheme="minorEastAsia" w:hAnsiTheme="minorHAnsi" w:cstheme="minorBidi"/>
            <w:noProof/>
            <w:sz w:val="22"/>
            <w:szCs w:val="22"/>
          </w:rPr>
          <w:tab/>
        </w:r>
        <w:r w:rsidRPr="00056E7C">
          <w:rPr>
            <w:rStyle w:val="Hyperlink"/>
            <w:noProof/>
          </w:rPr>
          <w:t>Special Requirements</w:t>
        </w:r>
        <w:r>
          <w:rPr>
            <w:noProof/>
            <w:webHidden/>
          </w:rPr>
          <w:tab/>
        </w:r>
        <w:r>
          <w:rPr>
            <w:noProof/>
            <w:webHidden/>
          </w:rPr>
          <w:fldChar w:fldCharType="begin"/>
        </w:r>
        <w:r>
          <w:rPr>
            <w:noProof/>
            <w:webHidden/>
          </w:rPr>
          <w:instrText xml:space="preserve"> PAGEREF _Toc399499232 \h </w:instrText>
        </w:r>
        <w:r>
          <w:rPr>
            <w:noProof/>
            <w:webHidden/>
          </w:rPr>
        </w:r>
      </w:ins>
      <w:r>
        <w:rPr>
          <w:noProof/>
          <w:webHidden/>
        </w:rPr>
        <w:fldChar w:fldCharType="separate"/>
      </w:r>
      <w:ins w:id="121" w:author="Amy Byers" w:date="2014-09-26T12:51:00Z">
        <w:r>
          <w:rPr>
            <w:noProof/>
            <w:webHidden/>
          </w:rPr>
          <w:t>15</w:t>
        </w:r>
        <w:r>
          <w:rPr>
            <w:noProof/>
            <w:webHidden/>
          </w:rPr>
          <w:fldChar w:fldCharType="end"/>
        </w:r>
        <w:r w:rsidRPr="00056E7C">
          <w:rPr>
            <w:rStyle w:val="Hyperlink"/>
            <w:noProof/>
          </w:rPr>
          <w:fldChar w:fldCharType="end"/>
        </w:r>
      </w:ins>
    </w:p>
    <w:p w:rsidR="005717E9" w:rsidRDefault="005717E9">
      <w:pPr>
        <w:pStyle w:val="TOC1"/>
        <w:rPr>
          <w:ins w:id="122" w:author="Amy Byers" w:date="2014-09-26T12:51:00Z"/>
          <w:rFonts w:asciiTheme="minorHAnsi" w:eastAsiaTheme="minorEastAsia" w:hAnsiTheme="minorHAnsi" w:cstheme="minorBidi"/>
          <w:noProof/>
          <w:sz w:val="22"/>
          <w:szCs w:val="22"/>
        </w:rPr>
      </w:pPr>
      <w:ins w:id="123"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"_Toc399499233"</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i/>
            <w:noProof/>
          </w:rPr>
          <w:t>7.</w:t>
        </w:r>
        <w:r>
          <w:rPr>
            <w:rFonts w:asciiTheme="minorHAnsi" w:eastAsiaTheme="minorEastAsia" w:hAnsiTheme="minorHAnsi" w:cstheme="minorBidi"/>
            <w:noProof/>
            <w:sz w:val="22"/>
            <w:szCs w:val="22"/>
          </w:rPr>
          <w:tab/>
        </w:r>
        <w:r w:rsidRPr="00056E7C">
          <w:rPr>
            <w:rStyle w:val="Hyperlink"/>
            <w:i/>
            <w:noProof/>
          </w:rPr>
          <w:t>USE CASE: Gift Card Authorization</w:t>
        </w:r>
        <w:r>
          <w:rPr>
            <w:noProof/>
            <w:webHidden/>
          </w:rPr>
          <w:tab/>
        </w:r>
        <w:r>
          <w:rPr>
            <w:noProof/>
            <w:webHidden/>
          </w:rPr>
          <w:fldChar w:fldCharType="begin"/>
        </w:r>
        <w:r>
          <w:rPr>
            <w:noProof/>
            <w:webHidden/>
          </w:rPr>
          <w:instrText xml:space="preserve"> PAGEREF _Toc399499233 \h </w:instrText>
        </w:r>
        <w:r>
          <w:rPr>
            <w:noProof/>
            <w:webHidden/>
          </w:rPr>
        </w:r>
      </w:ins>
      <w:r>
        <w:rPr>
          <w:noProof/>
          <w:webHidden/>
        </w:rPr>
        <w:fldChar w:fldCharType="separate"/>
      </w:r>
      <w:ins w:id="124" w:author="Amy Byers" w:date="2014-09-26T12:51:00Z">
        <w:r>
          <w:rPr>
            <w:noProof/>
            <w:webHidden/>
          </w:rPr>
          <w:t>16</w:t>
        </w:r>
        <w:r>
          <w:rPr>
            <w:noProof/>
            <w:webHidden/>
          </w:rPr>
          <w:fldChar w:fldCharType="end"/>
        </w:r>
        <w:r w:rsidRPr="00056E7C">
          <w:rPr>
            <w:rStyle w:val="Hyperlink"/>
            <w:noProof/>
          </w:rPr>
          <w:fldChar w:fldCharType="end"/>
        </w:r>
      </w:ins>
    </w:p>
    <w:p w:rsidR="005717E9" w:rsidRDefault="005717E9">
      <w:pPr>
        <w:pStyle w:val="TOC2"/>
        <w:rPr>
          <w:ins w:id="125" w:author="Amy Byers" w:date="2014-09-26T12:51:00Z"/>
          <w:rFonts w:asciiTheme="minorHAnsi" w:eastAsiaTheme="minorEastAsia" w:hAnsiTheme="minorHAnsi" w:cstheme="minorBidi"/>
          <w:noProof/>
          <w:sz w:val="22"/>
          <w:szCs w:val="22"/>
        </w:rPr>
      </w:pPr>
      <w:ins w:id="126"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"_Toc399499234"</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7.1</w:t>
        </w:r>
        <w:r>
          <w:rPr>
            <w:rFonts w:asciiTheme="minorHAnsi" w:eastAsiaTheme="minorEastAsia" w:hAnsiTheme="minorHAnsi" w:cstheme="minorBidi"/>
            <w:noProof/>
            <w:sz w:val="22"/>
            <w:szCs w:val="22"/>
          </w:rPr>
          <w:tab/>
        </w:r>
        <w:r w:rsidRPr="00056E7C">
          <w:rPr>
            <w:rStyle w:val="Hyperlink"/>
            <w:noProof/>
          </w:rPr>
          <w:t>Feature Flow</w:t>
        </w:r>
        <w:r>
          <w:rPr>
            <w:noProof/>
            <w:webHidden/>
          </w:rPr>
          <w:tab/>
        </w:r>
        <w:r>
          <w:rPr>
            <w:noProof/>
            <w:webHidden/>
          </w:rPr>
          <w:fldChar w:fldCharType="begin"/>
        </w:r>
        <w:r>
          <w:rPr>
            <w:noProof/>
            <w:webHidden/>
          </w:rPr>
          <w:instrText xml:space="preserve"> PAGEREF _Toc399499234 \h </w:instrText>
        </w:r>
        <w:r>
          <w:rPr>
            <w:noProof/>
            <w:webHidden/>
          </w:rPr>
        </w:r>
      </w:ins>
      <w:r>
        <w:rPr>
          <w:noProof/>
          <w:webHidden/>
        </w:rPr>
        <w:fldChar w:fldCharType="separate"/>
      </w:r>
      <w:ins w:id="127" w:author="Amy Byers" w:date="2014-09-26T12:51:00Z">
        <w:r>
          <w:rPr>
            <w:noProof/>
            <w:webHidden/>
          </w:rPr>
          <w:t>16</w:t>
        </w:r>
        <w:r>
          <w:rPr>
            <w:noProof/>
            <w:webHidden/>
          </w:rPr>
          <w:fldChar w:fldCharType="end"/>
        </w:r>
        <w:r w:rsidRPr="00056E7C">
          <w:rPr>
            <w:rStyle w:val="Hyperlink"/>
            <w:noProof/>
          </w:rPr>
          <w:fldChar w:fldCharType="end"/>
        </w:r>
      </w:ins>
    </w:p>
    <w:p w:rsidR="005717E9" w:rsidRDefault="005717E9">
      <w:pPr>
        <w:pStyle w:val="TOC2"/>
        <w:rPr>
          <w:ins w:id="128" w:author="Amy Byers" w:date="2014-09-26T12:51:00Z"/>
          <w:rFonts w:asciiTheme="minorHAnsi" w:eastAsiaTheme="minorEastAsia" w:hAnsiTheme="minorHAnsi" w:cstheme="minorBidi"/>
          <w:noProof/>
          <w:sz w:val="22"/>
          <w:szCs w:val="22"/>
        </w:rPr>
      </w:pPr>
      <w:ins w:id="129"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"_Toc399499235"</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7.2</w:t>
        </w:r>
        <w:r>
          <w:rPr>
            <w:rFonts w:asciiTheme="minorHAnsi" w:eastAsiaTheme="minorEastAsia" w:hAnsiTheme="minorHAnsi" w:cstheme="minorBidi"/>
            <w:noProof/>
            <w:sz w:val="22"/>
            <w:szCs w:val="22"/>
          </w:rPr>
          <w:tab/>
        </w:r>
        <w:r w:rsidRPr="00056E7C">
          <w:rPr>
            <w:rStyle w:val="Hyperlink"/>
            <w:noProof/>
          </w:rPr>
          <w:t>Precondition</w:t>
        </w:r>
        <w:r>
          <w:rPr>
            <w:noProof/>
            <w:webHidden/>
          </w:rPr>
          <w:tab/>
        </w:r>
        <w:r>
          <w:rPr>
            <w:noProof/>
            <w:webHidden/>
          </w:rPr>
          <w:fldChar w:fldCharType="begin"/>
        </w:r>
        <w:r>
          <w:rPr>
            <w:noProof/>
            <w:webHidden/>
          </w:rPr>
          <w:instrText xml:space="preserve"> PAGEREF _Toc399499235 \h </w:instrText>
        </w:r>
        <w:r>
          <w:rPr>
            <w:noProof/>
            <w:webHidden/>
          </w:rPr>
        </w:r>
      </w:ins>
      <w:r>
        <w:rPr>
          <w:noProof/>
          <w:webHidden/>
        </w:rPr>
        <w:fldChar w:fldCharType="separate"/>
      </w:r>
      <w:ins w:id="130" w:author="Amy Byers" w:date="2014-09-26T12:51:00Z">
        <w:r>
          <w:rPr>
            <w:noProof/>
            <w:webHidden/>
          </w:rPr>
          <w:t>16</w:t>
        </w:r>
        <w:r>
          <w:rPr>
            <w:noProof/>
            <w:webHidden/>
          </w:rPr>
          <w:fldChar w:fldCharType="end"/>
        </w:r>
        <w:r w:rsidRPr="00056E7C">
          <w:rPr>
            <w:rStyle w:val="Hyperlink"/>
            <w:noProof/>
          </w:rPr>
          <w:fldChar w:fldCharType="end"/>
        </w:r>
      </w:ins>
    </w:p>
    <w:p w:rsidR="005717E9" w:rsidRDefault="005717E9">
      <w:pPr>
        <w:pStyle w:val="TOC2"/>
        <w:rPr>
          <w:ins w:id="131" w:author="Amy Byers" w:date="2014-09-26T12:51:00Z"/>
          <w:rFonts w:asciiTheme="minorHAnsi" w:eastAsiaTheme="minorEastAsia" w:hAnsiTheme="minorHAnsi" w:cstheme="minorBidi"/>
          <w:noProof/>
          <w:sz w:val="22"/>
          <w:szCs w:val="22"/>
        </w:rPr>
      </w:pPr>
      <w:ins w:id="132"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"_Toc399499236"</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7.3</w:t>
        </w:r>
        <w:r>
          <w:rPr>
            <w:rFonts w:asciiTheme="minorHAnsi" w:eastAsiaTheme="minorEastAsia" w:hAnsiTheme="minorHAnsi" w:cstheme="minorBidi"/>
            <w:noProof/>
            <w:sz w:val="22"/>
            <w:szCs w:val="22"/>
          </w:rPr>
          <w:tab/>
        </w:r>
        <w:r w:rsidRPr="00056E7C">
          <w:rPr>
            <w:rStyle w:val="Hyperlink"/>
            <w:noProof/>
          </w:rPr>
          <w:t>Main Flow</w:t>
        </w:r>
        <w:r>
          <w:rPr>
            <w:noProof/>
            <w:webHidden/>
          </w:rPr>
          <w:tab/>
        </w:r>
        <w:r>
          <w:rPr>
            <w:noProof/>
            <w:webHidden/>
          </w:rPr>
          <w:fldChar w:fldCharType="begin"/>
        </w:r>
        <w:r>
          <w:rPr>
            <w:noProof/>
            <w:webHidden/>
          </w:rPr>
          <w:instrText xml:space="preserve"> PAGEREF _Toc399499236 \h </w:instrText>
        </w:r>
        <w:r>
          <w:rPr>
            <w:noProof/>
            <w:webHidden/>
          </w:rPr>
        </w:r>
      </w:ins>
      <w:r>
        <w:rPr>
          <w:noProof/>
          <w:webHidden/>
        </w:rPr>
        <w:fldChar w:fldCharType="separate"/>
      </w:r>
      <w:ins w:id="133" w:author="Amy Byers" w:date="2014-09-26T12:51:00Z">
        <w:r>
          <w:rPr>
            <w:noProof/>
            <w:webHidden/>
          </w:rPr>
          <w:t>16</w:t>
        </w:r>
        <w:r>
          <w:rPr>
            <w:noProof/>
            <w:webHidden/>
          </w:rPr>
          <w:fldChar w:fldCharType="end"/>
        </w:r>
        <w:r w:rsidRPr="00056E7C">
          <w:rPr>
            <w:rStyle w:val="Hyperlink"/>
            <w:noProof/>
          </w:rPr>
          <w:fldChar w:fldCharType="end"/>
        </w:r>
      </w:ins>
    </w:p>
    <w:p w:rsidR="005717E9" w:rsidRDefault="005717E9">
      <w:pPr>
        <w:pStyle w:val="TOC2"/>
        <w:rPr>
          <w:ins w:id="134" w:author="Amy Byers" w:date="2014-09-26T12:51:00Z"/>
          <w:rFonts w:asciiTheme="minorHAnsi" w:eastAsiaTheme="minorEastAsia" w:hAnsiTheme="minorHAnsi" w:cstheme="minorBidi"/>
          <w:noProof/>
          <w:sz w:val="22"/>
          <w:szCs w:val="22"/>
        </w:rPr>
      </w:pPr>
      <w:ins w:id="135"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"_Toc399499237"</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7.4</w:t>
        </w:r>
        <w:r>
          <w:rPr>
            <w:rFonts w:asciiTheme="minorHAnsi" w:eastAsiaTheme="minorEastAsia" w:hAnsiTheme="minorHAnsi" w:cstheme="minorBidi"/>
            <w:noProof/>
            <w:sz w:val="22"/>
            <w:szCs w:val="22"/>
          </w:rPr>
          <w:tab/>
        </w:r>
        <w:r w:rsidRPr="00056E7C">
          <w:rPr>
            <w:rStyle w:val="Hyperlink"/>
            <w:noProof/>
          </w:rPr>
          <w:t>Alternate Flows</w:t>
        </w:r>
        <w:r>
          <w:rPr>
            <w:noProof/>
            <w:webHidden/>
          </w:rPr>
          <w:tab/>
        </w:r>
        <w:r>
          <w:rPr>
            <w:noProof/>
            <w:webHidden/>
          </w:rPr>
          <w:fldChar w:fldCharType="begin"/>
        </w:r>
        <w:r>
          <w:rPr>
            <w:noProof/>
            <w:webHidden/>
          </w:rPr>
          <w:instrText xml:space="preserve"> PAGEREF _Toc399499237 \h </w:instrText>
        </w:r>
        <w:r>
          <w:rPr>
            <w:noProof/>
            <w:webHidden/>
          </w:rPr>
        </w:r>
      </w:ins>
      <w:r>
        <w:rPr>
          <w:noProof/>
          <w:webHidden/>
        </w:rPr>
        <w:fldChar w:fldCharType="separate"/>
      </w:r>
      <w:ins w:id="136" w:author="Amy Byers" w:date="2014-09-26T12:51:00Z">
        <w:r>
          <w:rPr>
            <w:noProof/>
            <w:webHidden/>
          </w:rPr>
          <w:t>16</w:t>
        </w:r>
        <w:r>
          <w:rPr>
            <w:noProof/>
            <w:webHidden/>
          </w:rPr>
          <w:fldChar w:fldCharType="end"/>
        </w:r>
        <w:r w:rsidRPr="00056E7C">
          <w:rPr>
            <w:rStyle w:val="Hyperlink"/>
            <w:noProof/>
          </w:rPr>
          <w:fldChar w:fldCharType="end"/>
        </w:r>
      </w:ins>
    </w:p>
    <w:p w:rsidR="005717E9" w:rsidRDefault="005717E9">
      <w:pPr>
        <w:pStyle w:val="TOC2"/>
        <w:rPr>
          <w:ins w:id="137" w:author="Amy Byers" w:date="2014-09-26T12:51:00Z"/>
          <w:rFonts w:asciiTheme="minorHAnsi" w:eastAsiaTheme="minorEastAsia" w:hAnsiTheme="minorHAnsi" w:cstheme="minorBidi"/>
          <w:noProof/>
          <w:sz w:val="22"/>
          <w:szCs w:val="22"/>
        </w:rPr>
      </w:pPr>
      <w:ins w:id="138"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"_Toc399499238"</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7.5</w:t>
        </w:r>
        <w:r>
          <w:rPr>
            <w:rFonts w:asciiTheme="minorHAnsi" w:eastAsiaTheme="minorEastAsia" w:hAnsiTheme="minorHAnsi" w:cstheme="minorBidi"/>
            <w:noProof/>
            <w:sz w:val="22"/>
            <w:szCs w:val="22"/>
          </w:rPr>
          <w:tab/>
        </w:r>
        <w:r w:rsidRPr="00056E7C">
          <w:rPr>
            <w:rStyle w:val="Hyperlink"/>
            <w:noProof/>
          </w:rPr>
          <w:t>Post Condition</w:t>
        </w:r>
        <w:r>
          <w:rPr>
            <w:noProof/>
            <w:webHidden/>
          </w:rPr>
          <w:tab/>
        </w:r>
        <w:r>
          <w:rPr>
            <w:noProof/>
            <w:webHidden/>
          </w:rPr>
          <w:fldChar w:fldCharType="begin"/>
        </w:r>
        <w:r>
          <w:rPr>
            <w:noProof/>
            <w:webHidden/>
          </w:rPr>
          <w:instrText xml:space="preserve"> PAGEREF _Toc399499238 \h </w:instrText>
        </w:r>
        <w:r>
          <w:rPr>
            <w:noProof/>
            <w:webHidden/>
          </w:rPr>
        </w:r>
      </w:ins>
      <w:r>
        <w:rPr>
          <w:noProof/>
          <w:webHidden/>
        </w:rPr>
        <w:fldChar w:fldCharType="separate"/>
      </w:r>
      <w:ins w:id="139" w:author="Amy Byers" w:date="2014-09-26T12:51:00Z">
        <w:r>
          <w:rPr>
            <w:noProof/>
            <w:webHidden/>
          </w:rPr>
          <w:t>16</w:t>
        </w:r>
        <w:r>
          <w:rPr>
            <w:noProof/>
            <w:webHidden/>
          </w:rPr>
          <w:fldChar w:fldCharType="end"/>
        </w:r>
        <w:r w:rsidRPr="00056E7C">
          <w:rPr>
            <w:rStyle w:val="Hyperlink"/>
            <w:noProof/>
          </w:rPr>
          <w:fldChar w:fldCharType="end"/>
        </w:r>
      </w:ins>
    </w:p>
    <w:p w:rsidR="005717E9" w:rsidRDefault="005717E9">
      <w:pPr>
        <w:pStyle w:val="TOC2"/>
        <w:rPr>
          <w:ins w:id="140" w:author="Amy Byers" w:date="2014-09-26T12:51:00Z"/>
          <w:rFonts w:asciiTheme="minorHAnsi" w:eastAsiaTheme="minorEastAsia" w:hAnsiTheme="minorHAnsi" w:cstheme="minorBidi"/>
          <w:noProof/>
          <w:sz w:val="22"/>
          <w:szCs w:val="22"/>
        </w:rPr>
      </w:pPr>
      <w:ins w:id="141"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"_Toc399499239"</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7.6</w:t>
        </w:r>
        <w:r>
          <w:rPr>
            <w:rFonts w:asciiTheme="minorHAnsi" w:eastAsiaTheme="minorEastAsia" w:hAnsiTheme="minorHAnsi" w:cstheme="minorBidi"/>
            <w:noProof/>
            <w:sz w:val="22"/>
            <w:szCs w:val="22"/>
          </w:rPr>
          <w:tab/>
        </w:r>
        <w:r w:rsidRPr="00056E7C">
          <w:rPr>
            <w:rStyle w:val="Hyperlink"/>
            <w:noProof/>
          </w:rPr>
          <w:t>Special Requirements</w:t>
        </w:r>
        <w:r>
          <w:rPr>
            <w:noProof/>
            <w:webHidden/>
          </w:rPr>
          <w:tab/>
        </w:r>
        <w:r>
          <w:rPr>
            <w:noProof/>
            <w:webHidden/>
          </w:rPr>
          <w:fldChar w:fldCharType="begin"/>
        </w:r>
        <w:r>
          <w:rPr>
            <w:noProof/>
            <w:webHidden/>
          </w:rPr>
          <w:instrText xml:space="preserve"> PAGEREF _Toc399499239 \h </w:instrText>
        </w:r>
        <w:r>
          <w:rPr>
            <w:noProof/>
            <w:webHidden/>
          </w:rPr>
        </w:r>
      </w:ins>
      <w:r>
        <w:rPr>
          <w:noProof/>
          <w:webHidden/>
        </w:rPr>
        <w:fldChar w:fldCharType="separate"/>
      </w:r>
      <w:ins w:id="142" w:author="Amy Byers" w:date="2014-09-26T12:51:00Z">
        <w:r>
          <w:rPr>
            <w:noProof/>
            <w:webHidden/>
          </w:rPr>
          <w:t>16</w:t>
        </w:r>
        <w:r>
          <w:rPr>
            <w:noProof/>
            <w:webHidden/>
          </w:rPr>
          <w:fldChar w:fldCharType="end"/>
        </w:r>
        <w:r w:rsidRPr="00056E7C">
          <w:rPr>
            <w:rStyle w:val="Hyperlink"/>
            <w:noProof/>
          </w:rPr>
          <w:fldChar w:fldCharType="end"/>
        </w:r>
      </w:ins>
    </w:p>
    <w:p w:rsidR="005717E9" w:rsidRDefault="005717E9">
      <w:pPr>
        <w:pStyle w:val="TOC1"/>
        <w:rPr>
          <w:ins w:id="143" w:author="Amy Byers" w:date="2014-09-26T12:51:00Z"/>
          <w:rFonts w:asciiTheme="minorHAnsi" w:eastAsiaTheme="minorEastAsia" w:hAnsiTheme="minorHAnsi" w:cstheme="minorBidi"/>
          <w:noProof/>
          <w:sz w:val="22"/>
          <w:szCs w:val="22"/>
        </w:rPr>
      </w:pPr>
      <w:ins w:id="144"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"_Toc399499240"</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i/>
            <w:noProof/>
          </w:rPr>
          <w:t>8.</w:t>
        </w:r>
        <w:r>
          <w:rPr>
            <w:rFonts w:asciiTheme="minorHAnsi" w:eastAsiaTheme="minorEastAsia" w:hAnsiTheme="minorHAnsi" w:cstheme="minorBidi"/>
            <w:noProof/>
            <w:sz w:val="22"/>
            <w:szCs w:val="22"/>
          </w:rPr>
          <w:tab/>
        </w:r>
        <w:r w:rsidRPr="00056E7C">
          <w:rPr>
            <w:rStyle w:val="Hyperlink"/>
            <w:i/>
            <w:noProof/>
          </w:rPr>
          <w:t>Supplemental Specifications</w:t>
        </w:r>
        <w:r>
          <w:rPr>
            <w:noProof/>
            <w:webHidden/>
          </w:rPr>
          <w:tab/>
        </w:r>
        <w:r>
          <w:rPr>
            <w:noProof/>
            <w:webHidden/>
          </w:rPr>
          <w:fldChar w:fldCharType="begin"/>
        </w:r>
        <w:r>
          <w:rPr>
            <w:noProof/>
            <w:webHidden/>
          </w:rPr>
          <w:instrText xml:space="preserve"> PAGEREF _Toc399499240 \h </w:instrText>
        </w:r>
        <w:r>
          <w:rPr>
            <w:noProof/>
            <w:webHidden/>
          </w:rPr>
        </w:r>
      </w:ins>
      <w:r>
        <w:rPr>
          <w:noProof/>
          <w:webHidden/>
        </w:rPr>
        <w:fldChar w:fldCharType="separate"/>
      </w:r>
      <w:ins w:id="145" w:author="Amy Byers" w:date="2014-09-26T12:51:00Z">
        <w:r>
          <w:rPr>
            <w:noProof/>
            <w:webHidden/>
          </w:rPr>
          <w:t>17</w:t>
        </w:r>
        <w:r>
          <w:rPr>
            <w:noProof/>
            <w:webHidden/>
          </w:rPr>
          <w:fldChar w:fldCharType="end"/>
        </w:r>
        <w:r w:rsidRPr="00056E7C">
          <w:rPr>
            <w:rStyle w:val="Hyperlink"/>
            <w:noProof/>
          </w:rPr>
          <w:fldChar w:fldCharType="end"/>
        </w:r>
      </w:ins>
    </w:p>
    <w:p w:rsidR="005717E9" w:rsidRDefault="005717E9">
      <w:pPr>
        <w:pStyle w:val="TOC2"/>
        <w:rPr>
          <w:ins w:id="146" w:author="Amy Byers" w:date="2014-09-26T12:51:00Z"/>
          <w:rFonts w:asciiTheme="minorHAnsi" w:eastAsiaTheme="minorEastAsia" w:hAnsiTheme="minorHAnsi" w:cstheme="minorBidi"/>
          <w:noProof/>
          <w:sz w:val="22"/>
          <w:szCs w:val="22"/>
        </w:rPr>
      </w:pPr>
      <w:ins w:id="147"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"_Toc399499241"</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8.1</w:t>
        </w:r>
        <w:r>
          <w:rPr>
            <w:rFonts w:asciiTheme="minorHAnsi" w:eastAsiaTheme="minorEastAsia" w:hAnsiTheme="minorHAnsi" w:cstheme="minorBidi"/>
            <w:noProof/>
            <w:sz w:val="22"/>
            <w:szCs w:val="22"/>
          </w:rPr>
          <w:tab/>
        </w:r>
        <w:r w:rsidRPr="00056E7C">
          <w:rPr>
            <w:rStyle w:val="Hyperlink"/>
            <w:noProof/>
          </w:rPr>
          <w:t>Electronic Journal</w:t>
        </w:r>
        <w:r>
          <w:rPr>
            <w:noProof/>
            <w:webHidden/>
          </w:rPr>
          <w:tab/>
        </w:r>
        <w:r>
          <w:rPr>
            <w:noProof/>
            <w:webHidden/>
          </w:rPr>
          <w:fldChar w:fldCharType="begin"/>
        </w:r>
        <w:r>
          <w:rPr>
            <w:noProof/>
            <w:webHidden/>
          </w:rPr>
          <w:instrText xml:space="preserve"> PAGEREF _Toc399499241 \h </w:instrText>
        </w:r>
        <w:r>
          <w:rPr>
            <w:noProof/>
            <w:webHidden/>
          </w:rPr>
        </w:r>
      </w:ins>
      <w:r>
        <w:rPr>
          <w:noProof/>
          <w:webHidden/>
        </w:rPr>
        <w:fldChar w:fldCharType="separate"/>
      </w:r>
      <w:ins w:id="148" w:author="Amy Byers" w:date="2014-09-26T12:51:00Z">
        <w:r>
          <w:rPr>
            <w:noProof/>
            <w:webHidden/>
          </w:rPr>
          <w:t>17</w:t>
        </w:r>
        <w:r>
          <w:rPr>
            <w:noProof/>
            <w:webHidden/>
          </w:rPr>
          <w:fldChar w:fldCharType="end"/>
        </w:r>
        <w:r w:rsidRPr="00056E7C">
          <w:rPr>
            <w:rStyle w:val="Hyperlink"/>
            <w:noProof/>
          </w:rPr>
          <w:fldChar w:fldCharType="end"/>
        </w:r>
      </w:ins>
    </w:p>
    <w:p w:rsidR="005717E9" w:rsidRDefault="005717E9">
      <w:pPr>
        <w:pStyle w:val="TOC2"/>
        <w:rPr>
          <w:ins w:id="149" w:author="Amy Byers" w:date="2014-09-26T12:51:00Z"/>
          <w:rFonts w:asciiTheme="minorHAnsi" w:eastAsiaTheme="minorEastAsia" w:hAnsiTheme="minorHAnsi" w:cstheme="minorBidi"/>
          <w:noProof/>
          <w:sz w:val="22"/>
          <w:szCs w:val="22"/>
        </w:rPr>
      </w:pPr>
      <w:ins w:id="150"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"_Toc399499242"</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8.2</w:t>
        </w:r>
        <w:r>
          <w:rPr>
            <w:rFonts w:asciiTheme="minorHAnsi" w:eastAsiaTheme="minorEastAsia" w:hAnsiTheme="minorHAnsi" w:cstheme="minorBidi"/>
            <w:noProof/>
            <w:sz w:val="22"/>
            <w:szCs w:val="22"/>
          </w:rPr>
          <w:tab/>
        </w:r>
        <w:r w:rsidRPr="00056E7C">
          <w:rPr>
            <w:rStyle w:val="Hyperlink"/>
            <w:noProof/>
          </w:rPr>
          <w:t>Manager Override</w:t>
        </w:r>
        <w:r>
          <w:rPr>
            <w:noProof/>
            <w:webHidden/>
          </w:rPr>
          <w:tab/>
        </w:r>
        <w:r>
          <w:rPr>
            <w:noProof/>
            <w:webHidden/>
          </w:rPr>
          <w:fldChar w:fldCharType="begin"/>
        </w:r>
        <w:r>
          <w:rPr>
            <w:noProof/>
            <w:webHidden/>
          </w:rPr>
          <w:instrText xml:space="preserve"> PAGEREF _Toc399499242 \h </w:instrText>
        </w:r>
        <w:r>
          <w:rPr>
            <w:noProof/>
            <w:webHidden/>
          </w:rPr>
        </w:r>
      </w:ins>
      <w:r>
        <w:rPr>
          <w:noProof/>
          <w:webHidden/>
        </w:rPr>
        <w:fldChar w:fldCharType="separate"/>
      </w:r>
      <w:ins w:id="151" w:author="Amy Byers" w:date="2014-09-26T12:51:00Z">
        <w:r>
          <w:rPr>
            <w:noProof/>
            <w:webHidden/>
          </w:rPr>
          <w:t>17</w:t>
        </w:r>
        <w:r>
          <w:rPr>
            <w:noProof/>
            <w:webHidden/>
          </w:rPr>
          <w:fldChar w:fldCharType="end"/>
        </w:r>
        <w:r w:rsidRPr="00056E7C">
          <w:rPr>
            <w:rStyle w:val="Hyperlink"/>
            <w:noProof/>
          </w:rPr>
          <w:fldChar w:fldCharType="end"/>
        </w:r>
      </w:ins>
    </w:p>
    <w:p w:rsidR="005717E9" w:rsidRDefault="005717E9">
      <w:pPr>
        <w:pStyle w:val="TOC2"/>
        <w:rPr>
          <w:ins w:id="152" w:author="Amy Byers" w:date="2014-09-26T12:51:00Z"/>
          <w:rFonts w:asciiTheme="minorHAnsi" w:eastAsiaTheme="minorEastAsia" w:hAnsiTheme="minorHAnsi" w:cstheme="minorBidi"/>
          <w:noProof/>
          <w:sz w:val="22"/>
          <w:szCs w:val="22"/>
        </w:rPr>
      </w:pPr>
      <w:ins w:id="153"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"_Toc399499243"</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8.3</w:t>
        </w:r>
        <w:r>
          <w:rPr>
            <w:rFonts w:asciiTheme="minorHAnsi" w:eastAsiaTheme="minorEastAsia" w:hAnsiTheme="minorHAnsi" w:cstheme="minorBidi"/>
            <w:noProof/>
            <w:sz w:val="22"/>
            <w:szCs w:val="22"/>
          </w:rPr>
          <w:tab/>
        </w:r>
        <w:r w:rsidRPr="00056E7C">
          <w:rPr>
            <w:rStyle w:val="Hyperlink"/>
            <w:noProof/>
          </w:rPr>
          <w:t>Modify Transaction</w:t>
        </w:r>
        <w:r>
          <w:rPr>
            <w:noProof/>
            <w:webHidden/>
          </w:rPr>
          <w:tab/>
        </w:r>
        <w:r>
          <w:rPr>
            <w:noProof/>
            <w:webHidden/>
          </w:rPr>
          <w:fldChar w:fldCharType="begin"/>
        </w:r>
        <w:r>
          <w:rPr>
            <w:noProof/>
            <w:webHidden/>
          </w:rPr>
          <w:instrText xml:space="preserve"> PAGEREF _Toc399499243 \h </w:instrText>
        </w:r>
        <w:r>
          <w:rPr>
            <w:noProof/>
            <w:webHidden/>
          </w:rPr>
        </w:r>
      </w:ins>
      <w:r>
        <w:rPr>
          <w:noProof/>
          <w:webHidden/>
        </w:rPr>
        <w:fldChar w:fldCharType="separate"/>
      </w:r>
      <w:ins w:id="154" w:author="Amy Byers" w:date="2014-09-26T12:51:00Z">
        <w:r>
          <w:rPr>
            <w:noProof/>
            <w:webHidden/>
          </w:rPr>
          <w:t>17</w:t>
        </w:r>
        <w:r>
          <w:rPr>
            <w:noProof/>
            <w:webHidden/>
          </w:rPr>
          <w:fldChar w:fldCharType="end"/>
        </w:r>
        <w:r w:rsidRPr="00056E7C">
          <w:rPr>
            <w:rStyle w:val="Hyperlink"/>
            <w:noProof/>
          </w:rPr>
          <w:fldChar w:fldCharType="end"/>
        </w:r>
      </w:ins>
    </w:p>
    <w:p w:rsidR="005717E9" w:rsidRDefault="005717E9">
      <w:pPr>
        <w:pStyle w:val="TOC2"/>
        <w:rPr>
          <w:ins w:id="155" w:author="Amy Byers" w:date="2014-09-26T12:51:00Z"/>
          <w:rFonts w:asciiTheme="minorHAnsi" w:eastAsiaTheme="minorEastAsia" w:hAnsiTheme="minorHAnsi" w:cstheme="minorBidi"/>
          <w:noProof/>
          <w:sz w:val="22"/>
          <w:szCs w:val="22"/>
        </w:rPr>
      </w:pPr>
      <w:ins w:id="156"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"_Toc399499244"</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8.4</w:t>
        </w:r>
        <w:r>
          <w:rPr>
            <w:rFonts w:asciiTheme="minorHAnsi" w:eastAsiaTheme="minorEastAsia" w:hAnsiTheme="minorHAnsi" w:cstheme="minorBidi"/>
            <w:noProof/>
            <w:sz w:val="22"/>
            <w:szCs w:val="22"/>
          </w:rPr>
          <w:tab/>
        </w:r>
        <w:r w:rsidRPr="00056E7C">
          <w:rPr>
            <w:rStyle w:val="Hyperlink"/>
            <w:noProof/>
          </w:rPr>
          <w:t>POSLog</w:t>
        </w:r>
        <w:r>
          <w:rPr>
            <w:noProof/>
            <w:webHidden/>
          </w:rPr>
          <w:tab/>
        </w:r>
        <w:r>
          <w:rPr>
            <w:noProof/>
            <w:webHidden/>
          </w:rPr>
          <w:fldChar w:fldCharType="begin"/>
        </w:r>
        <w:r>
          <w:rPr>
            <w:noProof/>
            <w:webHidden/>
          </w:rPr>
          <w:instrText xml:space="preserve"> PAGEREF _Toc399499244 \h </w:instrText>
        </w:r>
        <w:r>
          <w:rPr>
            <w:noProof/>
            <w:webHidden/>
          </w:rPr>
        </w:r>
      </w:ins>
      <w:r>
        <w:rPr>
          <w:noProof/>
          <w:webHidden/>
        </w:rPr>
        <w:fldChar w:fldCharType="separate"/>
      </w:r>
      <w:ins w:id="157" w:author="Amy Byers" w:date="2014-09-26T12:51:00Z">
        <w:r>
          <w:rPr>
            <w:noProof/>
            <w:webHidden/>
          </w:rPr>
          <w:t>17</w:t>
        </w:r>
        <w:r>
          <w:rPr>
            <w:noProof/>
            <w:webHidden/>
          </w:rPr>
          <w:fldChar w:fldCharType="end"/>
        </w:r>
        <w:r w:rsidRPr="00056E7C">
          <w:rPr>
            <w:rStyle w:val="Hyperlink"/>
            <w:noProof/>
          </w:rPr>
          <w:fldChar w:fldCharType="end"/>
        </w:r>
      </w:ins>
    </w:p>
    <w:p w:rsidR="005717E9" w:rsidRDefault="005717E9">
      <w:pPr>
        <w:pStyle w:val="TOC2"/>
        <w:rPr>
          <w:ins w:id="158" w:author="Amy Byers" w:date="2014-09-26T12:51:00Z"/>
          <w:rFonts w:asciiTheme="minorHAnsi" w:eastAsiaTheme="minorEastAsia" w:hAnsiTheme="minorHAnsi" w:cstheme="minorBidi"/>
          <w:noProof/>
          <w:sz w:val="22"/>
          <w:szCs w:val="22"/>
        </w:rPr>
      </w:pPr>
      <w:ins w:id="159"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"_Toc399499245"</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8.5</w:t>
        </w:r>
        <w:r>
          <w:rPr>
            <w:rFonts w:asciiTheme="minorHAnsi" w:eastAsiaTheme="minorEastAsia" w:hAnsiTheme="minorHAnsi" w:cstheme="minorBidi"/>
            <w:noProof/>
            <w:sz w:val="22"/>
            <w:szCs w:val="22"/>
          </w:rPr>
          <w:tab/>
        </w:r>
        <w:r w:rsidRPr="00056E7C">
          <w:rPr>
            <w:rStyle w:val="Hyperlink"/>
            <w:noProof/>
          </w:rPr>
          <w:t>Printed Receipts</w:t>
        </w:r>
        <w:r>
          <w:rPr>
            <w:noProof/>
            <w:webHidden/>
          </w:rPr>
          <w:tab/>
        </w:r>
        <w:r>
          <w:rPr>
            <w:noProof/>
            <w:webHidden/>
          </w:rPr>
          <w:fldChar w:fldCharType="begin"/>
        </w:r>
        <w:r>
          <w:rPr>
            <w:noProof/>
            <w:webHidden/>
          </w:rPr>
          <w:instrText xml:space="preserve"> PAGEREF _Toc399499245 \h </w:instrText>
        </w:r>
        <w:r>
          <w:rPr>
            <w:noProof/>
            <w:webHidden/>
          </w:rPr>
        </w:r>
      </w:ins>
      <w:r>
        <w:rPr>
          <w:noProof/>
          <w:webHidden/>
        </w:rPr>
        <w:fldChar w:fldCharType="separate"/>
      </w:r>
      <w:ins w:id="160" w:author="Amy Byers" w:date="2014-09-26T12:51:00Z">
        <w:r>
          <w:rPr>
            <w:noProof/>
            <w:webHidden/>
          </w:rPr>
          <w:t>17</w:t>
        </w:r>
        <w:r>
          <w:rPr>
            <w:noProof/>
            <w:webHidden/>
          </w:rPr>
          <w:fldChar w:fldCharType="end"/>
        </w:r>
        <w:r w:rsidRPr="00056E7C">
          <w:rPr>
            <w:rStyle w:val="Hyperlink"/>
            <w:noProof/>
          </w:rPr>
          <w:fldChar w:fldCharType="end"/>
        </w:r>
      </w:ins>
    </w:p>
    <w:p w:rsidR="005717E9" w:rsidRDefault="005717E9">
      <w:pPr>
        <w:pStyle w:val="TOC1"/>
        <w:rPr>
          <w:ins w:id="161" w:author="Amy Byers" w:date="2014-09-26T12:51:00Z"/>
          <w:rFonts w:asciiTheme="minorHAnsi" w:eastAsiaTheme="minorEastAsia" w:hAnsiTheme="minorHAnsi" w:cstheme="minorBidi"/>
          <w:noProof/>
          <w:sz w:val="22"/>
          <w:szCs w:val="22"/>
        </w:rPr>
      </w:pPr>
      <w:ins w:id="162"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"_Toc399499246"</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i/>
            <w:noProof/>
          </w:rPr>
          <w:t>9.</w:t>
        </w:r>
        <w:r>
          <w:rPr>
            <w:rFonts w:asciiTheme="minorHAnsi" w:eastAsiaTheme="minorEastAsia" w:hAnsiTheme="minorHAnsi" w:cstheme="minorBidi"/>
            <w:noProof/>
            <w:sz w:val="22"/>
            <w:szCs w:val="22"/>
          </w:rPr>
          <w:tab/>
        </w:r>
        <w:r w:rsidRPr="00056E7C">
          <w:rPr>
            <w:rStyle w:val="Hyperlink"/>
            <w:i/>
            <w:noProof/>
          </w:rPr>
          <w:t>Screen Layouts</w:t>
        </w:r>
        <w:r>
          <w:rPr>
            <w:noProof/>
            <w:webHidden/>
          </w:rPr>
          <w:tab/>
        </w:r>
        <w:r>
          <w:rPr>
            <w:noProof/>
            <w:webHidden/>
          </w:rPr>
          <w:fldChar w:fldCharType="begin"/>
        </w:r>
        <w:r>
          <w:rPr>
            <w:noProof/>
            <w:webHidden/>
          </w:rPr>
          <w:instrText xml:space="preserve"> PAGEREF _Toc399499246 \h </w:instrText>
        </w:r>
        <w:r>
          <w:rPr>
            <w:noProof/>
            <w:webHidden/>
          </w:rPr>
        </w:r>
      </w:ins>
      <w:r>
        <w:rPr>
          <w:noProof/>
          <w:webHidden/>
        </w:rPr>
        <w:fldChar w:fldCharType="separate"/>
      </w:r>
      <w:ins w:id="163" w:author="Amy Byers" w:date="2014-09-26T12:51:00Z">
        <w:r>
          <w:rPr>
            <w:noProof/>
            <w:webHidden/>
          </w:rPr>
          <w:t>18</w:t>
        </w:r>
        <w:r>
          <w:rPr>
            <w:noProof/>
            <w:webHidden/>
          </w:rPr>
          <w:fldChar w:fldCharType="end"/>
        </w:r>
        <w:r w:rsidRPr="00056E7C">
          <w:rPr>
            <w:rStyle w:val="Hyperlink"/>
            <w:noProof/>
          </w:rPr>
          <w:fldChar w:fldCharType="end"/>
        </w:r>
      </w:ins>
    </w:p>
    <w:p w:rsidR="005717E9" w:rsidRDefault="005717E9">
      <w:pPr>
        <w:pStyle w:val="TOC2"/>
        <w:rPr>
          <w:ins w:id="164" w:author="Amy Byers" w:date="2014-09-26T12:51:00Z"/>
          <w:rFonts w:asciiTheme="minorHAnsi" w:eastAsiaTheme="minorEastAsia" w:hAnsiTheme="minorHAnsi" w:cstheme="minorBidi"/>
          <w:noProof/>
          <w:sz w:val="22"/>
          <w:szCs w:val="22"/>
        </w:rPr>
      </w:pPr>
      <w:ins w:id="165"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"_Toc399499247"</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9.1</w:t>
        </w:r>
        <w:r>
          <w:rPr>
            <w:rFonts w:asciiTheme="minorHAnsi" w:eastAsiaTheme="minorEastAsia" w:hAnsiTheme="minorHAnsi" w:cstheme="minorBidi"/>
            <w:noProof/>
            <w:sz w:val="22"/>
            <w:szCs w:val="22"/>
          </w:rPr>
          <w:tab/>
        </w:r>
        <w:r w:rsidRPr="00056E7C">
          <w:rPr>
            <w:rStyle w:val="Hyperlink"/>
            <w:noProof/>
          </w:rPr>
          <w:t>Gift Card Amount</w:t>
        </w:r>
        <w:r>
          <w:rPr>
            <w:noProof/>
            <w:webHidden/>
          </w:rPr>
          <w:tab/>
        </w:r>
        <w:r>
          <w:rPr>
            <w:noProof/>
            <w:webHidden/>
          </w:rPr>
          <w:fldChar w:fldCharType="begin"/>
        </w:r>
        <w:r>
          <w:rPr>
            <w:noProof/>
            <w:webHidden/>
          </w:rPr>
          <w:instrText xml:space="preserve"> PAGEREF _Toc399499247 \h </w:instrText>
        </w:r>
        <w:r>
          <w:rPr>
            <w:noProof/>
            <w:webHidden/>
          </w:rPr>
        </w:r>
      </w:ins>
      <w:r>
        <w:rPr>
          <w:noProof/>
          <w:webHidden/>
        </w:rPr>
        <w:fldChar w:fldCharType="separate"/>
      </w:r>
      <w:ins w:id="166" w:author="Amy Byers" w:date="2014-09-26T12:51:00Z">
        <w:r>
          <w:rPr>
            <w:noProof/>
            <w:webHidden/>
          </w:rPr>
          <w:t>18</w:t>
        </w:r>
        <w:r>
          <w:rPr>
            <w:noProof/>
            <w:webHidden/>
          </w:rPr>
          <w:fldChar w:fldCharType="end"/>
        </w:r>
        <w:r w:rsidRPr="00056E7C">
          <w:rPr>
            <w:rStyle w:val="Hyperlink"/>
            <w:noProof/>
          </w:rPr>
          <w:fldChar w:fldCharType="end"/>
        </w:r>
      </w:ins>
    </w:p>
    <w:p w:rsidR="005717E9" w:rsidRDefault="005717E9">
      <w:pPr>
        <w:pStyle w:val="TOC2"/>
        <w:rPr>
          <w:ins w:id="167" w:author="Amy Byers" w:date="2014-09-26T12:51:00Z"/>
          <w:rFonts w:asciiTheme="minorHAnsi" w:eastAsiaTheme="minorEastAsia" w:hAnsiTheme="minorHAnsi" w:cstheme="minorBidi"/>
          <w:noProof/>
          <w:sz w:val="22"/>
          <w:szCs w:val="22"/>
        </w:rPr>
      </w:pPr>
      <w:ins w:id="168"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"_Toc399499248"</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9.2</w:t>
        </w:r>
        <w:r>
          <w:rPr>
            <w:rFonts w:asciiTheme="minorHAnsi" w:eastAsiaTheme="minorEastAsia" w:hAnsiTheme="minorHAnsi" w:cstheme="minorBidi"/>
            <w:noProof/>
            <w:sz w:val="22"/>
            <w:szCs w:val="22"/>
          </w:rPr>
          <w:tab/>
        </w:r>
        <w:r w:rsidRPr="00056E7C">
          <w:rPr>
            <w:rStyle w:val="Hyperlink"/>
            <w:noProof/>
          </w:rPr>
          <w:t>Gift Card</w:t>
        </w:r>
        <w:r>
          <w:rPr>
            <w:noProof/>
            <w:webHidden/>
          </w:rPr>
          <w:tab/>
        </w:r>
        <w:r>
          <w:rPr>
            <w:noProof/>
            <w:webHidden/>
          </w:rPr>
          <w:fldChar w:fldCharType="begin"/>
        </w:r>
        <w:r>
          <w:rPr>
            <w:noProof/>
            <w:webHidden/>
          </w:rPr>
          <w:instrText xml:space="preserve"> PAGEREF _Toc399499248 \h </w:instrText>
        </w:r>
        <w:r>
          <w:rPr>
            <w:noProof/>
            <w:webHidden/>
          </w:rPr>
        </w:r>
      </w:ins>
      <w:r>
        <w:rPr>
          <w:noProof/>
          <w:webHidden/>
        </w:rPr>
        <w:fldChar w:fldCharType="separate"/>
      </w:r>
      <w:ins w:id="169" w:author="Amy Byers" w:date="2014-09-26T12:51:00Z">
        <w:r>
          <w:rPr>
            <w:noProof/>
            <w:webHidden/>
          </w:rPr>
          <w:t>19</w:t>
        </w:r>
        <w:r>
          <w:rPr>
            <w:noProof/>
            <w:webHidden/>
          </w:rPr>
          <w:fldChar w:fldCharType="end"/>
        </w:r>
        <w:r w:rsidRPr="00056E7C">
          <w:rPr>
            <w:rStyle w:val="Hyperlink"/>
            <w:noProof/>
          </w:rPr>
          <w:fldChar w:fldCharType="end"/>
        </w:r>
      </w:ins>
    </w:p>
    <w:p w:rsidR="005717E9" w:rsidRDefault="005717E9">
      <w:pPr>
        <w:pStyle w:val="TOC2"/>
        <w:rPr>
          <w:ins w:id="170" w:author="Amy Byers" w:date="2014-09-26T12:51:00Z"/>
          <w:rFonts w:asciiTheme="minorHAnsi" w:eastAsiaTheme="minorEastAsia" w:hAnsiTheme="minorHAnsi" w:cstheme="minorBidi"/>
          <w:noProof/>
          <w:sz w:val="22"/>
          <w:szCs w:val="22"/>
        </w:rPr>
      </w:pPr>
      <w:ins w:id="171"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"_Toc399499249"</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9.3</w:t>
        </w:r>
        <w:r>
          <w:rPr>
            <w:rFonts w:asciiTheme="minorHAnsi" w:eastAsiaTheme="minorEastAsia" w:hAnsiTheme="minorHAnsi" w:cstheme="minorBidi"/>
            <w:noProof/>
            <w:sz w:val="22"/>
            <w:szCs w:val="22"/>
          </w:rPr>
          <w:tab/>
        </w:r>
        <w:r w:rsidRPr="00056E7C">
          <w:rPr>
            <w:rStyle w:val="Hyperlink"/>
            <w:noProof/>
          </w:rPr>
          <w:t>Capture PIN Number</w:t>
        </w:r>
        <w:r>
          <w:rPr>
            <w:noProof/>
            <w:webHidden/>
          </w:rPr>
          <w:tab/>
        </w:r>
        <w:r>
          <w:rPr>
            <w:noProof/>
            <w:webHidden/>
          </w:rPr>
          <w:fldChar w:fldCharType="begin"/>
        </w:r>
        <w:r>
          <w:rPr>
            <w:noProof/>
            <w:webHidden/>
          </w:rPr>
          <w:instrText xml:space="preserve"> PAGEREF _Toc399499249 \h </w:instrText>
        </w:r>
        <w:r>
          <w:rPr>
            <w:noProof/>
            <w:webHidden/>
          </w:rPr>
        </w:r>
      </w:ins>
      <w:r>
        <w:rPr>
          <w:noProof/>
          <w:webHidden/>
        </w:rPr>
        <w:fldChar w:fldCharType="separate"/>
      </w:r>
      <w:ins w:id="172" w:author="Amy Byers" w:date="2014-09-26T12:51:00Z">
        <w:r>
          <w:rPr>
            <w:noProof/>
            <w:webHidden/>
          </w:rPr>
          <w:t>21</w:t>
        </w:r>
        <w:r>
          <w:rPr>
            <w:noProof/>
            <w:webHidden/>
          </w:rPr>
          <w:fldChar w:fldCharType="end"/>
        </w:r>
        <w:r w:rsidRPr="00056E7C">
          <w:rPr>
            <w:rStyle w:val="Hyperlink"/>
            <w:noProof/>
          </w:rPr>
          <w:fldChar w:fldCharType="end"/>
        </w:r>
      </w:ins>
    </w:p>
    <w:p w:rsidR="005717E9" w:rsidRDefault="005717E9">
      <w:pPr>
        <w:pStyle w:val="TOC2"/>
        <w:rPr>
          <w:ins w:id="173" w:author="Amy Byers" w:date="2014-09-26T12:51:00Z"/>
          <w:rFonts w:asciiTheme="minorHAnsi" w:eastAsiaTheme="minorEastAsia" w:hAnsiTheme="minorHAnsi" w:cstheme="minorBidi"/>
          <w:noProof/>
          <w:sz w:val="22"/>
          <w:szCs w:val="22"/>
        </w:rPr>
      </w:pPr>
      <w:ins w:id="174"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"_Toc399499250"</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9.4</w:t>
        </w:r>
        <w:r>
          <w:rPr>
            <w:rFonts w:asciiTheme="minorHAnsi" w:eastAsiaTheme="minorEastAsia" w:hAnsiTheme="minorHAnsi" w:cstheme="minorBidi"/>
            <w:noProof/>
            <w:sz w:val="22"/>
            <w:szCs w:val="22"/>
          </w:rPr>
          <w:tab/>
        </w:r>
        <w:r w:rsidRPr="00056E7C">
          <w:rPr>
            <w:rStyle w:val="Hyperlink"/>
            <w:noProof/>
          </w:rPr>
          <w:t>Authorizing</w:t>
        </w:r>
        <w:r>
          <w:rPr>
            <w:noProof/>
            <w:webHidden/>
          </w:rPr>
          <w:tab/>
        </w:r>
        <w:r>
          <w:rPr>
            <w:noProof/>
            <w:webHidden/>
          </w:rPr>
          <w:fldChar w:fldCharType="begin"/>
        </w:r>
        <w:r>
          <w:rPr>
            <w:noProof/>
            <w:webHidden/>
          </w:rPr>
          <w:instrText xml:space="preserve"> PAGEREF _Toc399499250 \h </w:instrText>
        </w:r>
        <w:r>
          <w:rPr>
            <w:noProof/>
            <w:webHidden/>
          </w:rPr>
        </w:r>
      </w:ins>
      <w:r>
        <w:rPr>
          <w:noProof/>
          <w:webHidden/>
        </w:rPr>
        <w:fldChar w:fldCharType="separate"/>
      </w:r>
      <w:ins w:id="175" w:author="Amy Byers" w:date="2014-09-26T12:51:00Z">
        <w:r>
          <w:rPr>
            <w:noProof/>
            <w:webHidden/>
          </w:rPr>
          <w:t>22</w:t>
        </w:r>
        <w:r>
          <w:rPr>
            <w:noProof/>
            <w:webHidden/>
          </w:rPr>
          <w:fldChar w:fldCharType="end"/>
        </w:r>
        <w:r w:rsidRPr="00056E7C">
          <w:rPr>
            <w:rStyle w:val="Hyperlink"/>
            <w:noProof/>
          </w:rPr>
          <w:fldChar w:fldCharType="end"/>
        </w:r>
      </w:ins>
    </w:p>
    <w:p w:rsidR="005717E9" w:rsidRDefault="005717E9">
      <w:pPr>
        <w:pStyle w:val="TOC1"/>
        <w:rPr>
          <w:ins w:id="176" w:author="Amy Byers" w:date="2014-09-26T12:51:00Z"/>
          <w:rFonts w:asciiTheme="minorHAnsi" w:eastAsiaTheme="minorEastAsia" w:hAnsiTheme="minorHAnsi" w:cstheme="minorBidi"/>
          <w:noProof/>
          <w:sz w:val="22"/>
          <w:szCs w:val="22"/>
        </w:rPr>
      </w:pPr>
      <w:ins w:id="177"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"_Toc399499251"</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i/>
            <w:noProof/>
          </w:rPr>
          <w:t>10.</w:t>
        </w:r>
        <w:r>
          <w:rPr>
            <w:rFonts w:asciiTheme="minorHAnsi" w:eastAsiaTheme="minorEastAsia" w:hAnsiTheme="minorHAnsi" w:cstheme="minorBidi"/>
            <w:noProof/>
            <w:sz w:val="22"/>
            <w:szCs w:val="22"/>
          </w:rPr>
          <w:tab/>
        </w:r>
        <w:r w:rsidRPr="00056E7C">
          <w:rPr>
            <w:rStyle w:val="Hyperlink"/>
            <w:i/>
            <w:noProof/>
          </w:rPr>
          <w:t>Business Sign Off</w:t>
        </w:r>
        <w:r>
          <w:rPr>
            <w:noProof/>
            <w:webHidden/>
          </w:rPr>
          <w:tab/>
        </w:r>
        <w:r>
          <w:rPr>
            <w:noProof/>
            <w:webHidden/>
          </w:rPr>
          <w:fldChar w:fldCharType="begin"/>
        </w:r>
        <w:r>
          <w:rPr>
            <w:noProof/>
            <w:webHidden/>
          </w:rPr>
          <w:instrText xml:space="preserve"> PAGEREF _Toc399499251 \h </w:instrText>
        </w:r>
        <w:r>
          <w:rPr>
            <w:noProof/>
            <w:webHidden/>
          </w:rPr>
        </w:r>
      </w:ins>
      <w:r>
        <w:rPr>
          <w:noProof/>
          <w:webHidden/>
        </w:rPr>
        <w:fldChar w:fldCharType="separate"/>
      </w:r>
      <w:ins w:id="178" w:author="Amy Byers" w:date="2014-09-26T12:51:00Z">
        <w:r>
          <w:rPr>
            <w:noProof/>
            <w:webHidden/>
          </w:rPr>
          <w:t>23</w:t>
        </w:r>
        <w:r>
          <w:rPr>
            <w:noProof/>
            <w:webHidden/>
          </w:rPr>
          <w:fldChar w:fldCharType="end"/>
        </w:r>
        <w:r w:rsidRPr="00056E7C">
          <w:rPr>
            <w:rStyle w:val="Hyperlink"/>
            <w:noProof/>
          </w:rPr>
          <w:fldChar w:fldCharType="end"/>
        </w:r>
      </w:ins>
    </w:p>
    <w:p w:rsidR="005717E9" w:rsidRDefault="005717E9">
      <w:pPr>
        <w:pStyle w:val="TOC1"/>
        <w:rPr>
          <w:ins w:id="179" w:author="Amy Byers" w:date="2014-09-26T12:51:00Z"/>
          <w:rFonts w:asciiTheme="minorHAnsi" w:eastAsiaTheme="minorEastAsia" w:hAnsiTheme="minorHAnsi" w:cstheme="minorBidi"/>
          <w:noProof/>
          <w:sz w:val="22"/>
          <w:szCs w:val="22"/>
        </w:rPr>
      </w:pPr>
      <w:ins w:id="180" w:author="Amy Byers" w:date="2014-09-26T12:51:00Z">
        <w:r w:rsidRPr="00056E7C">
          <w:rPr>
            <w:rStyle w:val="Hyperlink"/>
            <w:noProof/>
          </w:rPr>
          <w:lastRenderedPageBreak/>
          <w:fldChar w:fldCharType="begin"/>
        </w:r>
        <w:r w:rsidRPr="00056E7C">
          <w:rPr>
            <w:rStyle w:val="Hyperlink"/>
            <w:noProof/>
          </w:rPr>
          <w:instrText xml:space="preserve"> </w:instrText>
        </w:r>
        <w:r>
          <w:rPr>
            <w:noProof/>
          </w:rPr>
          <w:instrText>HYPERLINK \l "_Toc399499252"</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i/>
            <w:noProof/>
          </w:rPr>
          <w:t>11.</w:t>
        </w:r>
        <w:r>
          <w:rPr>
            <w:rFonts w:asciiTheme="minorHAnsi" w:eastAsiaTheme="minorEastAsia" w:hAnsiTheme="minorHAnsi" w:cstheme="minorBidi"/>
            <w:noProof/>
            <w:sz w:val="22"/>
            <w:szCs w:val="22"/>
          </w:rPr>
          <w:tab/>
        </w:r>
        <w:r w:rsidRPr="00056E7C">
          <w:rPr>
            <w:rStyle w:val="Hyperlink"/>
            <w:i/>
            <w:noProof/>
          </w:rPr>
          <w:t>Revision History</w:t>
        </w:r>
        <w:r>
          <w:rPr>
            <w:noProof/>
            <w:webHidden/>
          </w:rPr>
          <w:tab/>
        </w:r>
        <w:r>
          <w:rPr>
            <w:noProof/>
            <w:webHidden/>
          </w:rPr>
          <w:fldChar w:fldCharType="begin"/>
        </w:r>
        <w:r>
          <w:rPr>
            <w:noProof/>
            <w:webHidden/>
          </w:rPr>
          <w:instrText xml:space="preserve"> PAGEREF _Toc399499252 \h </w:instrText>
        </w:r>
        <w:r>
          <w:rPr>
            <w:noProof/>
            <w:webHidden/>
          </w:rPr>
        </w:r>
      </w:ins>
      <w:r>
        <w:rPr>
          <w:noProof/>
          <w:webHidden/>
        </w:rPr>
        <w:fldChar w:fldCharType="separate"/>
      </w:r>
      <w:ins w:id="181" w:author="Amy Byers" w:date="2014-09-26T12:51:00Z">
        <w:r>
          <w:rPr>
            <w:noProof/>
            <w:webHidden/>
          </w:rPr>
          <w:t>23</w:t>
        </w:r>
        <w:r>
          <w:rPr>
            <w:noProof/>
            <w:webHidden/>
          </w:rPr>
          <w:fldChar w:fldCharType="end"/>
        </w:r>
        <w:r w:rsidRPr="00056E7C">
          <w:rPr>
            <w:rStyle w:val="Hyperlink"/>
            <w:noProof/>
          </w:rPr>
          <w:fldChar w:fldCharType="end"/>
        </w:r>
      </w:ins>
    </w:p>
    <w:p w:rsidR="005717E9" w:rsidRDefault="005717E9">
      <w:pPr>
        <w:pStyle w:val="TOC1"/>
        <w:rPr>
          <w:ins w:id="182" w:author="Amy Byers" w:date="2014-09-26T12:51:00Z"/>
          <w:rFonts w:asciiTheme="minorHAnsi" w:eastAsiaTheme="minorEastAsia" w:hAnsiTheme="minorHAnsi" w:cstheme="minorBidi"/>
          <w:noProof/>
          <w:sz w:val="22"/>
          <w:szCs w:val="22"/>
        </w:rPr>
      </w:pPr>
      <w:ins w:id="183"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"_Toc399499253"</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12.</w:t>
        </w:r>
        <w:r>
          <w:rPr>
            <w:rFonts w:asciiTheme="minorHAnsi" w:eastAsiaTheme="minorEastAsia" w:hAnsiTheme="minorHAnsi" w:cstheme="minorBidi"/>
            <w:noProof/>
            <w:sz w:val="22"/>
            <w:szCs w:val="22"/>
          </w:rPr>
          <w:tab/>
        </w:r>
        <w:r w:rsidRPr="00056E7C">
          <w:rPr>
            <w:rStyle w:val="Hyperlink"/>
            <w:noProof/>
          </w:rPr>
          <w:t>Appendix A: Source Documentation</w:t>
        </w:r>
        <w:r>
          <w:rPr>
            <w:noProof/>
            <w:webHidden/>
          </w:rPr>
          <w:tab/>
        </w:r>
        <w:r>
          <w:rPr>
            <w:noProof/>
            <w:webHidden/>
          </w:rPr>
          <w:fldChar w:fldCharType="begin"/>
        </w:r>
        <w:r>
          <w:rPr>
            <w:noProof/>
            <w:webHidden/>
          </w:rPr>
          <w:instrText xml:space="preserve"> PAGEREF _Toc399499253 \h </w:instrText>
        </w:r>
        <w:r>
          <w:rPr>
            <w:noProof/>
            <w:webHidden/>
          </w:rPr>
        </w:r>
      </w:ins>
      <w:r>
        <w:rPr>
          <w:noProof/>
          <w:webHidden/>
        </w:rPr>
        <w:fldChar w:fldCharType="separate"/>
      </w:r>
      <w:ins w:id="184" w:author="Amy Byers" w:date="2014-09-26T12:51:00Z">
        <w:r>
          <w:rPr>
            <w:noProof/>
            <w:webHidden/>
          </w:rPr>
          <w:t>24</w:t>
        </w:r>
        <w:r>
          <w:rPr>
            <w:noProof/>
            <w:webHidden/>
          </w:rPr>
          <w:fldChar w:fldCharType="end"/>
        </w:r>
        <w:r w:rsidRPr="00056E7C">
          <w:rPr>
            <w:rStyle w:val="Hyperlink"/>
            <w:noProof/>
          </w:rPr>
          <w:fldChar w:fldCharType="end"/>
        </w:r>
      </w:ins>
    </w:p>
    <w:p w:rsidR="005717E9" w:rsidRDefault="005717E9">
      <w:pPr>
        <w:pStyle w:val="TOC2"/>
        <w:rPr>
          <w:ins w:id="185" w:author="Amy Byers" w:date="2014-09-26T12:51:00Z"/>
          <w:rFonts w:asciiTheme="minorHAnsi" w:eastAsiaTheme="minorEastAsia" w:hAnsiTheme="minorHAnsi" w:cstheme="minorBidi"/>
          <w:noProof/>
          <w:sz w:val="22"/>
          <w:szCs w:val="22"/>
        </w:rPr>
      </w:pPr>
      <w:ins w:id="186"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"_Toc399499254"</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noProof/>
          </w:rPr>
          <w:t>12.1</w:t>
        </w:r>
        <w:r>
          <w:rPr>
            <w:rFonts w:asciiTheme="minorHAnsi" w:eastAsiaTheme="minorEastAsia" w:hAnsiTheme="minorHAnsi" w:cstheme="minorBidi"/>
            <w:noProof/>
            <w:sz w:val="22"/>
            <w:szCs w:val="22"/>
          </w:rPr>
          <w:tab/>
        </w:r>
        <w:r w:rsidRPr="00056E7C">
          <w:rPr>
            <w:rStyle w:val="Hyperlink"/>
            <w:noProof/>
          </w:rPr>
          <w:t>Functional Requirements</w:t>
        </w:r>
        <w:r>
          <w:rPr>
            <w:noProof/>
            <w:webHidden/>
          </w:rPr>
          <w:tab/>
        </w:r>
        <w:r>
          <w:rPr>
            <w:noProof/>
            <w:webHidden/>
          </w:rPr>
          <w:fldChar w:fldCharType="begin"/>
        </w:r>
        <w:r>
          <w:rPr>
            <w:noProof/>
            <w:webHidden/>
          </w:rPr>
          <w:instrText xml:space="preserve"> PAGEREF _Toc399499254 \h </w:instrText>
        </w:r>
        <w:r>
          <w:rPr>
            <w:noProof/>
            <w:webHidden/>
          </w:rPr>
        </w:r>
      </w:ins>
      <w:r>
        <w:rPr>
          <w:noProof/>
          <w:webHidden/>
        </w:rPr>
        <w:fldChar w:fldCharType="separate"/>
      </w:r>
      <w:ins w:id="187" w:author="Amy Byers" w:date="2014-09-26T12:51:00Z">
        <w:r>
          <w:rPr>
            <w:noProof/>
            <w:webHidden/>
          </w:rPr>
          <w:t>24</w:t>
        </w:r>
        <w:r>
          <w:rPr>
            <w:noProof/>
            <w:webHidden/>
          </w:rPr>
          <w:fldChar w:fldCharType="end"/>
        </w:r>
        <w:r w:rsidRPr="00056E7C">
          <w:rPr>
            <w:rStyle w:val="Hyperlink"/>
            <w:noProof/>
          </w:rPr>
          <w:fldChar w:fldCharType="end"/>
        </w:r>
      </w:ins>
    </w:p>
    <w:p w:rsidR="005717E9" w:rsidRDefault="005717E9">
      <w:pPr>
        <w:pStyle w:val="TOC1"/>
        <w:rPr>
          <w:ins w:id="188" w:author="Amy Byers" w:date="2014-09-26T12:51:00Z"/>
          <w:rFonts w:asciiTheme="minorHAnsi" w:eastAsiaTheme="minorEastAsia" w:hAnsiTheme="minorHAnsi" w:cstheme="minorBidi"/>
          <w:noProof/>
          <w:sz w:val="22"/>
          <w:szCs w:val="22"/>
        </w:rPr>
      </w:pPr>
      <w:ins w:id="189" w:author="Amy Byers" w:date="2014-09-26T12:51:00Z">
        <w:r w:rsidRPr="00056E7C">
          <w:rPr>
            <w:rStyle w:val="Hyperlink"/>
            <w:noProof/>
          </w:rPr>
          <w:fldChar w:fldCharType="begin"/>
        </w:r>
        <w:r w:rsidRPr="00056E7C">
          <w:rPr>
            <w:rStyle w:val="Hyperlink"/>
            <w:noProof/>
          </w:rPr>
          <w:instrText xml:space="preserve"> </w:instrText>
        </w:r>
        <w:r>
          <w:rPr>
            <w:noProof/>
          </w:rPr>
          <w:instrText>HYPERLINK \l "_Toc399499255"</w:instrText>
        </w:r>
        <w:r w:rsidRPr="00056E7C">
          <w:rPr>
            <w:rStyle w:val="Hyperlink"/>
            <w:noProof/>
          </w:rPr>
          <w:instrText xml:space="preserve"> </w:instrText>
        </w:r>
        <w:r w:rsidRPr="00056E7C">
          <w:rPr>
            <w:rStyle w:val="Hyperlink"/>
            <w:noProof/>
          </w:rPr>
        </w:r>
        <w:r w:rsidRPr="00056E7C">
          <w:rPr>
            <w:rStyle w:val="Hyperlink"/>
            <w:noProof/>
          </w:rPr>
          <w:fldChar w:fldCharType="separate"/>
        </w:r>
        <w:r w:rsidRPr="00056E7C">
          <w:rPr>
            <w:rStyle w:val="Hyperlink"/>
            <w:i/>
            <w:noProof/>
          </w:rPr>
          <w:t>13.</w:t>
        </w:r>
        <w:r>
          <w:rPr>
            <w:rFonts w:asciiTheme="minorHAnsi" w:eastAsiaTheme="minorEastAsia" w:hAnsiTheme="minorHAnsi" w:cstheme="minorBidi"/>
            <w:noProof/>
            <w:sz w:val="22"/>
            <w:szCs w:val="22"/>
          </w:rPr>
          <w:tab/>
        </w:r>
        <w:r w:rsidRPr="00056E7C">
          <w:rPr>
            <w:rStyle w:val="Hyperlink"/>
            <w:i/>
            <w:noProof/>
          </w:rPr>
          <w:t xml:space="preserve">Appendix </w:t>
        </w:r>
        <w:r w:rsidRPr="00056E7C">
          <w:rPr>
            <w:rStyle w:val="Hyperlink"/>
            <w:noProof/>
          </w:rPr>
          <w:t>B</w:t>
        </w:r>
        <w:r w:rsidRPr="00056E7C">
          <w:rPr>
            <w:rStyle w:val="Hyperlink"/>
            <w:i/>
            <w:noProof/>
          </w:rPr>
          <w:t>: Glossary</w:t>
        </w:r>
        <w:r>
          <w:rPr>
            <w:noProof/>
            <w:webHidden/>
          </w:rPr>
          <w:tab/>
        </w:r>
        <w:r>
          <w:rPr>
            <w:noProof/>
            <w:webHidden/>
          </w:rPr>
          <w:fldChar w:fldCharType="begin"/>
        </w:r>
        <w:r>
          <w:rPr>
            <w:noProof/>
            <w:webHidden/>
          </w:rPr>
          <w:instrText xml:space="preserve"> PAGEREF _Toc399499255 \h </w:instrText>
        </w:r>
        <w:r>
          <w:rPr>
            <w:noProof/>
            <w:webHidden/>
          </w:rPr>
        </w:r>
      </w:ins>
      <w:r>
        <w:rPr>
          <w:noProof/>
          <w:webHidden/>
        </w:rPr>
        <w:fldChar w:fldCharType="separate"/>
      </w:r>
      <w:ins w:id="190" w:author="Amy Byers" w:date="2014-09-26T12:51:00Z">
        <w:r>
          <w:rPr>
            <w:noProof/>
            <w:webHidden/>
          </w:rPr>
          <w:t>24</w:t>
        </w:r>
        <w:r>
          <w:rPr>
            <w:noProof/>
            <w:webHidden/>
          </w:rPr>
          <w:fldChar w:fldCharType="end"/>
        </w:r>
        <w:r w:rsidRPr="00056E7C">
          <w:rPr>
            <w:rStyle w:val="Hyperlink"/>
            <w:noProof/>
          </w:rPr>
          <w:fldChar w:fldCharType="end"/>
        </w:r>
      </w:ins>
    </w:p>
    <w:p w:rsidR="000275EF" w:rsidRPr="00992FE0" w:rsidDel="005717E9" w:rsidRDefault="000275EF">
      <w:pPr>
        <w:pStyle w:val="TOC1"/>
        <w:rPr>
          <w:del w:id="191" w:author="Amy Byers" w:date="2014-09-26T12:51:00Z"/>
          <w:rFonts w:asciiTheme="minorHAnsi" w:eastAsiaTheme="minorEastAsia" w:hAnsiTheme="minorHAnsi" w:cstheme="minorBidi"/>
          <w:noProof/>
          <w:sz w:val="22"/>
          <w:szCs w:val="22"/>
        </w:rPr>
      </w:pPr>
      <w:del w:id="192" w:author="Amy Byers" w:date="2014-09-26T12:51:00Z">
        <w:r w:rsidRPr="005717E9" w:rsidDel="005717E9">
          <w:rPr>
            <w:i/>
            <w:noProof/>
            <w:rPrChange w:id="193" w:author="Amy Byers" w:date="2014-09-26T12:51:00Z">
              <w:rPr>
                <w:rStyle w:val="Hyperlink"/>
                <w:i/>
                <w:noProof/>
              </w:rPr>
            </w:rPrChange>
          </w:rPr>
          <w:delText>1.</w:delText>
        </w:r>
        <w:r w:rsidRPr="00992FE0" w:rsidDel="005717E9">
          <w:rPr>
            <w:rFonts w:asciiTheme="minorHAnsi" w:eastAsiaTheme="minorEastAsia" w:hAnsiTheme="minorHAnsi" w:cstheme="minorBidi"/>
            <w:noProof/>
            <w:sz w:val="22"/>
            <w:szCs w:val="22"/>
          </w:rPr>
          <w:tab/>
        </w:r>
        <w:r w:rsidRPr="005717E9" w:rsidDel="005717E9">
          <w:rPr>
            <w:i/>
            <w:noProof/>
            <w:rPrChange w:id="194" w:author="Amy Byers" w:date="2014-09-26T12:51:00Z">
              <w:rPr>
                <w:rStyle w:val="Hyperlink"/>
                <w:i/>
                <w:noProof/>
              </w:rPr>
            </w:rPrChange>
          </w:rPr>
          <w:delText>Feature Overview</w:delText>
        </w:r>
        <w:r w:rsidRPr="00992FE0" w:rsidDel="005717E9">
          <w:rPr>
            <w:noProof/>
            <w:webHidden/>
          </w:rPr>
          <w:tab/>
          <w:delText>3</w:delText>
        </w:r>
      </w:del>
    </w:p>
    <w:p w:rsidR="000275EF" w:rsidRPr="00992FE0" w:rsidDel="005717E9" w:rsidRDefault="000275EF">
      <w:pPr>
        <w:pStyle w:val="TOC2"/>
        <w:rPr>
          <w:del w:id="195" w:author="Amy Byers" w:date="2014-09-26T12:51:00Z"/>
          <w:rFonts w:asciiTheme="minorHAnsi" w:eastAsiaTheme="minorEastAsia" w:hAnsiTheme="minorHAnsi" w:cstheme="minorBidi"/>
          <w:noProof/>
          <w:sz w:val="22"/>
          <w:szCs w:val="22"/>
        </w:rPr>
      </w:pPr>
      <w:del w:id="196" w:author="Amy Byers" w:date="2014-09-26T12:51:00Z">
        <w:r w:rsidRPr="005717E9" w:rsidDel="005717E9">
          <w:rPr>
            <w:noProof/>
            <w:rPrChange w:id="197" w:author="Amy Byers" w:date="2014-09-26T12:51:00Z">
              <w:rPr>
                <w:rStyle w:val="Hyperlink"/>
                <w:noProof/>
              </w:rPr>
            </w:rPrChange>
          </w:rPr>
          <w:delText>1.1</w:delText>
        </w:r>
        <w:r w:rsidRPr="00992FE0" w:rsidDel="005717E9">
          <w:rPr>
            <w:rFonts w:asciiTheme="minorHAnsi" w:eastAsiaTheme="minorEastAsia" w:hAnsiTheme="minorHAnsi" w:cstheme="minorBidi"/>
            <w:noProof/>
            <w:sz w:val="22"/>
            <w:szCs w:val="22"/>
          </w:rPr>
          <w:tab/>
        </w:r>
        <w:r w:rsidRPr="005717E9" w:rsidDel="005717E9">
          <w:rPr>
            <w:noProof/>
            <w:rPrChange w:id="198" w:author="Amy Byers" w:date="2014-09-26T12:51:00Z">
              <w:rPr>
                <w:rStyle w:val="Hyperlink"/>
                <w:noProof/>
              </w:rPr>
            </w:rPrChange>
          </w:rPr>
          <w:delText>Feature Description</w:delText>
        </w:r>
        <w:r w:rsidRPr="00992FE0" w:rsidDel="005717E9">
          <w:rPr>
            <w:noProof/>
            <w:webHidden/>
          </w:rPr>
          <w:tab/>
          <w:delText>3</w:delText>
        </w:r>
      </w:del>
    </w:p>
    <w:p w:rsidR="000275EF" w:rsidRPr="00992FE0" w:rsidDel="005717E9" w:rsidRDefault="000275EF">
      <w:pPr>
        <w:pStyle w:val="TOC2"/>
        <w:rPr>
          <w:del w:id="199" w:author="Amy Byers" w:date="2014-09-26T12:51:00Z"/>
          <w:rFonts w:asciiTheme="minorHAnsi" w:eastAsiaTheme="minorEastAsia" w:hAnsiTheme="minorHAnsi" w:cstheme="minorBidi"/>
          <w:noProof/>
          <w:sz w:val="22"/>
          <w:szCs w:val="22"/>
        </w:rPr>
      </w:pPr>
      <w:del w:id="200" w:author="Amy Byers" w:date="2014-09-26T12:51:00Z">
        <w:r w:rsidRPr="005717E9" w:rsidDel="005717E9">
          <w:rPr>
            <w:noProof/>
            <w:rPrChange w:id="201" w:author="Amy Byers" w:date="2014-09-26T12:51:00Z">
              <w:rPr>
                <w:rStyle w:val="Hyperlink"/>
                <w:noProof/>
              </w:rPr>
            </w:rPrChange>
          </w:rPr>
          <w:delText>1.2</w:delText>
        </w:r>
        <w:r w:rsidRPr="00992FE0" w:rsidDel="005717E9">
          <w:rPr>
            <w:rFonts w:asciiTheme="minorHAnsi" w:eastAsiaTheme="minorEastAsia" w:hAnsiTheme="minorHAnsi" w:cstheme="minorBidi"/>
            <w:noProof/>
            <w:sz w:val="22"/>
            <w:szCs w:val="22"/>
          </w:rPr>
          <w:tab/>
        </w:r>
        <w:r w:rsidRPr="005717E9" w:rsidDel="005717E9">
          <w:rPr>
            <w:noProof/>
            <w:rPrChange w:id="202" w:author="Amy Byers" w:date="2014-09-26T12:51:00Z">
              <w:rPr>
                <w:rStyle w:val="Hyperlink"/>
                <w:noProof/>
              </w:rPr>
            </w:rPrChange>
          </w:rPr>
          <w:delText>Assumptions</w:delText>
        </w:r>
        <w:r w:rsidRPr="00992FE0" w:rsidDel="005717E9">
          <w:rPr>
            <w:noProof/>
            <w:webHidden/>
          </w:rPr>
          <w:tab/>
          <w:delText>3</w:delText>
        </w:r>
      </w:del>
    </w:p>
    <w:p w:rsidR="000275EF" w:rsidRPr="00992FE0" w:rsidDel="005717E9" w:rsidRDefault="000275EF">
      <w:pPr>
        <w:pStyle w:val="TOC2"/>
        <w:rPr>
          <w:del w:id="203" w:author="Amy Byers" w:date="2014-09-26T12:51:00Z"/>
          <w:rFonts w:asciiTheme="minorHAnsi" w:eastAsiaTheme="minorEastAsia" w:hAnsiTheme="minorHAnsi" w:cstheme="minorBidi"/>
          <w:noProof/>
          <w:sz w:val="22"/>
          <w:szCs w:val="22"/>
        </w:rPr>
      </w:pPr>
      <w:del w:id="204" w:author="Amy Byers" w:date="2014-09-26T12:51:00Z">
        <w:r w:rsidRPr="005717E9" w:rsidDel="005717E9">
          <w:rPr>
            <w:noProof/>
            <w:rPrChange w:id="205" w:author="Amy Byers" w:date="2014-09-26T12:51:00Z">
              <w:rPr>
                <w:rStyle w:val="Hyperlink"/>
                <w:noProof/>
              </w:rPr>
            </w:rPrChange>
          </w:rPr>
          <w:delText>1.3</w:delText>
        </w:r>
        <w:r w:rsidRPr="00992FE0" w:rsidDel="005717E9">
          <w:rPr>
            <w:rFonts w:asciiTheme="minorHAnsi" w:eastAsiaTheme="minorEastAsia" w:hAnsiTheme="minorHAnsi" w:cstheme="minorBidi"/>
            <w:noProof/>
            <w:sz w:val="22"/>
            <w:szCs w:val="22"/>
          </w:rPr>
          <w:tab/>
        </w:r>
        <w:r w:rsidRPr="005717E9" w:rsidDel="005717E9">
          <w:rPr>
            <w:noProof/>
            <w:rPrChange w:id="206" w:author="Amy Byers" w:date="2014-09-26T12:51:00Z">
              <w:rPr>
                <w:rStyle w:val="Hyperlink"/>
                <w:noProof/>
              </w:rPr>
            </w:rPrChange>
          </w:rPr>
          <w:delText>Parameters and System Settings</w:delText>
        </w:r>
        <w:r w:rsidRPr="00992FE0" w:rsidDel="005717E9">
          <w:rPr>
            <w:noProof/>
            <w:webHidden/>
          </w:rPr>
          <w:tab/>
          <w:delText>3</w:delText>
        </w:r>
      </w:del>
    </w:p>
    <w:p w:rsidR="000275EF" w:rsidRPr="00992FE0" w:rsidDel="005717E9" w:rsidRDefault="000275EF">
      <w:pPr>
        <w:pStyle w:val="TOC2"/>
        <w:rPr>
          <w:del w:id="207" w:author="Amy Byers" w:date="2014-09-26T12:51:00Z"/>
          <w:rFonts w:asciiTheme="minorHAnsi" w:eastAsiaTheme="minorEastAsia" w:hAnsiTheme="minorHAnsi" w:cstheme="minorBidi"/>
          <w:noProof/>
          <w:sz w:val="22"/>
          <w:szCs w:val="22"/>
        </w:rPr>
      </w:pPr>
      <w:del w:id="208" w:author="Amy Byers" w:date="2014-09-26T12:51:00Z">
        <w:r w:rsidRPr="005717E9" w:rsidDel="005717E9">
          <w:rPr>
            <w:noProof/>
            <w:rPrChange w:id="209" w:author="Amy Byers" w:date="2014-09-26T12:51:00Z">
              <w:rPr>
                <w:rStyle w:val="Hyperlink"/>
                <w:noProof/>
              </w:rPr>
            </w:rPrChange>
          </w:rPr>
          <w:delText>1.4</w:delText>
        </w:r>
        <w:r w:rsidRPr="00992FE0" w:rsidDel="005717E9">
          <w:rPr>
            <w:rFonts w:asciiTheme="minorHAnsi" w:eastAsiaTheme="minorEastAsia" w:hAnsiTheme="minorHAnsi" w:cstheme="minorBidi"/>
            <w:noProof/>
            <w:sz w:val="22"/>
            <w:szCs w:val="22"/>
          </w:rPr>
          <w:tab/>
        </w:r>
        <w:r w:rsidRPr="005717E9" w:rsidDel="005717E9">
          <w:rPr>
            <w:noProof/>
            <w:rPrChange w:id="210" w:author="Amy Byers" w:date="2014-09-26T12:51:00Z">
              <w:rPr>
                <w:rStyle w:val="Hyperlink"/>
                <w:noProof/>
              </w:rPr>
            </w:rPrChange>
          </w:rPr>
          <w:delText>Interfaces</w:delText>
        </w:r>
        <w:r w:rsidRPr="00992FE0" w:rsidDel="005717E9">
          <w:rPr>
            <w:noProof/>
            <w:webHidden/>
          </w:rPr>
          <w:tab/>
          <w:delText>3</w:delText>
        </w:r>
      </w:del>
    </w:p>
    <w:p w:rsidR="000275EF" w:rsidRPr="00992FE0" w:rsidDel="005717E9" w:rsidRDefault="000275EF">
      <w:pPr>
        <w:pStyle w:val="TOC1"/>
        <w:rPr>
          <w:del w:id="211" w:author="Amy Byers" w:date="2014-09-26T12:51:00Z"/>
          <w:rFonts w:asciiTheme="minorHAnsi" w:eastAsiaTheme="minorEastAsia" w:hAnsiTheme="minorHAnsi" w:cstheme="minorBidi"/>
          <w:noProof/>
          <w:sz w:val="22"/>
          <w:szCs w:val="22"/>
        </w:rPr>
      </w:pPr>
      <w:del w:id="212" w:author="Amy Byers" w:date="2014-09-26T12:51:00Z">
        <w:r w:rsidRPr="005717E9" w:rsidDel="005717E9">
          <w:rPr>
            <w:i/>
            <w:noProof/>
            <w:rPrChange w:id="213" w:author="Amy Byers" w:date="2014-09-26T12:51:00Z">
              <w:rPr>
                <w:rStyle w:val="Hyperlink"/>
                <w:i/>
                <w:noProof/>
              </w:rPr>
            </w:rPrChange>
          </w:rPr>
          <w:delText>2.</w:delText>
        </w:r>
        <w:r w:rsidRPr="00992FE0" w:rsidDel="005717E9">
          <w:rPr>
            <w:rFonts w:asciiTheme="minorHAnsi" w:eastAsiaTheme="minorEastAsia" w:hAnsiTheme="minorHAnsi" w:cstheme="minorBidi"/>
            <w:noProof/>
            <w:sz w:val="22"/>
            <w:szCs w:val="22"/>
          </w:rPr>
          <w:tab/>
        </w:r>
        <w:r w:rsidRPr="005717E9" w:rsidDel="005717E9">
          <w:rPr>
            <w:i/>
            <w:noProof/>
            <w:rPrChange w:id="214" w:author="Amy Byers" w:date="2014-09-26T12:51:00Z">
              <w:rPr>
                <w:rStyle w:val="Hyperlink"/>
                <w:i/>
                <w:noProof/>
              </w:rPr>
            </w:rPrChange>
          </w:rPr>
          <w:delText>USE CASE: Gift Card Issue</w:delText>
        </w:r>
        <w:r w:rsidRPr="00992FE0" w:rsidDel="005717E9">
          <w:rPr>
            <w:noProof/>
            <w:webHidden/>
          </w:rPr>
          <w:tab/>
          <w:delText>4</w:delText>
        </w:r>
      </w:del>
    </w:p>
    <w:p w:rsidR="000275EF" w:rsidRPr="00992FE0" w:rsidDel="005717E9" w:rsidRDefault="000275EF">
      <w:pPr>
        <w:pStyle w:val="TOC2"/>
        <w:rPr>
          <w:del w:id="215" w:author="Amy Byers" w:date="2014-09-26T12:51:00Z"/>
          <w:rFonts w:asciiTheme="minorHAnsi" w:eastAsiaTheme="minorEastAsia" w:hAnsiTheme="minorHAnsi" w:cstheme="minorBidi"/>
          <w:noProof/>
          <w:sz w:val="22"/>
          <w:szCs w:val="22"/>
        </w:rPr>
      </w:pPr>
      <w:del w:id="216" w:author="Amy Byers" w:date="2014-09-26T12:51:00Z">
        <w:r w:rsidRPr="005717E9" w:rsidDel="005717E9">
          <w:rPr>
            <w:noProof/>
            <w:rPrChange w:id="217" w:author="Amy Byers" w:date="2014-09-26T12:51:00Z">
              <w:rPr>
                <w:rStyle w:val="Hyperlink"/>
                <w:noProof/>
              </w:rPr>
            </w:rPrChange>
          </w:rPr>
          <w:delText>2.1</w:delText>
        </w:r>
        <w:r w:rsidRPr="00992FE0" w:rsidDel="005717E9">
          <w:rPr>
            <w:rFonts w:asciiTheme="minorHAnsi" w:eastAsiaTheme="minorEastAsia" w:hAnsiTheme="minorHAnsi" w:cstheme="minorBidi"/>
            <w:noProof/>
            <w:sz w:val="22"/>
            <w:szCs w:val="22"/>
          </w:rPr>
          <w:tab/>
        </w:r>
        <w:r w:rsidRPr="005717E9" w:rsidDel="005717E9">
          <w:rPr>
            <w:noProof/>
            <w:rPrChange w:id="218" w:author="Amy Byers" w:date="2014-09-26T12:51:00Z">
              <w:rPr>
                <w:rStyle w:val="Hyperlink"/>
                <w:noProof/>
              </w:rPr>
            </w:rPrChange>
          </w:rPr>
          <w:delText>Feature Flow</w:delText>
        </w:r>
        <w:r w:rsidRPr="00992FE0" w:rsidDel="005717E9">
          <w:rPr>
            <w:noProof/>
            <w:webHidden/>
          </w:rPr>
          <w:tab/>
          <w:delText>4</w:delText>
        </w:r>
      </w:del>
    </w:p>
    <w:p w:rsidR="000275EF" w:rsidRPr="00992FE0" w:rsidDel="005717E9" w:rsidRDefault="000275EF">
      <w:pPr>
        <w:pStyle w:val="TOC2"/>
        <w:rPr>
          <w:del w:id="219" w:author="Amy Byers" w:date="2014-09-26T12:51:00Z"/>
          <w:rFonts w:asciiTheme="minorHAnsi" w:eastAsiaTheme="minorEastAsia" w:hAnsiTheme="minorHAnsi" w:cstheme="minorBidi"/>
          <w:noProof/>
          <w:sz w:val="22"/>
          <w:szCs w:val="22"/>
        </w:rPr>
      </w:pPr>
      <w:del w:id="220" w:author="Amy Byers" w:date="2014-09-26T12:51:00Z">
        <w:r w:rsidRPr="005717E9" w:rsidDel="005717E9">
          <w:rPr>
            <w:noProof/>
            <w:rPrChange w:id="221" w:author="Amy Byers" w:date="2014-09-26T12:51:00Z">
              <w:rPr>
                <w:rStyle w:val="Hyperlink"/>
                <w:noProof/>
              </w:rPr>
            </w:rPrChange>
          </w:rPr>
          <w:delText>2.2</w:delText>
        </w:r>
        <w:r w:rsidRPr="00992FE0" w:rsidDel="005717E9">
          <w:rPr>
            <w:rFonts w:asciiTheme="minorHAnsi" w:eastAsiaTheme="minorEastAsia" w:hAnsiTheme="minorHAnsi" w:cstheme="minorBidi"/>
            <w:noProof/>
            <w:sz w:val="22"/>
            <w:szCs w:val="22"/>
          </w:rPr>
          <w:tab/>
        </w:r>
        <w:r w:rsidRPr="005717E9" w:rsidDel="005717E9">
          <w:rPr>
            <w:noProof/>
            <w:rPrChange w:id="222" w:author="Amy Byers" w:date="2014-09-26T12:51:00Z">
              <w:rPr>
                <w:rStyle w:val="Hyperlink"/>
                <w:noProof/>
              </w:rPr>
            </w:rPrChange>
          </w:rPr>
          <w:delText>Precondition</w:delText>
        </w:r>
        <w:r w:rsidRPr="00992FE0" w:rsidDel="005717E9">
          <w:rPr>
            <w:noProof/>
            <w:webHidden/>
          </w:rPr>
          <w:tab/>
          <w:delText>4</w:delText>
        </w:r>
      </w:del>
    </w:p>
    <w:p w:rsidR="000275EF" w:rsidRPr="00992FE0" w:rsidDel="005717E9" w:rsidRDefault="000275EF">
      <w:pPr>
        <w:pStyle w:val="TOC2"/>
        <w:rPr>
          <w:del w:id="223" w:author="Amy Byers" w:date="2014-09-26T12:51:00Z"/>
          <w:rFonts w:asciiTheme="minorHAnsi" w:eastAsiaTheme="minorEastAsia" w:hAnsiTheme="minorHAnsi" w:cstheme="minorBidi"/>
          <w:noProof/>
          <w:sz w:val="22"/>
          <w:szCs w:val="22"/>
        </w:rPr>
      </w:pPr>
      <w:del w:id="224" w:author="Amy Byers" w:date="2014-09-26T12:51:00Z">
        <w:r w:rsidRPr="005717E9" w:rsidDel="005717E9">
          <w:rPr>
            <w:noProof/>
            <w:rPrChange w:id="225" w:author="Amy Byers" w:date="2014-09-26T12:51:00Z">
              <w:rPr>
                <w:rStyle w:val="Hyperlink"/>
                <w:noProof/>
              </w:rPr>
            </w:rPrChange>
          </w:rPr>
          <w:delText>2.3</w:delText>
        </w:r>
        <w:r w:rsidRPr="00992FE0" w:rsidDel="005717E9">
          <w:rPr>
            <w:rFonts w:asciiTheme="minorHAnsi" w:eastAsiaTheme="minorEastAsia" w:hAnsiTheme="minorHAnsi" w:cstheme="minorBidi"/>
            <w:noProof/>
            <w:sz w:val="22"/>
            <w:szCs w:val="22"/>
          </w:rPr>
          <w:tab/>
        </w:r>
        <w:r w:rsidRPr="005717E9" w:rsidDel="005717E9">
          <w:rPr>
            <w:noProof/>
            <w:rPrChange w:id="226" w:author="Amy Byers" w:date="2014-09-26T12:51:00Z">
              <w:rPr>
                <w:rStyle w:val="Hyperlink"/>
                <w:noProof/>
              </w:rPr>
            </w:rPrChange>
          </w:rPr>
          <w:delText>Main Flow</w:delText>
        </w:r>
        <w:r w:rsidRPr="00992FE0" w:rsidDel="005717E9">
          <w:rPr>
            <w:noProof/>
            <w:webHidden/>
          </w:rPr>
          <w:tab/>
          <w:delText>4</w:delText>
        </w:r>
      </w:del>
    </w:p>
    <w:p w:rsidR="000275EF" w:rsidRPr="00992FE0" w:rsidDel="005717E9" w:rsidRDefault="000275EF">
      <w:pPr>
        <w:pStyle w:val="TOC2"/>
        <w:rPr>
          <w:del w:id="227" w:author="Amy Byers" w:date="2014-09-26T12:51:00Z"/>
          <w:rFonts w:asciiTheme="minorHAnsi" w:eastAsiaTheme="minorEastAsia" w:hAnsiTheme="minorHAnsi" w:cstheme="minorBidi"/>
          <w:noProof/>
          <w:sz w:val="22"/>
          <w:szCs w:val="22"/>
        </w:rPr>
      </w:pPr>
      <w:del w:id="228" w:author="Amy Byers" w:date="2014-09-26T12:51:00Z">
        <w:r w:rsidRPr="005717E9" w:rsidDel="005717E9">
          <w:rPr>
            <w:noProof/>
            <w:rPrChange w:id="229" w:author="Amy Byers" w:date="2014-09-26T12:51:00Z">
              <w:rPr>
                <w:rStyle w:val="Hyperlink"/>
                <w:noProof/>
              </w:rPr>
            </w:rPrChange>
          </w:rPr>
          <w:delText>2.4</w:delText>
        </w:r>
        <w:r w:rsidRPr="00992FE0" w:rsidDel="005717E9">
          <w:rPr>
            <w:rFonts w:asciiTheme="minorHAnsi" w:eastAsiaTheme="minorEastAsia" w:hAnsiTheme="minorHAnsi" w:cstheme="minorBidi"/>
            <w:noProof/>
            <w:sz w:val="22"/>
            <w:szCs w:val="22"/>
          </w:rPr>
          <w:tab/>
        </w:r>
        <w:r w:rsidRPr="005717E9" w:rsidDel="005717E9">
          <w:rPr>
            <w:noProof/>
            <w:rPrChange w:id="230" w:author="Amy Byers" w:date="2014-09-26T12:51:00Z">
              <w:rPr>
                <w:rStyle w:val="Hyperlink"/>
                <w:noProof/>
              </w:rPr>
            </w:rPrChange>
          </w:rPr>
          <w:delText>Alternate Flows</w:delText>
        </w:r>
        <w:r w:rsidRPr="00992FE0" w:rsidDel="005717E9">
          <w:rPr>
            <w:noProof/>
            <w:webHidden/>
          </w:rPr>
          <w:tab/>
          <w:delText>5</w:delText>
        </w:r>
      </w:del>
    </w:p>
    <w:p w:rsidR="000275EF" w:rsidRPr="00992FE0" w:rsidDel="005717E9" w:rsidRDefault="000275EF">
      <w:pPr>
        <w:pStyle w:val="TOC2"/>
        <w:rPr>
          <w:del w:id="231" w:author="Amy Byers" w:date="2014-09-26T12:51:00Z"/>
          <w:rFonts w:asciiTheme="minorHAnsi" w:eastAsiaTheme="minorEastAsia" w:hAnsiTheme="minorHAnsi" w:cstheme="minorBidi"/>
          <w:noProof/>
          <w:sz w:val="22"/>
          <w:szCs w:val="22"/>
        </w:rPr>
      </w:pPr>
      <w:del w:id="232" w:author="Amy Byers" w:date="2014-09-26T12:51:00Z">
        <w:r w:rsidRPr="005717E9" w:rsidDel="005717E9">
          <w:rPr>
            <w:noProof/>
            <w:rPrChange w:id="233" w:author="Amy Byers" w:date="2014-09-26T12:51:00Z">
              <w:rPr>
                <w:rStyle w:val="Hyperlink"/>
                <w:noProof/>
              </w:rPr>
            </w:rPrChange>
          </w:rPr>
          <w:delText>2.5</w:delText>
        </w:r>
        <w:r w:rsidRPr="00992FE0" w:rsidDel="005717E9">
          <w:rPr>
            <w:rFonts w:asciiTheme="minorHAnsi" w:eastAsiaTheme="minorEastAsia" w:hAnsiTheme="minorHAnsi" w:cstheme="minorBidi"/>
            <w:noProof/>
            <w:sz w:val="22"/>
            <w:szCs w:val="22"/>
          </w:rPr>
          <w:tab/>
        </w:r>
        <w:r w:rsidRPr="005717E9" w:rsidDel="005717E9">
          <w:rPr>
            <w:noProof/>
            <w:rPrChange w:id="234" w:author="Amy Byers" w:date="2014-09-26T12:51:00Z">
              <w:rPr>
                <w:rStyle w:val="Hyperlink"/>
                <w:noProof/>
              </w:rPr>
            </w:rPrChange>
          </w:rPr>
          <w:delText>Post Condition</w:delText>
        </w:r>
        <w:r w:rsidRPr="00992FE0" w:rsidDel="005717E9">
          <w:rPr>
            <w:noProof/>
            <w:webHidden/>
          </w:rPr>
          <w:tab/>
          <w:delText>5</w:delText>
        </w:r>
      </w:del>
    </w:p>
    <w:p w:rsidR="000275EF" w:rsidRPr="00992FE0" w:rsidDel="005717E9" w:rsidRDefault="000275EF">
      <w:pPr>
        <w:pStyle w:val="TOC2"/>
        <w:rPr>
          <w:del w:id="235" w:author="Amy Byers" w:date="2014-09-26T12:51:00Z"/>
          <w:rFonts w:asciiTheme="minorHAnsi" w:eastAsiaTheme="minorEastAsia" w:hAnsiTheme="minorHAnsi" w:cstheme="minorBidi"/>
          <w:noProof/>
          <w:sz w:val="22"/>
          <w:szCs w:val="22"/>
        </w:rPr>
      </w:pPr>
      <w:del w:id="236" w:author="Amy Byers" w:date="2014-09-26T12:51:00Z">
        <w:r w:rsidRPr="005717E9" w:rsidDel="005717E9">
          <w:rPr>
            <w:noProof/>
            <w:rPrChange w:id="237" w:author="Amy Byers" w:date="2014-09-26T12:51:00Z">
              <w:rPr>
                <w:rStyle w:val="Hyperlink"/>
                <w:noProof/>
              </w:rPr>
            </w:rPrChange>
          </w:rPr>
          <w:delText>2.6</w:delText>
        </w:r>
        <w:r w:rsidRPr="00992FE0" w:rsidDel="005717E9">
          <w:rPr>
            <w:rFonts w:asciiTheme="minorHAnsi" w:eastAsiaTheme="minorEastAsia" w:hAnsiTheme="minorHAnsi" w:cstheme="minorBidi"/>
            <w:noProof/>
            <w:sz w:val="22"/>
            <w:szCs w:val="22"/>
          </w:rPr>
          <w:tab/>
        </w:r>
        <w:r w:rsidRPr="005717E9" w:rsidDel="005717E9">
          <w:rPr>
            <w:noProof/>
            <w:rPrChange w:id="238" w:author="Amy Byers" w:date="2014-09-26T12:51:00Z">
              <w:rPr>
                <w:rStyle w:val="Hyperlink"/>
                <w:noProof/>
              </w:rPr>
            </w:rPrChange>
          </w:rPr>
          <w:delText>Special Requirements</w:delText>
        </w:r>
        <w:r w:rsidRPr="00992FE0" w:rsidDel="005717E9">
          <w:rPr>
            <w:noProof/>
            <w:webHidden/>
          </w:rPr>
          <w:tab/>
          <w:delText>6</w:delText>
        </w:r>
      </w:del>
    </w:p>
    <w:p w:rsidR="000275EF" w:rsidRPr="00992FE0" w:rsidDel="005717E9" w:rsidRDefault="000275EF">
      <w:pPr>
        <w:pStyle w:val="TOC1"/>
        <w:rPr>
          <w:del w:id="239" w:author="Amy Byers" w:date="2014-09-26T12:51:00Z"/>
          <w:rFonts w:asciiTheme="minorHAnsi" w:eastAsiaTheme="minorEastAsia" w:hAnsiTheme="minorHAnsi" w:cstheme="minorBidi"/>
          <w:noProof/>
          <w:sz w:val="22"/>
          <w:szCs w:val="22"/>
        </w:rPr>
      </w:pPr>
      <w:del w:id="240" w:author="Amy Byers" w:date="2014-09-26T12:51:00Z">
        <w:r w:rsidRPr="005717E9" w:rsidDel="005717E9">
          <w:rPr>
            <w:i/>
            <w:noProof/>
            <w:rPrChange w:id="241" w:author="Amy Byers" w:date="2014-09-26T12:51:00Z">
              <w:rPr>
                <w:rStyle w:val="Hyperlink"/>
                <w:i/>
                <w:noProof/>
              </w:rPr>
            </w:rPrChange>
          </w:rPr>
          <w:delText>3.</w:delText>
        </w:r>
        <w:r w:rsidRPr="00992FE0" w:rsidDel="005717E9">
          <w:rPr>
            <w:rFonts w:asciiTheme="minorHAnsi" w:eastAsiaTheme="minorEastAsia" w:hAnsiTheme="minorHAnsi" w:cstheme="minorBidi"/>
            <w:noProof/>
            <w:sz w:val="22"/>
            <w:szCs w:val="22"/>
          </w:rPr>
          <w:tab/>
        </w:r>
        <w:r w:rsidRPr="005717E9" w:rsidDel="005717E9">
          <w:rPr>
            <w:i/>
            <w:noProof/>
            <w:rPrChange w:id="242" w:author="Amy Byers" w:date="2014-09-26T12:51:00Z">
              <w:rPr>
                <w:rStyle w:val="Hyperlink"/>
                <w:i/>
                <w:noProof/>
              </w:rPr>
            </w:rPrChange>
          </w:rPr>
          <w:delText>USE CASE: Gift Card Activation/Deactivation</w:delText>
        </w:r>
        <w:r w:rsidRPr="00992FE0" w:rsidDel="005717E9">
          <w:rPr>
            <w:noProof/>
            <w:webHidden/>
          </w:rPr>
          <w:tab/>
          <w:delText>7</w:delText>
        </w:r>
      </w:del>
    </w:p>
    <w:p w:rsidR="000275EF" w:rsidRPr="00992FE0" w:rsidDel="005717E9" w:rsidRDefault="000275EF">
      <w:pPr>
        <w:pStyle w:val="TOC2"/>
        <w:rPr>
          <w:del w:id="243" w:author="Amy Byers" w:date="2014-09-26T12:51:00Z"/>
          <w:rFonts w:asciiTheme="minorHAnsi" w:eastAsiaTheme="minorEastAsia" w:hAnsiTheme="minorHAnsi" w:cstheme="minorBidi"/>
          <w:noProof/>
          <w:sz w:val="22"/>
          <w:szCs w:val="22"/>
        </w:rPr>
      </w:pPr>
      <w:del w:id="244" w:author="Amy Byers" w:date="2014-09-26T12:51:00Z">
        <w:r w:rsidRPr="005717E9" w:rsidDel="005717E9">
          <w:rPr>
            <w:noProof/>
            <w:rPrChange w:id="245" w:author="Amy Byers" w:date="2014-09-26T12:51:00Z">
              <w:rPr>
                <w:rStyle w:val="Hyperlink"/>
                <w:noProof/>
              </w:rPr>
            </w:rPrChange>
          </w:rPr>
          <w:delText>3.1</w:delText>
        </w:r>
        <w:r w:rsidRPr="00992FE0" w:rsidDel="005717E9">
          <w:rPr>
            <w:rFonts w:asciiTheme="minorHAnsi" w:eastAsiaTheme="minorEastAsia" w:hAnsiTheme="minorHAnsi" w:cstheme="minorBidi"/>
            <w:noProof/>
            <w:sz w:val="22"/>
            <w:szCs w:val="22"/>
          </w:rPr>
          <w:tab/>
        </w:r>
        <w:r w:rsidRPr="005717E9" w:rsidDel="005717E9">
          <w:rPr>
            <w:noProof/>
            <w:rPrChange w:id="246" w:author="Amy Byers" w:date="2014-09-26T12:51:00Z">
              <w:rPr>
                <w:rStyle w:val="Hyperlink"/>
                <w:noProof/>
              </w:rPr>
            </w:rPrChange>
          </w:rPr>
          <w:delText>Feature Flow</w:delText>
        </w:r>
        <w:r w:rsidRPr="00992FE0" w:rsidDel="005717E9">
          <w:rPr>
            <w:noProof/>
            <w:webHidden/>
          </w:rPr>
          <w:tab/>
          <w:delText>7</w:delText>
        </w:r>
      </w:del>
    </w:p>
    <w:p w:rsidR="000275EF" w:rsidRPr="00992FE0" w:rsidDel="005717E9" w:rsidRDefault="000275EF">
      <w:pPr>
        <w:pStyle w:val="TOC2"/>
        <w:rPr>
          <w:del w:id="247" w:author="Amy Byers" w:date="2014-09-26T12:51:00Z"/>
          <w:rFonts w:asciiTheme="minorHAnsi" w:eastAsiaTheme="minorEastAsia" w:hAnsiTheme="minorHAnsi" w:cstheme="minorBidi"/>
          <w:noProof/>
          <w:sz w:val="22"/>
          <w:szCs w:val="22"/>
        </w:rPr>
      </w:pPr>
      <w:del w:id="248" w:author="Amy Byers" w:date="2014-09-26T12:51:00Z">
        <w:r w:rsidRPr="005717E9" w:rsidDel="005717E9">
          <w:rPr>
            <w:noProof/>
            <w:rPrChange w:id="249" w:author="Amy Byers" w:date="2014-09-26T12:51:00Z">
              <w:rPr>
                <w:rStyle w:val="Hyperlink"/>
                <w:noProof/>
              </w:rPr>
            </w:rPrChange>
          </w:rPr>
          <w:delText>3.2</w:delText>
        </w:r>
        <w:r w:rsidRPr="00992FE0" w:rsidDel="005717E9">
          <w:rPr>
            <w:rFonts w:asciiTheme="minorHAnsi" w:eastAsiaTheme="minorEastAsia" w:hAnsiTheme="minorHAnsi" w:cstheme="minorBidi"/>
            <w:noProof/>
            <w:sz w:val="22"/>
            <w:szCs w:val="22"/>
          </w:rPr>
          <w:tab/>
        </w:r>
        <w:r w:rsidRPr="005717E9" w:rsidDel="005717E9">
          <w:rPr>
            <w:noProof/>
            <w:rPrChange w:id="250" w:author="Amy Byers" w:date="2014-09-26T12:51:00Z">
              <w:rPr>
                <w:rStyle w:val="Hyperlink"/>
                <w:noProof/>
              </w:rPr>
            </w:rPrChange>
          </w:rPr>
          <w:delText>Precondition</w:delText>
        </w:r>
        <w:r w:rsidRPr="00992FE0" w:rsidDel="005717E9">
          <w:rPr>
            <w:noProof/>
            <w:webHidden/>
          </w:rPr>
          <w:tab/>
          <w:delText>7</w:delText>
        </w:r>
      </w:del>
    </w:p>
    <w:p w:rsidR="000275EF" w:rsidRPr="00992FE0" w:rsidDel="005717E9" w:rsidRDefault="000275EF">
      <w:pPr>
        <w:pStyle w:val="TOC2"/>
        <w:rPr>
          <w:del w:id="251" w:author="Amy Byers" w:date="2014-09-26T12:51:00Z"/>
          <w:rFonts w:asciiTheme="minorHAnsi" w:eastAsiaTheme="minorEastAsia" w:hAnsiTheme="minorHAnsi" w:cstheme="minorBidi"/>
          <w:noProof/>
          <w:sz w:val="22"/>
          <w:szCs w:val="22"/>
        </w:rPr>
      </w:pPr>
      <w:del w:id="252" w:author="Amy Byers" w:date="2014-09-26T12:51:00Z">
        <w:r w:rsidRPr="005717E9" w:rsidDel="005717E9">
          <w:rPr>
            <w:noProof/>
            <w:rPrChange w:id="253" w:author="Amy Byers" w:date="2014-09-26T12:51:00Z">
              <w:rPr>
                <w:rStyle w:val="Hyperlink"/>
                <w:noProof/>
              </w:rPr>
            </w:rPrChange>
          </w:rPr>
          <w:delText>3.3</w:delText>
        </w:r>
        <w:r w:rsidRPr="00992FE0" w:rsidDel="005717E9">
          <w:rPr>
            <w:rFonts w:asciiTheme="minorHAnsi" w:eastAsiaTheme="minorEastAsia" w:hAnsiTheme="minorHAnsi" w:cstheme="minorBidi"/>
            <w:noProof/>
            <w:sz w:val="22"/>
            <w:szCs w:val="22"/>
          </w:rPr>
          <w:tab/>
        </w:r>
        <w:r w:rsidRPr="005717E9" w:rsidDel="005717E9">
          <w:rPr>
            <w:noProof/>
            <w:rPrChange w:id="254" w:author="Amy Byers" w:date="2014-09-26T12:51:00Z">
              <w:rPr>
                <w:rStyle w:val="Hyperlink"/>
                <w:noProof/>
              </w:rPr>
            </w:rPrChange>
          </w:rPr>
          <w:delText>Main Flow</w:delText>
        </w:r>
        <w:r w:rsidRPr="00992FE0" w:rsidDel="005717E9">
          <w:rPr>
            <w:noProof/>
            <w:webHidden/>
          </w:rPr>
          <w:tab/>
          <w:delText>7</w:delText>
        </w:r>
      </w:del>
    </w:p>
    <w:p w:rsidR="000275EF" w:rsidRPr="00992FE0" w:rsidDel="005717E9" w:rsidRDefault="000275EF">
      <w:pPr>
        <w:pStyle w:val="TOC2"/>
        <w:rPr>
          <w:del w:id="255" w:author="Amy Byers" w:date="2014-09-26T12:51:00Z"/>
          <w:rFonts w:asciiTheme="minorHAnsi" w:eastAsiaTheme="minorEastAsia" w:hAnsiTheme="minorHAnsi" w:cstheme="minorBidi"/>
          <w:noProof/>
          <w:sz w:val="22"/>
          <w:szCs w:val="22"/>
        </w:rPr>
      </w:pPr>
      <w:del w:id="256" w:author="Amy Byers" w:date="2014-09-26T12:51:00Z">
        <w:r w:rsidRPr="005717E9" w:rsidDel="005717E9">
          <w:rPr>
            <w:noProof/>
            <w:rPrChange w:id="257" w:author="Amy Byers" w:date="2014-09-26T12:51:00Z">
              <w:rPr>
                <w:rStyle w:val="Hyperlink"/>
                <w:noProof/>
              </w:rPr>
            </w:rPrChange>
          </w:rPr>
          <w:delText>3.4</w:delText>
        </w:r>
        <w:r w:rsidRPr="00992FE0" w:rsidDel="005717E9">
          <w:rPr>
            <w:rFonts w:asciiTheme="minorHAnsi" w:eastAsiaTheme="minorEastAsia" w:hAnsiTheme="minorHAnsi" w:cstheme="minorBidi"/>
            <w:noProof/>
            <w:sz w:val="22"/>
            <w:szCs w:val="22"/>
          </w:rPr>
          <w:tab/>
        </w:r>
        <w:r w:rsidRPr="005717E9" w:rsidDel="005717E9">
          <w:rPr>
            <w:noProof/>
            <w:rPrChange w:id="258" w:author="Amy Byers" w:date="2014-09-26T12:51:00Z">
              <w:rPr>
                <w:rStyle w:val="Hyperlink"/>
                <w:noProof/>
              </w:rPr>
            </w:rPrChange>
          </w:rPr>
          <w:delText>Alternate Flows</w:delText>
        </w:r>
        <w:r w:rsidRPr="00992FE0" w:rsidDel="005717E9">
          <w:rPr>
            <w:noProof/>
            <w:webHidden/>
          </w:rPr>
          <w:tab/>
          <w:delText>8</w:delText>
        </w:r>
      </w:del>
    </w:p>
    <w:p w:rsidR="000275EF" w:rsidRPr="00992FE0" w:rsidDel="005717E9" w:rsidRDefault="000275EF">
      <w:pPr>
        <w:pStyle w:val="TOC2"/>
        <w:rPr>
          <w:del w:id="259" w:author="Amy Byers" w:date="2014-09-26T12:51:00Z"/>
          <w:rFonts w:asciiTheme="minorHAnsi" w:eastAsiaTheme="minorEastAsia" w:hAnsiTheme="minorHAnsi" w:cstheme="minorBidi"/>
          <w:noProof/>
          <w:sz w:val="22"/>
          <w:szCs w:val="22"/>
        </w:rPr>
      </w:pPr>
      <w:del w:id="260" w:author="Amy Byers" w:date="2014-09-26T12:51:00Z">
        <w:r w:rsidRPr="005717E9" w:rsidDel="005717E9">
          <w:rPr>
            <w:noProof/>
            <w:rPrChange w:id="261" w:author="Amy Byers" w:date="2014-09-26T12:51:00Z">
              <w:rPr>
                <w:rStyle w:val="Hyperlink"/>
                <w:noProof/>
              </w:rPr>
            </w:rPrChange>
          </w:rPr>
          <w:delText>3.5</w:delText>
        </w:r>
        <w:r w:rsidRPr="00992FE0" w:rsidDel="005717E9">
          <w:rPr>
            <w:rFonts w:asciiTheme="minorHAnsi" w:eastAsiaTheme="minorEastAsia" w:hAnsiTheme="minorHAnsi" w:cstheme="minorBidi"/>
            <w:noProof/>
            <w:sz w:val="22"/>
            <w:szCs w:val="22"/>
          </w:rPr>
          <w:tab/>
        </w:r>
        <w:r w:rsidRPr="005717E9" w:rsidDel="005717E9">
          <w:rPr>
            <w:noProof/>
            <w:rPrChange w:id="262" w:author="Amy Byers" w:date="2014-09-26T12:51:00Z">
              <w:rPr>
                <w:rStyle w:val="Hyperlink"/>
                <w:noProof/>
              </w:rPr>
            </w:rPrChange>
          </w:rPr>
          <w:delText>Post Condition</w:delText>
        </w:r>
        <w:r w:rsidRPr="00992FE0" w:rsidDel="005717E9">
          <w:rPr>
            <w:noProof/>
            <w:webHidden/>
          </w:rPr>
          <w:tab/>
          <w:delText>8</w:delText>
        </w:r>
      </w:del>
    </w:p>
    <w:p w:rsidR="000275EF" w:rsidRPr="00992FE0" w:rsidDel="005717E9" w:rsidRDefault="000275EF">
      <w:pPr>
        <w:pStyle w:val="TOC2"/>
        <w:rPr>
          <w:del w:id="263" w:author="Amy Byers" w:date="2014-09-26T12:51:00Z"/>
          <w:rFonts w:asciiTheme="minorHAnsi" w:eastAsiaTheme="minorEastAsia" w:hAnsiTheme="minorHAnsi" w:cstheme="minorBidi"/>
          <w:noProof/>
          <w:sz w:val="22"/>
          <w:szCs w:val="22"/>
        </w:rPr>
      </w:pPr>
      <w:del w:id="264" w:author="Amy Byers" w:date="2014-09-26T12:51:00Z">
        <w:r w:rsidRPr="005717E9" w:rsidDel="005717E9">
          <w:rPr>
            <w:noProof/>
            <w:rPrChange w:id="265" w:author="Amy Byers" w:date="2014-09-26T12:51:00Z">
              <w:rPr>
                <w:rStyle w:val="Hyperlink"/>
                <w:noProof/>
              </w:rPr>
            </w:rPrChange>
          </w:rPr>
          <w:delText>3.6</w:delText>
        </w:r>
        <w:r w:rsidRPr="00992FE0" w:rsidDel="005717E9">
          <w:rPr>
            <w:rFonts w:asciiTheme="minorHAnsi" w:eastAsiaTheme="minorEastAsia" w:hAnsiTheme="minorHAnsi" w:cstheme="minorBidi"/>
            <w:noProof/>
            <w:sz w:val="22"/>
            <w:szCs w:val="22"/>
          </w:rPr>
          <w:tab/>
        </w:r>
        <w:r w:rsidRPr="005717E9" w:rsidDel="005717E9">
          <w:rPr>
            <w:noProof/>
            <w:rPrChange w:id="266" w:author="Amy Byers" w:date="2014-09-26T12:51:00Z">
              <w:rPr>
                <w:rStyle w:val="Hyperlink"/>
                <w:noProof/>
              </w:rPr>
            </w:rPrChange>
          </w:rPr>
          <w:delText>Special Requirements</w:delText>
        </w:r>
        <w:r w:rsidRPr="00992FE0" w:rsidDel="005717E9">
          <w:rPr>
            <w:noProof/>
            <w:webHidden/>
          </w:rPr>
          <w:tab/>
          <w:delText>8</w:delText>
        </w:r>
      </w:del>
    </w:p>
    <w:p w:rsidR="000275EF" w:rsidRPr="00992FE0" w:rsidDel="005717E9" w:rsidRDefault="000275EF">
      <w:pPr>
        <w:pStyle w:val="TOC1"/>
        <w:rPr>
          <w:del w:id="267" w:author="Amy Byers" w:date="2014-09-26T12:51:00Z"/>
          <w:rFonts w:asciiTheme="minorHAnsi" w:eastAsiaTheme="minorEastAsia" w:hAnsiTheme="minorHAnsi" w:cstheme="minorBidi"/>
          <w:noProof/>
          <w:sz w:val="22"/>
          <w:szCs w:val="22"/>
        </w:rPr>
      </w:pPr>
      <w:del w:id="268" w:author="Amy Byers" w:date="2014-09-26T12:51:00Z">
        <w:r w:rsidRPr="005717E9" w:rsidDel="005717E9">
          <w:rPr>
            <w:i/>
            <w:noProof/>
            <w:rPrChange w:id="269" w:author="Amy Byers" w:date="2014-09-26T12:51:00Z">
              <w:rPr>
                <w:rStyle w:val="Hyperlink"/>
                <w:i/>
                <w:noProof/>
              </w:rPr>
            </w:rPrChange>
          </w:rPr>
          <w:delText>4.</w:delText>
        </w:r>
        <w:r w:rsidRPr="00992FE0" w:rsidDel="005717E9">
          <w:rPr>
            <w:rFonts w:asciiTheme="minorHAnsi" w:eastAsiaTheme="minorEastAsia" w:hAnsiTheme="minorHAnsi" w:cstheme="minorBidi"/>
            <w:noProof/>
            <w:sz w:val="22"/>
            <w:szCs w:val="22"/>
          </w:rPr>
          <w:tab/>
        </w:r>
        <w:r w:rsidRPr="005717E9" w:rsidDel="005717E9">
          <w:rPr>
            <w:i/>
            <w:noProof/>
            <w:rPrChange w:id="270" w:author="Amy Byers" w:date="2014-09-26T12:51:00Z">
              <w:rPr>
                <w:rStyle w:val="Hyperlink"/>
                <w:i/>
                <w:noProof/>
              </w:rPr>
            </w:rPrChange>
          </w:rPr>
          <w:delText>USE CASE: Gift Card Tender</w:delText>
        </w:r>
        <w:r w:rsidRPr="00992FE0" w:rsidDel="005717E9">
          <w:rPr>
            <w:noProof/>
            <w:webHidden/>
          </w:rPr>
          <w:tab/>
        </w:r>
        <w:r w:rsidRPr="00992FE0" w:rsidDel="005717E9">
          <w:rPr>
            <w:noProof/>
            <w:webHidden/>
          </w:rPr>
          <w:delText>9</w:delText>
        </w:r>
      </w:del>
    </w:p>
    <w:p w:rsidR="000275EF" w:rsidRPr="00992FE0" w:rsidDel="005717E9" w:rsidRDefault="000275EF">
      <w:pPr>
        <w:pStyle w:val="TOC2"/>
        <w:rPr>
          <w:del w:id="271" w:author="Amy Byers" w:date="2014-09-26T12:51:00Z"/>
          <w:rFonts w:asciiTheme="minorHAnsi" w:eastAsiaTheme="minorEastAsia" w:hAnsiTheme="minorHAnsi" w:cstheme="minorBidi"/>
          <w:noProof/>
          <w:sz w:val="22"/>
          <w:szCs w:val="22"/>
        </w:rPr>
      </w:pPr>
      <w:del w:id="272" w:author="Amy Byers" w:date="2014-09-26T12:51:00Z">
        <w:r w:rsidRPr="005717E9" w:rsidDel="005717E9">
          <w:rPr>
            <w:noProof/>
            <w:rPrChange w:id="273" w:author="Amy Byers" w:date="2014-09-26T12:51:00Z">
              <w:rPr>
                <w:rStyle w:val="Hyperlink"/>
                <w:noProof/>
              </w:rPr>
            </w:rPrChange>
          </w:rPr>
          <w:delText>4.1</w:delText>
        </w:r>
        <w:r w:rsidRPr="00992FE0" w:rsidDel="005717E9">
          <w:rPr>
            <w:rFonts w:asciiTheme="minorHAnsi" w:eastAsiaTheme="minorEastAsia" w:hAnsiTheme="minorHAnsi" w:cstheme="minorBidi"/>
            <w:noProof/>
            <w:sz w:val="22"/>
            <w:szCs w:val="22"/>
          </w:rPr>
          <w:tab/>
        </w:r>
        <w:r w:rsidRPr="005717E9" w:rsidDel="005717E9">
          <w:rPr>
            <w:noProof/>
            <w:rPrChange w:id="274" w:author="Amy Byers" w:date="2014-09-26T12:51:00Z">
              <w:rPr>
                <w:rStyle w:val="Hyperlink"/>
                <w:noProof/>
              </w:rPr>
            </w:rPrChange>
          </w:rPr>
          <w:delText>Feature Flow</w:delText>
        </w:r>
        <w:r w:rsidRPr="00992FE0" w:rsidDel="005717E9">
          <w:rPr>
            <w:noProof/>
            <w:webHidden/>
          </w:rPr>
          <w:tab/>
          <w:delText>9</w:delText>
        </w:r>
      </w:del>
    </w:p>
    <w:p w:rsidR="000275EF" w:rsidRPr="00992FE0" w:rsidDel="005717E9" w:rsidRDefault="000275EF">
      <w:pPr>
        <w:pStyle w:val="TOC2"/>
        <w:rPr>
          <w:del w:id="275" w:author="Amy Byers" w:date="2014-09-26T12:51:00Z"/>
          <w:rFonts w:asciiTheme="minorHAnsi" w:eastAsiaTheme="minorEastAsia" w:hAnsiTheme="minorHAnsi" w:cstheme="minorBidi"/>
          <w:noProof/>
          <w:sz w:val="22"/>
          <w:szCs w:val="22"/>
        </w:rPr>
      </w:pPr>
      <w:del w:id="276" w:author="Amy Byers" w:date="2014-09-26T12:51:00Z">
        <w:r w:rsidRPr="005717E9" w:rsidDel="005717E9">
          <w:rPr>
            <w:noProof/>
            <w:rPrChange w:id="277" w:author="Amy Byers" w:date="2014-09-26T12:51:00Z">
              <w:rPr>
                <w:rStyle w:val="Hyperlink"/>
                <w:noProof/>
              </w:rPr>
            </w:rPrChange>
          </w:rPr>
          <w:delText>4.2</w:delText>
        </w:r>
        <w:r w:rsidRPr="00992FE0" w:rsidDel="005717E9">
          <w:rPr>
            <w:rFonts w:asciiTheme="minorHAnsi" w:eastAsiaTheme="minorEastAsia" w:hAnsiTheme="minorHAnsi" w:cstheme="minorBidi"/>
            <w:noProof/>
            <w:sz w:val="22"/>
            <w:szCs w:val="22"/>
          </w:rPr>
          <w:tab/>
        </w:r>
        <w:r w:rsidRPr="005717E9" w:rsidDel="005717E9">
          <w:rPr>
            <w:noProof/>
            <w:rPrChange w:id="278" w:author="Amy Byers" w:date="2014-09-26T12:51:00Z">
              <w:rPr>
                <w:rStyle w:val="Hyperlink"/>
                <w:noProof/>
              </w:rPr>
            </w:rPrChange>
          </w:rPr>
          <w:delText>Precondition</w:delText>
        </w:r>
        <w:r w:rsidRPr="00992FE0" w:rsidDel="005717E9">
          <w:rPr>
            <w:noProof/>
            <w:webHidden/>
          </w:rPr>
          <w:tab/>
          <w:delText>9</w:delText>
        </w:r>
      </w:del>
    </w:p>
    <w:p w:rsidR="000275EF" w:rsidRPr="00992FE0" w:rsidDel="005717E9" w:rsidRDefault="000275EF">
      <w:pPr>
        <w:pStyle w:val="TOC2"/>
        <w:rPr>
          <w:del w:id="279" w:author="Amy Byers" w:date="2014-09-26T12:51:00Z"/>
          <w:rFonts w:asciiTheme="minorHAnsi" w:eastAsiaTheme="minorEastAsia" w:hAnsiTheme="minorHAnsi" w:cstheme="minorBidi"/>
          <w:noProof/>
          <w:sz w:val="22"/>
          <w:szCs w:val="22"/>
        </w:rPr>
      </w:pPr>
      <w:del w:id="280" w:author="Amy Byers" w:date="2014-09-26T12:51:00Z">
        <w:r w:rsidRPr="005717E9" w:rsidDel="005717E9">
          <w:rPr>
            <w:noProof/>
            <w:rPrChange w:id="281" w:author="Amy Byers" w:date="2014-09-26T12:51:00Z">
              <w:rPr>
                <w:rStyle w:val="Hyperlink"/>
                <w:noProof/>
              </w:rPr>
            </w:rPrChange>
          </w:rPr>
          <w:delText>4.3</w:delText>
        </w:r>
        <w:r w:rsidRPr="00992FE0" w:rsidDel="005717E9">
          <w:rPr>
            <w:rFonts w:asciiTheme="minorHAnsi" w:eastAsiaTheme="minorEastAsia" w:hAnsiTheme="minorHAnsi" w:cstheme="minorBidi"/>
            <w:noProof/>
            <w:sz w:val="22"/>
            <w:szCs w:val="22"/>
          </w:rPr>
          <w:tab/>
        </w:r>
        <w:r w:rsidRPr="005717E9" w:rsidDel="005717E9">
          <w:rPr>
            <w:noProof/>
            <w:rPrChange w:id="282" w:author="Amy Byers" w:date="2014-09-26T12:51:00Z">
              <w:rPr>
                <w:rStyle w:val="Hyperlink"/>
                <w:noProof/>
              </w:rPr>
            </w:rPrChange>
          </w:rPr>
          <w:delText>Main Flow</w:delText>
        </w:r>
        <w:r w:rsidRPr="00992FE0" w:rsidDel="005717E9">
          <w:rPr>
            <w:noProof/>
            <w:webHidden/>
          </w:rPr>
          <w:tab/>
          <w:delText>9</w:delText>
        </w:r>
      </w:del>
    </w:p>
    <w:p w:rsidR="000275EF" w:rsidRPr="00992FE0" w:rsidDel="005717E9" w:rsidRDefault="000275EF">
      <w:pPr>
        <w:pStyle w:val="TOC2"/>
        <w:rPr>
          <w:del w:id="283" w:author="Amy Byers" w:date="2014-09-26T12:51:00Z"/>
          <w:rFonts w:asciiTheme="minorHAnsi" w:eastAsiaTheme="minorEastAsia" w:hAnsiTheme="minorHAnsi" w:cstheme="minorBidi"/>
          <w:noProof/>
          <w:sz w:val="22"/>
          <w:szCs w:val="22"/>
        </w:rPr>
      </w:pPr>
      <w:del w:id="284" w:author="Amy Byers" w:date="2014-09-26T12:51:00Z">
        <w:r w:rsidRPr="005717E9" w:rsidDel="005717E9">
          <w:rPr>
            <w:noProof/>
            <w:rPrChange w:id="285" w:author="Amy Byers" w:date="2014-09-26T12:51:00Z">
              <w:rPr>
                <w:rStyle w:val="Hyperlink"/>
                <w:noProof/>
              </w:rPr>
            </w:rPrChange>
          </w:rPr>
          <w:delText>4.4</w:delText>
        </w:r>
        <w:r w:rsidRPr="00992FE0" w:rsidDel="005717E9">
          <w:rPr>
            <w:rFonts w:asciiTheme="minorHAnsi" w:eastAsiaTheme="minorEastAsia" w:hAnsiTheme="minorHAnsi" w:cstheme="minorBidi"/>
            <w:noProof/>
            <w:sz w:val="22"/>
            <w:szCs w:val="22"/>
          </w:rPr>
          <w:tab/>
        </w:r>
        <w:r w:rsidRPr="005717E9" w:rsidDel="005717E9">
          <w:rPr>
            <w:noProof/>
            <w:rPrChange w:id="286" w:author="Amy Byers" w:date="2014-09-26T12:51:00Z">
              <w:rPr>
                <w:rStyle w:val="Hyperlink"/>
                <w:noProof/>
              </w:rPr>
            </w:rPrChange>
          </w:rPr>
          <w:delText>Alternate Flows</w:delText>
        </w:r>
        <w:r w:rsidRPr="00992FE0" w:rsidDel="005717E9">
          <w:rPr>
            <w:noProof/>
            <w:webHidden/>
          </w:rPr>
          <w:tab/>
          <w:delText>10</w:delText>
        </w:r>
      </w:del>
    </w:p>
    <w:p w:rsidR="000275EF" w:rsidRPr="00992FE0" w:rsidDel="005717E9" w:rsidRDefault="000275EF">
      <w:pPr>
        <w:pStyle w:val="TOC2"/>
        <w:rPr>
          <w:del w:id="287" w:author="Amy Byers" w:date="2014-09-26T12:51:00Z"/>
          <w:rFonts w:asciiTheme="minorHAnsi" w:eastAsiaTheme="minorEastAsia" w:hAnsiTheme="minorHAnsi" w:cstheme="minorBidi"/>
          <w:noProof/>
          <w:sz w:val="22"/>
          <w:szCs w:val="22"/>
        </w:rPr>
      </w:pPr>
      <w:del w:id="288" w:author="Amy Byers" w:date="2014-09-26T12:51:00Z">
        <w:r w:rsidRPr="005717E9" w:rsidDel="005717E9">
          <w:rPr>
            <w:noProof/>
            <w:rPrChange w:id="289" w:author="Amy Byers" w:date="2014-09-26T12:51:00Z">
              <w:rPr>
                <w:rStyle w:val="Hyperlink"/>
                <w:noProof/>
              </w:rPr>
            </w:rPrChange>
          </w:rPr>
          <w:delText>4.5</w:delText>
        </w:r>
        <w:r w:rsidRPr="00992FE0" w:rsidDel="005717E9">
          <w:rPr>
            <w:rFonts w:asciiTheme="minorHAnsi" w:eastAsiaTheme="minorEastAsia" w:hAnsiTheme="minorHAnsi" w:cstheme="minorBidi"/>
            <w:noProof/>
            <w:sz w:val="22"/>
            <w:szCs w:val="22"/>
          </w:rPr>
          <w:tab/>
        </w:r>
        <w:r w:rsidRPr="005717E9" w:rsidDel="005717E9">
          <w:rPr>
            <w:noProof/>
            <w:rPrChange w:id="290" w:author="Amy Byers" w:date="2014-09-26T12:51:00Z">
              <w:rPr>
                <w:rStyle w:val="Hyperlink"/>
                <w:noProof/>
              </w:rPr>
            </w:rPrChange>
          </w:rPr>
          <w:delText>Post Condition</w:delText>
        </w:r>
        <w:r w:rsidRPr="00992FE0" w:rsidDel="005717E9">
          <w:rPr>
            <w:noProof/>
            <w:webHidden/>
          </w:rPr>
          <w:tab/>
          <w:delText>10</w:delText>
        </w:r>
      </w:del>
    </w:p>
    <w:p w:rsidR="000275EF" w:rsidRPr="00992FE0" w:rsidDel="005717E9" w:rsidRDefault="000275EF">
      <w:pPr>
        <w:pStyle w:val="TOC2"/>
        <w:rPr>
          <w:del w:id="291" w:author="Amy Byers" w:date="2014-09-26T12:51:00Z"/>
          <w:rFonts w:asciiTheme="minorHAnsi" w:eastAsiaTheme="minorEastAsia" w:hAnsiTheme="minorHAnsi" w:cstheme="minorBidi"/>
          <w:noProof/>
          <w:sz w:val="22"/>
          <w:szCs w:val="22"/>
        </w:rPr>
      </w:pPr>
      <w:del w:id="292" w:author="Amy Byers" w:date="2014-09-26T12:51:00Z">
        <w:r w:rsidRPr="005717E9" w:rsidDel="005717E9">
          <w:rPr>
            <w:noProof/>
            <w:rPrChange w:id="293" w:author="Amy Byers" w:date="2014-09-26T12:51:00Z">
              <w:rPr>
                <w:rStyle w:val="Hyperlink"/>
                <w:noProof/>
              </w:rPr>
            </w:rPrChange>
          </w:rPr>
          <w:delText>4.6</w:delText>
        </w:r>
        <w:r w:rsidRPr="00992FE0" w:rsidDel="005717E9">
          <w:rPr>
            <w:rFonts w:asciiTheme="minorHAnsi" w:eastAsiaTheme="minorEastAsia" w:hAnsiTheme="minorHAnsi" w:cstheme="minorBidi"/>
            <w:noProof/>
            <w:sz w:val="22"/>
            <w:szCs w:val="22"/>
          </w:rPr>
          <w:tab/>
        </w:r>
        <w:r w:rsidRPr="005717E9" w:rsidDel="005717E9">
          <w:rPr>
            <w:noProof/>
            <w:rPrChange w:id="294" w:author="Amy Byers" w:date="2014-09-26T12:51:00Z">
              <w:rPr>
                <w:rStyle w:val="Hyperlink"/>
                <w:noProof/>
              </w:rPr>
            </w:rPrChange>
          </w:rPr>
          <w:delText>Special Requirements</w:delText>
        </w:r>
        <w:r w:rsidRPr="00992FE0" w:rsidDel="005717E9">
          <w:rPr>
            <w:noProof/>
            <w:webHidden/>
          </w:rPr>
          <w:tab/>
          <w:delText>10</w:delText>
        </w:r>
      </w:del>
    </w:p>
    <w:p w:rsidR="000275EF" w:rsidRPr="00992FE0" w:rsidDel="005717E9" w:rsidRDefault="000275EF">
      <w:pPr>
        <w:pStyle w:val="TOC1"/>
        <w:rPr>
          <w:del w:id="295" w:author="Amy Byers" w:date="2014-09-26T12:51:00Z"/>
          <w:rFonts w:asciiTheme="minorHAnsi" w:eastAsiaTheme="minorEastAsia" w:hAnsiTheme="minorHAnsi" w:cstheme="minorBidi"/>
          <w:noProof/>
          <w:sz w:val="22"/>
          <w:szCs w:val="22"/>
        </w:rPr>
      </w:pPr>
      <w:del w:id="296" w:author="Amy Byers" w:date="2014-09-26T12:51:00Z">
        <w:r w:rsidRPr="005717E9" w:rsidDel="005717E9">
          <w:rPr>
            <w:i/>
            <w:noProof/>
            <w:rPrChange w:id="297" w:author="Amy Byers" w:date="2014-09-26T12:51:00Z">
              <w:rPr>
                <w:rStyle w:val="Hyperlink"/>
                <w:i/>
                <w:noProof/>
              </w:rPr>
            </w:rPrChange>
          </w:rPr>
          <w:delText>5.</w:delText>
        </w:r>
        <w:r w:rsidRPr="00992FE0" w:rsidDel="005717E9">
          <w:rPr>
            <w:rFonts w:asciiTheme="minorHAnsi" w:eastAsiaTheme="minorEastAsia" w:hAnsiTheme="minorHAnsi" w:cstheme="minorBidi"/>
            <w:noProof/>
            <w:sz w:val="22"/>
            <w:szCs w:val="22"/>
          </w:rPr>
          <w:tab/>
        </w:r>
        <w:r w:rsidRPr="005717E9" w:rsidDel="005717E9">
          <w:rPr>
            <w:i/>
            <w:noProof/>
            <w:rPrChange w:id="298" w:author="Amy Byers" w:date="2014-09-26T12:51:00Z">
              <w:rPr>
                <w:rStyle w:val="Hyperlink"/>
                <w:i/>
                <w:noProof/>
              </w:rPr>
            </w:rPrChange>
          </w:rPr>
          <w:delText>USE CASE: Gift Card Authorization</w:delText>
        </w:r>
        <w:r w:rsidRPr="00992FE0" w:rsidDel="005717E9">
          <w:rPr>
            <w:noProof/>
            <w:webHidden/>
          </w:rPr>
          <w:tab/>
          <w:delText>11</w:delText>
        </w:r>
      </w:del>
    </w:p>
    <w:p w:rsidR="000275EF" w:rsidRPr="00992FE0" w:rsidDel="005717E9" w:rsidRDefault="000275EF">
      <w:pPr>
        <w:pStyle w:val="TOC2"/>
        <w:rPr>
          <w:del w:id="299" w:author="Amy Byers" w:date="2014-09-26T12:51:00Z"/>
          <w:rFonts w:asciiTheme="minorHAnsi" w:eastAsiaTheme="minorEastAsia" w:hAnsiTheme="minorHAnsi" w:cstheme="minorBidi"/>
          <w:noProof/>
          <w:sz w:val="22"/>
          <w:szCs w:val="22"/>
        </w:rPr>
      </w:pPr>
      <w:del w:id="300" w:author="Amy Byers" w:date="2014-09-26T12:51:00Z">
        <w:r w:rsidRPr="005717E9" w:rsidDel="005717E9">
          <w:rPr>
            <w:noProof/>
            <w:rPrChange w:id="301" w:author="Amy Byers" w:date="2014-09-26T12:51:00Z">
              <w:rPr>
                <w:rStyle w:val="Hyperlink"/>
                <w:noProof/>
              </w:rPr>
            </w:rPrChange>
          </w:rPr>
          <w:delText>5.1</w:delText>
        </w:r>
        <w:r w:rsidRPr="00992FE0" w:rsidDel="005717E9">
          <w:rPr>
            <w:rFonts w:asciiTheme="minorHAnsi" w:eastAsiaTheme="minorEastAsia" w:hAnsiTheme="minorHAnsi" w:cstheme="minorBidi"/>
            <w:noProof/>
            <w:sz w:val="22"/>
            <w:szCs w:val="22"/>
          </w:rPr>
          <w:tab/>
        </w:r>
        <w:r w:rsidRPr="005717E9" w:rsidDel="005717E9">
          <w:rPr>
            <w:noProof/>
            <w:rPrChange w:id="302" w:author="Amy Byers" w:date="2014-09-26T12:51:00Z">
              <w:rPr>
                <w:rStyle w:val="Hyperlink"/>
                <w:noProof/>
              </w:rPr>
            </w:rPrChange>
          </w:rPr>
          <w:delText>Feature Flow</w:delText>
        </w:r>
        <w:r w:rsidRPr="00992FE0" w:rsidDel="005717E9">
          <w:rPr>
            <w:noProof/>
            <w:webHidden/>
          </w:rPr>
          <w:tab/>
          <w:delText>11</w:delText>
        </w:r>
      </w:del>
    </w:p>
    <w:p w:rsidR="000275EF" w:rsidRPr="00992FE0" w:rsidDel="005717E9" w:rsidRDefault="000275EF">
      <w:pPr>
        <w:pStyle w:val="TOC2"/>
        <w:rPr>
          <w:del w:id="303" w:author="Amy Byers" w:date="2014-09-26T12:51:00Z"/>
          <w:rFonts w:asciiTheme="minorHAnsi" w:eastAsiaTheme="minorEastAsia" w:hAnsiTheme="minorHAnsi" w:cstheme="minorBidi"/>
          <w:noProof/>
          <w:sz w:val="22"/>
          <w:szCs w:val="22"/>
        </w:rPr>
      </w:pPr>
      <w:del w:id="304" w:author="Amy Byers" w:date="2014-09-26T12:51:00Z">
        <w:r w:rsidRPr="005717E9" w:rsidDel="005717E9">
          <w:rPr>
            <w:noProof/>
            <w:rPrChange w:id="305" w:author="Amy Byers" w:date="2014-09-26T12:51:00Z">
              <w:rPr>
                <w:rStyle w:val="Hyperlink"/>
                <w:noProof/>
              </w:rPr>
            </w:rPrChange>
          </w:rPr>
          <w:delText>5.2</w:delText>
        </w:r>
        <w:r w:rsidRPr="00992FE0" w:rsidDel="005717E9">
          <w:rPr>
            <w:rFonts w:asciiTheme="minorHAnsi" w:eastAsiaTheme="minorEastAsia" w:hAnsiTheme="minorHAnsi" w:cstheme="minorBidi"/>
            <w:noProof/>
            <w:sz w:val="22"/>
            <w:szCs w:val="22"/>
          </w:rPr>
          <w:tab/>
        </w:r>
        <w:r w:rsidRPr="005717E9" w:rsidDel="005717E9">
          <w:rPr>
            <w:noProof/>
            <w:rPrChange w:id="306" w:author="Amy Byers" w:date="2014-09-26T12:51:00Z">
              <w:rPr>
                <w:rStyle w:val="Hyperlink"/>
                <w:noProof/>
              </w:rPr>
            </w:rPrChange>
          </w:rPr>
          <w:delText>Precondition</w:delText>
        </w:r>
        <w:r w:rsidRPr="00992FE0" w:rsidDel="005717E9">
          <w:rPr>
            <w:noProof/>
            <w:webHidden/>
          </w:rPr>
          <w:tab/>
          <w:delText>11</w:delText>
        </w:r>
      </w:del>
    </w:p>
    <w:p w:rsidR="000275EF" w:rsidRPr="00992FE0" w:rsidDel="005717E9" w:rsidRDefault="000275EF">
      <w:pPr>
        <w:pStyle w:val="TOC2"/>
        <w:rPr>
          <w:del w:id="307" w:author="Amy Byers" w:date="2014-09-26T12:51:00Z"/>
          <w:rFonts w:asciiTheme="minorHAnsi" w:eastAsiaTheme="minorEastAsia" w:hAnsiTheme="minorHAnsi" w:cstheme="minorBidi"/>
          <w:noProof/>
          <w:sz w:val="22"/>
          <w:szCs w:val="22"/>
        </w:rPr>
      </w:pPr>
      <w:del w:id="308" w:author="Amy Byers" w:date="2014-09-26T12:51:00Z">
        <w:r w:rsidRPr="005717E9" w:rsidDel="005717E9">
          <w:rPr>
            <w:noProof/>
            <w:rPrChange w:id="309" w:author="Amy Byers" w:date="2014-09-26T12:51:00Z">
              <w:rPr>
                <w:rStyle w:val="Hyperlink"/>
                <w:noProof/>
              </w:rPr>
            </w:rPrChange>
          </w:rPr>
          <w:delText>5.3</w:delText>
        </w:r>
        <w:r w:rsidRPr="00992FE0" w:rsidDel="005717E9">
          <w:rPr>
            <w:rFonts w:asciiTheme="minorHAnsi" w:eastAsiaTheme="minorEastAsia" w:hAnsiTheme="minorHAnsi" w:cstheme="minorBidi"/>
            <w:noProof/>
            <w:sz w:val="22"/>
            <w:szCs w:val="22"/>
          </w:rPr>
          <w:tab/>
        </w:r>
        <w:r w:rsidRPr="005717E9" w:rsidDel="005717E9">
          <w:rPr>
            <w:noProof/>
            <w:rPrChange w:id="310" w:author="Amy Byers" w:date="2014-09-26T12:51:00Z">
              <w:rPr>
                <w:rStyle w:val="Hyperlink"/>
                <w:noProof/>
              </w:rPr>
            </w:rPrChange>
          </w:rPr>
          <w:delText>Main Flow</w:delText>
        </w:r>
        <w:r w:rsidRPr="00992FE0" w:rsidDel="005717E9">
          <w:rPr>
            <w:noProof/>
            <w:webHidden/>
          </w:rPr>
          <w:tab/>
          <w:delText>11</w:delText>
        </w:r>
      </w:del>
    </w:p>
    <w:p w:rsidR="000275EF" w:rsidRPr="00992FE0" w:rsidDel="005717E9" w:rsidRDefault="000275EF">
      <w:pPr>
        <w:pStyle w:val="TOC2"/>
        <w:rPr>
          <w:del w:id="311" w:author="Amy Byers" w:date="2014-09-26T12:51:00Z"/>
          <w:rFonts w:asciiTheme="minorHAnsi" w:eastAsiaTheme="minorEastAsia" w:hAnsiTheme="minorHAnsi" w:cstheme="minorBidi"/>
          <w:noProof/>
          <w:sz w:val="22"/>
          <w:szCs w:val="22"/>
        </w:rPr>
      </w:pPr>
      <w:del w:id="312" w:author="Amy Byers" w:date="2014-09-26T12:51:00Z">
        <w:r w:rsidRPr="005717E9" w:rsidDel="005717E9">
          <w:rPr>
            <w:noProof/>
            <w:rPrChange w:id="313" w:author="Amy Byers" w:date="2014-09-26T12:51:00Z">
              <w:rPr>
                <w:rStyle w:val="Hyperlink"/>
                <w:noProof/>
              </w:rPr>
            </w:rPrChange>
          </w:rPr>
          <w:delText>5.4</w:delText>
        </w:r>
        <w:r w:rsidRPr="00992FE0" w:rsidDel="005717E9">
          <w:rPr>
            <w:rFonts w:asciiTheme="minorHAnsi" w:eastAsiaTheme="minorEastAsia" w:hAnsiTheme="minorHAnsi" w:cstheme="minorBidi"/>
            <w:noProof/>
            <w:sz w:val="22"/>
            <w:szCs w:val="22"/>
          </w:rPr>
          <w:tab/>
        </w:r>
        <w:r w:rsidRPr="005717E9" w:rsidDel="005717E9">
          <w:rPr>
            <w:noProof/>
            <w:rPrChange w:id="314" w:author="Amy Byers" w:date="2014-09-26T12:51:00Z">
              <w:rPr>
                <w:rStyle w:val="Hyperlink"/>
                <w:noProof/>
              </w:rPr>
            </w:rPrChange>
          </w:rPr>
          <w:delText>Alternate Flows</w:delText>
        </w:r>
        <w:r w:rsidRPr="00992FE0" w:rsidDel="005717E9">
          <w:rPr>
            <w:noProof/>
            <w:webHidden/>
          </w:rPr>
          <w:tab/>
          <w:delText>11</w:delText>
        </w:r>
      </w:del>
    </w:p>
    <w:p w:rsidR="000275EF" w:rsidRPr="00992FE0" w:rsidDel="005717E9" w:rsidRDefault="000275EF">
      <w:pPr>
        <w:pStyle w:val="TOC2"/>
        <w:rPr>
          <w:del w:id="315" w:author="Amy Byers" w:date="2014-09-26T12:51:00Z"/>
          <w:rFonts w:asciiTheme="minorHAnsi" w:eastAsiaTheme="minorEastAsia" w:hAnsiTheme="minorHAnsi" w:cstheme="minorBidi"/>
          <w:noProof/>
          <w:sz w:val="22"/>
          <w:szCs w:val="22"/>
        </w:rPr>
      </w:pPr>
      <w:del w:id="316" w:author="Amy Byers" w:date="2014-09-26T12:51:00Z">
        <w:r w:rsidRPr="005717E9" w:rsidDel="005717E9">
          <w:rPr>
            <w:noProof/>
            <w:rPrChange w:id="317" w:author="Amy Byers" w:date="2014-09-26T12:51:00Z">
              <w:rPr>
                <w:rStyle w:val="Hyperlink"/>
                <w:noProof/>
              </w:rPr>
            </w:rPrChange>
          </w:rPr>
          <w:delText>5.5</w:delText>
        </w:r>
        <w:r w:rsidRPr="00992FE0" w:rsidDel="005717E9">
          <w:rPr>
            <w:rFonts w:asciiTheme="minorHAnsi" w:eastAsiaTheme="minorEastAsia" w:hAnsiTheme="minorHAnsi" w:cstheme="minorBidi"/>
            <w:noProof/>
            <w:sz w:val="22"/>
            <w:szCs w:val="22"/>
          </w:rPr>
          <w:tab/>
        </w:r>
        <w:r w:rsidRPr="005717E9" w:rsidDel="005717E9">
          <w:rPr>
            <w:noProof/>
            <w:rPrChange w:id="318" w:author="Amy Byers" w:date="2014-09-26T12:51:00Z">
              <w:rPr>
                <w:rStyle w:val="Hyperlink"/>
                <w:noProof/>
              </w:rPr>
            </w:rPrChange>
          </w:rPr>
          <w:delText>Post Condition</w:delText>
        </w:r>
        <w:r w:rsidRPr="00992FE0" w:rsidDel="005717E9">
          <w:rPr>
            <w:noProof/>
            <w:webHidden/>
          </w:rPr>
          <w:tab/>
          <w:delText>11</w:delText>
        </w:r>
      </w:del>
    </w:p>
    <w:p w:rsidR="000275EF" w:rsidRPr="00992FE0" w:rsidDel="005717E9" w:rsidRDefault="000275EF">
      <w:pPr>
        <w:pStyle w:val="TOC2"/>
        <w:rPr>
          <w:del w:id="319" w:author="Amy Byers" w:date="2014-09-26T12:51:00Z"/>
          <w:rFonts w:asciiTheme="minorHAnsi" w:eastAsiaTheme="minorEastAsia" w:hAnsiTheme="minorHAnsi" w:cstheme="minorBidi"/>
          <w:noProof/>
          <w:sz w:val="22"/>
          <w:szCs w:val="22"/>
        </w:rPr>
      </w:pPr>
      <w:del w:id="320" w:author="Amy Byers" w:date="2014-09-26T12:51:00Z">
        <w:r w:rsidRPr="005717E9" w:rsidDel="005717E9">
          <w:rPr>
            <w:noProof/>
            <w:rPrChange w:id="321" w:author="Amy Byers" w:date="2014-09-26T12:51:00Z">
              <w:rPr>
                <w:rStyle w:val="Hyperlink"/>
                <w:noProof/>
              </w:rPr>
            </w:rPrChange>
          </w:rPr>
          <w:delText>5.6</w:delText>
        </w:r>
        <w:r w:rsidRPr="00992FE0" w:rsidDel="005717E9">
          <w:rPr>
            <w:rFonts w:asciiTheme="minorHAnsi" w:eastAsiaTheme="minorEastAsia" w:hAnsiTheme="minorHAnsi" w:cstheme="minorBidi"/>
            <w:noProof/>
            <w:sz w:val="22"/>
            <w:szCs w:val="22"/>
          </w:rPr>
          <w:tab/>
        </w:r>
        <w:r w:rsidRPr="005717E9" w:rsidDel="005717E9">
          <w:rPr>
            <w:noProof/>
            <w:rPrChange w:id="322" w:author="Amy Byers" w:date="2014-09-26T12:51:00Z">
              <w:rPr>
                <w:rStyle w:val="Hyperlink"/>
                <w:noProof/>
              </w:rPr>
            </w:rPrChange>
          </w:rPr>
          <w:delText>Special Requirements</w:delText>
        </w:r>
        <w:r w:rsidRPr="00992FE0" w:rsidDel="005717E9">
          <w:rPr>
            <w:noProof/>
            <w:webHidden/>
          </w:rPr>
          <w:tab/>
          <w:delText>11</w:delText>
        </w:r>
      </w:del>
    </w:p>
    <w:p w:rsidR="000275EF" w:rsidRPr="00992FE0" w:rsidDel="005717E9" w:rsidRDefault="000275EF">
      <w:pPr>
        <w:pStyle w:val="TOC1"/>
        <w:rPr>
          <w:del w:id="323" w:author="Amy Byers" w:date="2014-09-26T12:51:00Z"/>
          <w:rFonts w:asciiTheme="minorHAnsi" w:eastAsiaTheme="minorEastAsia" w:hAnsiTheme="minorHAnsi" w:cstheme="minorBidi"/>
          <w:noProof/>
          <w:sz w:val="22"/>
          <w:szCs w:val="22"/>
        </w:rPr>
      </w:pPr>
      <w:del w:id="324" w:author="Amy Byers" w:date="2014-09-26T12:51:00Z">
        <w:r w:rsidRPr="005717E9" w:rsidDel="005717E9">
          <w:rPr>
            <w:i/>
            <w:noProof/>
            <w:rPrChange w:id="325" w:author="Amy Byers" w:date="2014-09-26T12:51:00Z">
              <w:rPr>
                <w:rStyle w:val="Hyperlink"/>
                <w:i/>
                <w:noProof/>
              </w:rPr>
            </w:rPrChange>
          </w:rPr>
          <w:delText>6.</w:delText>
        </w:r>
        <w:r w:rsidRPr="00992FE0" w:rsidDel="005717E9">
          <w:rPr>
            <w:rFonts w:asciiTheme="minorHAnsi" w:eastAsiaTheme="minorEastAsia" w:hAnsiTheme="minorHAnsi" w:cstheme="minorBidi"/>
            <w:noProof/>
            <w:sz w:val="22"/>
            <w:szCs w:val="22"/>
          </w:rPr>
          <w:tab/>
        </w:r>
        <w:r w:rsidRPr="005717E9" w:rsidDel="005717E9">
          <w:rPr>
            <w:i/>
            <w:noProof/>
            <w:rPrChange w:id="326" w:author="Amy Byers" w:date="2014-09-26T12:51:00Z">
              <w:rPr>
                <w:rStyle w:val="Hyperlink"/>
                <w:i/>
                <w:noProof/>
              </w:rPr>
            </w:rPrChange>
          </w:rPr>
          <w:delText>Supplemental Specifications</w:delText>
        </w:r>
        <w:r w:rsidRPr="00992FE0" w:rsidDel="005717E9">
          <w:rPr>
            <w:noProof/>
            <w:webHidden/>
          </w:rPr>
          <w:tab/>
          <w:delText>13</w:delText>
        </w:r>
      </w:del>
    </w:p>
    <w:p w:rsidR="000275EF" w:rsidRPr="00992FE0" w:rsidDel="005717E9" w:rsidRDefault="000275EF">
      <w:pPr>
        <w:pStyle w:val="TOC2"/>
        <w:rPr>
          <w:del w:id="327" w:author="Amy Byers" w:date="2014-09-26T12:51:00Z"/>
          <w:rFonts w:asciiTheme="minorHAnsi" w:eastAsiaTheme="minorEastAsia" w:hAnsiTheme="minorHAnsi" w:cstheme="minorBidi"/>
          <w:noProof/>
          <w:sz w:val="22"/>
          <w:szCs w:val="22"/>
        </w:rPr>
      </w:pPr>
      <w:del w:id="328" w:author="Amy Byers" w:date="2014-09-26T12:51:00Z">
        <w:r w:rsidRPr="005717E9" w:rsidDel="005717E9">
          <w:rPr>
            <w:noProof/>
            <w:rPrChange w:id="329" w:author="Amy Byers" w:date="2014-09-26T12:51:00Z">
              <w:rPr>
                <w:rStyle w:val="Hyperlink"/>
                <w:noProof/>
              </w:rPr>
            </w:rPrChange>
          </w:rPr>
          <w:delText>6.1</w:delText>
        </w:r>
        <w:r w:rsidRPr="00992FE0" w:rsidDel="005717E9">
          <w:rPr>
            <w:rFonts w:asciiTheme="minorHAnsi" w:eastAsiaTheme="minorEastAsia" w:hAnsiTheme="minorHAnsi" w:cstheme="minorBidi"/>
            <w:noProof/>
            <w:sz w:val="22"/>
            <w:szCs w:val="22"/>
          </w:rPr>
          <w:tab/>
        </w:r>
        <w:r w:rsidRPr="005717E9" w:rsidDel="005717E9">
          <w:rPr>
            <w:noProof/>
            <w:rPrChange w:id="330" w:author="Amy Byers" w:date="2014-09-26T12:51:00Z">
              <w:rPr>
                <w:rStyle w:val="Hyperlink"/>
                <w:noProof/>
              </w:rPr>
            </w:rPrChange>
          </w:rPr>
          <w:delText>Electronic Journal</w:delText>
        </w:r>
        <w:r w:rsidRPr="00992FE0" w:rsidDel="005717E9">
          <w:rPr>
            <w:noProof/>
            <w:webHidden/>
          </w:rPr>
          <w:tab/>
          <w:delText>13</w:delText>
        </w:r>
      </w:del>
    </w:p>
    <w:p w:rsidR="000275EF" w:rsidRPr="00992FE0" w:rsidDel="005717E9" w:rsidRDefault="000275EF">
      <w:pPr>
        <w:pStyle w:val="TOC2"/>
        <w:rPr>
          <w:del w:id="331" w:author="Amy Byers" w:date="2014-09-26T12:51:00Z"/>
          <w:rFonts w:asciiTheme="minorHAnsi" w:eastAsiaTheme="minorEastAsia" w:hAnsiTheme="minorHAnsi" w:cstheme="minorBidi"/>
          <w:noProof/>
          <w:sz w:val="22"/>
          <w:szCs w:val="22"/>
        </w:rPr>
      </w:pPr>
      <w:del w:id="332" w:author="Amy Byers" w:date="2014-09-26T12:51:00Z">
        <w:r w:rsidRPr="005717E9" w:rsidDel="005717E9">
          <w:rPr>
            <w:noProof/>
            <w:rPrChange w:id="333" w:author="Amy Byers" w:date="2014-09-26T12:51:00Z">
              <w:rPr>
                <w:rStyle w:val="Hyperlink"/>
                <w:noProof/>
              </w:rPr>
            </w:rPrChange>
          </w:rPr>
          <w:delText>6.2</w:delText>
        </w:r>
        <w:r w:rsidRPr="00992FE0" w:rsidDel="005717E9">
          <w:rPr>
            <w:rFonts w:asciiTheme="minorHAnsi" w:eastAsiaTheme="minorEastAsia" w:hAnsiTheme="minorHAnsi" w:cstheme="minorBidi"/>
            <w:noProof/>
            <w:sz w:val="22"/>
            <w:szCs w:val="22"/>
          </w:rPr>
          <w:tab/>
        </w:r>
        <w:r w:rsidRPr="005717E9" w:rsidDel="005717E9">
          <w:rPr>
            <w:noProof/>
            <w:rPrChange w:id="334" w:author="Amy Byers" w:date="2014-09-26T12:51:00Z">
              <w:rPr>
                <w:rStyle w:val="Hyperlink"/>
                <w:noProof/>
              </w:rPr>
            </w:rPrChange>
          </w:rPr>
          <w:delText>Manager Override</w:delText>
        </w:r>
        <w:r w:rsidRPr="00992FE0" w:rsidDel="005717E9">
          <w:rPr>
            <w:noProof/>
            <w:webHidden/>
          </w:rPr>
          <w:tab/>
          <w:delText>13</w:delText>
        </w:r>
      </w:del>
    </w:p>
    <w:p w:rsidR="000275EF" w:rsidRPr="00992FE0" w:rsidDel="005717E9" w:rsidRDefault="000275EF">
      <w:pPr>
        <w:pStyle w:val="TOC2"/>
        <w:rPr>
          <w:del w:id="335" w:author="Amy Byers" w:date="2014-09-26T12:51:00Z"/>
          <w:rFonts w:asciiTheme="minorHAnsi" w:eastAsiaTheme="minorEastAsia" w:hAnsiTheme="minorHAnsi" w:cstheme="minorBidi"/>
          <w:noProof/>
          <w:sz w:val="22"/>
          <w:szCs w:val="22"/>
        </w:rPr>
      </w:pPr>
      <w:del w:id="336" w:author="Amy Byers" w:date="2014-09-26T12:51:00Z">
        <w:r w:rsidRPr="005717E9" w:rsidDel="005717E9">
          <w:rPr>
            <w:noProof/>
            <w:rPrChange w:id="337" w:author="Amy Byers" w:date="2014-09-26T12:51:00Z">
              <w:rPr>
                <w:rStyle w:val="Hyperlink"/>
                <w:noProof/>
              </w:rPr>
            </w:rPrChange>
          </w:rPr>
          <w:delText>6.3</w:delText>
        </w:r>
        <w:r w:rsidRPr="00992FE0" w:rsidDel="005717E9">
          <w:rPr>
            <w:rFonts w:asciiTheme="minorHAnsi" w:eastAsiaTheme="minorEastAsia" w:hAnsiTheme="minorHAnsi" w:cstheme="minorBidi"/>
            <w:noProof/>
            <w:sz w:val="22"/>
            <w:szCs w:val="22"/>
          </w:rPr>
          <w:tab/>
        </w:r>
        <w:r w:rsidRPr="005717E9" w:rsidDel="005717E9">
          <w:rPr>
            <w:noProof/>
            <w:rPrChange w:id="338" w:author="Amy Byers" w:date="2014-09-26T12:51:00Z">
              <w:rPr>
                <w:rStyle w:val="Hyperlink"/>
                <w:noProof/>
              </w:rPr>
            </w:rPrChange>
          </w:rPr>
          <w:delText>Modify Transaction</w:delText>
        </w:r>
        <w:r w:rsidRPr="00992FE0" w:rsidDel="005717E9">
          <w:rPr>
            <w:noProof/>
            <w:webHidden/>
          </w:rPr>
          <w:tab/>
          <w:delText>13</w:delText>
        </w:r>
      </w:del>
    </w:p>
    <w:p w:rsidR="000275EF" w:rsidRPr="00992FE0" w:rsidDel="005717E9" w:rsidRDefault="000275EF">
      <w:pPr>
        <w:pStyle w:val="TOC2"/>
        <w:rPr>
          <w:del w:id="339" w:author="Amy Byers" w:date="2014-09-26T12:51:00Z"/>
          <w:rFonts w:asciiTheme="minorHAnsi" w:eastAsiaTheme="minorEastAsia" w:hAnsiTheme="minorHAnsi" w:cstheme="minorBidi"/>
          <w:noProof/>
          <w:sz w:val="22"/>
          <w:szCs w:val="22"/>
        </w:rPr>
      </w:pPr>
      <w:del w:id="340" w:author="Amy Byers" w:date="2014-09-26T12:51:00Z">
        <w:r w:rsidRPr="005717E9" w:rsidDel="005717E9">
          <w:rPr>
            <w:noProof/>
            <w:rPrChange w:id="341" w:author="Amy Byers" w:date="2014-09-26T12:51:00Z">
              <w:rPr>
                <w:rStyle w:val="Hyperlink"/>
                <w:noProof/>
              </w:rPr>
            </w:rPrChange>
          </w:rPr>
          <w:delText>6.4</w:delText>
        </w:r>
        <w:r w:rsidRPr="00992FE0" w:rsidDel="005717E9">
          <w:rPr>
            <w:rFonts w:asciiTheme="minorHAnsi" w:eastAsiaTheme="minorEastAsia" w:hAnsiTheme="minorHAnsi" w:cstheme="minorBidi"/>
            <w:noProof/>
            <w:sz w:val="22"/>
            <w:szCs w:val="22"/>
          </w:rPr>
          <w:tab/>
        </w:r>
        <w:r w:rsidRPr="005717E9" w:rsidDel="005717E9">
          <w:rPr>
            <w:noProof/>
            <w:rPrChange w:id="342" w:author="Amy Byers" w:date="2014-09-26T12:51:00Z">
              <w:rPr>
                <w:rStyle w:val="Hyperlink"/>
                <w:noProof/>
              </w:rPr>
            </w:rPrChange>
          </w:rPr>
          <w:delText>POSLog</w:delText>
        </w:r>
        <w:r w:rsidRPr="00992FE0" w:rsidDel="005717E9">
          <w:rPr>
            <w:noProof/>
            <w:webHidden/>
          </w:rPr>
          <w:tab/>
          <w:delText>13</w:delText>
        </w:r>
      </w:del>
    </w:p>
    <w:p w:rsidR="000275EF" w:rsidRPr="00992FE0" w:rsidDel="005717E9" w:rsidRDefault="000275EF">
      <w:pPr>
        <w:pStyle w:val="TOC2"/>
        <w:rPr>
          <w:del w:id="343" w:author="Amy Byers" w:date="2014-09-26T12:51:00Z"/>
          <w:rFonts w:asciiTheme="minorHAnsi" w:eastAsiaTheme="minorEastAsia" w:hAnsiTheme="minorHAnsi" w:cstheme="minorBidi"/>
          <w:noProof/>
          <w:sz w:val="22"/>
          <w:szCs w:val="22"/>
        </w:rPr>
      </w:pPr>
      <w:del w:id="344" w:author="Amy Byers" w:date="2014-09-26T12:51:00Z">
        <w:r w:rsidRPr="005717E9" w:rsidDel="005717E9">
          <w:rPr>
            <w:noProof/>
            <w:rPrChange w:id="345" w:author="Amy Byers" w:date="2014-09-26T12:51:00Z">
              <w:rPr>
                <w:rStyle w:val="Hyperlink"/>
                <w:noProof/>
              </w:rPr>
            </w:rPrChange>
          </w:rPr>
          <w:delText>6.5</w:delText>
        </w:r>
        <w:r w:rsidRPr="00992FE0" w:rsidDel="005717E9">
          <w:rPr>
            <w:rFonts w:asciiTheme="minorHAnsi" w:eastAsiaTheme="minorEastAsia" w:hAnsiTheme="minorHAnsi" w:cstheme="minorBidi"/>
            <w:noProof/>
            <w:sz w:val="22"/>
            <w:szCs w:val="22"/>
          </w:rPr>
          <w:tab/>
        </w:r>
        <w:r w:rsidRPr="005717E9" w:rsidDel="005717E9">
          <w:rPr>
            <w:noProof/>
            <w:rPrChange w:id="346" w:author="Amy Byers" w:date="2014-09-26T12:51:00Z">
              <w:rPr>
                <w:rStyle w:val="Hyperlink"/>
                <w:noProof/>
              </w:rPr>
            </w:rPrChange>
          </w:rPr>
          <w:delText>Printed Receipts</w:delText>
        </w:r>
        <w:r w:rsidRPr="00992FE0" w:rsidDel="005717E9">
          <w:rPr>
            <w:noProof/>
            <w:webHidden/>
          </w:rPr>
          <w:tab/>
          <w:delText>13</w:delText>
        </w:r>
      </w:del>
    </w:p>
    <w:p w:rsidR="000275EF" w:rsidRPr="00992FE0" w:rsidDel="005717E9" w:rsidRDefault="000275EF">
      <w:pPr>
        <w:pStyle w:val="TOC1"/>
        <w:rPr>
          <w:del w:id="347" w:author="Amy Byers" w:date="2014-09-26T12:51:00Z"/>
          <w:rFonts w:asciiTheme="minorHAnsi" w:eastAsiaTheme="minorEastAsia" w:hAnsiTheme="minorHAnsi" w:cstheme="minorBidi"/>
          <w:noProof/>
          <w:sz w:val="22"/>
          <w:szCs w:val="22"/>
        </w:rPr>
      </w:pPr>
      <w:del w:id="348" w:author="Amy Byers" w:date="2014-09-26T12:51:00Z">
        <w:r w:rsidRPr="005717E9" w:rsidDel="005717E9">
          <w:rPr>
            <w:i/>
            <w:noProof/>
            <w:rPrChange w:id="349" w:author="Amy Byers" w:date="2014-09-26T12:51:00Z">
              <w:rPr>
                <w:rStyle w:val="Hyperlink"/>
                <w:i/>
                <w:noProof/>
              </w:rPr>
            </w:rPrChange>
          </w:rPr>
          <w:delText>7.</w:delText>
        </w:r>
        <w:r w:rsidRPr="00992FE0" w:rsidDel="005717E9">
          <w:rPr>
            <w:rFonts w:asciiTheme="minorHAnsi" w:eastAsiaTheme="minorEastAsia" w:hAnsiTheme="minorHAnsi" w:cstheme="minorBidi"/>
            <w:noProof/>
            <w:sz w:val="22"/>
            <w:szCs w:val="22"/>
          </w:rPr>
          <w:tab/>
        </w:r>
        <w:r w:rsidRPr="005717E9" w:rsidDel="005717E9">
          <w:rPr>
            <w:i/>
            <w:noProof/>
            <w:rPrChange w:id="350" w:author="Amy Byers" w:date="2014-09-26T12:51:00Z">
              <w:rPr>
                <w:rStyle w:val="Hyperlink"/>
                <w:i/>
                <w:noProof/>
              </w:rPr>
            </w:rPrChange>
          </w:rPr>
          <w:delText>Screen Layouts</w:delText>
        </w:r>
        <w:r w:rsidRPr="00992FE0" w:rsidDel="005717E9">
          <w:rPr>
            <w:noProof/>
            <w:webHidden/>
          </w:rPr>
          <w:tab/>
          <w:delText>14</w:delText>
        </w:r>
      </w:del>
    </w:p>
    <w:p w:rsidR="000275EF" w:rsidRPr="00992FE0" w:rsidDel="005717E9" w:rsidRDefault="000275EF">
      <w:pPr>
        <w:pStyle w:val="TOC2"/>
        <w:rPr>
          <w:del w:id="351" w:author="Amy Byers" w:date="2014-09-26T12:51:00Z"/>
          <w:rFonts w:asciiTheme="minorHAnsi" w:eastAsiaTheme="minorEastAsia" w:hAnsiTheme="minorHAnsi" w:cstheme="minorBidi"/>
          <w:noProof/>
          <w:sz w:val="22"/>
          <w:szCs w:val="22"/>
        </w:rPr>
      </w:pPr>
      <w:del w:id="352" w:author="Amy Byers" w:date="2014-09-26T12:51:00Z">
        <w:r w:rsidRPr="005717E9" w:rsidDel="005717E9">
          <w:rPr>
            <w:noProof/>
            <w:rPrChange w:id="353" w:author="Amy Byers" w:date="2014-09-26T12:51:00Z">
              <w:rPr>
                <w:rStyle w:val="Hyperlink"/>
                <w:noProof/>
              </w:rPr>
            </w:rPrChange>
          </w:rPr>
          <w:delText>7.1</w:delText>
        </w:r>
        <w:r w:rsidRPr="00992FE0" w:rsidDel="005717E9">
          <w:rPr>
            <w:rFonts w:asciiTheme="minorHAnsi" w:eastAsiaTheme="minorEastAsia" w:hAnsiTheme="minorHAnsi" w:cstheme="minorBidi"/>
            <w:noProof/>
            <w:sz w:val="22"/>
            <w:szCs w:val="22"/>
          </w:rPr>
          <w:tab/>
        </w:r>
        <w:r w:rsidRPr="005717E9" w:rsidDel="005717E9">
          <w:rPr>
            <w:noProof/>
            <w:rPrChange w:id="354" w:author="Amy Byers" w:date="2014-09-26T12:51:00Z">
              <w:rPr>
                <w:rStyle w:val="Hyperlink"/>
                <w:noProof/>
              </w:rPr>
            </w:rPrChange>
          </w:rPr>
          <w:delText>Gift Card Amount</w:delText>
        </w:r>
        <w:r w:rsidRPr="00992FE0" w:rsidDel="005717E9">
          <w:rPr>
            <w:noProof/>
            <w:webHidden/>
          </w:rPr>
          <w:tab/>
          <w:delText>14</w:delText>
        </w:r>
      </w:del>
    </w:p>
    <w:p w:rsidR="000275EF" w:rsidRPr="00992FE0" w:rsidDel="005717E9" w:rsidRDefault="000275EF">
      <w:pPr>
        <w:pStyle w:val="TOC2"/>
        <w:rPr>
          <w:del w:id="355" w:author="Amy Byers" w:date="2014-09-26T12:51:00Z"/>
          <w:rFonts w:asciiTheme="minorHAnsi" w:eastAsiaTheme="minorEastAsia" w:hAnsiTheme="minorHAnsi" w:cstheme="minorBidi"/>
          <w:noProof/>
          <w:sz w:val="22"/>
          <w:szCs w:val="22"/>
        </w:rPr>
      </w:pPr>
      <w:del w:id="356" w:author="Amy Byers" w:date="2014-09-26T12:51:00Z">
        <w:r w:rsidRPr="005717E9" w:rsidDel="005717E9">
          <w:rPr>
            <w:noProof/>
            <w:rPrChange w:id="357" w:author="Amy Byers" w:date="2014-09-26T12:51:00Z">
              <w:rPr>
                <w:rStyle w:val="Hyperlink"/>
                <w:noProof/>
              </w:rPr>
            </w:rPrChange>
          </w:rPr>
          <w:delText>7.2</w:delText>
        </w:r>
        <w:r w:rsidRPr="00992FE0" w:rsidDel="005717E9">
          <w:rPr>
            <w:rFonts w:asciiTheme="minorHAnsi" w:eastAsiaTheme="minorEastAsia" w:hAnsiTheme="minorHAnsi" w:cstheme="minorBidi"/>
            <w:noProof/>
            <w:sz w:val="22"/>
            <w:szCs w:val="22"/>
          </w:rPr>
          <w:tab/>
        </w:r>
        <w:r w:rsidRPr="005717E9" w:rsidDel="005717E9">
          <w:rPr>
            <w:noProof/>
            <w:rPrChange w:id="358" w:author="Amy Byers" w:date="2014-09-26T12:51:00Z">
              <w:rPr>
                <w:rStyle w:val="Hyperlink"/>
                <w:noProof/>
              </w:rPr>
            </w:rPrChange>
          </w:rPr>
          <w:delText>Gift Card</w:delText>
        </w:r>
        <w:r w:rsidRPr="00992FE0" w:rsidDel="005717E9">
          <w:rPr>
            <w:noProof/>
            <w:webHidden/>
          </w:rPr>
          <w:tab/>
          <w:delText>15</w:delText>
        </w:r>
      </w:del>
    </w:p>
    <w:p w:rsidR="000275EF" w:rsidRPr="00992FE0" w:rsidDel="005717E9" w:rsidRDefault="000275EF">
      <w:pPr>
        <w:pStyle w:val="TOC2"/>
        <w:rPr>
          <w:del w:id="359" w:author="Amy Byers" w:date="2014-09-26T12:51:00Z"/>
          <w:rFonts w:asciiTheme="minorHAnsi" w:eastAsiaTheme="minorEastAsia" w:hAnsiTheme="minorHAnsi" w:cstheme="minorBidi"/>
          <w:noProof/>
          <w:sz w:val="22"/>
          <w:szCs w:val="22"/>
        </w:rPr>
      </w:pPr>
      <w:del w:id="360" w:author="Amy Byers" w:date="2014-09-26T12:51:00Z">
        <w:r w:rsidRPr="005717E9" w:rsidDel="005717E9">
          <w:rPr>
            <w:noProof/>
            <w:rPrChange w:id="361" w:author="Amy Byers" w:date="2014-09-26T12:51:00Z">
              <w:rPr>
                <w:rStyle w:val="Hyperlink"/>
                <w:noProof/>
              </w:rPr>
            </w:rPrChange>
          </w:rPr>
          <w:delText>7.3</w:delText>
        </w:r>
        <w:r w:rsidRPr="00992FE0" w:rsidDel="005717E9">
          <w:rPr>
            <w:rFonts w:asciiTheme="minorHAnsi" w:eastAsiaTheme="minorEastAsia" w:hAnsiTheme="minorHAnsi" w:cstheme="minorBidi"/>
            <w:noProof/>
            <w:sz w:val="22"/>
            <w:szCs w:val="22"/>
          </w:rPr>
          <w:tab/>
        </w:r>
        <w:r w:rsidRPr="005717E9" w:rsidDel="005717E9">
          <w:rPr>
            <w:noProof/>
            <w:rPrChange w:id="362" w:author="Amy Byers" w:date="2014-09-26T12:51:00Z">
              <w:rPr>
                <w:rStyle w:val="Hyperlink"/>
                <w:noProof/>
              </w:rPr>
            </w:rPrChange>
          </w:rPr>
          <w:delText>Capture PIN Number</w:delText>
        </w:r>
        <w:r w:rsidRPr="00992FE0" w:rsidDel="005717E9">
          <w:rPr>
            <w:noProof/>
            <w:webHidden/>
          </w:rPr>
          <w:tab/>
          <w:delText>17</w:delText>
        </w:r>
      </w:del>
    </w:p>
    <w:p w:rsidR="000275EF" w:rsidRPr="00992FE0" w:rsidDel="005717E9" w:rsidRDefault="000275EF">
      <w:pPr>
        <w:pStyle w:val="TOC2"/>
        <w:rPr>
          <w:del w:id="363" w:author="Amy Byers" w:date="2014-09-26T12:51:00Z"/>
          <w:rFonts w:asciiTheme="minorHAnsi" w:eastAsiaTheme="minorEastAsia" w:hAnsiTheme="minorHAnsi" w:cstheme="minorBidi"/>
          <w:noProof/>
          <w:sz w:val="22"/>
          <w:szCs w:val="22"/>
        </w:rPr>
      </w:pPr>
      <w:del w:id="364" w:author="Amy Byers" w:date="2014-09-26T12:51:00Z">
        <w:r w:rsidRPr="005717E9" w:rsidDel="005717E9">
          <w:rPr>
            <w:noProof/>
            <w:rPrChange w:id="365" w:author="Amy Byers" w:date="2014-09-26T12:51:00Z">
              <w:rPr>
                <w:rStyle w:val="Hyperlink"/>
                <w:noProof/>
              </w:rPr>
            </w:rPrChange>
          </w:rPr>
          <w:delText>7.4</w:delText>
        </w:r>
        <w:r w:rsidRPr="00992FE0" w:rsidDel="005717E9">
          <w:rPr>
            <w:rFonts w:asciiTheme="minorHAnsi" w:eastAsiaTheme="minorEastAsia" w:hAnsiTheme="minorHAnsi" w:cstheme="minorBidi"/>
            <w:noProof/>
            <w:sz w:val="22"/>
            <w:szCs w:val="22"/>
          </w:rPr>
          <w:tab/>
        </w:r>
        <w:r w:rsidRPr="005717E9" w:rsidDel="005717E9">
          <w:rPr>
            <w:noProof/>
            <w:rPrChange w:id="366" w:author="Amy Byers" w:date="2014-09-26T12:51:00Z">
              <w:rPr>
                <w:rStyle w:val="Hyperlink"/>
                <w:noProof/>
              </w:rPr>
            </w:rPrChange>
          </w:rPr>
          <w:delText>Authorizing</w:delText>
        </w:r>
        <w:r w:rsidRPr="00992FE0" w:rsidDel="005717E9">
          <w:rPr>
            <w:noProof/>
            <w:webHidden/>
          </w:rPr>
          <w:tab/>
          <w:delText>18</w:delText>
        </w:r>
      </w:del>
    </w:p>
    <w:p w:rsidR="000275EF" w:rsidRPr="00992FE0" w:rsidDel="005717E9" w:rsidRDefault="000275EF">
      <w:pPr>
        <w:pStyle w:val="TOC1"/>
        <w:rPr>
          <w:del w:id="367" w:author="Amy Byers" w:date="2014-09-26T12:51:00Z"/>
          <w:rFonts w:asciiTheme="minorHAnsi" w:eastAsiaTheme="minorEastAsia" w:hAnsiTheme="minorHAnsi" w:cstheme="minorBidi"/>
          <w:noProof/>
          <w:sz w:val="22"/>
          <w:szCs w:val="22"/>
        </w:rPr>
      </w:pPr>
      <w:del w:id="368" w:author="Amy Byers" w:date="2014-09-26T12:51:00Z">
        <w:r w:rsidRPr="005717E9" w:rsidDel="005717E9">
          <w:rPr>
            <w:i/>
            <w:noProof/>
            <w:rPrChange w:id="369" w:author="Amy Byers" w:date="2014-09-26T12:51:00Z">
              <w:rPr>
                <w:rStyle w:val="Hyperlink"/>
                <w:i/>
                <w:noProof/>
              </w:rPr>
            </w:rPrChange>
          </w:rPr>
          <w:delText>8.</w:delText>
        </w:r>
        <w:r w:rsidRPr="00992FE0" w:rsidDel="005717E9">
          <w:rPr>
            <w:rFonts w:asciiTheme="minorHAnsi" w:eastAsiaTheme="minorEastAsia" w:hAnsiTheme="minorHAnsi" w:cstheme="minorBidi"/>
            <w:noProof/>
            <w:sz w:val="22"/>
            <w:szCs w:val="22"/>
          </w:rPr>
          <w:tab/>
        </w:r>
        <w:r w:rsidRPr="005717E9" w:rsidDel="005717E9">
          <w:rPr>
            <w:i/>
            <w:noProof/>
            <w:rPrChange w:id="370" w:author="Amy Byers" w:date="2014-09-26T12:51:00Z">
              <w:rPr>
                <w:rStyle w:val="Hyperlink"/>
                <w:i/>
                <w:noProof/>
              </w:rPr>
            </w:rPrChange>
          </w:rPr>
          <w:delText>Business Sign Off</w:delText>
        </w:r>
        <w:r w:rsidRPr="00992FE0" w:rsidDel="005717E9">
          <w:rPr>
            <w:noProof/>
            <w:webHidden/>
          </w:rPr>
          <w:tab/>
          <w:delText>19</w:delText>
        </w:r>
      </w:del>
    </w:p>
    <w:p w:rsidR="000275EF" w:rsidRPr="00992FE0" w:rsidDel="005717E9" w:rsidRDefault="000275EF">
      <w:pPr>
        <w:pStyle w:val="TOC1"/>
        <w:rPr>
          <w:del w:id="371" w:author="Amy Byers" w:date="2014-09-26T12:51:00Z"/>
          <w:rFonts w:asciiTheme="minorHAnsi" w:eastAsiaTheme="minorEastAsia" w:hAnsiTheme="minorHAnsi" w:cstheme="minorBidi"/>
          <w:noProof/>
          <w:sz w:val="22"/>
          <w:szCs w:val="22"/>
        </w:rPr>
      </w:pPr>
      <w:del w:id="372" w:author="Amy Byers" w:date="2014-09-26T12:51:00Z">
        <w:r w:rsidRPr="005717E9" w:rsidDel="005717E9">
          <w:rPr>
            <w:i/>
            <w:noProof/>
            <w:rPrChange w:id="373" w:author="Amy Byers" w:date="2014-09-26T12:51:00Z">
              <w:rPr>
                <w:rStyle w:val="Hyperlink"/>
                <w:i/>
                <w:noProof/>
              </w:rPr>
            </w:rPrChange>
          </w:rPr>
          <w:delText>9.</w:delText>
        </w:r>
        <w:r w:rsidRPr="00992FE0" w:rsidDel="005717E9">
          <w:rPr>
            <w:rFonts w:asciiTheme="minorHAnsi" w:eastAsiaTheme="minorEastAsia" w:hAnsiTheme="minorHAnsi" w:cstheme="minorBidi"/>
            <w:noProof/>
            <w:sz w:val="22"/>
            <w:szCs w:val="22"/>
          </w:rPr>
          <w:tab/>
        </w:r>
        <w:r w:rsidRPr="005717E9" w:rsidDel="005717E9">
          <w:rPr>
            <w:i/>
            <w:noProof/>
            <w:rPrChange w:id="374" w:author="Amy Byers" w:date="2014-09-26T12:51:00Z">
              <w:rPr>
                <w:rStyle w:val="Hyperlink"/>
                <w:i/>
                <w:noProof/>
              </w:rPr>
            </w:rPrChange>
          </w:rPr>
          <w:delText>Revision History</w:delText>
        </w:r>
        <w:r w:rsidRPr="00992FE0" w:rsidDel="005717E9">
          <w:rPr>
            <w:noProof/>
            <w:webHidden/>
          </w:rPr>
          <w:tab/>
          <w:delText>19</w:delText>
        </w:r>
      </w:del>
    </w:p>
    <w:p w:rsidR="000275EF" w:rsidRPr="00992FE0" w:rsidDel="005717E9" w:rsidRDefault="000275EF">
      <w:pPr>
        <w:pStyle w:val="TOC1"/>
        <w:rPr>
          <w:del w:id="375" w:author="Amy Byers" w:date="2014-09-26T12:51:00Z"/>
          <w:rFonts w:asciiTheme="minorHAnsi" w:eastAsiaTheme="minorEastAsia" w:hAnsiTheme="minorHAnsi" w:cstheme="minorBidi"/>
          <w:noProof/>
          <w:sz w:val="22"/>
          <w:szCs w:val="22"/>
        </w:rPr>
      </w:pPr>
      <w:del w:id="376" w:author="Amy Byers" w:date="2014-09-26T12:51:00Z">
        <w:r w:rsidRPr="005717E9" w:rsidDel="005717E9">
          <w:rPr>
            <w:i/>
            <w:noProof/>
            <w:rPrChange w:id="377" w:author="Amy Byers" w:date="2014-09-26T12:51:00Z">
              <w:rPr>
                <w:rStyle w:val="Hyperlink"/>
                <w:i/>
                <w:noProof/>
              </w:rPr>
            </w:rPrChange>
          </w:rPr>
          <w:delText>10.</w:delText>
        </w:r>
        <w:r w:rsidRPr="00992FE0" w:rsidDel="005717E9">
          <w:rPr>
            <w:rFonts w:asciiTheme="minorHAnsi" w:eastAsiaTheme="minorEastAsia" w:hAnsiTheme="minorHAnsi" w:cstheme="minorBidi"/>
            <w:noProof/>
            <w:sz w:val="22"/>
            <w:szCs w:val="22"/>
          </w:rPr>
          <w:tab/>
        </w:r>
        <w:r w:rsidRPr="005717E9" w:rsidDel="005717E9">
          <w:rPr>
            <w:i/>
            <w:noProof/>
            <w:rPrChange w:id="378" w:author="Amy Byers" w:date="2014-09-26T12:51:00Z">
              <w:rPr>
                <w:rStyle w:val="Hyperlink"/>
                <w:i/>
                <w:noProof/>
              </w:rPr>
            </w:rPrChange>
          </w:rPr>
          <w:delText>Appendix A: Glossary</w:delText>
        </w:r>
        <w:r w:rsidRPr="00992FE0" w:rsidDel="005717E9">
          <w:rPr>
            <w:noProof/>
            <w:webHidden/>
          </w:rPr>
          <w:tab/>
          <w:delText>19</w:delText>
        </w:r>
      </w:del>
    </w:p>
    <w:p w:rsidR="00F54203" w:rsidRPr="00992FE0" w:rsidRDefault="00AB25A3" w:rsidP="00F54203">
      <w:pPr>
        <w:pStyle w:val="BodyText"/>
      </w:pPr>
      <w:r w:rsidRPr="00992FE0">
        <w:rPr>
          <w:b/>
          <w:sz w:val="24"/>
          <w:szCs w:val="24"/>
        </w:rPr>
        <w:fldChar w:fldCharType="end"/>
      </w:r>
    </w:p>
    <w:p w:rsidR="008163BF" w:rsidRPr="00992FE0" w:rsidRDefault="00B22A66" w:rsidP="003A372C">
      <w:pPr>
        <w:pStyle w:val="Heading1"/>
        <w:rPr>
          <w:i/>
        </w:rPr>
      </w:pPr>
      <w:r w:rsidRPr="00992FE0">
        <w:rPr>
          <w:i/>
        </w:rPr>
        <w:br w:type="page"/>
      </w:r>
      <w:bookmarkStart w:id="379" w:name="_Toc122934306"/>
      <w:bookmarkStart w:id="380" w:name="_Toc399499193"/>
      <w:r w:rsidR="003B6D48" w:rsidRPr="00992FE0">
        <w:rPr>
          <w:i/>
        </w:rPr>
        <w:lastRenderedPageBreak/>
        <w:t>Feature</w:t>
      </w:r>
      <w:r w:rsidR="009C1FFA" w:rsidRPr="00992FE0">
        <w:rPr>
          <w:i/>
        </w:rPr>
        <w:t xml:space="preserve"> </w:t>
      </w:r>
      <w:bookmarkEnd w:id="379"/>
      <w:r w:rsidR="00341299" w:rsidRPr="00992FE0">
        <w:rPr>
          <w:i/>
        </w:rPr>
        <w:t>Overview</w:t>
      </w:r>
      <w:bookmarkEnd w:id="380"/>
    </w:p>
    <w:p w:rsidR="008163BF" w:rsidRPr="00992FE0" w:rsidRDefault="003B6D48" w:rsidP="008163BF">
      <w:pPr>
        <w:pStyle w:val="Heading2"/>
      </w:pPr>
      <w:bookmarkStart w:id="381" w:name="_Toc110839329"/>
      <w:bookmarkStart w:id="382" w:name="_Toc122934307"/>
      <w:bookmarkStart w:id="383" w:name="_Toc399499194"/>
      <w:r w:rsidRPr="00992FE0">
        <w:t>Feature</w:t>
      </w:r>
      <w:r w:rsidR="00A5528D" w:rsidRPr="00992FE0">
        <w:t xml:space="preserve"> </w:t>
      </w:r>
      <w:r w:rsidR="008163BF" w:rsidRPr="00992FE0">
        <w:t>Description</w:t>
      </w:r>
      <w:bookmarkEnd w:id="381"/>
      <w:bookmarkEnd w:id="382"/>
      <w:bookmarkEnd w:id="383"/>
    </w:p>
    <w:p w:rsidR="008113C1" w:rsidRPr="00992FE0" w:rsidRDefault="008113C1" w:rsidP="008113C1">
      <w:pPr>
        <w:pStyle w:val="BodyText"/>
      </w:pPr>
      <w:r w:rsidRPr="00992FE0">
        <w:t xml:space="preserve">The popularity of gift cards has steadily increased as gift cards make great gifts and are convenient to purchase.  For retailers, gift cards equate to high margins as they sell themselves and require little space on the sale floor making gift cards ideal items to place near registers.  This makes the process of issuing or selling a gift card important to both the customer and the retailer.  </w:t>
      </w:r>
    </w:p>
    <w:p w:rsidR="008113C1" w:rsidRPr="00992FE0" w:rsidRDefault="008113C1" w:rsidP="008113C1">
      <w:pPr>
        <w:pStyle w:val="BodyText"/>
      </w:pPr>
      <w:r w:rsidRPr="00992FE0">
        <w:t xml:space="preserve">The Gift Card Feature Document describes </w:t>
      </w:r>
      <w:r w:rsidR="00915CFB" w:rsidRPr="00992FE0">
        <w:t xml:space="preserve">the process to issue or sell a gift card either for a predetermined </w:t>
      </w:r>
      <w:proofErr w:type="gramStart"/>
      <w:r w:rsidR="00915CFB" w:rsidRPr="00992FE0">
        <w:t>amount ,</w:t>
      </w:r>
      <w:proofErr w:type="gramEnd"/>
      <w:r w:rsidR="00915CFB" w:rsidRPr="00992FE0">
        <w:t xml:space="preserve"> the functionality to activate a gift card that has been issued, </w:t>
      </w:r>
      <w:r w:rsidRPr="00992FE0">
        <w:t xml:space="preserve">the process to accept a gift card as a form of tender and to </w:t>
      </w:r>
      <w:r w:rsidR="00915CFB" w:rsidRPr="00992FE0">
        <w:t>authorize the gift card tender amount</w:t>
      </w:r>
      <w:r w:rsidRPr="00992FE0">
        <w:t>.</w:t>
      </w:r>
    </w:p>
    <w:p w:rsidR="00F523F6" w:rsidRPr="00992FE0" w:rsidRDefault="0063125C" w:rsidP="00341299">
      <w:pPr>
        <w:pStyle w:val="Heading2"/>
      </w:pPr>
      <w:bookmarkStart w:id="384" w:name="_Toc399499195"/>
      <w:r w:rsidRPr="00992FE0">
        <w:t>Assumptions</w:t>
      </w:r>
      <w:bookmarkEnd w:id="384"/>
    </w:p>
    <w:p w:rsidR="008113C1" w:rsidRPr="00992FE0" w:rsidRDefault="008113C1" w:rsidP="008113C1">
      <w:pPr>
        <w:pStyle w:val="BodyText"/>
        <w:numPr>
          <w:ilvl w:val="0"/>
          <w:numId w:val="18"/>
        </w:numPr>
      </w:pPr>
      <w:r w:rsidRPr="00992FE0">
        <w:t xml:space="preserve">An external processor handles the administration of gift cards.  </w:t>
      </w:r>
    </w:p>
    <w:p w:rsidR="009621D0" w:rsidRPr="00992FE0" w:rsidRDefault="009621D0" w:rsidP="009621D0">
      <w:pPr>
        <w:pStyle w:val="BodyText"/>
        <w:numPr>
          <w:ilvl w:val="0"/>
          <w:numId w:val="18"/>
        </w:numPr>
      </w:pPr>
      <w:r w:rsidRPr="00992FE0">
        <w:t xml:space="preserve">Gift Cards are sold as SKUs.  </w:t>
      </w:r>
    </w:p>
    <w:p w:rsidR="009621D0" w:rsidRPr="00992FE0" w:rsidRDefault="009621D0" w:rsidP="009621D0">
      <w:pPr>
        <w:pStyle w:val="BodyText"/>
        <w:numPr>
          <w:ilvl w:val="0"/>
          <w:numId w:val="18"/>
        </w:numPr>
      </w:pPr>
      <w:r w:rsidRPr="00992FE0">
        <w:t>Gift card IDs can be manually entered, swiped, or scanned.  Swipe and scan are implied enters.</w:t>
      </w:r>
    </w:p>
    <w:p w:rsidR="009621D0" w:rsidRPr="00992FE0" w:rsidRDefault="009621D0" w:rsidP="009621D0">
      <w:pPr>
        <w:pStyle w:val="BodyText"/>
        <w:numPr>
          <w:ilvl w:val="0"/>
          <w:numId w:val="18"/>
        </w:numPr>
      </w:pPr>
      <w:r w:rsidRPr="00992FE0">
        <w:t xml:space="preserve">Gift Cards are </w:t>
      </w:r>
      <w:proofErr w:type="spellStart"/>
      <w:r w:rsidRPr="00992FE0">
        <w:t>non taxable</w:t>
      </w:r>
      <w:proofErr w:type="spellEnd"/>
      <w:r w:rsidRPr="00992FE0">
        <w:t xml:space="preserve"> and not eligible for item or transaction level manual tax overrides.</w:t>
      </w:r>
    </w:p>
    <w:p w:rsidR="009621D0" w:rsidRPr="00992FE0" w:rsidRDefault="009621D0" w:rsidP="009621D0">
      <w:pPr>
        <w:pStyle w:val="BodyText"/>
        <w:numPr>
          <w:ilvl w:val="0"/>
          <w:numId w:val="18"/>
        </w:numPr>
      </w:pPr>
      <w:r w:rsidRPr="00992FE0">
        <w:t>Gift Cards are not eligible for quantity or price modifications</w:t>
      </w:r>
    </w:p>
    <w:p w:rsidR="009621D0" w:rsidRPr="00992FE0" w:rsidRDefault="009621D0" w:rsidP="009621D0">
      <w:pPr>
        <w:pStyle w:val="BodyText"/>
        <w:numPr>
          <w:ilvl w:val="0"/>
          <w:numId w:val="18"/>
        </w:numPr>
      </w:pPr>
      <w:r w:rsidRPr="00992FE0">
        <w:t>A transaction can have multiple gift card tenders.</w:t>
      </w:r>
    </w:p>
    <w:p w:rsidR="009621D0" w:rsidRPr="00992FE0" w:rsidRDefault="009621D0" w:rsidP="009621D0">
      <w:pPr>
        <w:pStyle w:val="BodyText"/>
        <w:numPr>
          <w:ilvl w:val="0"/>
          <w:numId w:val="18"/>
        </w:numPr>
      </w:pPr>
      <w:r w:rsidRPr="00992FE0">
        <w:t>The authorization process occurs individually when there are multiple gift card tenders.</w:t>
      </w:r>
    </w:p>
    <w:p w:rsidR="009621D0" w:rsidRPr="00992FE0" w:rsidRDefault="009621D0" w:rsidP="009621D0">
      <w:pPr>
        <w:pStyle w:val="BodyText"/>
        <w:numPr>
          <w:ilvl w:val="0"/>
          <w:numId w:val="18"/>
        </w:numPr>
      </w:pPr>
      <w:r w:rsidRPr="00992FE0">
        <w:t>The system attempts to authorize every Gift Card either manually or systematically, when used as a tender.</w:t>
      </w:r>
    </w:p>
    <w:p w:rsidR="007A035E" w:rsidRPr="00992FE0" w:rsidRDefault="007A035E" w:rsidP="009621D0">
      <w:pPr>
        <w:pStyle w:val="BodyText"/>
        <w:numPr>
          <w:ilvl w:val="0"/>
          <w:numId w:val="18"/>
        </w:numPr>
      </w:pPr>
      <w:r w:rsidRPr="00992FE0">
        <w:t>The system does not allow gift cards to be cashed out.  If the gift card has a balance greater than balance due</w:t>
      </w:r>
      <w:r w:rsidR="002A5785" w:rsidRPr="00992FE0">
        <w:t xml:space="preserve"> during the tender process</w:t>
      </w:r>
      <w:r w:rsidRPr="00992FE0">
        <w:t>, the system will not cash out the balance remaining on the card.</w:t>
      </w:r>
    </w:p>
    <w:p w:rsidR="009621D0" w:rsidRPr="00992FE0" w:rsidRDefault="009621D0" w:rsidP="009621D0">
      <w:pPr>
        <w:pStyle w:val="BodyText"/>
        <w:numPr>
          <w:ilvl w:val="0"/>
          <w:numId w:val="18"/>
        </w:numPr>
      </w:pPr>
      <w:r w:rsidRPr="00992FE0">
        <w:t>The BIN file is maintained by the retailer.</w:t>
      </w:r>
    </w:p>
    <w:p w:rsidR="002A338B" w:rsidRPr="00992FE0" w:rsidRDefault="002A338B" w:rsidP="00936FF8">
      <w:pPr>
        <w:pStyle w:val="BodyText"/>
        <w:numPr>
          <w:ilvl w:val="0"/>
          <w:numId w:val="18"/>
        </w:numPr>
      </w:pPr>
      <w:r w:rsidRPr="00992FE0">
        <w:t xml:space="preserve">All text displayed by the system is configurable by brand to support multi-language.  Text is defined from an external source or defined within the system. </w:t>
      </w:r>
    </w:p>
    <w:p w:rsidR="00320DD3" w:rsidRPr="00992FE0" w:rsidRDefault="00320DD3" w:rsidP="00341299">
      <w:pPr>
        <w:pStyle w:val="Heading2"/>
      </w:pPr>
      <w:bookmarkStart w:id="385" w:name="_Parameters"/>
      <w:bookmarkStart w:id="386" w:name="_Toc399499196"/>
      <w:bookmarkEnd w:id="385"/>
      <w:r w:rsidRPr="00992FE0">
        <w:t>Parameters</w:t>
      </w:r>
      <w:r w:rsidR="00027F72" w:rsidRPr="00992FE0">
        <w:t xml:space="preserve"> and System Settings</w:t>
      </w:r>
      <w:bookmarkEnd w:id="386"/>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32"/>
        <w:gridCol w:w="5352"/>
        <w:gridCol w:w="2480"/>
        <w:tblGridChange w:id="387">
          <w:tblGrid>
            <w:gridCol w:w="2732"/>
            <w:gridCol w:w="5352"/>
            <w:gridCol w:w="2480"/>
          </w:tblGrid>
        </w:tblGridChange>
      </w:tblGrid>
      <w:tr w:rsidR="00731DE3" w:rsidRPr="00992FE0" w:rsidTr="00731DE3">
        <w:trPr>
          <w:cantSplit/>
        </w:trPr>
        <w:tc>
          <w:tcPr>
            <w:tcW w:w="1293" w:type="pct"/>
            <w:tcBorders>
              <w:top w:val="single" w:sz="8" w:space="0" w:color="4F81BD"/>
              <w:left w:val="single" w:sz="8" w:space="0" w:color="4F81BD"/>
              <w:bottom w:val="single" w:sz="18" w:space="0" w:color="4F81BD"/>
              <w:right w:val="single" w:sz="8" w:space="0" w:color="4F81BD"/>
            </w:tcBorders>
          </w:tcPr>
          <w:p w:rsidR="00731DE3" w:rsidRPr="00992FE0" w:rsidRDefault="00731DE3" w:rsidP="00721745">
            <w:pPr>
              <w:rPr>
                <w:b/>
              </w:rPr>
            </w:pPr>
            <w:r w:rsidRPr="00992FE0">
              <w:rPr>
                <w:b/>
              </w:rPr>
              <w:t>Parameter Mnemonic</w:t>
            </w:r>
          </w:p>
        </w:tc>
        <w:tc>
          <w:tcPr>
            <w:tcW w:w="2533" w:type="pct"/>
            <w:tcBorders>
              <w:top w:val="single" w:sz="8" w:space="0" w:color="4F81BD"/>
              <w:left w:val="single" w:sz="8" w:space="0" w:color="4F81BD"/>
              <w:bottom w:val="single" w:sz="18" w:space="0" w:color="4F81BD"/>
              <w:right w:val="single" w:sz="8" w:space="0" w:color="4F81BD"/>
            </w:tcBorders>
          </w:tcPr>
          <w:p w:rsidR="00731DE3" w:rsidRPr="00992FE0" w:rsidRDefault="00731DE3" w:rsidP="00721745">
            <w:pPr>
              <w:rPr>
                <w:b/>
                <w:vanish/>
                <w:szCs w:val="20"/>
              </w:rPr>
            </w:pPr>
            <w:r w:rsidRPr="00992FE0">
              <w:rPr>
                <w:b/>
                <w:szCs w:val="20"/>
              </w:rPr>
              <w:t>Description</w:t>
            </w:r>
          </w:p>
        </w:tc>
        <w:tc>
          <w:tcPr>
            <w:tcW w:w="1174" w:type="pct"/>
            <w:tcBorders>
              <w:top w:val="single" w:sz="8" w:space="0" w:color="4F81BD"/>
              <w:left w:val="single" w:sz="8" w:space="0" w:color="4F81BD"/>
              <w:bottom w:val="single" w:sz="18" w:space="0" w:color="4F81BD"/>
              <w:right w:val="single" w:sz="8" w:space="0" w:color="4F81BD"/>
            </w:tcBorders>
          </w:tcPr>
          <w:p w:rsidR="00731DE3" w:rsidRPr="00992FE0" w:rsidRDefault="00731DE3" w:rsidP="00721745">
            <w:pPr>
              <w:rPr>
                <w:b/>
                <w:szCs w:val="20"/>
              </w:rPr>
            </w:pPr>
            <w:r w:rsidRPr="00992FE0">
              <w:rPr>
                <w:b/>
                <w:szCs w:val="20"/>
              </w:rPr>
              <w:t>Valid Values</w:t>
            </w:r>
          </w:p>
        </w:tc>
      </w:tr>
      <w:tr w:rsidR="007C0402" w:rsidRPr="00992FE0" w:rsidTr="00915CFB">
        <w:trPr>
          <w:cantSplit/>
        </w:trPr>
        <w:tc>
          <w:tcPr>
            <w:tcW w:w="1293" w:type="pct"/>
            <w:tcBorders>
              <w:top w:val="single" w:sz="18" w:space="0" w:color="4F81BD"/>
              <w:left w:val="single" w:sz="8" w:space="0" w:color="4F81BD"/>
              <w:bottom w:val="single" w:sz="8" w:space="0" w:color="4F81BD"/>
              <w:right w:val="single" w:sz="8" w:space="0" w:color="4F81BD"/>
            </w:tcBorders>
            <w:shd w:val="clear" w:color="auto" w:fill="D3DFEE"/>
          </w:tcPr>
          <w:p w:rsidR="007C0402" w:rsidRPr="00992FE0" w:rsidRDefault="007C0402" w:rsidP="00915CFB">
            <w:pPr>
              <w:rPr>
                <w:bCs/>
                <w:szCs w:val="20"/>
              </w:rPr>
            </w:pPr>
            <w:r w:rsidRPr="00992FE0">
              <w:rPr>
                <w:bCs/>
                <w:szCs w:val="20"/>
              </w:rPr>
              <w:t>Minimum Gift Card Issue Amount</w:t>
            </w:r>
          </w:p>
        </w:tc>
        <w:tc>
          <w:tcPr>
            <w:tcW w:w="2533" w:type="pct"/>
            <w:tcBorders>
              <w:top w:val="single" w:sz="18" w:space="0" w:color="4F81BD"/>
              <w:left w:val="single" w:sz="8" w:space="0" w:color="4F81BD"/>
              <w:bottom w:val="single" w:sz="8" w:space="0" w:color="4F81BD"/>
              <w:right w:val="single" w:sz="8" w:space="0" w:color="4F81BD"/>
            </w:tcBorders>
            <w:shd w:val="clear" w:color="auto" w:fill="D3DFEE"/>
          </w:tcPr>
          <w:p w:rsidR="007C0402" w:rsidRPr="00992FE0" w:rsidRDefault="007C0402" w:rsidP="00915CFB">
            <w:pPr>
              <w:rPr>
                <w:szCs w:val="20"/>
              </w:rPr>
            </w:pPr>
            <w:r w:rsidRPr="00992FE0">
              <w:rPr>
                <w:szCs w:val="20"/>
              </w:rPr>
              <w:t>A system limit that determines the minimum issue amount of a gift card.</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7C0402" w:rsidRPr="00992FE0" w:rsidRDefault="007C0402" w:rsidP="00915CFB">
            <w:pPr>
              <w:rPr>
                <w:szCs w:val="20"/>
              </w:rPr>
            </w:pPr>
            <w:r w:rsidRPr="00992FE0">
              <w:rPr>
                <w:szCs w:val="20"/>
              </w:rPr>
              <w:t>0.00 to 9999.99</w:t>
            </w:r>
          </w:p>
        </w:tc>
      </w:tr>
      <w:tr w:rsidR="007C0402" w:rsidRPr="00992FE0" w:rsidTr="00915CFB">
        <w:trPr>
          <w:cantSplit/>
        </w:trPr>
        <w:tc>
          <w:tcPr>
            <w:tcW w:w="1293" w:type="pct"/>
            <w:tcBorders>
              <w:top w:val="single" w:sz="8" w:space="0" w:color="4F81BD"/>
              <w:left w:val="single" w:sz="8" w:space="0" w:color="4F81BD"/>
              <w:bottom w:val="single" w:sz="8" w:space="0" w:color="4F81BD"/>
              <w:right w:val="single" w:sz="8" w:space="0" w:color="4F81BD"/>
            </w:tcBorders>
            <w:shd w:val="clear" w:color="auto" w:fill="D3DFEE"/>
          </w:tcPr>
          <w:p w:rsidR="007C0402" w:rsidRPr="00992FE0" w:rsidRDefault="007C0402" w:rsidP="00915CFB">
            <w:pPr>
              <w:rPr>
                <w:bCs/>
                <w:szCs w:val="20"/>
              </w:rPr>
            </w:pPr>
            <w:r w:rsidRPr="00992FE0">
              <w:rPr>
                <w:bCs/>
                <w:szCs w:val="20"/>
              </w:rPr>
              <w:t>Maximum Gift Card Issue Amount</w:t>
            </w:r>
          </w:p>
        </w:tc>
        <w:tc>
          <w:tcPr>
            <w:tcW w:w="2533" w:type="pct"/>
            <w:tcBorders>
              <w:top w:val="single" w:sz="8" w:space="0" w:color="4F81BD"/>
              <w:left w:val="single" w:sz="8" w:space="0" w:color="4F81BD"/>
              <w:bottom w:val="single" w:sz="8" w:space="0" w:color="4F81BD"/>
              <w:right w:val="single" w:sz="8" w:space="0" w:color="4F81BD"/>
            </w:tcBorders>
            <w:shd w:val="clear" w:color="auto" w:fill="D3DFEE"/>
          </w:tcPr>
          <w:p w:rsidR="007C0402" w:rsidRPr="00992FE0" w:rsidRDefault="007C0402" w:rsidP="00915CFB">
            <w:pPr>
              <w:rPr>
                <w:b/>
                <w:szCs w:val="20"/>
              </w:rPr>
            </w:pPr>
            <w:r w:rsidRPr="00992FE0">
              <w:rPr>
                <w:szCs w:val="20"/>
              </w:rPr>
              <w:t>A system limit that determines the maximum issue amount of a gift card.</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7C0402" w:rsidRPr="00992FE0" w:rsidRDefault="007C0402" w:rsidP="00915CFB">
            <w:pPr>
              <w:rPr>
                <w:szCs w:val="20"/>
              </w:rPr>
            </w:pPr>
            <w:r w:rsidRPr="00992FE0">
              <w:rPr>
                <w:szCs w:val="20"/>
              </w:rPr>
              <w:t>0.00 to 9999.99</w:t>
            </w:r>
          </w:p>
        </w:tc>
      </w:tr>
      <w:tr w:rsidR="00A063D3" w:rsidRPr="00992FE0" w:rsidTr="00A063D3">
        <w:trPr>
          <w:cantSplit/>
        </w:trPr>
        <w:tc>
          <w:tcPr>
            <w:tcW w:w="1293" w:type="pct"/>
            <w:tcBorders>
              <w:top w:val="single" w:sz="8" w:space="0" w:color="4F81BD"/>
              <w:left w:val="single" w:sz="8" w:space="0" w:color="4F81BD"/>
              <w:bottom w:val="single" w:sz="8" w:space="0" w:color="4F81BD"/>
              <w:right w:val="single" w:sz="8" w:space="0" w:color="4F81BD"/>
            </w:tcBorders>
            <w:shd w:val="clear" w:color="auto" w:fill="D3DFEE"/>
          </w:tcPr>
          <w:p w:rsidR="00A063D3" w:rsidRPr="00992FE0" w:rsidRDefault="00A063D3" w:rsidP="002C3E74">
            <w:pPr>
              <w:rPr>
                <w:bCs/>
                <w:szCs w:val="20"/>
              </w:rPr>
            </w:pPr>
            <w:r w:rsidRPr="00992FE0">
              <w:rPr>
                <w:bCs/>
                <w:szCs w:val="20"/>
              </w:rPr>
              <w:t>Gift Card Activation Timeout</w:t>
            </w:r>
          </w:p>
        </w:tc>
        <w:tc>
          <w:tcPr>
            <w:tcW w:w="2533" w:type="pct"/>
            <w:tcBorders>
              <w:top w:val="single" w:sz="8" w:space="0" w:color="4F81BD"/>
              <w:left w:val="single" w:sz="8" w:space="0" w:color="4F81BD"/>
              <w:bottom w:val="single" w:sz="8" w:space="0" w:color="4F81BD"/>
              <w:right w:val="single" w:sz="8" w:space="0" w:color="4F81BD"/>
            </w:tcBorders>
            <w:shd w:val="clear" w:color="auto" w:fill="D3DFEE"/>
          </w:tcPr>
          <w:p w:rsidR="00A063D3" w:rsidRPr="00992FE0" w:rsidRDefault="00A063D3" w:rsidP="002C3E74">
            <w:pPr>
              <w:rPr>
                <w:szCs w:val="20"/>
              </w:rPr>
            </w:pPr>
            <w:r w:rsidRPr="00992FE0">
              <w:rPr>
                <w:rFonts w:cs="Arial"/>
              </w:rPr>
              <w:t>Determines the length of time (in seconds) the system waits before timing out during a Gift Card Activation request.</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A063D3" w:rsidRPr="00992FE0" w:rsidRDefault="00A063D3" w:rsidP="002C3E74">
            <w:pPr>
              <w:rPr>
                <w:szCs w:val="20"/>
              </w:rPr>
            </w:pPr>
            <w:r w:rsidRPr="00992FE0">
              <w:rPr>
                <w:szCs w:val="20"/>
              </w:rPr>
              <w:t>1 to 60</w:t>
            </w:r>
          </w:p>
        </w:tc>
      </w:tr>
      <w:tr w:rsidR="00F41F64" w:rsidRPr="00992FE0" w:rsidTr="00176C64">
        <w:tblPrEx>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PrExChange w:id="388" w:author="Amy Byers" w:date="2014-09-25T12:01:00Z">
            <w:tblPrEx>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PrEx>
          </w:tblPrExChange>
        </w:tblPrEx>
        <w:trPr>
          <w:cantSplit/>
          <w:trPrChange w:id="389" w:author="Amy Byers" w:date="2014-09-25T12:01:00Z">
            <w:trPr>
              <w:cantSplit/>
            </w:trPr>
          </w:trPrChange>
        </w:trPr>
        <w:tc>
          <w:tcPr>
            <w:tcW w:w="1293" w:type="pct"/>
            <w:tcBorders>
              <w:top w:val="single" w:sz="8" w:space="0" w:color="4F81BD"/>
              <w:left w:val="single" w:sz="8" w:space="0" w:color="4F81BD"/>
              <w:bottom w:val="single" w:sz="8" w:space="0" w:color="4F81BD"/>
              <w:right w:val="single" w:sz="8" w:space="0" w:color="4F81BD"/>
            </w:tcBorders>
            <w:shd w:val="clear" w:color="auto" w:fill="D3DFEE"/>
            <w:tcPrChange w:id="390" w:author="Amy Byers" w:date="2014-09-25T12:01:00Z">
              <w:tcPr>
                <w:tcW w:w="1293" w:type="pct"/>
                <w:tcBorders>
                  <w:top w:val="single" w:sz="8" w:space="0" w:color="4F81BD"/>
                  <w:left w:val="single" w:sz="8" w:space="0" w:color="4F81BD"/>
                  <w:bottom w:val="single" w:sz="8" w:space="0" w:color="4F81BD"/>
                  <w:right w:val="single" w:sz="8" w:space="0" w:color="4F81BD"/>
                </w:tcBorders>
                <w:shd w:val="clear" w:color="auto" w:fill="D3DFEE"/>
              </w:tcPr>
            </w:tcPrChange>
          </w:tcPr>
          <w:p w:rsidR="00F41F64" w:rsidRPr="00992FE0" w:rsidRDefault="00F41F64" w:rsidP="00F41F64">
            <w:pPr>
              <w:rPr>
                <w:bCs/>
                <w:szCs w:val="20"/>
              </w:rPr>
            </w:pPr>
            <w:r w:rsidRPr="00992FE0">
              <w:rPr>
                <w:bCs/>
                <w:szCs w:val="20"/>
              </w:rPr>
              <w:t>Allow Card Details to be Manually Entered by Card Type</w:t>
            </w:r>
          </w:p>
        </w:tc>
        <w:tc>
          <w:tcPr>
            <w:tcW w:w="2533" w:type="pct"/>
            <w:tcBorders>
              <w:top w:val="single" w:sz="8" w:space="0" w:color="4F81BD"/>
              <w:left w:val="single" w:sz="8" w:space="0" w:color="4F81BD"/>
              <w:bottom w:val="single" w:sz="8" w:space="0" w:color="4F81BD"/>
              <w:right w:val="single" w:sz="8" w:space="0" w:color="4F81BD"/>
            </w:tcBorders>
            <w:shd w:val="clear" w:color="auto" w:fill="D3DFEE"/>
            <w:tcPrChange w:id="391" w:author="Amy Byers" w:date="2014-09-25T12:01:00Z">
              <w:tcPr>
                <w:tcW w:w="2533" w:type="pct"/>
                <w:tcBorders>
                  <w:top w:val="single" w:sz="8" w:space="0" w:color="4F81BD"/>
                  <w:left w:val="single" w:sz="8" w:space="0" w:color="4F81BD"/>
                  <w:bottom w:val="single" w:sz="8" w:space="0" w:color="4F81BD"/>
                  <w:right w:val="single" w:sz="8" w:space="0" w:color="4F81BD"/>
                </w:tcBorders>
                <w:shd w:val="clear" w:color="auto" w:fill="D3DFEE"/>
              </w:tcPr>
            </w:tcPrChange>
          </w:tcPr>
          <w:p w:rsidR="00F41F64" w:rsidRPr="00992FE0" w:rsidRDefault="00F41F64" w:rsidP="00F41F64">
            <w:pPr>
              <w:rPr>
                <w:szCs w:val="20"/>
              </w:rPr>
            </w:pPr>
            <w:r w:rsidRPr="00992FE0">
              <w:rPr>
                <w:szCs w:val="20"/>
              </w:rPr>
              <w:t>Determines by card type (</w:t>
            </w:r>
            <w:proofErr w:type="spellStart"/>
            <w:r w:rsidRPr="00992FE0">
              <w:rPr>
                <w:szCs w:val="20"/>
              </w:rPr>
              <w:t>ie</w:t>
            </w:r>
            <w:proofErr w:type="spellEnd"/>
            <w:r w:rsidRPr="00992FE0">
              <w:rPr>
                <w:szCs w:val="20"/>
              </w:rPr>
              <w:t xml:space="preserve">, Visa, </w:t>
            </w:r>
            <w:proofErr w:type="spellStart"/>
            <w:r w:rsidRPr="00992FE0">
              <w:rPr>
                <w:szCs w:val="20"/>
              </w:rPr>
              <w:t>Mastercard</w:t>
            </w:r>
            <w:proofErr w:type="spellEnd"/>
            <w:r w:rsidRPr="00992FE0">
              <w:rPr>
                <w:szCs w:val="20"/>
              </w:rPr>
              <w:t>, American Express, Debit) if the account number and expiration date can be manually entered.</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Change w:id="392" w:author="Amy Byers" w:date="2014-09-25T12:01:00Z">
              <w:tcPr>
                <w:tcW w:w="1174" w:type="pct"/>
                <w:tcBorders>
                  <w:top w:val="single" w:sz="8" w:space="0" w:color="4F81BD"/>
                  <w:left w:val="single" w:sz="8" w:space="0" w:color="4F81BD"/>
                  <w:bottom w:val="single" w:sz="8" w:space="0" w:color="4F81BD"/>
                  <w:right w:val="single" w:sz="8" w:space="0" w:color="4F81BD"/>
                </w:tcBorders>
                <w:shd w:val="clear" w:color="auto" w:fill="D3DFEE"/>
              </w:tcPr>
            </w:tcPrChange>
          </w:tcPr>
          <w:p w:rsidR="00F41F64" w:rsidRPr="00992FE0" w:rsidRDefault="00F41F64" w:rsidP="00F41F64">
            <w:pPr>
              <w:numPr>
                <w:ilvl w:val="0"/>
                <w:numId w:val="46"/>
              </w:numPr>
              <w:rPr>
                <w:szCs w:val="20"/>
              </w:rPr>
            </w:pPr>
            <w:r w:rsidRPr="00992FE0">
              <w:rPr>
                <w:szCs w:val="20"/>
              </w:rPr>
              <w:t>On</w:t>
            </w:r>
          </w:p>
          <w:p w:rsidR="00F41F64" w:rsidRPr="00992FE0" w:rsidRDefault="00F41F64" w:rsidP="00F41F64">
            <w:pPr>
              <w:numPr>
                <w:ilvl w:val="0"/>
                <w:numId w:val="46"/>
              </w:numPr>
              <w:rPr>
                <w:szCs w:val="20"/>
              </w:rPr>
            </w:pPr>
            <w:r w:rsidRPr="00992FE0">
              <w:rPr>
                <w:szCs w:val="20"/>
              </w:rPr>
              <w:t>Off</w:t>
            </w:r>
          </w:p>
        </w:tc>
      </w:tr>
      <w:tr w:rsidR="00F41F64" w:rsidRPr="00992FE0" w:rsidTr="00176C64">
        <w:tblPrEx>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PrExChange w:id="393" w:author="Amy Byers" w:date="2014-09-25T12:02:00Z">
            <w:tblPrEx>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PrEx>
          </w:tblPrExChange>
        </w:tblPrEx>
        <w:trPr>
          <w:cantSplit/>
          <w:trPrChange w:id="394" w:author="Amy Byers" w:date="2014-09-25T12:02:00Z">
            <w:trPr>
              <w:cantSplit/>
            </w:trPr>
          </w:trPrChange>
        </w:trPr>
        <w:tc>
          <w:tcPr>
            <w:tcW w:w="1293" w:type="pct"/>
            <w:tcBorders>
              <w:top w:val="single" w:sz="8" w:space="0" w:color="4F81BD"/>
              <w:left w:val="single" w:sz="8" w:space="0" w:color="4F81BD"/>
              <w:bottom w:val="single" w:sz="8" w:space="0" w:color="4F81BD"/>
              <w:right w:val="single" w:sz="8" w:space="0" w:color="4F81BD"/>
            </w:tcBorders>
            <w:shd w:val="clear" w:color="auto" w:fill="D3DFEE"/>
            <w:tcPrChange w:id="395" w:author="Amy Byers" w:date="2014-09-25T12:02:00Z">
              <w:tcPr>
                <w:tcW w:w="1293" w:type="pct"/>
                <w:tcBorders>
                  <w:top w:val="single" w:sz="8" w:space="0" w:color="4F81BD"/>
                  <w:left w:val="single" w:sz="8" w:space="0" w:color="4F81BD"/>
                  <w:bottom w:val="single" w:sz="8" w:space="0" w:color="4F81BD"/>
                  <w:right w:val="single" w:sz="8" w:space="0" w:color="4F81BD"/>
                </w:tcBorders>
                <w:shd w:val="clear" w:color="auto" w:fill="D3DFEE"/>
              </w:tcPr>
            </w:tcPrChange>
          </w:tcPr>
          <w:p w:rsidR="00F41F64" w:rsidRPr="00992FE0" w:rsidRDefault="00F41F64" w:rsidP="00F41F64">
            <w:pPr>
              <w:rPr>
                <w:bCs/>
                <w:szCs w:val="20"/>
              </w:rPr>
            </w:pPr>
            <w:r w:rsidRPr="00992FE0">
              <w:rPr>
                <w:bCs/>
                <w:szCs w:val="20"/>
              </w:rPr>
              <w:t>Manual Capture Gift Credit Card Account Number Manager Override</w:t>
            </w:r>
          </w:p>
        </w:tc>
        <w:tc>
          <w:tcPr>
            <w:tcW w:w="2533" w:type="pct"/>
            <w:tcBorders>
              <w:top w:val="single" w:sz="8" w:space="0" w:color="4F81BD"/>
              <w:left w:val="single" w:sz="8" w:space="0" w:color="4F81BD"/>
              <w:bottom w:val="single" w:sz="8" w:space="0" w:color="4F81BD"/>
              <w:right w:val="single" w:sz="8" w:space="0" w:color="4F81BD"/>
            </w:tcBorders>
            <w:shd w:val="clear" w:color="auto" w:fill="D3DFEE"/>
            <w:tcPrChange w:id="396" w:author="Amy Byers" w:date="2014-09-25T12:02:00Z">
              <w:tcPr>
                <w:tcW w:w="2533" w:type="pct"/>
                <w:tcBorders>
                  <w:top w:val="single" w:sz="8" w:space="0" w:color="4F81BD"/>
                  <w:left w:val="single" w:sz="8" w:space="0" w:color="4F81BD"/>
                  <w:bottom w:val="single" w:sz="8" w:space="0" w:color="4F81BD"/>
                  <w:right w:val="single" w:sz="8" w:space="0" w:color="4F81BD"/>
                </w:tcBorders>
                <w:shd w:val="clear" w:color="auto" w:fill="D3DFEE"/>
              </w:tcPr>
            </w:tcPrChange>
          </w:tcPr>
          <w:p w:rsidR="00F41F64" w:rsidRPr="00992FE0" w:rsidRDefault="00F41F64" w:rsidP="00F41F64">
            <w:pPr>
              <w:rPr>
                <w:szCs w:val="20"/>
              </w:rPr>
            </w:pPr>
            <w:r w:rsidRPr="00992FE0">
              <w:rPr>
                <w:szCs w:val="20"/>
              </w:rPr>
              <w:t>Determines if manager override is required when the card’s account number is manually captured</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Change w:id="397" w:author="Amy Byers" w:date="2014-09-25T12:02:00Z">
              <w:tcPr>
                <w:tcW w:w="1174" w:type="pct"/>
                <w:tcBorders>
                  <w:top w:val="single" w:sz="8" w:space="0" w:color="4F81BD"/>
                  <w:left w:val="single" w:sz="8" w:space="0" w:color="4F81BD"/>
                  <w:bottom w:val="single" w:sz="8" w:space="0" w:color="4F81BD"/>
                  <w:right w:val="single" w:sz="8" w:space="0" w:color="4F81BD"/>
                </w:tcBorders>
                <w:shd w:val="clear" w:color="auto" w:fill="D3DFEE"/>
              </w:tcPr>
            </w:tcPrChange>
          </w:tcPr>
          <w:p w:rsidR="00F41F64" w:rsidRPr="00992FE0" w:rsidRDefault="00F41F64" w:rsidP="00F41F64">
            <w:pPr>
              <w:numPr>
                <w:ilvl w:val="0"/>
                <w:numId w:val="46"/>
              </w:numPr>
              <w:rPr>
                <w:szCs w:val="20"/>
              </w:rPr>
            </w:pPr>
            <w:r w:rsidRPr="00992FE0">
              <w:rPr>
                <w:szCs w:val="20"/>
              </w:rPr>
              <w:t>On</w:t>
            </w:r>
          </w:p>
          <w:p w:rsidR="00F41F64" w:rsidRPr="00992FE0" w:rsidRDefault="00F41F64" w:rsidP="00F41F64">
            <w:pPr>
              <w:numPr>
                <w:ilvl w:val="0"/>
                <w:numId w:val="46"/>
              </w:numPr>
              <w:rPr>
                <w:szCs w:val="20"/>
              </w:rPr>
            </w:pPr>
            <w:r w:rsidRPr="00992FE0">
              <w:rPr>
                <w:szCs w:val="20"/>
              </w:rPr>
              <w:t>Off</w:t>
            </w:r>
          </w:p>
        </w:tc>
      </w:tr>
      <w:tr w:rsidR="00176C64" w:rsidRPr="00176C64" w:rsidTr="00176C64">
        <w:tblPrEx>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PrExChange w:id="398" w:author="Amy Byers" w:date="2014-09-25T12:02:00Z">
            <w:tblPrEx>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PrEx>
          </w:tblPrExChange>
        </w:tblPrEx>
        <w:trPr>
          <w:cantSplit/>
          <w:ins w:id="399" w:author="Amy Byers" w:date="2014-09-25T12:01:00Z"/>
          <w:trPrChange w:id="400" w:author="Amy Byers" w:date="2014-09-25T12:02:00Z">
            <w:trPr>
              <w:cantSplit/>
            </w:trPr>
          </w:trPrChange>
        </w:trPr>
        <w:tc>
          <w:tcPr>
            <w:tcW w:w="1293" w:type="pct"/>
            <w:tcBorders>
              <w:top w:val="single" w:sz="8" w:space="0" w:color="4F81BD"/>
              <w:left w:val="single" w:sz="8" w:space="0" w:color="4F81BD"/>
              <w:bottom w:val="single" w:sz="8" w:space="0" w:color="4F81BD"/>
              <w:right w:val="single" w:sz="8" w:space="0" w:color="4F81BD"/>
            </w:tcBorders>
            <w:shd w:val="clear" w:color="auto" w:fill="D3DFEE"/>
            <w:tcPrChange w:id="401" w:author="Amy Byers" w:date="2014-09-25T12:02:00Z">
              <w:tcPr>
                <w:tcW w:w="1293" w:type="pct"/>
                <w:tcBorders>
                  <w:top w:val="single" w:sz="18" w:space="0" w:color="4F81BD"/>
                  <w:left w:val="single" w:sz="8" w:space="0" w:color="4F81BD"/>
                  <w:bottom w:val="single" w:sz="8" w:space="0" w:color="4F81BD"/>
                  <w:right w:val="single" w:sz="8" w:space="0" w:color="4F81BD"/>
                </w:tcBorders>
                <w:shd w:val="clear" w:color="auto" w:fill="D3DFEE"/>
              </w:tcPr>
            </w:tcPrChange>
          </w:tcPr>
          <w:p w:rsidR="00176C64" w:rsidRPr="00992FE0" w:rsidRDefault="00176C64" w:rsidP="00176C64">
            <w:pPr>
              <w:rPr>
                <w:ins w:id="402" w:author="Amy Byers" w:date="2014-09-25T12:01:00Z"/>
                <w:bCs/>
                <w:szCs w:val="20"/>
              </w:rPr>
              <w:pPrChange w:id="403" w:author="Amy Byers" w:date="2014-09-25T12:02:00Z">
                <w:pPr/>
              </w:pPrChange>
            </w:pPr>
            <w:ins w:id="404" w:author="Amy Byers" w:date="2014-09-25T12:01:00Z">
              <w:r w:rsidRPr="00992FE0">
                <w:rPr>
                  <w:bCs/>
                  <w:szCs w:val="20"/>
                </w:rPr>
                <w:t xml:space="preserve">Minimum Gift Card </w:t>
              </w:r>
            </w:ins>
            <w:ins w:id="405" w:author="Amy Byers" w:date="2014-09-25T12:02:00Z">
              <w:r>
                <w:rPr>
                  <w:bCs/>
                  <w:szCs w:val="20"/>
                </w:rPr>
                <w:t>Reload</w:t>
              </w:r>
            </w:ins>
            <w:ins w:id="406" w:author="Amy Byers" w:date="2014-09-25T12:01:00Z">
              <w:r w:rsidRPr="00992FE0">
                <w:rPr>
                  <w:bCs/>
                  <w:szCs w:val="20"/>
                </w:rPr>
                <w:t xml:space="preserve"> Amount</w:t>
              </w:r>
            </w:ins>
          </w:p>
        </w:tc>
        <w:tc>
          <w:tcPr>
            <w:tcW w:w="2533" w:type="pct"/>
            <w:tcBorders>
              <w:top w:val="single" w:sz="8" w:space="0" w:color="4F81BD"/>
              <w:left w:val="single" w:sz="8" w:space="0" w:color="4F81BD"/>
              <w:bottom w:val="single" w:sz="8" w:space="0" w:color="4F81BD"/>
              <w:right w:val="single" w:sz="8" w:space="0" w:color="4F81BD"/>
            </w:tcBorders>
            <w:shd w:val="clear" w:color="auto" w:fill="D3DFEE"/>
            <w:tcPrChange w:id="407" w:author="Amy Byers" w:date="2014-09-25T12:02:00Z">
              <w:tcPr>
                <w:tcW w:w="2533" w:type="pct"/>
                <w:tcBorders>
                  <w:top w:val="single" w:sz="18" w:space="0" w:color="4F81BD"/>
                  <w:left w:val="single" w:sz="8" w:space="0" w:color="4F81BD"/>
                  <w:bottom w:val="single" w:sz="8" w:space="0" w:color="4F81BD"/>
                  <w:right w:val="single" w:sz="8" w:space="0" w:color="4F81BD"/>
                </w:tcBorders>
                <w:shd w:val="clear" w:color="auto" w:fill="D3DFEE"/>
              </w:tcPr>
            </w:tcPrChange>
          </w:tcPr>
          <w:p w:rsidR="00176C64" w:rsidRPr="00176C64" w:rsidRDefault="00176C64" w:rsidP="00176C64">
            <w:pPr>
              <w:rPr>
                <w:ins w:id="408" w:author="Amy Byers" w:date="2014-09-25T12:01:00Z"/>
                <w:bCs/>
                <w:szCs w:val="20"/>
                <w:rPrChange w:id="409" w:author="Amy Byers" w:date="2014-09-25T12:01:00Z">
                  <w:rPr>
                    <w:ins w:id="410" w:author="Amy Byers" w:date="2014-09-25T12:01:00Z"/>
                    <w:szCs w:val="20"/>
                  </w:rPr>
                </w:rPrChange>
              </w:rPr>
              <w:pPrChange w:id="411" w:author="Amy Byers" w:date="2014-09-25T12:02:00Z">
                <w:pPr/>
              </w:pPrChange>
            </w:pPr>
            <w:ins w:id="412" w:author="Amy Byers" w:date="2014-09-25T12:01:00Z">
              <w:r w:rsidRPr="00176C64">
                <w:rPr>
                  <w:bCs/>
                  <w:szCs w:val="20"/>
                  <w:rPrChange w:id="413" w:author="Amy Byers" w:date="2014-09-25T12:01:00Z">
                    <w:rPr>
                      <w:szCs w:val="20"/>
                    </w:rPr>
                  </w:rPrChange>
                </w:rPr>
                <w:t xml:space="preserve">A system limit that determines the minimum </w:t>
              </w:r>
            </w:ins>
            <w:ins w:id="414" w:author="Amy Byers" w:date="2014-09-25T12:02:00Z">
              <w:r>
                <w:rPr>
                  <w:bCs/>
                  <w:szCs w:val="20"/>
                </w:rPr>
                <w:t>reload</w:t>
              </w:r>
            </w:ins>
            <w:ins w:id="415" w:author="Amy Byers" w:date="2014-09-25T12:01:00Z">
              <w:r w:rsidRPr="00176C64">
                <w:rPr>
                  <w:bCs/>
                  <w:szCs w:val="20"/>
                  <w:rPrChange w:id="416" w:author="Amy Byers" w:date="2014-09-25T12:01:00Z">
                    <w:rPr>
                      <w:szCs w:val="20"/>
                    </w:rPr>
                  </w:rPrChange>
                </w:rPr>
                <w:t xml:space="preserve"> amount of a gift card.</w:t>
              </w:r>
            </w:ins>
          </w:p>
        </w:tc>
        <w:tc>
          <w:tcPr>
            <w:tcW w:w="1174" w:type="pct"/>
            <w:tcBorders>
              <w:top w:val="single" w:sz="8" w:space="0" w:color="4F81BD"/>
              <w:left w:val="single" w:sz="8" w:space="0" w:color="4F81BD"/>
              <w:bottom w:val="single" w:sz="8" w:space="0" w:color="4F81BD"/>
              <w:right w:val="single" w:sz="8" w:space="0" w:color="4F81BD"/>
            </w:tcBorders>
            <w:shd w:val="clear" w:color="auto" w:fill="D3DFEE"/>
            <w:tcPrChange w:id="417" w:author="Amy Byers" w:date="2014-09-25T12:02:00Z">
              <w:tcPr>
                <w:tcW w:w="1174" w:type="pct"/>
                <w:tcBorders>
                  <w:top w:val="single" w:sz="8" w:space="0" w:color="4F81BD"/>
                  <w:left w:val="single" w:sz="8" w:space="0" w:color="4F81BD"/>
                  <w:bottom w:val="single" w:sz="8" w:space="0" w:color="4F81BD"/>
                  <w:right w:val="single" w:sz="8" w:space="0" w:color="4F81BD"/>
                </w:tcBorders>
                <w:shd w:val="clear" w:color="auto" w:fill="D3DFEE"/>
              </w:tcPr>
            </w:tcPrChange>
          </w:tcPr>
          <w:p w:rsidR="00176C64" w:rsidRPr="00176C64" w:rsidRDefault="00176C64" w:rsidP="00F1638C">
            <w:pPr>
              <w:rPr>
                <w:ins w:id="418" w:author="Amy Byers" w:date="2014-09-25T12:01:00Z"/>
                <w:bCs/>
                <w:szCs w:val="20"/>
                <w:rPrChange w:id="419" w:author="Amy Byers" w:date="2014-09-25T12:01:00Z">
                  <w:rPr>
                    <w:ins w:id="420" w:author="Amy Byers" w:date="2014-09-25T12:01:00Z"/>
                    <w:szCs w:val="20"/>
                  </w:rPr>
                </w:rPrChange>
              </w:rPr>
            </w:pPr>
            <w:ins w:id="421" w:author="Amy Byers" w:date="2014-09-25T12:01:00Z">
              <w:r w:rsidRPr="00176C64">
                <w:rPr>
                  <w:bCs/>
                  <w:szCs w:val="20"/>
                  <w:rPrChange w:id="422" w:author="Amy Byers" w:date="2014-09-25T12:01:00Z">
                    <w:rPr>
                      <w:szCs w:val="20"/>
                    </w:rPr>
                  </w:rPrChange>
                </w:rPr>
                <w:t>0.00 to 9999.99</w:t>
              </w:r>
            </w:ins>
          </w:p>
        </w:tc>
      </w:tr>
      <w:tr w:rsidR="00176C64" w:rsidRPr="00176C64" w:rsidTr="00F1638C">
        <w:trPr>
          <w:cantSplit/>
          <w:ins w:id="423" w:author="Amy Byers" w:date="2014-09-25T12:01:00Z"/>
        </w:trPr>
        <w:tc>
          <w:tcPr>
            <w:tcW w:w="1293" w:type="pct"/>
            <w:tcBorders>
              <w:top w:val="single" w:sz="8" w:space="0" w:color="4F81BD"/>
              <w:left w:val="single" w:sz="8" w:space="0" w:color="4F81BD"/>
              <w:bottom w:val="single" w:sz="8" w:space="0" w:color="4F81BD"/>
              <w:right w:val="single" w:sz="8" w:space="0" w:color="4F81BD"/>
            </w:tcBorders>
            <w:shd w:val="clear" w:color="auto" w:fill="D3DFEE"/>
          </w:tcPr>
          <w:p w:rsidR="00176C64" w:rsidRPr="00992FE0" w:rsidRDefault="00176C64" w:rsidP="00176C64">
            <w:pPr>
              <w:rPr>
                <w:ins w:id="424" w:author="Amy Byers" w:date="2014-09-25T12:01:00Z"/>
                <w:bCs/>
                <w:szCs w:val="20"/>
              </w:rPr>
              <w:pPrChange w:id="425" w:author="Amy Byers" w:date="2014-09-25T12:02:00Z">
                <w:pPr/>
              </w:pPrChange>
            </w:pPr>
            <w:ins w:id="426" w:author="Amy Byers" w:date="2014-09-25T12:01:00Z">
              <w:r w:rsidRPr="00992FE0">
                <w:rPr>
                  <w:bCs/>
                  <w:szCs w:val="20"/>
                </w:rPr>
                <w:t xml:space="preserve">Maximum Gift Card </w:t>
              </w:r>
            </w:ins>
            <w:ins w:id="427" w:author="Amy Byers" w:date="2014-09-25T12:02:00Z">
              <w:r>
                <w:rPr>
                  <w:bCs/>
                  <w:szCs w:val="20"/>
                </w:rPr>
                <w:t xml:space="preserve">Reload </w:t>
              </w:r>
            </w:ins>
            <w:ins w:id="428" w:author="Amy Byers" w:date="2014-09-25T12:01:00Z">
              <w:r w:rsidRPr="00992FE0">
                <w:rPr>
                  <w:bCs/>
                  <w:szCs w:val="20"/>
                </w:rPr>
                <w:t xml:space="preserve"> Amount</w:t>
              </w:r>
            </w:ins>
          </w:p>
        </w:tc>
        <w:tc>
          <w:tcPr>
            <w:tcW w:w="2533" w:type="pct"/>
            <w:tcBorders>
              <w:top w:val="single" w:sz="8" w:space="0" w:color="4F81BD"/>
              <w:left w:val="single" w:sz="8" w:space="0" w:color="4F81BD"/>
              <w:bottom w:val="single" w:sz="8" w:space="0" w:color="4F81BD"/>
              <w:right w:val="single" w:sz="8" w:space="0" w:color="4F81BD"/>
            </w:tcBorders>
            <w:shd w:val="clear" w:color="auto" w:fill="D3DFEE"/>
          </w:tcPr>
          <w:p w:rsidR="00176C64" w:rsidRPr="00176C64" w:rsidRDefault="00176C64" w:rsidP="00176C64">
            <w:pPr>
              <w:rPr>
                <w:ins w:id="429" w:author="Amy Byers" w:date="2014-09-25T12:01:00Z"/>
                <w:bCs/>
                <w:szCs w:val="20"/>
                <w:rPrChange w:id="430" w:author="Amy Byers" w:date="2014-09-25T12:01:00Z">
                  <w:rPr>
                    <w:ins w:id="431" w:author="Amy Byers" w:date="2014-09-25T12:01:00Z"/>
                    <w:b/>
                    <w:szCs w:val="20"/>
                  </w:rPr>
                </w:rPrChange>
              </w:rPr>
              <w:pPrChange w:id="432" w:author="Amy Byers" w:date="2014-09-25T12:02:00Z">
                <w:pPr/>
              </w:pPrChange>
            </w:pPr>
            <w:ins w:id="433" w:author="Amy Byers" w:date="2014-09-25T12:01:00Z">
              <w:r w:rsidRPr="00176C64">
                <w:rPr>
                  <w:bCs/>
                  <w:szCs w:val="20"/>
                  <w:rPrChange w:id="434" w:author="Amy Byers" w:date="2014-09-25T12:01:00Z">
                    <w:rPr>
                      <w:szCs w:val="20"/>
                    </w:rPr>
                  </w:rPrChange>
                </w:rPr>
                <w:t xml:space="preserve">A system limit that determines the maximum </w:t>
              </w:r>
            </w:ins>
            <w:ins w:id="435" w:author="Amy Byers" w:date="2014-09-25T12:02:00Z">
              <w:r>
                <w:rPr>
                  <w:bCs/>
                  <w:szCs w:val="20"/>
                </w:rPr>
                <w:t>reload</w:t>
              </w:r>
            </w:ins>
            <w:ins w:id="436" w:author="Amy Byers" w:date="2014-09-25T12:01:00Z">
              <w:r w:rsidRPr="00176C64">
                <w:rPr>
                  <w:bCs/>
                  <w:szCs w:val="20"/>
                  <w:rPrChange w:id="437" w:author="Amy Byers" w:date="2014-09-25T12:01:00Z">
                    <w:rPr>
                      <w:szCs w:val="20"/>
                    </w:rPr>
                  </w:rPrChange>
                </w:rPr>
                <w:t xml:space="preserve"> amount of a gift card.</w:t>
              </w:r>
            </w:ins>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176C64" w:rsidRPr="00176C64" w:rsidRDefault="00176C64" w:rsidP="00F1638C">
            <w:pPr>
              <w:rPr>
                <w:ins w:id="438" w:author="Amy Byers" w:date="2014-09-25T12:01:00Z"/>
                <w:bCs/>
                <w:szCs w:val="20"/>
                <w:rPrChange w:id="439" w:author="Amy Byers" w:date="2014-09-25T12:01:00Z">
                  <w:rPr>
                    <w:ins w:id="440" w:author="Amy Byers" w:date="2014-09-25T12:01:00Z"/>
                    <w:szCs w:val="20"/>
                  </w:rPr>
                </w:rPrChange>
              </w:rPr>
            </w:pPr>
            <w:ins w:id="441" w:author="Amy Byers" w:date="2014-09-25T12:01:00Z">
              <w:r w:rsidRPr="00176C64">
                <w:rPr>
                  <w:bCs/>
                  <w:szCs w:val="20"/>
                  <w:rPrChange w:id="442" w:author="Amy Byers" w:date="2014-09-25T12:01:00Z">
                    <w:rPr>
                      <w:szCs w:val="20"/>
                    </w:rPr>
                  </w:rPrChange>
                </w:rPr>
                <w:t>0.00 to 9999.99</w:t>
              </w:r>
            </w:ins>
          </w:p>
        </w:tc>
      </w:tr>
    </w:tbl>
    <w:p w:rsidR="00D8448E" w:rsidRPr="00992FE0" w:rsidRDefault="00D8448E" w:rsidP="00D8448E">
      <w:pPr>
        <w:pStyle w:val="Heading2"/>
      </w:pPr>
      <w:bookmarkStart w:id="443" w:name="_Toc318210821"/>
      <w:bookmarkStart w:id="444" w:name="_Toc290020120"/>
      <w:bookmarkStart w:id="445" w:name="_Toc71960215"/>
      <w:bookmarkStart w:id="446" w:name="_Toc399499197"/>
      <w:r w:rsidRPr="00992FE0">
        <w:t>Interfaces</w:t>
      </w:r>
      <w:bookmarkEnd w:id="443"/>
      <w:bookmarkEnd w:id="446"/>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5282"/>
        <w:gridCol w:w="5282"/>
      </w:tblGrid>
      <w:tr w:rsidR="00D8448E" w:rsidRPr="00992FE0" w:rsidTr="002C3E74">
        <w:trPr>
          <w:cantSplit/>
        </w:trPr>
        <w:tc>
          <w:tcPr>
            <w:tcW w:w="2500" w:type="pct"/>
            <w:tcBorders>
              <w:top w:val="single" w:sz="8" w:space="0" w:color="4F81BD"/>
              <w:left w:val="single" w:sz="8" w:space="0" w:color="4F81BD"/>
              <w:bottom w:val="single" w:sz="18" w:space="0" w:color="4F81BD"/>
              <w:right w:val="single" w:sz="8" w:space="0" w:color="4F81BD"/>
            </w:tcBorders>
          </w:tcPr>
          <w:p w:rsidR="00D8448E" w:rsidRPr="00992FE0" w:rsidRDefault="00D8448E" w:rsidP="002C3E74">
            <w:pPr>
              <w:rPr>
                <w:b/>
              </w:rPr>
            </w:pPr>
            <w:r w:rsidRPr="00992FE0">
              <w:rPr>
                <w:b/>
              </w:rPr>
              <w:t>Interface</w:t>
            </w:r>
          </w:p>
        </w:tc>
        <w:tc>
          <w:tcPr>
            <w:tcW w:w="2500" w:type="pct"/>
            <w:tcBorders>
              <w:top w:val="single" w:sz="8" w:space="0" w:color="4F81BD"/>
              <w:left w:val="single" w:sz="8" w:space="0" w:color="4F81BD"/>
              <w:bottom w:val="single" w:sz="18" w:space="0" w:color="4F81BD"/>
              <w:right w:val="single" w:sz="8" w:space="0" w:color="4F81BD"/>
            </w:tcBorders>
          </w:tcPr>
          <w:p w:rsidR="00D8448E" w:rsidRPr="00992FE0" w:rsidRDefault="00D8448E" w:rsidP="002C3E74">
            <w:pPr>
              <w:rPr>
                <w:b/>
                <w:vanish/>
                <w:szCs w:val="20"/>
              </w:rPr>
            </w:pPr>
            <w:r w:rsidRPr="00992FE0">
              <w:rPr>
                <w:b/>
                <w:szCs w:val="20"/>
              </w:rPr>
              <w:t>Description</w:t>
            </w:r>
          </w:p>
        </w:tc>
      </w:tr>
      <w:tr w:rsidR="00A063D3" w:rsidRPr="00992FE0" w:rsidTr="002C3E74">
        <w:trPr>
          <w:cantSplit/>
        </w:trPr>
        <w:tc>
          <w:tcPr>
            <w:tcW w:w="2500" w:type="pct"/>
            <w:tcBorders>
              <w:top w:val="single" w:sz="18" w:space="0" w:color="4F81BD"/>
              <w:left w:val="single" w:sz="8" w:space="0" w:color="4F81BD"/>
              <w:bottom w:val="single" w:sz="8" w:space="0" w:color="4F81BD"/>
              <w:right w:val="single" w:sz="8" w:space="0" w:color="4F81BD"/>
            </w:tcBorders>
            <w:shd w:val="clear" w:color="auto" w:fill="D3DFEE"/>
          </w:tcPr>
          <w:p w:rsidR="00A063D3" w:rsidRPr="00992FE0" w:rsidRDefault="00A063D3" w:rsidP="002C3E74">
            <w:pPr>
              <w:rPr>
                <w:bCs/>
                <w:szCs w:val="20"/>
              </w:rPr>
            </w:pPr>
            <w:r w:rsidRPr="00992FE0">
              <w:rPr>
                <w:bCs/>
                <w:szCs w:val="20"/>
              </w:rPr>
              <w:t>BBTG Tender Authorization Service</w:t>
            </w:r>
          </w:p>
        </w:tc>
        <w:tc>
          <w:tcPr>
            <w:tcW w:w="2500" w:type="pct"/>
            <w:tcBorders>
              <w:top w:val="single" w:sz="18" w:space="0" w:color="4F81BD"/>
              <w:left w:val="single" w:sz="8" w:space="0" w:color="4F81BD"/>
              <w:bottom w:val="single" w:sz="8" w:space="0" w:color="4F81BD"/>
              <w:right w:val="single" w:sz="8" w:space="0" w:color="4F81BD"/>
            </w:tcBorders>
            <w:shd w:val="clear" w:color="auto" w:fill="D3DFEE"/>
          </w:tcPr>
          <w:p w:rsidR="00A063D3" w:rsidRPr="00992FE0" w:rsidRDefault="00A063D3" w:rsidP="002C3E74">
            <w:pPr>
              <w:rPr>
                <w:szCs w:val="20"/>
              </w:rPr>
            </w:pPr>
            <w:r w:rsidRPr="00992FE0">
              <w:rPr>
                <w:szCs w:val="20"/>
              </w:rPr>
              <w:t xml:space="preserve">External processor that </w:t>
            </w:r>
            <w:r w:rsidRPr="00992FE0">
              <w:t>handles the administration of gift cards and credit card.</w:t>
            </w:r>
          </w:p>
        </w:tc>
      </w:tr>
    </w:tbl>
    <w:p w:rsidR="00357D33" w:rsidRPr="00992FE0" w:rsidRDefault="00357D33" w:rsidP="00357D33">
      <w:pPr>
        <w:pStyle w:val="Heading1"/>
        <w:rPr>
          <w:i/>
        </w:rPr>
      </w:pPr>
      <w:bookmarkStart w:id="447" w:name="_Toc399499198"/>
      <w:r w:rsidRPr="00992FE0">
        <w:rPr>
          <w:i/>
        </w:rPr>
        <w:lastRenderedPageBreak/>
        <w:t>USE CASE: Gift Card Issue</w:t>
      </w:r>
      <w:bookmarkEnd w:id="447"/>
    </w:p>
    <w:p w:rsidR="00357D33" w:rsidRPr="00992FE0" w:rsidRDefault="00357D33" w:rsidP="00357D33">
      <w:pPr>
        <w:pStyle w:val="Heading2"/>
      </w:pPr>
      <w:bookmarkStart w:id="448" w:name="_Toc399499199"/>
      <w:r w:rsidRPr="00992FE0">
        <w:t>Feature Flow</w:t>
      </w:r>
      <w:bookmarkEnd w:id="448"/>
    </w:p>
    <w:p w:rsidR="00A063D3" w:rsidRPr="00992FE0" w:rsidRDefault="00A063D3" w:rsidP="00761A70">
      <w:pPr>
        <w:pStyle w:val="BodyText"/>
        <w:jc w:val="center"/>
      </w:pPr>
      <w:r w:rsidRPr="00992FE0">
        <w:object w:dxaOrig="9777" w:dyaOrig="106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pt;height:534pt" o:ole="">
            <v:imagedata r:id="rId13" o:title=""/>
          </v:shape>
          <o:OLEObject Type="Embed" ProgID="Visio.Drawing.11" ShapeID="_x0000_i1025" DrawAspect="Content" ObjectID="_1473241135" r:id="rId14"/>
        </w:object>
      </w:r>
    </w:p>
    <w:p w:rsidR="00357D33" w:rsidRPr="00992FE0" w:rsidRDefault="00357D33" w:rsidP="00357D33">
      <w:pPr>
        <w:pStyle w:val="Heading2"/>
      </w:pPr>
      <w:bookmarkStart w:id="449" w:name="_Toc399499200"/>
      <w:r w:rsidRPr="00992FE0">
        <w:t>Precondition</w:t>
      </w:r>
      <w:bookmarkEnd w:id="449"/>
    </w:p>
    <w:p w:rsidR="00F9567E" w:rsidRPr="00992FE0" w:rsidRDefault="00F9567E" w:rsidP="00F9567E">
      <w:pPr>
        <w:pStyle w:val="BodyText"/>
        <w:numPr>
          <w:ilvl w:val="0"/>
          <w:numId w:val="2"/>
        </w:numPr>
      </w:pPr>
      <w:r w:rsidRPr="00992FE0">
        <w:t>The operator has added a Gift Card item to a basket.</w:t>
      </w:r>
    </w:p>
    <w:p w:rsidR="00F9567E" w:rsidRPr="00992FE0" w:rsidRDefault="00F9567E" w:rsidP="00F9567E">
      <w:pPr>
        <w:pStyle w:val="BodyText"/>
        <w:numPr>
          <w:ilvl w:val="0"/>
          <w:numId w:val="2"/>
        </w:numPr>
      </w:pPr>
      <w:r w:rsidRPr="00992FE0">
        <w:t>The operator has selected to issue a gift card by selecting an Issue option</w:t>
      </w:r>
    </w:p>
    <w:p w:rsidR="00357D33" w:rsidRPr="00992FE0" w:rsidRDefault="00357D33" w:rsidP="00357D33">
      <w:pPr>
        <w:pStyle w:val="Heading2"/>
      </w:pPr>
      <w:bookmarkStart w:id="450" w:name="_Toc399499201"/>
      <w:r w:rsidRPr="00992FE0">
        <w:t>Main Flow</w:t>
      </w:r>
      <w:bookmarkEnd w:id="450"/>
    </w:p>
    <w:p w:rsidR="00F9567E" w:rsidRPr="00992FE0" w:rsidRDefault="00F9567E" w:rsidP="00F9567E">
      <w:pPr>
        <w:pStyle w:val="BodyText"/>
        <w:numPr>
          <w:ilvl w:val="0"/>
          <w:numId w:val="21"/>
        </w:numPr>
      </w:pPr>
      <w:r w:rsidRPr="00992FE0">
        <w:t>The system prompts the operator to enter the gift card ID.</w:t>
      </w:r>
    </w:p>
    <w:p w:rsidR="00F9567E" w:rsidRPr="00992FE0" w:rsidRDefault="00F9567E" w:rsidP="00F9567E">
      <w:pPr>
        <w:pStyle w:val="BodyText"/>
        <w:numPr>
          <w:ilvl w:val="0"/>
          <w:numId w:val="21"/>
        </w:numPr>
      </w:pPr>
      <w:r w:rsidRPr="00992FE0">
        <w:t>If the operator manually enters the gift card ID, the Manual Gift Card Entry alternate flow is executed.</w:t>
      </w:r>
    </w:p>
    <w:p w:rsidR="00F9567E" w:rsidRPr="00992FE0" w:rsidRDefault="00F9567E" w:rsidP="00F9567E">
      <w:pPr>
        <w:pStyle w:val="BodyText"/>
        <w:numPr>
          <w:ilvl w:val="0"/>
          <w:numId w:val="21"/>
        </w:numPr>
      </w:pPr>
      <w:r w:rsidRPr="00992FE0">
        <w:lastRenderedPageBreak/>
        <w:t>If the operator scans the gift card ID, the Gift Card Scan Entry alternate flow is executed.</w:t>
      </w:r>
    </w:p>
    <w:p w:rsidR="00F9567E" w:rsidRPr="00992FE0" w:rsidRDefault="00F9567E" w:rsidP="00F9567E">
      <w:pPr>
        <w:pStyle w:val="BodyText"/>
        <w:numPr>
          <w:ilvl w:val="0"/>
          <w:numId w:val="21"/>
        </w:numPr>
      </w:pPr>
      <w:r w:rsidRPr="00992FE0">
        <w:t xml:space="preserve">The operator </w:t>
      </w:r>
      <w:r w:rsidR="007C0402" w:rsidRPr="00992FE0">
        <w:t>swipes the gift card</w:t>
      </w:r>
      <w:r w:rsidRPr="00992FE0">
        <w:t>.</w:t>
      </w:r>
    </w:p>
    <w:p w:rsidR="00F9567E" w:rsidRPr="00992FE0" w:rsidRDefault="00F9567E" w:rsidP="00F9567E">
      <w:pPr>
        <w:pStyle w:val="BodyText"/>
        <w:numPr>
          <w:ilvl w:val="0"/>
          <w:numId w:val="21"/>
        </w:numPr>
      </w:pPr>
      <w:r w:rsidRPr="00992FE0">
        <w:t>If the swipe is unsuccessful, the system displays a message, the operator acknowledges the message and the Main Flow restarts.</w:t>
      </w:r>
    </w:p>
    <w:p w:rsidR="00F9567E" w:rsidRPr="00992FE0" w:rsidRDefault="00F9567E" w:rsidP="00F9567E">
      <w:pPr>
        <w:pStyle w:val="BodyText"/>
        <w:numPr>
          <w:ilvl w:val="0"/>
          <w:numId w:val="21"/>
        </w:numPr>
      </w:pPr>
      <w:r w:rsidRPr="00992FE0">
        <w:t>The system validates the gift card ID.</w:t>
      </w:r>
    </w:p>
    <w:p w:rsidR="00F9567E" w:rsidRPr="00992FE0" w:rsidRDefault="00F9567E" w:rsidP="00F9567E">
      <w:pPr>
        <w:pStyle w:val="BodyText"/>
        <w:numPr>
          <w:ilvl w:val="0"/>
          <w:numId w:val="21"/>
        </w:numPr>
      </w:pPr>
      <w:r w:rsidRPr="00992FE0">
        <w:t>If the gift card ID is invalid, the system displays a message, the operator acknowledges the message and the Main Flow restarts.</w:t>
      </w:r>
    </w:p>
    <w:p w:rsidR="00F9567E" w:rsidRPr="00992FE0" w:rsidRDefault="00F9567E" w:rsidP="00F9567E">
      <w:pPr>
        <w:pStyle w:val="BodyText"/>
        <w:numPr>
          <w:ilvl w:val="0"/>
          <w:numId w:val="21"/>
        </w:numPr>
      </w:pPr>
      <w:r w:rsidRPr="00992FE0">
        <w:t>The system determines if a gift card amount is required.</w:t>
      </w:r>
    </w:p>
    <w:p w:rsidR="00F9567E" w:rsidRPr="00992FE0" w:rsidRDefault="00F9567E" w:rsidP="00F9567E">
      <w:pPr>
        <w:pStyle w:val="BodyText"/>
        <w:numPr>
          <w:ilvl w:val="0"/>
          <w:numId w:val="21"/>
        </w:numPr>
      </w:pPr>
      <w:r w:rsidRPr="00992FE0">
        <w:t>If an amount is required, the Gift Card Amount alternate flow is executed.</w:t>
      </w:r>
    </w:p>
    <w:p w:rsidR="00F9567E" w:rsidRPr="00992FE0" w:rsidRDefault="00F9567E" w:rsidP="00F9567E">
      <w:pPr>
        <w:pStyle w:val="BodyText"/>
        <w:numPr>
          <w:ilvl w:val="0"/>
          <w:numId w:val="21"/>
        </w:numPr>
      </w:pPr>
      <w:r w:rsidRPr="00992FE0">
        <w:t>The system journals the gift card ID, entry method and amount.</w:t>
      </w:r>
    </w:p>
    <w:p w:rsidR="00F9567E" w:rsidRPr="00992FE0" w:rsidRDefault="00F9567E" w:rsidP="00F9567E">
      <w:pPr>
        <w:pStyle w:val="BodyText"/>
        <w:numPr>
          <w:ilvl w:val="0"/>
          <w:numId w:val="21"/>
        </w:numPr>
      </w:pPr>
      <w:r w:rsidRPr="00992FE0">
        <w:t>The use case ends and the system executes the Gift Card Activation use case.</w:t>
      </w:r>
    </w:p>
    <w:p w:rsidR="00357D33" w:rsidRPr="00992FE0" w:rsidRDefault="00357D33" w:rsidP="00357D33">
      <w:pPr>
        <w:pStyle w:val="Heading2"/>
      </w:pPr>
      <w:bookmarkStart w:id="451" w:name="_Toc399499202"/>
      <w:r w:rsidRPr="00992FE0">
        <w:t>Alternate Flows</w:t>
      </w:r>
      <w:bookmarkEnd w:id="451"/>
    </w:p>
    <w:p w:rsidR="00357D33" w:rsidRPr="00992FE0" w:rsidRDefault="00972134" w:rsidP="00357D33">
      <w:pPr>
        <w:pStyle w:val="Heading3"/>
      </w:pPr>
      <w:r w:rsidRPr="00992FE0">
        <w:t>Manual Gift Card Entry</w:t>
      </w:r>
    </w:p>
    <w:p w:rsidR="00A84B46" w:rsidRPr="00992FE0" w:rsidRDefault="00A84B46" w:rsidP="00A84B46">
      <w:pPr>
        <w:pStyle w:val="BodyText"/>
        <w:numPr>
          <w:ilvl w:val="0"/>
          <w:numId w:val="22"/>
        </w:numPr>
      </w:pPr>
      <w:r w:rsidRPr="00992FE0">
        <w:t>The operator enters the gift card ID and accepts the entry.</w:t>
      </w:r>
    </w:p>
    <w:p w:rsidR="00A84B46" w:rsidRPr="00992FE0" w:rsidRDefault="00A84B46" w:rsidP="00A84B46">
      <w:pPr>
        <w:pStyle w:val="BodyText"/>
        <w:numPr>
          <w:ilvl w:val="0"/>
          <w:numId w:val="22"/>
        </w:numPr>
      </w:pPr>
      <w:r w:rsidRPr="00992FE0">
        <w:t>The system determines if a Check Digit computation is required.</w:t>
      </w:r>
    </w:p>
    <w:p w:rsidR="00A84B46" w:rsidRPr="00992FE0" w:rsidRDefault="00A84B46" w:rsidP="00A84B46">
      <w:pPr>
        <w:pStyle w:val="BodyText"/>
        <w:numPr>
          <w:ilvl w:val="0"/>
          <w:numId w:val="22"/>
        </w:numPr>
      </w:pPr>
      <w:r w:rsidRPr="00992FE0">
        <w:t>If a Check Digit computation is required, the Check Digit use case is executed.</w:t>
      </w:r>
    </w:p>
    <w:p w:rsidR="00A84B46" w:rsidRPr="00992FE0" w:rsidRDefault="00A84B46" w:rsidP="00A84B46">
      <w:pPr>
        <w:pStyle w:val="BodyText"/>
        <w:numPr>
          <w:ilvl w:val="0"/>
          <w:numId w:val="22"/>
        </w:numPr>
      </w:pPr>
      <w:r w:rsidRPr="00992FE0">
        <w:t>If the system returns from the Check Digit use case with an invalid check digit, the system displays a message, the operator acknowledges the message and the Main Flow restarts.</w:t>
      </w:r>
    </w:p>
    <w:p w:rsidR="003646A7" w:rsidRPr="00992FE0" w:rsidRDefault="003646A7" w:rsidP="003646A7">
      <w:pPr>
        <w:pStyle w:val="BodyText"/>
        <w:numPr>
          <w:ilvl w:val="0"/>
          <w:numId w:val="22"/>
        </w:numPr>
        <w:jc w:val="both"/>
      </w:pPr>
      <w:r w:rsidRPr="00992FE0">
        <w:t>The system evaluates if manager override is required for manually capturing the account number.</w:t>
      </w:r>
    </w:p>
    <w:p w:rsidR="003646A7" w:rsidRPr="00992FE0" w:rsidRDefault="003646A7" w:rsidP="003646A7">
      <w:pPr>
        <w:pStyle w:val="BodyText"/>
        <w:numPr>
          <w:ilvl w:val="0"/>
          <w:numId w:val="22"/>
        </w:numPr>
        <w:jc w:val="both"/>
      </w:pPr>
      <w:r w:rsidRPr="00992FE0">
        <w:t>If the manager override is not required for manually capturing the card account number, the system returns to the Main Flow where the system determines if a gift card amount is required.</w:t>
      </w:r>
    </w:p>
    <w:p w:rsidR="003646A7" w:rsidRPr="00992FE0" w:rsidRDefault="003646A7" w:rsidP="003646A7">
      <w:pPr>
        <w:pStyle w:val="BodyText"/>
        <w:numPr>
          <w:ilvl w:val="0"/>
          <w:numId w:val="22"/>
        </w:numPr>
        <w:jc w:val="both"/>
      </w:pPr>
      <w:r w:rsidRPr="00992FE0">
        <w:t xml:space="preserve">The </w:t>
      </w:r>
      <w:r w:rsidRPr="00992FE0">
        <w:rPr>
          <w:bCs/>
        </w:rPr>
        <w:t>system executes the Manager Override use case.</w:t>
      </w:r>
    </w:p>
    <w:p w:rsidR="003646A7" w:rsidRPr="00992FE0" w:rsidRDefault="003646A7" w:rsidP="003646A7">
      <w:pPr>
        <w:pStyle w:val="BodyText"/>
        <w:numPr>
          <w:ilvl w:val="0"/>
          <w:numId w:val="22"/>
        </w:numPr>
        <w:jc w:val="both"/>
      </w:pPr>
      <w:r w:rsidRPr="00992FE0">
        <w:t>If the manager override is denied, the use case ends and the system returns to the calling use case.</w:t>
      </w:r>
    </w:p>
    <w:p w:rsidR="003646A7" w:rsidRPr="00992FE0" w:rsidRDefault="003646A7" w:rsidP="003646A7">
      <w:pPr>
        <w:pStyle w:val="BodyText"/>
        <w:numPr>
          <w:ilvl w:val="0"/>
          <w:numId w:val="22"/>
        </w:numPr>
        <w:jc w:val="both"/>
      </w:pPr>
      <w:r w:rsidRPr="00992FE0">
        <w:rPr>
          <w:bCs/>
        </w:rPr>
        <w:t xml:space="preserve">If the Manager Override use case returns with an approved, </w:t>
      </w:r>
      <w:r w:rsidRPr="00992FE0">
        <w:t xml:space="preserve">the system returns to the Main Flow where the system determines if a gift card amount is required.  </w:t>
      </w:r>
      <w:r w:rsidRPr="00992FE0">
        <w:rPr>
          <w:b/>
        </w:rPr>
        <w:t>Note</w:t>
      </w:r>
      <w:r w:rsidRPr="00992FE0">
        <w:t>:  The manager override is not queued, as the manager override occurred after total is selected.</w:t>
      </w:r>
    </w:p>
    <w:p w:rsidR="00357D33" w:rsidRPr="00992FE0" w:rsidRDefault="00972134" w:rsidP="00357D33">
      <w:pPr>
        <w:pStyle w:val="Heading3"/>
      </w:pPr>
      <w:r w:rsidRPr="00992FE0">
        <w:t>Gift Card Scan Entry</w:t>
      </w:r>
    </w:p>
    <w:p w:rsidR="00A84B46" w:rsidRPr="00992FE0" w:rsidRDefault="00A84B46" w:rsidP="00A84B46">
      <w:pPr>
        <w:numPr>
          <w:ilvl w:val="0"/>
          <w:numId w:val="23"/>
        </w:numPr>
        <w:spacing w:after="120"/>
      </w:pPr>
      <w:r w:rsidRPr="00992FE0">
        <w:t>If the scan is unsuccessful, the system restarts the Main Flow.</w:t>
      </w:r>
    </w:p>
    <w:p w:rsidR="00A84B46" w:rsidRPr="00992FE0" w:rsidRDefault="00A84B46" w:rsidP="00A84B46">
      <w:pPr>
        <w:numPr>
          <w:ilvl w:val="0"/>
          <w:numId w:val="23"/>
        </w:numPr>
        <w:spacing w:after="120"/>
      </w:pPr>
      <w:r w:rsidRPr="00992FE0">
        <w:t>The device reads the gift card information from the bar code.</w:t>
      </w:r>
    </w:p>
    <w:p w:rsidR="00A84B46" w:rsidRPr="00992FE0" w:rsidRDefault="00A84B46" w:rsidP="00A84B46">
      <w:pPr>
        <w:numPr>
          <w:ilvl w:val="0"/>
          <w:numId w:val="23"/>
        </w:numPr>
        <w:spacing w:after="120"/>
      </w:pPr>
      <w:r w:rsidRPr="00992FE0">
        <w:t>The system returns to the Main Flow where the system determines if a gift card amount is required.</w:t>
      </w:r>
    </w:p>
    <w:p w:rsidR="00972134" w:rsidRPr="00992FE0" w:rsidRDefault="00972134" w:rsidP="00972134">
      <w:pPr>
        <w:pStyle w:val="Heading3"/>
      </w:pPr>
      <w:r w:rsidRPr="00992FE0">
        <w:t>Gift Card Amount</w:t>
      </w:r>
    </w:p>
    <w:p w:rsidR="00A84B46" w:rsidRPr="00992FE0" w:rsidRDefault="00A84B46" w:rsidP="00A84B46">
      <w:pPr>
        <w:pStyle w:val="BodyText"/>
        <w:numPr>
          <w:ilvl w:val="0"/>
          <w:numId w:val="42"/>
        </w:numPr>
      </w:pPr>
      <w:r w:rsidRPr="00992FE0">
        <w:t>The system prompts the operator to enter the amount of the gift card.</w:t>
      </w:r>
    </w:p>
    <w:p w:rsidR="00A84B46" w:rsidRPr="00992FE0" w:rsidRDefault="00A84B46" w:rsidP="00A84B46">
      <w:pPr>
        <w:pStyle w:val="BodyText"/>
        <w:numPr>
          <w:ilvl w:val="0"/>
          <w:numId w:val="42"/>
        </w:numPr>
      </w:pPr>
      <w:r w:rsidRPr="00992FE0">
        <w:t>The operator enters an amount and accepts the entry.</w:t>
      </w:r>
    </w:p>
    <w:p w:rsidR="00A84B46" w:rsidRPr="00992FE0" w:rsidRDefault="00A84B46" w:rsidP="00A84B46">
      <w:pPr>
        <w:pStyle w:val="BodyText"/>
        <w:numPr>
          <w:ilvl w:val="0"/>
          <w:numId w:val="42"/>
        </w:numPr>
      </w:pPr>
      <w:r w:rsidRPr="00992FE0">
        <w:t>The system evaluates the gift card amount.</w:t>
      </w:r>
    </w:p>
    <w:p w:rsidR="00A84B46" w:rsidRPr="00992FE0" w:rsidRDefault="00A84B46" w:rsidP="00A84B46">
      <w:pPr>
        <w:pStyle w:val="BodyText"/>
        <w:numPr>
          <w:ilvl w:val="0"/>
          <w:numId w:val="42"/>
        </w:numPr>
      </w:pPr>
      <w:r w:rsidRPr="00992FE0">
        <w:t>If the amount is less than the Minimum Gift Card Issue Amount parameter, the system displays a message, the operator acknowledges the message and the alternate flow restarts.</w:t>
      </w:r>
    </w:p>
    <w:p w:rsidR="00A84B46" w:rsidRPr="00992FE0" w:rsidRDefault="00A84B46" w:rsidP="00A84B46">
      <w:pPr>
        <w:pStyle w:val="BodyText"/>
        <w:numPr>
          <w:ilvl w:val="0"/>
          <w:numId w:val="42"/>
        </w:numPr>
      </w:pPr>
      <w:r w:rsidRPr="00992FE0">
        <w:t>If the amount is greater than the Maximum Gift Card Issue Amount parameter, the system displays a message, the operator acknowledges the message and the alternate flow restarts.</w:t>
      </w:r>
    </w:p>
    <w:p w:rsidR="00A84B46" w:rsidRPr="00992FE0" w:rsidRDefault="00A84B46" w:rsidP="00A84B46">
      <w:pPr>
        <w:pStyle w:val="BodyText"/>
        <w:numPr>
          <w:ilvl w:val="0"/>
          <w:numId w:val="42"/>
        </w:numPr>
      </w:pPr>
      <w:r w:rsidRPr="00992FE0">
        <w:t>The alternate flow ends and the system returns to the Main Flow where the system journals the gift card ID, entry method and amount.</w:t>
      </w:r>
    </w:p>
    <w:p w:rsidR="00357D33" w:rsidRPr="00992FE0" w:rsidRDefault="00357D33" w:rsidP="00357D33">
      <w:pPr>
        <w:pStyle w:val="Heading2"/>
      </w:pPr>
      <w:bookmarkStart w:id="452" w:name="_Toc399499203"/>
      <w:r w:rsidRPr="00992FE0">
        <w:t>Post Condition</w:t>
      </w:r>
      <w:bookmarkEnd w:id="452"/>
    </w:p>
    <w:p w:rsidR="00A84B46" w:rsidRPr="00992FE0" w:rsidRDefault="00A84B46" w:rsidP="00A84B46">
      <w:pPr>
        <w:pStyle w:val="BodyText"/>
        <w:numPr>
          <w:ilvl w:val="0"/>
          <w:numId w:val="2"/>
        </w:numPr>
      </w:pPr>
      <w:r w:rsidRPr="00992FE0">
        <w:t>Gift Card activation is executed</w:t>
      </w:r>
    </w:p>
    <w:p w:rsidR="00357D33" w:rsidRPr="00992FE0" w:rsidRDefault="00357D33" w:rsidP="00357D33">
      <w:pPr>
        <w:pStyle w:val="Heading2"/>
      </w:pPr>
      <w:bookmarkStart w:id="453" w:name="_Toc399499204"/>
      <w:r w:rsidRPr="00992FE0">
        <w:lastRenderedPageBreak/>
        <w:t>Special Requirements</w:t>
      </w:r>
      <w:bookmarkEnd w:id="453"/>
    </w:p>
    <w:p w:rsidR="007C0402" w:rsidRPr="00992FE0" w:rsidRDefault="007A035E" w:rsidP="007C0402">
      <w:pPr>
        <w:pStyle w:val="BodyText"/>
      </w:pPr>
      <w:r w:rsidRPr="00992FE0">
        <w:t xml:space="preserve">Open value gift cards will prompt for the amount to apply.  </w:t>
      </w:r>
    </w:p>
    <w:p w:rsidR="00357D33" w:rsidRPr="00992FE0" w:rsidRDefault="00357D33" w:rsidP="00357D33">
      <w:pPr>
        <w:pStyle w:val="Heading3"/>
      </w:pPr>
      <w:r w:rsidRPr="00992FE0">
        <w:t>Special Offline Requirements</w:t>
      </w:r>
    </w:p>
    <w:p w:rsidR="00357D33" w:rsidRPr="00992FE0" w:rsidRDefault="00A84B46" w:rsidP="00357D33">
      <w:pPr>
        <w:pStyle w:val="BodyText"/>
        <w:rPr>
          <w:color w:val="FF0000"/>
        </w:rPr>
      </w:pPr>
      <w:r w:rsidRPr="00992FE0">
        <w:rPr>
          <w:color w:val="FF0000"/>
        </w:rPr>
        <w:t>TBD</w:t>
      </w:r>
    </w:p>
    <w:p w:rsidR="00357D33" w:rsidRPr="00992FE0" w:rsidRDefault="00357D33" w:rsidP="00357D33">
      <w:pPr>
        <w:pStyle w:val="Heading3"/>
      </w:pPr>
      <w:r w:rsidRPr="00992FE0">
        <w:t xml:space="preserve">Data </w:t>
      </w:r>
      <w:proofErr w:type="spellStart"/>
      <w:r w:rsidRPr="00992FE0">
        <w:t>Input/Output</w:t>
      </w:r>
      <w:proofErr w:type="spellEnd"/>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357D33" w:rsidRPr="00992FE0" w:rsidTr="002C3E74">
        <w:trPr>
          <w:cantSplit/>
        </w:trPr>
        <w:tc>
          <w:tcPr>
            <w:tcW w:w="1284" w:type="pct"/>
            <w:tcBorders>
              <w:top w:val="single" w:sz="8" w:space="0" w:color="4F81BD"/>
              <w:left w:val="single" w:sz="8" w:space="0" w:color="4F81BD"/>
              <w:bottom w:val="single" w:sz="18" w:space="0" w:color="4F81BD"/>
              <w:right w:val="single" w:sz="8" w:space="0" w:color="4F81BD"/>
            </w:tcBorders>
          </w:tcPr>
          <w:p w:rsidR="00357D33" w:rsidRPr="00992FE0" w:rsidRDefault="00357D33" w:rsidP="002C3E74">
            <w:pPr>
              <w:rPr>
                <w:b/>
              </w:rPr>
            </w:pPr>
            <w:r w:rsidRPr="00992FE0">
              <w:rPr>
                <w:b/>
              </w:rPr>
              <w:t>Data Element</w:t>
            </w:r>
          </w:p>
        </w:tc>
        <w:tc>
          <w:tcPr>
            <w:tcW w:w="2310" w:type="pct"/>
            <w:tcBorders>
              <w:top w:val="single" w:sz="8" w:space="0" w:color="4F81BD"/>
              <w:left w:val="single" w:sz="8" w:space="0" w:color="4F81BD"/>
              <w:bottom w:val="single" w:sz="18" w:space="0" w:color="4F81BD"/>
              <w:right w:val="single" w:sz="8" w:space="0" w:color="4F81BD"/>
            </w:tcBorders>
          </w:tcPr>
          <w:p w:rsidR="00357D33" w:rsidRPr="00992FE0" w:rsidRDefault="00357D33" w:rsidP="002C3E74">
            <w:pPr>
              <w:rPr>
                <w:b/>
                <w:szCs w:val="20"/>
              </w:rPr>
            </w:pPr>
            <w:r w:rsidRPr="00992FE0">
              <w:rPr>
                <w:b/>
                <w:szCs w:val="20"/>
              </w:rPr>
              <w:t>Description</w:t>
            </w:r>
          </w:p>
        </w:tc>
        <w:tc>
          <w:tcPr>
            <w:tcW w:w="1406" w:type="pct"/>
            <w:tcBorders>
              <w:top w:val="single" w:sz="8" w:space="0" w:color="4F81BD"/>
              <w:left w:val="single" w:sz="8" w:space="0" w:color="4F81BD"/>
              <w:bottom w:val="single" w:sz="18" w:space="0" w:color="4F81BD"/>
              <w:right w:val="single" w:sz="8" w:space="0" w:color="4F81BD"/>
            </w:tcBorders>
          </w:tcPr>
          <w:p w:rsidR="00357D33" w:rsidRPr="00992FE0" w:rsidRDefault="00357D33" w:rsidP="002C3E74">
            <w:pPr>
              <w:rPr>
                <w:b/>
                <w:szCs w:val="20"/>
              </w:rPr>
            </w:pPr>
            <w:r w:rsidRPr="00992FE0">
              <w:rPr>
                <w:b/>
                <w:szCs w:val="20"/>
              </w:rPr>
              <w:t>Destination</w:t>
            </w:r>
          </w:p>
        </w:tc>
      </w:tr>
      <w:tr w:rsidR="004B4F05" w:rsidRPr="00992FE0" w:rsidTr="004266B9">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4B4F05" w:rsidRPr="00992FE0" w:rsidRDefault="004B4F05" w:rsidP="004266B9">
            <w:pPr>
              <w:rPr>
                <w:bCs/>
                <w:szCs w:val="20"/>
              </w:rPr>
            </w:pPr>
            <w:r w:rsidRPr="00992FE0">
              <w:rPr>
                <w:bCs/>
                <w:szCs w:val="20"/>
              </w:rPr>
              <w:t>SKU</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4B4F05" w:rsidRPr="00992FE0" w:rsidRDefault="004B4F05" w:rsidP="004266B9">
            <w:pPr>
              <w:rPr>
                <w:szCs w:val="20"/>
              </w:rPr>
            </w:pPr>
            <w:r w:rsidRPr="00992FE0">
              <w:rPr>
                <w:szCs w:val="20"/>
              </w:rPr>
              <w:t>The SKU associated with the gift card to be issued</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4B4F05" w:rsidRPr="00992FE0" w:rsidRDefault="004B4F05" w:rsidP="004266B9">
            <w:pPr>
              <w:numPr>
                <w:ilvl w:val="0"/>
                <w:numId w:val="2"/>
              </w:numPr>
              <w:rPr>
                <w:szCs w:val="20"/>
              </w:rPr>
            </w:pPr>
            <w:r w:rsidRPr="00992FE0">
              <w:rPr>
                <w:szCs w:val="20"/>
              </w:rPr>
              <w:t>E-Journal</w:t>
            </w:r>
          </w:p>
          <w:p w:rsidR="004B4F05" w:rsidRPr="00992FE0" w:rsidRDefault="004B4F05" w:rsidP="004266B9">
            <w:pPr>
              <w:numPr>
                <w:ilvl w:val="0"/>
                <w:numId w:val="2"/>
              </w:numPr>
              <w:rPr>
                <w:szCs w:val="20"/>
              </w:rPr>
            </w:pPr>
            <w:proofErr w:type="spellStart"/>
            <w:r w:rsidRPr="00992FE0">
              <w:rPr>
                <w:szCs w:val="20"/>
              </w:rPr>
              <w:t>POSLog</w:t>
            </w:r>
            <w:proofErr w:type="spellEnd"/>
          </w:p>
          <w:p w:rsidR="004B4F05" w:rsidRPr="00992FE0" w:rsidRDefault="004B4F05" w:rsidP="004266B9">
            <w:pPr>
              <w:numPr>
                <w:ilvl w:val="0"/>
                <w:numId w:val="2"/>
              </w:numPr>
              <w:rPr>
                <w:szCs w:val="20"/>
              </w:rPr>
            </w:pPr>
            <w:r w:rsidRPr="00992FE0">
              <w:rPr>
                <w:szCs w:val="20"/>
              </w:rPr>
              <w:t>Receipt</w:t>
            </w:r>
          </w:p>
        </w:tc>
      </w:tr>
      <w:tr w:rsidR="00A84B46" w:rsidRPr="00992FE0" w:rsidTr="00915CFB">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A84B46" w:rsidRPr="00992FE0" w:rsidRDefault="007A035E" w:rsidP="00915CFB">
            <w:pPr>
              <w:rPr>
                <w:bCs/>
                <w:szCs w:val="20"/>
              </w:rPr>
            </w:pPr>
            <w:r w:rsidRPr="00992FE0">
              <w:rPr>
                <w:bCs/>
                <w:szCs w:val="20"/>
              </w:rPr>
              <w:t>Gift Card Number</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A84B46" w:rsidRPr="00992FE0" w:rsidRDefault="007A035E" w:rsidP="00915CFB">
            <w:pPr>
              <w:rPr>
                <w:szCs w:val="20"/>
              </w:rPr>
            </w:pPr>
            <w:r w:rsidRPr="00992FE0">
              <w:rPr>
                <w:szCs w:val="20"/>
              </w:rPr>
              <w:t>Number</w:t>
            </w:r>
            <w:r w:rsidR="00A84B46" w:rsidRPr="00992FE0">
              <w:rPr>
                <w:szCs w:val="20"/>
              </w:rPr>
              <w:t xml:space="preserve"> associated to a gift card</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A84B46" w:rsidRPr="00992FE0" w:rsidRDefault="00A84B46" w:rsidP="00915CFB">
            <w:pPr>
              <w:numPr>
                <w:ilvl w:val="0"/>
                <w:numId w:val="2"/>
              </w:numPr>
              <w:rPr>
                <w:szCs w:val="20"/>
              </w:rPr>
            </w:pPr>
            <w:r w:rsidRPr="00992FE0">
              <w:rPr>
                <w:szCs w:val="20"/>
              </w:rPr>
              <w:t>E-Journal</w:t>
            </w:r>
          </w:p>
          <w:p w:rsidR="002E7B28" w:rsidRPr="00992FE0" w:rsidRDefault="002E7B28" w:rsidP="00915CFB">
            <w:pPr>
              <w:numPr>
                <w:ilvl w:val="0"/>
                <w:numId w:val="2"/>
              </w:numPr>
              <w:rPr>
                <w:szCs w:val="20"/>
              </w:rPr>
            </w:pPr>
            <w:r w:rsidRPr="00992FE0">
              <w:rPr>
                <w:szCs w:val="20"/>
              </w:rPr>
              <w:t>Receipt</w:t>
            </w:r>
          </w:p>
          <w:p w:rsidR="002E7B28" w:rsidRPr="00992FE0" w:rsidRDefault="002E7B28" w:rsidP="00915CFB">
            <w:pPr>
              <w:numPr>
                <w:ilvl w:val="0"/>
                <w:numId w:val="2"/>
              </w:numPr>
              <w:rPr>
                <w:szCs w:val="20"/>
              </w:rPr>
            </w:pPr>
            <w:proofErr w:type="spellStart"/>
            <w:r w:rsidRPr="00992FE0">
              <w:rPr>
                <w:szCs w:val="20"/>
              </w:rPr>
              <w:t>POSLog</w:t>
            </w:r>
            <w:proofErr w:type="spellEnd"/>
          </w:p>
        </w:tc>
      </w:tr>
      <w:tr w:rsidR="004B4F05" w:rsidRPr="00992FE0" w:rsidTr="00915CFB">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4B4F05" w:rsidRPr="00992FE0" w:rsidRDefault="004B4F05" w:rsidP="00915CFB">
            <w:pPr>
              <w:rPr>
                <w:bCs/>
                <w:szCs w:val="20"/>
              </w:rPr>
            </w:pPr>
            <w:r w:rsidRPr="00992FE0">
              <w:rPr>
                <w:bCs/>
                <w:szCs w:val="20"/>
              </w:rPr>
              <w:t>Gift Card Number (Receipt</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4B4F05" w:rsidRPr="00992FE0" w:rsidRDefault="004B4F05" w:rsidP="004B4F05">
            <w:r w:rsidRPr="00992FE0">
              <w:t>The number associated to a gift card.  The number is masked on the receipt</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4B4F05" w:rsidRPr="00992FE0" w:rsidRDefault="004B4F05" w:rsidP="00915CFB">
            <w:pPr>
              <w:numPr>
                <w:ilvl w:val="0"/>
                <w:numId w:val="2"/>
              </w:numPr>
              <w:rPr>
                <w:szCs w:val="20"/>
              </w:rPr>
            </w:pPr>
            <w:r w:rsidRPr="00992FE0">
              <w:rPr>
                <w:szCs w:val="20"/>
              </w:rPr>
              <w:t>Receipt.</w:t>
            </w:r>
          </w:p>
        </w:tc>
      </w:tr>
      <w:tr w:rsidR="007A035E" w:rsidRPr="00992FE0" w:rsidTr="00915CFB">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7A035E" w:rsidRPr="00992FE0" w:rsidRDefault="007A035E" w:rsidP="00915CFB">
            <w:pPr>
              <w:rPr>
                <w:bCs/>
                <w:szCs w:val="20"/>
              </w:rPr>
            </w:pPr>
            <w:r w:rsidRPr="00992FE0">
              <w:rPr>
                <w:bCs/>
                <w:szCs w:val="20"/>
              </w:rPr>
              <w:t>Entry Method</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7A035E" w:rsidRPr="00992FE0" w:rsidRDefault="007A035E" w:rsidP="004266B9">
            <w:r w:rsidRPr="00992FE0">
              <w:t>The method the gift card was entered into the system:</w:t>
            </w:r>
          </w:p>
          <w:p w:rsidR="007A035E" w:rsidRPr="00992FE0" w:rsidRDefault="007A035E" w:rsidP="004266B9">
            <w:pPr>
              <w:numPr>
                <w:ilvl w:val="0"/>
                <w:numId w:val="40"/>
              </w:numPr>
            </w:pPr>
            <w:r w:rsidRPr="00992FE0">
              <w:t>Swiped</w:t>
            </w:r>
          </w:p>
          <w:p w:rsidR="007A035E" w:rsidRPr="00992FE0" w:rsidRDefault="007A035E" w:rsidP="004266B9">
            <w:pPr>
              <w:numPr>
                <w:ilvl w:val="0"/>
                <w:numId w:val="40"/>
              </w:numPr>
            </w:pPr>
            <w:r w:rsidRPr="00992FE0">
              <w:t>Scan</w:t>
            </w:r>
          </w:p>
          <w:p w:rsidR="007A035E" w:rsidRPr="00992FE0" w:rsidRDefault="007A035E" w:rsidP="004266B9">
            <w:pPr>
              <w:numPr>
                <w:ilvl w:val="0"/>
                <w:numId w:val="40"/>
              </w:numPr>
            </w:pPr>
            <w:r w:rsidRPr="00992FE0">
              <w:t>Manual Entry</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7A035E" w:rsidRPr="00992FE0" w:rsidRDefault="007A035E" w:rsidP="00915CFB">
            <w:pPr>
              <w:numPr>
                <w:ilvl w:val="0"/>
                <w:numId w:val="2"/>
              </w:numPr>
              <w:rPr>
                <w:szCs w:val="20"/>
              </w:rPr>
            </w:pPr>
            <w:r w:rsidRPr="00992FE0">
              <w:rPr>
                <w:szCs w:val="20"/>
              </w:rPr>
              <w:t>E-Journal</w:t>
            </w:r>
          </w:p>
          <w:p w:rsidR="007A035E" w:rsidRPr="00992FE0" w:rsidRDefault="007A035E" w:rsidP="00915CFB">
            <w:pPr>
              <w:numPr>
                <w:ilvl w:val="0"/>
                <w:numId w:val="2"/>
              </w:numPr>
              <w:rPr>
                <w:szCs w:val="20"/>
              </w:rPr>
            </w:pPr>
            <w:proofErr w:type="spellStart"/>
            <w:r w:rsidRPr="00992FE0">
              <w:rPr>
                <w:szCs w:val="20"/>
              </w:rPr>
              <w:t>POSLog</w:t>
            </w:r>
            <w:proofErr w:type="spellEnd"/>
          </w:p>
          <w:p w:rsidR="007A035E" w:rsidRPr="00992FE0" w:rsidRDefault="007A035E" w:rsidP="00915CFB">
            <w:pPr>
              <w:numPr>
                <w:ilvl w:val="0"/>
                <w:numId w:val="2"/>
              </w:numPr>
              <w:rPr>
                <w:szCs w:val="20"/>
              </w:rPr>
            </w:pPr>
            <w:r w:rsidRPr="00992FE0">
              <w:rPr>
                <w:szCs w:val="20"/>
              </w:rPr>
              <w:t>Receipt</w:t>
            </w:r>
          </w:p>
        </w:tc>
      </w:tr>
      <w:tr w:rsidR="00A84B46" w:rsidRPr="00992FE0" w:rsidTr="00915CFB">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A84B46" w:rsidRPr="00992FE0" w:rsidRDefault="00A84B46" w:rsidP="00915CFB">
            <w:pPr>
              <w:rPr>
                <w:bCs/>
                <w:szCs w:val="20"/>
              </w:rPr>
            </w:pPr>
            <w:r w:rsidRPr="00992FE0">
              <w:rPr>
                <w:bCs/>
                <w:szCs w:val="20"/>
              </w:rPr>
              <w:t>Amount</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A84B46" w:rsidRPr="00992FE0" w:rsidRDefault="00A84B46" w:rsidP="00915CFB">
            <w:pPr>
              <w:rPr>
                <w:szCs w:val="20"/>
              </w:rPr>
            </w:pPr>
            <w:r w:rsidRPr="00992FE0">
              <w:rPr>
                <w:szCs w:val="20"/>
              </w:rPr>
              <w:t>The issued amount on the gift card</w:t>
            </w:r>
            <w:r w:rsidR="004B4F05" w:rsidRPr="00992FE0">
              <w:rPr>
                <w:szCs w:val="20"/>
              </w:rPr>
              <w:t xml:space="preserve"> – either the amount in the database or amount entered for the open value gift card.</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A84B46" w:rsidRPr="00992FE0" w:rsidRDefault="00A84B46" w:rsidP="00915CFB">
            <w:pPr>
              <w:numPr>
                <w:ilvl w:val="0"/>
                <w:numId w:val="2"/>
              </w:numPr>
              <w:rPr>
                <w:szCs w:val="20"/>
              </w:rPr>
            </w:pPr>
            <w:r w:rsidRPr="00992FE0">
              <w:rPr>
                <w:szCs w:val="20"/>
              </w:rPr>
              <w:t>E-Journal</w:t>
            </w:r>
          </w:p>
          <w:p w:rsidR="002E7B28" w:rsidRPr="00992FE0" w:rsidRDefault="002E7B28" w:rsidP="00915CFB">
            <w:pPr>
              <w:numPr>
                <w:ilvl w:val="0"/>
                <w:numId w:val="2"/>
              </w:numPr>
              <w:rPr>
                <w:szCs w:val="20"/>
              </w:rPr>
            </w:pPr>
            <w:r w:rsidRPr="00992FE0">
              <w:rPr>
                <w:szCs w:val="20"/>
              </w:rPr>
              <w:t>Receipt</w:t>
            </w:r>
          </w:p>
          <w:p w:rsidR="002E7B28" w:rsidRPr="00992FE0" w:rsidRDefault="002E7B28" w:rsidP="00915CFB">
            <w:pPr>
              <w:numPr>
                <w:ilvl w:val="0"/>
                <w:numId w:val="2"/>
              </w:numPr>
              <w:rPr>
                <w:szCs w:val="20"/>
              </w:rPr>
            </w:pPr>
            <w:proofErr w:type="spellStart"/>
            <w:r w:rsidRPr="00992FE0">
              <w:rPr>
                <w:szCs w:val="20"/>
              </w:rPr>
              <w:t>POSLog</w:t>
            </w:r>
            <w:proofErr w:type="spellEnd"/>
          </w:p>
        </w:tc>
      </w:tr>
    </w:tbl>
    <w:p w:rsidR="00357D33" w:rsidRPr="00992FE0" w:rsidRDefault="00357D33" w:rsidP="00357D33">
      <w:pPr>
        <w:pStyle w:val="Heading1"/>
        <w:rPr>
          <w:i/>
        </w:rPr>
      </w:pPr>
      <w:bookmarkStart w:id="454" w:name="_Toc399499205"/>
      <w:r w:rsidRPr="00992FE0">
        <w:rPr>
          <w:i/>
        </w:rPr>
        <w:lastRenderedPageBreak/>
        <w:t>USE CASE: Gift Card Activation</w:t>
      </w:r>
      <w:r w:rsidR="001A77DB" w:rsidRPr="00992FE0">
        <w:rPr>
          <w:i/>
        </w:rPr>
        <w:t>/Deactivation</w:t>
      </w:r>
      <w:ins w:id="455" w:author="Amy Byers" w:date="2014-09-25T12:07:00Z">
        <w:r w:rsidR="00176C64">
          <w:rPr>
            <w:i/>
          </w:rPr>
          <w:t>/Reload</w:t>
        </w:r>
      </w:ins>
      <w:bookmarkEnd w:id="454"/>
    </w:p>
    <w:p w:rsidR="00357D33" w:rsidRPr="00992FE0" w:rsidRDefault="00357D33" w:rsidP="00357D33">
      <w:pPr>
        <w:pStyle w:val="Heading2"/>
      </w:pPr>
      <w:bookmarkStart w:id="456" w:name="_Toc399499206"/>
      <w:r w:rsidRPr="00992FE0">
        <w:t>Feature Flow</w:t>
      </w:r>
      <w:bookmarkEnd w:id="456"/>
    </w:p>
    <w:p w:rsidR="00761A70" w:rsidRPr="00992FE0" w:rsidRDefault="004266B9" w:rsidP="00761A70">
      <w:pPr>
        <w:pStyle w:val="BodyText"/>
        <w:jc w:val="center"/>
      </w:pPr>
      <w:del w:id="457" w:author="Amy Byers" w:date="2014-09-25T12:07:00Z">
        <w:r w:rsidRPr="00992FE0" w:rsidDel="00176C64">
          <w:object w:dxaOrig="10660" w:dyaOrig="6894">
            <v:shape id="_x0000_i1026" type="#_x0000_t75" style="width:534pt;height:345pt" o:ole="">
              <v:imagedata r:id="rId15" o:title=""/>
            </v:shape>
            <o:OLEObject Type="Embed" ProgID="Visio.Drawing.11" ShapeID="_x0000_i1026" DrawAspect="Content" ObjectID="_1473241136" r:id="rId16"/>
          </w:object>
        </w:r>
      </w:del>
      <w:ins w:id="458" w:author="Amy Byers" w:date="2014-09-25T12:07:00Z">
        <w:r w:rsidR="00176C64">
          <w:object w:dxaOrig="10660" w:dyaOrig="7013">
            <v:shape id="_x0000_i1030" type="#_x0000_t75" style="width:533.25pt;height:351pt" o:ole="">
              <v:imagedata r:id="rId17" o:title=""/>
            </v:shape>
            <o:OLEObject Type="Embed" ProgID="Visio.Drawing.11" ShapeID="_x0000_i1030" DrawAspect="Content" ObjectID="_1473241137" r:id="rId18"/>
          </w:object>
        </w:r>
      </w:ins>
    </w:p>
    <w:p w:rsidR="00357D33" w:rsidRPr="00992FE0" w:rsidRDefault="00357D33" w:rsidP="00357D33">
      <w:pPr>
        <w:pStyle w:val="Heading2"/>
      </w:pPr>
      <w:bookmarkStart w:id="459" w:name="_Toc399499207"/>
      <w:r w:rsidRPr="00992FE0">
        <w:t>Precondition</w:t>
      </w:r>
      <w:bookmarkEnd w:id="459"/>
    </w:p>
    <w:p w:rsidR="00761A70" w:rsidRPr="00992FE0" w:rsidRDefault="00761A70" w:rsidP="00761A70">
      <w:pPr>
        <w:pStyle w:val="BodyText"/>
        <w:numPr>
          <w:ilvl w:val="0"/>
          <w:numId w:val="2"/>
        </w:numPr>
      </w:pPr>
      <w:r w:rsidRPr="00992FE0">
        <w:t xml:space="preserve">A gift card has been issued or a gift card </w:t>
      </w:r>
      <w:r w:rsidR="00C51F46" w:rsidRPr="00992FE0">
        <w:t>item is being voided.</w:t>
      </w:r>
    </w:p>
    <w:p w:rsidR="00357D33" w:rsidRPr="00992FE0" w:rsidRDefault="00357D33" w:rsidP="00357D33">
      <w:pPr>
        <w:pStyle w:val="Heading2"/>
      </w:pPr>
      <w:bookmarkStart w:id="460" w:name="_Toc399499208"/>
      <w:r w:rsidRPr="00992FE0">
        <w:t>Main Flow</w:t>
      </w:r>
      <w:bookmarkEnd w:id="460"/>
    </w:p>
    <w:p w:rsidR="00761A70" w:rsidRPr="00992FE0" w:rsidRDefault="00761A70" w:rsidP="00761A70">
      <w:pPr>
        <w:pStyle w:val="BodyText"/>
        <w:numPr>
          <w:ilvl w:val="0"/>
          <w:numId w:val="32"/>
        </w:numPr>
      </w:pPr>
      <w:r w:rsidRPr="00992FE0">
        <w:t xml:space="preserve">The system sends an Activation </w:t>
      </w:r>
      <w:r w:rsidR="00BE5909" w:rsidRPr="00992FE0">
        <w:t xml:space="preserve">or Deactivation </w:t>
      </w:r>
      <w:r w:rsidRPr="00992FE0">
        <w:t xml:space="preserve">message to the </w:t>
      </w:r>
      <w:r w:rsidR="00BE5909" w:rsidRPr="00992FE0">
        <w:t>authorization service</w:t>
      </w:r>
      <w:r w:rsidRPr="00992FE0">
        <w:t>.</w:t>
      </w:r>
    </w:p>
    <w:p w:rsidR="00761A70" w:rsidRPr="00992FE0" w:rsidRDefault="00761A70" w:rsidP="00761A70">
      <w:pPr>
        <w:pStyle w:val="BodyText"/>
        <w:numPr>
          <w:ilvl w:val="0"/>
          <w:numId w:val="32"/>
        </w:numPr>
      </w:pPr>
      <w:r w:rsidRPr="00992FE0">
        <w:t>The system receives a response.</w:t>
      </w:r>
    </w:p>
    <w:p w:rsidR="004266B9" w:rsidRPr="00992FE0" w:rsidRDefault="004266B9" w:rsidP="00761A70">
      <w:pPr>
        <w:pStyle w:val="BodyText"/>
        <w:numPr>
          <w:ilvl w:val="0"/>
          <w:numId w:val="32"/>
        </w:numPr>
      </w:pPr>
      <w:r w:rsidRPr="00992FE0">
        <w:t>If the message was for Deactivation, the system journals the authorization details, the use case ends and returns to the calling use case.</w:t>
      </w:r>
    </w:p>
    <w:p w:rsidR="00761A70" w:rsidRPr="00992FE0" w:rsidRDefault="00761A70" w:rsidP="00761A70">
      <w:pPr>
        <w:pStyle w:val="BodyText"/>
        <w:numPr>
          <w:ilvl w:val="0"/>
          <w:numId w:val="32"/>
        </w:numPr>
      </w:pPr>
      <w:r w:rsidRPr="00992FE0">
        <w:t>If the system is offline to the authorization service or times out, the system displays a message, the ope</w:t>
      </w:r>
      <w:r w:rsidR="00BE5909" w:rsidRPr="00992FE0">
        <w:t>rator acknowledges the message</w:t>
      </w:r>
      <w:r w:rsidRPr="00992FE0">
        <w:t xml:space="preserve">, the use case </w:t>
      </w:r>
      <w:r w:rsidR="00BE5909" w:rsidRPr="00992FE0">
        <w:t>continues where the system journals the authorization details</w:t>
      </w:r>
      <w:r w:rsidRPr="00992FE0">
        <w:t>.</w:t>
      </w:r>
    </w:p>
    <w:p w:rsidR="00761A70" w:rsidRPr="00992FE0" w:rsidRDefault="00761A70" w:rsidP="00761A70">
      <w:pPr>
        <w:pStyle w:val="BodyText"/>
        <w:numPr>
          <w:ilvl w:val="0"/>
          <w:numId w:val="32"/>
        </w:numPr>
      </w:pPr>
      <w:r w:rsidRPr="00992FE0">
        <w:t xml:space="preserve">If the response is Declined, the system discards the gift card, journals the gift card ID and the decline response, the use case </w:t>
      </w:r>
      <w:r w:rsidR="00BE5909" w:rsidRPr="00992FE0">
        <w:t>continues where the system journals the authorization details</w:t>
      </w:r>
      <w:r w:rsidRPr="00992FE0">
        <w:t>.</w:t>
      </w:r>
    </w:p>
    <w:p w:rsidR="00761A70" w:rsidRPr="00992FE0" w:rsidRDefault="002E7B28" w:rsidP="00761A70">
      <w:pPr>
        <w:pStyle w:val="BodyText"/>
        <w:numPr>
          <w:ilvl w:val="0"/>
          <w:numId w:val="32"/>
        </w:numPr>
      </w:pPr>
      <w:r w:rsidRPr="00992FE0">
        <w:t>If the response is an approval, the</w:t>
      </w:r>
      <w:r w:rsidR="00761A70" w:rsidRPr="00992FE0">
        <w:t xml:space="preserve"> system journals the gift card ID, gift card amount, the date the gift card was sold, activation response (activated or deactivated).</w:t>
      </w:r>
    </w:p>
    <w:p w:rsidR="00BE5909" w:rsidRPr="00992FE0" w:rsidRDefault="00BE5909" w:rsidP="00BE5909">
      <w:pPr>
        <w:pStyle w:val="BodyText"/>
        <w:numPr>
          <w:ilvl w:val="0"/>
          <w:numId w:val="32"/>
        </w:numPr>
      </w:pPr>
      <w:r w:rsidRPr="00992FE0">
        <w:t>The system journals the authorization details.</w:t>
      </w:r>
    </w:p>
    <w:p w:rsidR="00BE5909" w:rsidRPr="00992FE0" w:rsidRDefault="00BE5909" w:rsidP="00BE5909">
      <w:pPr>
        <w:pStyle w:val="BodyText"/>
        <w:numPr>
          <w:ilvl w:val="0"/>
          <w:numId w:val="32"/>
        </w:numPr>
      </w:pPr>
      <w:r w:rsidRPr="00992FE0">
        <w:t xml:space="preserve">The use case ends and the system returns to the </w:t>
      </w:r>
      <w:r w:rsidR="004266B9" w:rsidRPr="00992FE0">
        <w:t>calling</w:t>
      </w:r>
      <w:r w:rsidRPr="00992FE0">
        <w:t xml:space="preserve"> use case.</w:t>
      </w:r>
    </w:p>
    <w:p w:rsidR="00357D33" w:rsidRPr="00992FE0" w:rsidRDefault="00357D33" w:rsidP="00357D33">
      <w:pPr>
        <w:pStyle w:val="Heading2"/>
      </w:pPr>
      <w:bookmarkStart w:id="461" w:name="_Toc399499209"/>
      <w:r w:rsidRPr="00992FE0">
        <w:lastRenderedPageBreak/>
        <w:t>Alternate Flows</w:t>
      </w:r>
      <w:bookmarkEnd w:id="461"/>
    </w:p>
    <w:p w:rsidR="00357D33" w:rsidRPr="00992FE0" w:rsidRDefault="00357D33" w:rsidP="00357D33">
      <w:pPr>
        <w:pStyle w:val="Heading2"/>
      </w:pPr>
      <w:bookmarkStart w:id="462" w:name="_Toc399499210"/>
      <w:r w:rsidRPr="00992FE0">
        <w:t>Post Condition</w:t>
      </w:r>
      <w:bookmarkEnd w:id="462"/>
    </w:p>
    <w:p w:rsidR="00BE5909" w:rsidRPr="00992FE0" w:rsidRDefault="00BE5909" w:rsidP="00BE5909">
      <w:pPr>
        <w:pStyle w:val="BodyText"/>
        <w:numPr>
          <w:ilvl w:val="0"/>
          <w:numId w:val="2"/>
        </w:numPr>
      </w:pPr>
      <w:r w:rsidRPr="00992FE0">
        <w:t>A Gift Card is activated or deactivated.</w:t>
      </w:r>
    </w:p>
    <w:p w:rsidR="00357D33" w:rsidRPr="00992FE0" w:rsidRDefault="00357D33" w:rsidP="00357D33">
      <w:pPr>
        <w:pStyle w:val="Heading2"/>
      </w:pPr>
      <w:bookmarkStart w:id="463" w:name="_Toc399499211"/>
      <w:r w:rsidRPr="00992FE0">
        <w:t>Special Requirements</w:t>
      </w:r>
      <w:bookmarkEnd w:id="463"/>
    </w:p>
    <w:p w:rsidR="00E1338A" w:rsidRPr="00992FE0" w:rsidRDefault="00E1338A" w:rsidP="00E1338A">
      <w:pPr>
        <w:pStyle w:val="BodyText"/>
      </w:pPr>
      <w:r w:rsidRPr="00992FE0">
        <w:t>All gift card deactivation responses are processed as an approved.</w:t>
      </w:r>
    </w:p>
    <w:p w:rsidR="00357D33" w:rsidRPr="00992FE0" w:rsidRDefault="00357D33" w:rsidP="00357D33">
      <w:pPr>
        <w:pStyle w:val="Heading3"/>
      </w:pPr>
      <w:r w:rsidRPr="00992FE0">
        <w:t>Special Offline Requirements</w:t>
      </w:r>
    </w:p>
    <w:p w:rsidR="00357D33" w:rsidRPr="00992FE0" w:rsidRDefault="002E7B28" w:rsidP="00357D33">
      <w:pPr>
        <w:pStyle w:val="BodyText"/>
        <w:rPr>
          <w:color w:val="FF0000"/>
        </w:rPr>
      </w:pPr>
      <w:r w:rsidRPr="00992FE0">
        <w:rPr>
          <w:color w:val="FF0000"/>
        </w:rPr>
        <w:t>TBD</w:t>
      </w:r>
    </w:p>
    <w:p w:rsidR="00357D33" w:rsidRPr="00992FE0" w:rsidRDefault="00357D33" w:rsidP="00357D33">
      <w:pPr>
        <w:pStyle w:val="Heading3"/>
      </w:pPr>
      <w:r w:rsidRPr="00992FE0">
        <w:t xml:space="preserve">Data </w:t>
      </w:r>
      <w:proofErr w:type="spellStart"/>
      <w:r w:rsidRPr="00992FE0">
        <w:t>Input/Output</w:t>
      </w:r>
      <w:proofErr w:type="spellEnd"/>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357D33" w:rsidRPr="00992FE0" w:rsidTr="002C3E74">
        <w:trPr>
          <w:cantSplit/>
        </w:trPr>
        <w:tc>
          <w:tcPr>
            <w:tcW w:w="1284" w:type="pct"/>
            <w:tcBorders>
              <w:top w:val="single" w:sz="8" w:space="0" w:color="4F81BD"/>
              <w:left w:val="single" w:sz="8" w:space="0" w:color="4F81BD"/>
              <w:bottom w:val="single" w:sz="18" w:space="0" w:color="4F81BD"/>
              <w:right w:val="single" w:sz="8" w:space="0" w:color="4F81BD"/>
            </w:tcBorders>
          </w:tcPr>
          <w:p w:rsidR="00357D33" w:rsidRPr="00992FE0" w:rsidRDefault="00357D33" w:rsidP="002C3E74">
            <w:pPr>
              <w:rPr>
                <w:b/>
              </w:rPr>
            </w:pPr>
            <w:r w:rsidRPr="00992FE0">
              <w:rPr>
                <w:b/>
              </w:rPr>
              <w:t>Data Element</w:t>
            </w:r>
          </w:p>
        </w:tc>
        <w:tc>
          <w:tcPr>
            <w:tcW w:w="2310" w:type="pct"/>
            <w:tcBorders>
              <w:top w:val="single" w:sz="8" w:space="0" w:color="4F81BD"/>
              <w:left w:val="single" w:sz="8" w:space="0" w:color="4F81BD"/>
              <w:bottom w:val="single" w:sz="18" w:space="0" w:color="4F81BD"/>
              <w:right w:val="single" w:sz="8" w:space="0" w:color="4F81BD"/>
            </w:tcBorders>
          </w:tcPr>
          <w:p w:rsidR="00357D33" w:rsidRPr="00992FE0" w:rsidRDefault="00357D33" w:rsidP="002C3E74">
            <w:pPr>
              <w:rPr>
                <w:b/>
                <w:szCs w:val="20"/>
              </w:rPr>
            </w:pPr>
            <w:r w:rsidRPr="00992FE0">
              <w:rPr>
                <w:b/>
                <w:szCs w:val="20"/>
              </w:rPr>
              <w:t>Description</w:t>
            </w:r>
          </w:p>
        </w:tc>
        <w:tc>
          <w:tcPr>
            <w:tcW w:w="1406" w:type="pct"/>
            <w:tcBorders>
              <w:top w:val="single" w:sz="8" w:space="0" w:color="4F81BD"/>
              <w:left w:val="single" w:sz="8" w:space="0" w:color="4F81BD"/>
              <w:bottom w:val="single" w:sz="18" w:space="0" w:color="4F81BD"/>
              <w:right w:val="single" w:sz="8" w:space="0" w:color="4F81BD"/>
            </w:tcBorders>
          </w:tcPr>
          <w:p w:rsidR="00357D33" w:rsidRPr="00992FE0" w:rsidRDefault="00357D33" w:rsidP="002C3E74">
            <w:pPr>
              <w:rPr>
                <w:b/>
                <w:szCs w:val="20"/>
              </w:rPr>
            </w:pPr>
            <w:r w:rsidRPr="00992FE0">
              <w:rPr>
                <w:b/>
                <w:szCs w:val="20"/>
              </w:rPr>
              <w:t>Destination</w:t>
            </w:r>
          </w:p>
        </w:tc>
      </w:tr>
      <w:tr w:rsidR="002E7B28" w:rsidRPr="00992FE0" w:rsidTr="00915CFB">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2E7B28" w:rsidRPr="00992FE0" w:rsidRDefault="002E7B28" w:rsidP="00915CFB">
            <w:pPr>
              <w:rPr>
                <w:bCs/>
                <w:szCs w:val="20"/>
              </w:rPr>
            </w:pPr>
            <w:r w:rsidRPr="00992FE0">
              <w:rPr>
                <w:bCs/>
                <w:szCs w:val="20"/>
              </w:rPr>
              <w:t xml:space="preserve">Gift Card </w:t>
            </w:r>
            <w:r w:rsidR="001A77DB" w:rsidRPr="00992FE0">
              <w:rPr>
                <w:bCs/>
                <w:szCs w:val="20"/>
              </w:rPr>
              <w:t>Number</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2E7B28" w:rsidRPr="00992FE0" w:rsidRDefault="001A77DB" w:rsidP="00915CFB">
            <w:pPr>
              <w:rPr>
                <w:szCs w:val="20"/>
              </w:rPr>
            </w:pPr>
            <w:r w:rsidRPr="00992FE0">
              <w:rPr>
                <w:szCs w:val="20"/>
              </w:rPr>
              <w:t>The number</w:t>
            </w:r>
            <w:r w:rsidR="002E7B28" w:rsidRPr="00992FE0">
              <w:rPr>
                <w:szCs w:val="20"/>
              </w:rPr>
              <w:t xml:space="preserve"> associated to a gift card</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2E7B28" w:rsidRPr="00992FE0" w:rsidRDefault="002E7B28" w:rsidP="00915CFB">
            <w:pPr>
              <w:numPr>
                <w:ilvl w:val="0"/>
                <w:numId w:val="2"/>
              </w:numPr>
              <w:rPr>
                <w:szCs w:val="20"/>
              </w:rPr>
            </w:pPr>
            <w:r w:rsidRPr="00992FE0">
              <w:rPr>
                <w:szCs w:val="20"/>
              </w:rPr>
              <w:t>E-Journal</w:t>
            </w:r>
          </w:p>
          <w:p w:rsidR="004B4F05" w:rsidRPr="00992FE0" w:rsidRDefault="004B4F05" w:rsidP="004B4F05">
            <w:pPr>
              <w:numPr>
                <w:ilvl w:val="0"/>
                <w:numId w:val="2"/>
              </w:numPr>
              <w:rPr>
                <w:szCs w:val="20"/>
              </w:rPr>
            </w:pPr>
            <w:proofErr w:type="spellStart"/>
            <w:r w:rsidRPr="00992FE0">
              <w:rPr>
                <w:szCs w:val="20"/>
              </w:rPr>
              <w:t>POSLog</w:t>
            </w:r>
            <w:proofErr w:type="spellEnd"/>
          </w:p>
        </w:tc>
      </w:tr>
      <w:tr w:rsidR="002E7B28" w:rsidRPr="00992FE0" w:rsidTr="00915CFB">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2E7B28" w:rsidRPr="00992FE0" w:rsidRDefault="002E7B28" w:rsidP="00915CFB">
            <w:pPr>
              <w:rPr>
                <w:bCs/>
                <w:szCs w:val="20"/>
              </w:rPr>
            </w:pPr>
            <w:r w:rsidRPr="00992FE0">
              <w:rPr>
                <w:bCs/>
                <w:szCs w:val="20"/>
              </w:rPr>
              <w:t>Amount</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2E7B28" w:rsidRPr="00992FE0" w:rsidRDefault="002E7B28" w:rsidP="00915CFB">
            <w:pPr>
              <w:rPr>
                <w:szCs w:val="20"/>
              </w:rPr>
            </w:pPr>
            <w:r w:rsidRPr="00992FE0">
              <w:rPr>
                <w:szCs w:val="20"/>
              </w:rPr>
              <w:t>The issued amount on the gift card</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2E7B28" w:rsidRPr="00992FE0" w:rsidRDefault="002E7B28" w:rsidP="00915CFB">
            <w:pPr>
              <w:numPr>
                <w:ilvl w:val="0"/>
                <w:numId w:val="2"/>
              </w:numPr>
              <w:rPr>
                <w:szCs w:val="20"/>
              </w:rPr>
            </w:pPr>
            <w:r w:rsidRPr="00992FE0">
              <w:rPr>
                <w:szCs w:val="20"/>
              </w:rPr>
              <w:t>E-Journal</w:t>
            </w:r>
          </w:p>
          <w:p w:rsidR="004B4F05" w:rsidRPr="00992FE0" w:rsidRDefault="004B4F05" w:rsidP="00915CFB">
            <w:pPr>
              <w:numPr>
                <w:ilvl w:val="0"/>
                <w:numId w:val="2"/>
              </w:numPr>
              <w:rPr>
                <w:szCs w:val="20"/>
              </w:rPr>
            </w:pPr>
            <w:proofErr w:type="spellStart"/>
            <w:r w:rsidRPr="00992FE0">
              <w:rPr>
                <w:szCs w:val="20"/>
              </w:rPr>
              <w:t>POSLog</w:t>
            </w:r>
            <w:proofErr w:type="spellEnd"/>
          </w:p>
          <w:p w:rsidR="004B4F05" w:rsidRPr="00992FE0" w:rsidRDefault="004B4F05" w:rsidP="00915CFB">
            <w:pPr>
              <w:numPr>
                <w:ilvl w:val="0"/>
                <w:numId w:val="2"/>
              </w:numPr>
              <w:rPr>
                <w:szCs w:val="20"/>
              </w:rPr>
            </w:pPr>
            <w:r w:rsidRPr="00992FE0">
              <w:rPr>
                <w:szCs w:val="20"/>
              </w:rPr>
              <w:t>Receipt</w:t>
            </w:r>
          </w:p>
        </w:tc>
      </w:tr>
      <w:tr w:rsidR="002E7B28" w:rsidRPr="00992FE0" w:rsidTr="00915CFB">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2E7B28" w:rsidRPr="00992FE0" w:rsidRDefault="002E7B28" w:rsidP="00915CFB">
            <w:pPr>
              <w:rPr>
                <w:bCs/>
                <w:szCs w:val="20"/>
              </w:rPr>
            </w:pPr>
            <w:r w:rsidRPr="00992FE0">
              <w:rPr>
                <w:bCs/>
                <w:szCs w:val="20"/>
              </w:rPr>
              <w:t>Date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2E7B28" w:rsidRPr="00992FE0" w:rsidRDefault="002E7B28" w:rsidP="002E7B28">
            <w:pPr>
              <w:rPr>
                <w:szCs w:val="20"/>
              </w:rPr>
            </w:pPr>
            <w:r w:rsidRPr="00992FE0">
              <w:rPr>
                <w:szCs w:val="20"/>
              </w:rPr>
              <w:t xml:space="preserve">Date the gift card was activated </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2E7B28" w:rsidRPr="00992FE0" w:rsidRDefault="002E7B28" w:rsidP="00915CFB">
            <w:pPr>
              <w:numPr>
                <w:ilvl w:val="0"/>
                <w:numId w:val="2"/>
              </w:numPr>
              <w:rPr>
                <w:szCs w:val="20"/>
              </w:rPr>
            </w:pPr>
            <w:r w:rsidRPr="00992FE0">
              <w:rPr>
                <w:szCs w:val="20"/>
              </w:rPr>
              <w:t>E-Journal</w:t>
            </w:r>
          </w:p>
          <w:p w:rsidR="004B4F05" w:rsidRPr="00992FE0" w:rsidRDefault="004B4F05" w:rsidP="00915CFB">
            <w:pPr>
              <w:numPr>
                <w:ilvl w:val="0"/>
                <w:numId w:val="2"/>
              </w:numPr>
              <w:rPr>
                <w:szCs w:val="20"/>
              </w:rPr>
            </w:pPr>
            <w:proofErr w:type="spellStart"/>
            <w:r w:rsidRPr="00992FE0">
              <w:rPr>
                <w:szCs w:val="20"/>
              </w:rPr>
              <w:t>POSLog</w:t>
            </w:r>
            <w:proofErr w:type="spellEnd"/>
          </w:p>
          <w:p w:rsidR="004B4F05" w:rsidRPr="00992FE0" w:rsidRDefault="004B4F05" w:rsidP="00915CFB">
            <w:pPr>
              <w:numPr>
                <w:ilvl w:val="0"/>
                <w:numId w:val="2"/>
              </w:numPr>
              <w:rPr>
                <w:szCs w:val="20"/>
              </w:rPr>
            </w:pPr>
            <w:r w:rsidRPr="00992FE0">
              <w:rPr>
                <w:szCs w:val="20"/>
              </w:rPr>
              <w:t>Receipt</w:t>
            </w:r>
          </w:p>
        </w:tc>
      </w:tr>
      <w:tr w:rsidR="004B4F05" w:rsidRPr="00992FE0" w:rsidTr="004266B9">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4B4F05" w:rsidRPr="00992FE0" w:rsidRDefault="004B4F05" w:rsidP="004266B9">
            <w:r w:rsidRPr="00992FE0">
              <w:t>Balance Amounts</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4B4F05" w:rsidRPr="00992FE0" w:rsidRDefault="004B4F05" w:rsidP="004266B9">
            <w:r w:rsidRPr="00992FE0">
              <w:t>The Original Balance, Transaction Amount and Remaining Balance for the gift card number.  Original Balance returned from authorization service.</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4B4F05" w:rsidRPr="00992FE0" w:rsidRDefault="004B4F05" w:rsidP="004266B9">
            <w:pPr>
              <w:numPr>
                <w:ilvl w:val="0"/>
                <w:numId w:val="2"/>
              </w:numPr>
              <w:rPr>
                <w:szCs w:val="20"/>
              </w:rPr>
            </w:pPr>
            <w:r w:rsidRPr="00992FE0">
              <w:rPr>
                <w:szCs w:val="20"/>
              </w:rPr>
              <w:t>Receipt</w:t>
            </w:r>
          </w:p>
        </w:tc>
      </w:tr>
      <w:tr w:rsidR="002E7B28" w:rsidRPr="00992FE0" w:rsidTr="00915CFB">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2E7B28" w:rsidRPr="00992FE0" w:rsidRDefault="002E7B28" w:rsidP="00915CFB">
            <w:pPr>
              <w:rPr>
                <w:bCs/>
                <w:szCs w:val="20"/>
              </w:rPr>
            </w:pPr>
            <w:r w:rsidRPr="00992FE0">
              <w:rPr>
                <w:bCs/>
                <w:szCs w:val="20"/>
              </w:rPr>
              <w:t>Activation Response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2E7B28" w:rsidRPr="00992FE0" w:rsidRDefault="002E7B28" w:rsidP="002E7B28">
            <w:pPr>
              <w:rPr>
                <w:szCs w:val="20"/>
              </w:rPr>
            </w:pPr>
            <w:r w:rsidRPr="00992FE0">
              <w:rPr>
                <w:szCs w:val="20"/>
              </w:rPr>
              <w:t>Response from Gift Card Processer: Activated</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2E7B28" w:rsidRPr="00992FE0" w:rsidRDefault="002E7B28" w:rsidP="00915CFB">
            <w:pPr>
              <w:numPr>
                <w:ilvl w:val="0"/>
                <w:numId w:val="2"/>
              </w:numPr>
              <w:rPr>
                <w:szCs w:val="20"/>
              </w:rPr>
            </w:pPr>
            <w:r w:rsidRPr="00992FE0">
              <w:rPr>
                <w:szCs w:val="20"/>
              </w:rPr>
              <w:t>E-Journal</w:t>
            </w:r>
          </w:p>
        </w:tc>
      </w:tr>
    </w:tbl>
    <w:p w:rsidR="00715858" w:rsidRDefault="00715858" w:rsidP="00715858">
      <w:pPr>
        <w:pStyle w:val="BodyText"/>
        <w:rPr>
          <w:ins w:id="464" w:author="Amy Byers" w:date="2014-09-25T11:50:00Z"/>
        </w:rPr>
      </w:pPr>
    </w:p>
    <w:p w:rsidR="00715858" w:rsidRPr="00992FE0" w:rsidRDefault="00715858" w:rsidP="00715858">
      <w:pPr>
        <w:pStyle w:val="Heading1"/>
        <w:rPr>
          <w:ins w:id="465" w:author="Amy Byers" w:date="2014-09-25T11:50:00Z"/>
          <w:i/>
        </w:rPr>
      </w:pPr>
      <w:bookmarkStart w:id="466" w:name="_Ref399498374"/>
      <w:bookmarkStart w:id="467" w:name="_Toc399499212"/>
      <w:ins w:id="468" w:author="Amy Byers" w:date="2014-09-25T11:50:00Z">
        <w:r w:rsidRPr="00992FE0">
          <w:rPr>
            <w:i/>
          </w:rPr>
          <w:lastRenderedPageBreak/>
          <w:t xml:space="preserve">USE CASE: Gift Card </w:t>
        </w:r>
      </w:ins>
      <w:ins w:id="469" w:author="Amy Byers" w:date="2014-09-25T11:51:00Z">
        <w:r>
          <w:rPr>
            <w:i/>
          </w:rPr>
          <w:t>Balance Inquiry</w:t>
        </w:r>
      </w:ins>
      <w:bookmarkEnd w:id="466"/>
      <w:bookmarkEnd w:id="467"/>
    </w:p>
    <w:p w:rsidR="00715858" w:rsidRPr="00992FE0" w:rsidRDefault="00715858" w:rsidP="00715858">
      <w:pPr>
        <w:pStyle w:val="Heading2"/>
        <w:rPr>
          <w:ins w:id="470" w:author="Amy Byers" w:date="2014-09-25T11:50:00Z"/>
        </w:rPr>
      </w:pPr>
      <w:bookmarkStart w:id="471" w:name="_Toc399499213"/>
      <w:ins w:id="472" w:author="Amy Byers" w:date="2014-09-25T11:50:00Z">
        <w:r w:rsidRPr="00992FE0">
          <w:t>Feature Flow</w:t>
        </w:r>
        <w:bookmarkEnd w:id="471"/>
      </w:ins>
    </w:p>
    <w:p w:rsidR="00715858" w:rsidRDefault="00715858" w:rsidP="00715858">
      <w:pPr>
        <w:pStyle w:val="BodyText"/>
        <w:jc w:val="center"/>
        <w:rPr>
          <w:ins w:id="473" w:author="Amy Byers" w:date="2014-09-25T11:50:00Z"/>
        </w:rPr>
        <w:pPrChange w:id="474" w:author="Amy Byers" w:date="2014-09-25T11:51:00Z">
          <w:pPr>
            <w:pStyle w:val="BodyText"/>
          </w:pPr>
        </w:pPrChange>
      </w:pPr>
      <w:ins w:id="475" w:author="Amy Byers" w:date="2014-09-25T11:51:00Z">
        <w:r>
          <w:object w:dxaOrig="10000" w:dyaOrig="6794">
            <v:shape id="_x0000_i1029" type="#_x0000_t75" style="width:500.25pt;height:339.75pt" o:ole="">
              <v:imagedata r:id="rId19" o:title=""/>
            </v:shape>
            <o:OLEObject Type="Embed" ProgID="Visio.Drawing.11" ShapeID="_x0000_i1029" DrawAspect="Content" ObjectID="_1473241138" r:id="rId20"/>
          </w:object>
        </w:r>
      </w:ins>
    </w:p>
    <w:p w:rsidR="00715858" w:rsidRPr="00992FE0" w:rsidRDefault="00715858" w:rsidP="00715858">
      <w:pPr>
        <w:pStyle w:val="Heading2"/>
        <w:rPr>
          <w:ins w:id="476" w:author="Amy Byers" w:date="2014-09-25T11:51:00Z"/>
        </w:rPr>
      </w:pPr>
      <w:bookmarkStart w:id="477" w:name="_Toc399499214"/>
      <w:ins w:id="478" w:author="Amy Byers" w:date="2014-09-25T11:51:00Z">
        <w:r w:rsidRPr="00992FE0">
          <w:t>Precondition</w:t>
        </w:r>
        <w:bookmarkEnd w:id="477"/>
      </w:ins>
    </w:p>
    <w:p w:rsidR="00715858" w:rsidRPr="00992FE0" w:rsidRDefault="00715858" w:rsidP="00715858">
      <w:pPr>
        <w:pStyle w:val="BodyText"/>
        <w:numPr>
          <w:ilvl w:val="0"/>
          <w:numId w:val="2"/>
        </w:numPr>
        <w:rPr>
          <w:ins w:id="479" w:author="Amy Byers" w:date="2014-09-25T11:51:00Z"/>
        </w:rPr>
      </w:pPr>
      <w:ins w:id="480" w:author="Amy Byers" w:date="2014-09-25T11:51:00Z">
        <w:r w:rsidRPr="00992FE0">
          <w:t xml:space="preserve">Gift Card </w:t>
        </w:r>
        <w:r>
          <w:t>Balance Inquiry Selected</w:t>
        </w:r>
      </w:ins>
    </w:p>
    <w:p w:rsidR="00715858" w:rsidRPr="00992FE0" w:rsidRDefault="00715858" w:rsidP="00715858">
      <w:pPr>
        <w:pStyle w:val="Heading2"/>
        <w:rPr>
          <w:ins w:id="481" w:author="Amy Byers" w:date="2014-09-25T11:51:00Z"/>
        </w:rPr>
      </w:pPr>
      <w:bookmarkStart w:id="482" w:name="_Toc399499215"/>
      <w:ins w:id="483" w:author="Amy Byers" w:date="2014-09-25T11:51:00Z">
        <w:r w:rsidRPr="00992FE0">
          <w:t>Main Flow</w:t>
        </w:r>
        <w:bookmarkEnd w:id="482"/>
      </w:ins>
    </w:p>
    <w:p w:rsidR="00715858" w:rsidRPr="00992FE0" w:rsidRDefault="00715858" w:rsidP="00715858">
      <w:pPr>
        <w:pStyle w:val="BodyText"/>
        <w:numPr>
          <w:ilvl w:val="0"/>
          <w:numId w:val="48"/>
        </w:numPr>
        <w:rPr>
          <w:ins w:id="484" w:author="Amy Byers" w:date="2014-09-25T11:53:00Z"/>
        </w:rPr>
        <w:pPrChange w:id="485" w:author="Amy Byers" w:date="2014-09-25T11:53:00Z">
          <w:pPr>
            <w:pStyle w:val="BodyText"/>
            <w:numPr>
              <w:numId w:val="21"/>
            </w:numPr>
            <w:ind w:left="360" w:hanging="360"/>
          </w:pPr>
        </w:pPrChange>
      </w:pPr>
      <w:ins w:id="486" w:author="Amy Byers" w:date="2014-09-25T11:53:00Z">
        <w:r w:rsidRPr="00992FE0">
          <w:t>The system prompts the operator to enter the gift card ID.</w:t>
        </w:r>
      </w:ins>
    </w:p>
    <w:p w:rsidR="00715858" w:rsidRPr="00992FE0" w:rsidRDefault="00715858" w:rsidP="00715858">
      <w:pPr>
        <w:pStyle w:val="BodyText"/>
        <w:numPr>
          <w:ilvl w:val="0"/>
          <w:numId w:val="48"/>
        </w:numPr>
        <w:rPr>
          <w:ins w:id="487" w:author="Amy Byers" w:date="2014-09-25T11:53:00Z"/>
        </w:rPr>
        <w:pPrChange w:id="488" w:author="Amy Byers" w:date="2014-09-25T11:53:00Z">
          <w:pPr>
            <w:pStyle w:val="BodyText"/>
            <w:numPr>
              <w:numId w:val="21"/>
            </w:numPr>
            <w:ind w:left="360" w:hanging="360"/>
          </w:pPr>
        </w:pPrChange>
      </w:pPr>
      <w:ins w:id="489" w:author="Amy Byers" w:date="2014-09-25T11:53:00Z">
        <w:r w:rsidRPr="00992FE0">
          <w:t>If the operator manually enters the gift card ID, the Manual Gift Card Entry alternate flow is executed.</w:t>
        </w:r>
      </w:ins>
    </w:p>
    <w:p w:rsidR="00715858" w:rsidRPr="00992FE0" w:rsidRDefault="00715858" w:rsidP="00715858">
      <w:pPr>
        <w:pStyle w:val="BodyText"/>
        <w:numPr>
          <w:ilvl w:val="0"/>
          <w:numId w:val="48"/>
        </w:numPr>
        <w:rPr>
          <w:ins w:id="490" w:author="Amy Byers" w:date="2014-09-25T11:53:00Z"/>
        </w:rPr>
        <w:pPrChange w:id="491" w:author="Amy Byers" w:date="2014-09-25T11:53:00Z">
          <w:pPr>
            <w:pStyle w:val="BodyText"/>
            <w:numPr>
              <w:numId w:val="21"/>
            </w:numPr>
            <w:ind w:left="360" w:hanging="360"/>
          </w:pPr>
        </w:pPrChange>
      </w:pPr>
      <w:ins w:id="492" w:author="Amy Byers" w:date="2014-09-25T11:53:00Z">
        <w:r w:rsidRPr="00992FE0">
          <w:t>If the operator scans the gift card ID, the Gift Card Scan Entry alternate flow is executed.</w:t>
        </w:r>
      </w:ins>
    </w:p>
    <w:p w:rsidR="00715858" w:rsidRPr="00992FE0" w:rsidRDefault="00715858" w:rsidP="00715858">
      <w:pPr>
        <w:pStyle w:val="BodyText"/>
        <w:numPr>
          <w:ilvl w:val="0"/>
          <w:numId w:val="48"/>
        </w:numPr>
        <w:rPr>
          <w:ins w:id="493" w:author="Amy Byers" w:date="2014-09-25T11:53:00Z"/>
        </w:rPr>
        <w:pPrChange w:id="494" w:author="Amy Byers" w:date="2014-09-25T11:53:00Z">
          <w:pPr>
            <w:pStyle w:val="BodyText"/>
            <w:numPr>
              <w:numId w:val="21"/>
            </w:numPr>
            <w:ind w:left="360" w:hanging="360"/>
          </w:pPr>
        </w:pPrChange>
      </w:pPr>
      <w:ins w:id="495" w:author="Amy Byers" w:date="2014-09-25T11:53:00Z">
        <w:r w:rsidRPr="00992FE0">
          <w:t>The operator swipes the gift card.</w:t>
        </w:r>
      </w:ins>
    </w:p>
    <w:p w:rsidR="00715858" w:rsidRPr="00992FE0" w:rsidRDefault="00715858" w:rsidP="00715858">
      <w:pPr>
        <w:pStyle w:val="BodyText"/>
        <w:numPr>
          <w:ilvl w:val="0"/>
          <w:numId w:val="48"/>
        </w:numPr>
        <w:rPr>
          <w:ins w:id="496" w:author="Amy Byers" w:date="2014-09-25T11:53:00Z"/>
        </w:rPr>
        <w:pPrChange w:id="497" w:author="Amy Byers" w:date="2014-09-25T11:53:00Z">
          <w:pPr>
            <w:pStyle w:val="BodyText"/>
            <w:numPr>
              <w:numId w:val="21"/>
            </w:numPr>
            <w:ind w:left="360" w:hanging="360"/>
          </w:pPr>
        </w:pPrChange>
      </w:pPr>
      <w:ins w:id="498" w:author="Amy Byers" w:date="2014-09-25T11:53:00Z">
        <w:r w:rsidRPr="00992FE0">
          <w:t>If the swipe is unsuccessful, the system displays a message, the operator acknowledges the message and the Main Flow restarts.</w:t>
        </w:r>
      </w:ins>
    </w:p>
    <w:p w:rsidR="00715858" w:rsidRPr="00992FE0" w:rsidRDefault="00715858" w:rsidP="00715858">
      <w:pPr>
        <w:pStyle w:val="BodyText"/>
        <w:numPr>
          <w:ilvl w:val="0"/>
          <w:numId w:val="48"/>
        </w:numPr>
        <w:rPr>
          <w:ins w:id="499" w:author="Amy Byers" w:date="2014-09-25T11:53:00Z"/>
        </w:rPr>
        <w:pPrChange w:id="500" w:author="Amy Byers" w:date="2014-09-25T11:53:00Z">
          <w:pPr>
            <w:pStyle w:val="BodyText"/>
            <w:numPr>
              <w:numId w:val="21"/>
            </w:numPr>
            <w:ind w:left="360" w:hanging="360"/>
          </w:pPr>
        </w:pPrChange>
      </w:pPr>
      <w:ins w:id="501" w:author="Amy Byers" w:date="2014-09-25T11:53:00Z">
        <w:r w:rsidRPr="00992FE0">
          <w:t xml:space="preserve">The system </w:t>
        </w:r>
      </w:ins>
      <w:ins w:id="502" w:author="Amy Byers" w:date="2014-09-25T11:56:00Z">
        <w:r>
          <w:t>queries</w:t>
        </w:r>
      </w:ins>
      <w:ins w:id="503" w:author="Amy Byers" w:date="2014-09-25T11:53:00Z">
        <w:r w:rsidRPr="00992FE0">
          <w:t xml:space="preserve"> gift card ID.</w:t>
        </w:r>
      </w:ins>
    </w:p>
    <w:p w:rsidR="00715858" w:rsidRPr="00992FE0" w:rsidRDefault="00715858" w:rsidP="00715858">
      <w:pPr>
        <w:pStyle w:val="BodyText"/>
        <w:numPr>
          <w:ilvl w:val="0"/>
          <w:numId w:val="48"/>
        </w:numPr>
        <w:rPr>
          <w:ins w:id="504" w:author="Amy Byers" w:date="2014-09-25T11:53:00Z"/>
        </w:rPr>
        <w:pPrChange w:id="505" w:author="Amy Byers" w:date="2014-09-25T11:53:00Z">
          <w:pPr>
            <w:pStyle w:val="BodyText"/>
            <w:numPr>
              <w:numId w:val="21"/>
            </w:numPr>
            <w:ind w:left="360" w:hanging="360"/>
          </w:pPr>
        </w:pPrChange>
      </w:pPr>
      <w:ins w:id="506" w:author="Amy Byers" w:date="2014-09-25T11:53:00Z">
        <w:r w:rsidRPr="00992FE0">
          <w:t>If the gift card ID is invalid, the system displays a message, the operator acknowledges the message and the Main Flow restarts.</w:t>
        </w:r>
      </w:ins>
    </w:p>
    <w:p w:rsidR="00715858" w:rsidRPr="00992FE0" w:rsidRDefault="00715858" w:rsidP="00715858">
      <w:pPr>
        <w:pStyle w:val="BodyText"/>
        <w:numPr>
          <w:ilvl w:val="0"/>
          <w:numId w:val="48"/>
        </w:numPr>
        <w:rPr>
          <w:ins w:id="507" w:author="Amy Byers" w:date="2014-09-25T11:53:00Z"/>
        </w:rPr>
        <w:pPrChange w:id="508" w:author="Amy Byers" w:date="2014-09-25T11:53:00Z">
          <w:pPr>
            <w:pStyle w:val="BodyText"/>
            <w:numPr>
              <w:numId w:val="21"/>
            </w:numPr>
            <w:ind w:left="360" w:hanging="360"/>
          </w:pPr>
        </w:pPrChange>
      </w:pPr>
      <w:ins w:id="509" w:author="Amy Byers" w:date="2014-09-25T11:53:00Z">
        <w:r w:rsidRPr="00992FE0">
          <w:t xml:space="preserve">The system </w:t>
        </w:r>
      </w:ins>
      <w:ins w:id="510" w:author="Amy Byers" w:date="2014-09-25T11:56:00Z">
        <w:r>
          <w:t>prints balance inquiry chit</w:t>
        </w:r>
      </w:ins>
      <w:ins w:id="511" w:author="Amy Byers" w:date="2014-09-25T11:53:00Z">
        <w:r w:rsidRPr="00992FE0">
          <w:t>.</w:t>
        </w:r>
      </w:ins>
    </w:p>
    <w:p w:rsidR="00715858" w:rsidRDefault="00715858">
      <w:pPr>
        <w:rPr>
          <w:ins w:id="512" w:author="Amy Byers" w:date="2014-09-25T11:57:00Z"/>
          <w:rFonts w:cs="Arial"/>
          <w:b/>
          <w:bCs/>
          <w:iCs/>
          <w:sz w:val="24"/>
          <w:szCs w:val="28"/>
        </w:rPr>
      </w:pPr>
      <w:ins w:id="513" w:author="Amy Byers" w:date="2014-09-25T11:57:00Z">
        <w:r>
          <w:br w:type="page"/>
        </w:r>
      </w:ins>
    </w:p>
    <w:p w:rsidR="00715858" w:rsidRPr="00992FE0" w:rsidRDefault="00715858" w:rsidP="00715858">
      <w:pPr>
        <w:pStyle w:val="Heading2"/>
        <w:rPr>
          <w:ins w:id="514" w:author="Amy Byers" w:date="2014-09-25T11:53:00Z"/>
        </w:rPr>
      </w:pPr>
      <w:bookmarkStart w:id="515" w:name="_Toc399499216"/>
      <w:ins w:id="516" w:author="Amy Byers" w:date="2014-09-25T11:53:00Z">
        <w:r w:rsidRPr="00992FE0">
          <w:lastRenderedPageBreak/>
          <w:t>Alternate Flows</w:t>
        </w:r>
        <w:bookmarkEnd w:id="515"/>
      </w:ins>
    </w:p>
    <w:p w:rsidR="00715858" w:rsidRPr="00992FE0" w:rsidRDefault="00715858" w:rsidP="00715858">
      <w:pPr>
        <w:pStyle w:val="Heading3"/>
        <w:rPr>
          <w:ins w:id="517" w:author="Amy Byers" w:date="2014-09-25T11:53:00Z"/>
        </w:rPr>
      </w:pPr>
      <w:ins w:id="518" w:author="Amy Byers" w:date="2014-09-25T11:53:00Z">
        <w:r w:rsidRPr="00992FE0">
          <w:t>Manual Gift Card Entry</w:t>
        </w:r>
      </w:ins>
    </w:p>
    <w:p w:rsidR="00715858" w:rsidRPr="00992FE0" w:rsidRDefault="00715858" w:rsidP="00715858">
      <w:pPr>
        <w:pStyle w:val="BodyText"/>
        <w:numPr>
          <w:ilvl w:val="0"/>
          <w:numId w:val="49"/>
        </w:numPr>
        <w:rPr>
          <w:ins w:id="519" w:author="Amy Byers" w:date="2014-09-25T11:53:00Z"/>
        </w:rPr>
        <w:pPrChange w:id="520" w:author="Amy Byers" w:date="2014-09-25T11:53:00Z">
          <w:pPr>
            <w:pStyle w:val="BodyText"/>
            <w:numPr>
              <w:numId w:val="22"/>
            </w:numPr>
            <w:ind w:left="360" w:hanging="360"/>
          </w:pPr>
        </w:pPrChange>
      </w:pPr>
      <w:ins w:id="521" w:author="Amy Byers" w:date="2014-09-25T11:53:00Z">
        <w:r w:rsidRPr="00992FE0">
          <w:t>The operator enters the gift card ID and accepts the entry.</w:t>
        </w:r>
      </w:ins>
    </w:p>
    <w:p w:rsidR="00715858" w:rsidRPr="00992FE0" w:rsidRDefault="00715858" w:rsidP="00715858">
      <w:pPr>
        <w:pStyle w:val="BodyText"/>
        <w:numPr>
          <w:ilvl w:val="0"/>
          <w:numId w:val="49"/>
        </w:numPr>
        <w:rPr>
          <w:ins w:id="522" w:author="Amy Byers" w:date="2014-09-25T11:53:00Z"/>
        </w:rPr>
        <w:pPrChange w:id="523" w:author="Amy Byers" w:date="2014-09-25T11:53:00Z">
          <w:pPr>
            <w:pStyle w:val="BodyText"/>
            <w:numPr>
              <w:numId w:val="22"/>
            </w:numPr>
            <w:ind w:left="360" w:hanging="360"/>
          </w:pPr>
        </w:pPrChange>
      </w:pPr>
      <w:ins w:id="524" w:author="Amy Byers" w:date="2014-09-25T11:53:00Z">
        <w:r w:rsidRPr="00992FE0">
          <w:t>The system determines if a Check Digit computation is required.</w:t>
        </w:r>
      </w:ins>
    </w:p>
    <w:p w:rsidR="00715858" w:rsidRPr="00992FE0" w:rsidRDefault="00715858" w:rsidP="00715858">
      <w:pPr>
        <w:pStyle w:val="BodyText"/>
        <w:numPr>
          <w:ilvl w:val="0"/>
          <w:numId w:val="49"/>
        </w:numPr>
        <w:rPr>
          <w:ins w:id="525" w:author="Amy Byers" w:date="2014-09-25T11:53:00Z"/>
        </w:rPr>
        <w:pPrChange w:id="526" w:author="Amy Byers" w:date="2014-09-25T11:53:00Z">
          <w:pPr>
            <w:pStyle w:val="BodyText"/>
            <w:numPr>
              <w:numId w:val="22"/>
            </w:numPr>
            <w:ind w:left="360" w:hanging="360"/>
          </w:pPr>
        </w:pPrChange>
      </w:pPr>
      <w:ins w:id="527" w:author="Amy Byers" w:date="2014-09-25T11:53:00Z">
        <w:r w:rsidRPr="00992FE0">
          <w:t>If a Check Digit computation is required, the Check Digit use case is executed.</w:t>
        </w:r>
      </w:ins>
    </w:p>
    <w:p w:rsidR="00715858" w:rsidRPr="00992FE0" w:rsidRDefault="00715858" w:rsidP="00715858">
      <w:pPr>
        <w:pStyle w:val="BodyText"/>
        <w:numPr>
          <w:ilvl w:val="0"/>
          <w:numId w:val="49"/>
        </w:numPr>
        <w:rPr>
          <w:ins w:id="528" w:author="Amy Byers" w:date="2014-09-25T11:53:00Z"/>
        </w:rPr>
        <w:pPrChange w:id="529" w:author="Amy Byers" w:date="2014-09-25T11:53:00Z">
          <w:pPr>
            <w:pStyle w:val="BodyText"/>
            <w:numPr>
              <w:numId w:val="22"/>
            </w:numPr>
            <w:ind w:left="360" w:hanging="360"/>
          </w:pPr>
        </w:pPrChange>
      </w:pPr>
      <w:ins w:id="530" w:author="Amy Byers" w:date="2014-09-25T11:53:00Z">
        <w:r w:rsidRPr="00992FE0">
          <w:t>If the system returns from the Check Digit use case with an invalid check digit, the system displays a message, the operator acknowledges the message and the Main Flow restarts.</w:t>
        </w:r>
      </w:ins>
    </w:p>
    <w:p w:rsidR="00715858" w:rsidRPr="00992FE0" w:rsidRDefault="00715858" w:rsidP="00715858">
      <w:pPr>
        <w:pStyle w:val="BodyText"/>
        <w:numPr>
          <w:ilvl w:val="0"/>
          <w:numId w:val="49"/>
        </w:numPr>
        <w:jc w:val="both"/>
        <w:rPr>
          <w:ins w:id="531" w:author="Amy Byers" w:date="2014-09-25T11:53:00Z"/>
        </w:rPr>
        <w:pPrChange w:id="532" w:author="Amy Byers" w:date="2014-09-25T11:53:00Z">
          <w:pPr>
            <w:pStyle w:val="BodyText"/>
            <w:numPr>
              <w:numId w:val="22"/>
            </w:numPr>
            <w:ind w:left="360" w:hanging="360"/>
            <w:jc w:val="both"/>
          </w:pPr>
        </w:pPrChange>
      </w:pPr>
      <w:ins w:id="533" w:author="Amy Byers" w:date="2014-09-25T11:53:00Z">
        <w:r w:rsidRPr="00992FE0">
          <w:t>The system evaluates if manager override is required for manually capturing the account number.</w:t>
        </w:r>
      </w:ins>
    </w:p>
    <w:p w:rsidR="00715858" w:rsidRPr="00992FE0" w:rsidRDefault="00715858" w:rsidP="00715858">
      <w:pPr>
        <w:pStyle w:val="BodyText"/>
        <w:numPr>
          <w:ilvl w:val="0"/>
          <w:numId w:val="49"/>
        </w:numPr>
        <w:jc w:val="both"/>
        <w:rPr>
          <w:ins w:id="534" w:author="Amy Byers" w:date="2014-09-25T11:53:00Z"/>
        </w:rPr>
        <w:pPrChange w:id="535" w:author="Amy Byers" w:date="2014-09-25T11:53:00Z">
          <w:pPr>
            <w:pStyle w:val="BodyText"/>
            <w:numPr>
              <w:numId w:val="22"/>
            </w:numPr>
            <w:ind w:left="360" w:hanging="360"/>
            <w:jc w:val="both"/>
          </w:pPr>
        </w:pPrChange>
      </w:pPr>
      <w:ins w:id="536" w:author="Amy Byers" w:date="2014-09-25T11:53:00Z">
        <w:r w:rsidRPr="00992FE0">
          <w:t>If the manager override is not required for manually capturing the card account number, the system returns to the Main Flow where the system determines if a gift card amount is required.</w:t>
        </w:r>
      </w:ins>
    </w:p>
    <w:p w:rsidR="00715858" w:rsidRPr="00992FE0" w:rsidRDefault="00715858" w:rsidP="00715858">
      <w:pPr>
        <w:pStyle w:val="BodyText"/>
        <w:numPr>
          <w:ilvl w:val="0"/>
          <w:numId w:val="49"/>
        </w:numPr>
        <w:jc w:val="both"/>
        <w:rPr>
          <w:ins w:id="537" w:author="Amy Byers" w:date="2014-09-25T11:53:00Z"/>
        </w:rPr>
        <w:pPrChange w:id="538" w:author="Amy Byers" w:date="2014-09-25T11:53:00Z">
          <w:pPr>
            <w:pStyle w:val="BodyText"/>
            <w:numPr>
              <w:numId w:val="22"/>
            </w:numPr>
            <w:ind w:left="360" w:hanging="360"/>
            <w:jc w:val="both"/>
          </w:pPr>
        </w:pPrChange>
      </w:pPr>
      <w:ins w:id="539" w:author="Amy Byers" w:date="2014-09-25T11:53:00Z">
        <w:r w:rsidRPr="00992FE0">
          <w:t xml:space="preserve">The </w:t>
        </w:r>
        <w:r w:rsidRPr="00992FE0">
          <w:rPr>
            <w:bCs/>
          </w:rPr>
          <w:t>system executes the Manager Override use case.</w:t>
        </w:r>
      </w:ins>
    </w:p>
    <w:p w:rsidR="00715858" w:rsidRPr="00992FE0" w:rsidRDefault="00715858" w:rsidP="00715858">
      <w:pPr>
        <w:pStyle w:val="BodyText"/>
        <w:numPr>
          <w:ilvl w:val="0"/>
          <w:numId w:val="49"/>
        </w:numPr>
        <w:jc w:val="both"/>
        <w:rPr>
          <w:ins w:id="540" w:author="Amy Byers" w:date="2014-09-25T11:53:00Z"/>
        </w:rPr>
        <w:pPrChange w:id="541" w:author="Amy Byers" w:date="2014-09-25T11:53:00Z">
          <w:pPr>
            <w:pStyle w:val="BodyText"/>
            <w:numPr>
              <w:numId w:val="22"/>
            </w:numPr>
            <w:ind w:left="360" w:hanging="360"/>
            <w:jc w:val="both"/>
          </w:pPr>
        </w:pPrChange>
      </w:pPr>
      <w:ins w:id="542" w:author="Amy Byers" w:date="2014-09-25T11:53:00Z">
        <w:r w:rsidRPr="00992FE0">
          <w:t>If the manager override is denied, the use case ends and the system returns to the calling use case.</w:t>
        </w:r>
      </w:ins>
    </w:p>
    <w:p w:rsidR="00715858" w:rsidRPr="00992FE0" w:rsidRDefault="00715858" w:rsidP="00715858">
      <w:pPr>
        <w:pStyle w:val="BodyText"/>
        <w:numPr>
          <w:ilvl w:val="0"/>
          <w:numId w:val="49"/>
        </w:numPr>
        <w:jc w:val="both"/>
        <w:rPr>
          <w:ins w:id="543" w:author="Amy Byers" w:date="2014-09-25T11:53:00Z"/>
        </w:rPr>
        <w:pPrChange w:id="544" w:author="Amy Byers" w:date="2014-09-25T11:53:00Z">
          <w:pPr>
            <w:pStyle w:val="BodyText"/>
            <w:numPr>
              <w:numId w:val="22"/>
            </w:numPr>
            <w:ind w:left="360" w:hanging="360"/>
            <w:jc w:val="both"/>
          </w:pPr>
        </w:pPrChange>
      </w:pPr>
      <w:ins w:id="545" w:author="Amy Byers" w:date="2014-09-25T11:53:00Z">
        <w:r w:rsidRPr="00992FE0">
          <w:rPr>
            <w:bCs/>
          </w:rPr>
          <w:t xml:space="preserve">If the Manager Override use case returns with an approved, </w:t>
        </w:r>
        <w:r w:rsidRPr="00992FE0">
          <w:t xml:space="preserve">the system returns to the Main Flow where the system determines if a gift card amount is required.  </w:t>
        </w:r>
        <w:r w:rsidRPr="00992FE0">
          <w:rPr>
            <w:b/>
          </w:rPr>
          <w:t>Note</w:t>
        </w:r>
        <w:r w:rsidRPr="00992FE0">
          <w:t>:  The manager override is not queued, as the manager override occurred after total is selected.</w:t>
        </w:r>
      </w:ins>
    </w:p>
    <w:p w:rsidR="00715858" w:rsidRPr="00992FE0" w:rsidRDefault="00715858" w:rsidP="00715858">
      <w:pPr>
        <w:pStyle w:val="Heading3"/>
        <w:rPr>
          <w:ins w:id="546" w:author="Amy Byers" w:date="2014-09-25T11:53:00Z"/>
        </w:rPr>
      </w:pPr>
      <w:ins w:id="547" w:author="Amy Byers" w:date="2014-09-25T11:53:00Z">
        <w:r w:rsidRPr="00992FE0">
          <w:t>Gift Card Scan Entry</w:t>
        </w:r>
      </w:ins>
    </w:p>
    <w:p w:rsidR="00715858" w:rsidRPr="00992FE0" w:rsidRDefault="00715858" w:rsidP="00715858">
      <w:pPr>
        <w:numPr>
          <w:ilvl w:val="0"/>
          <w:numId w:val="50"/>
        </w:numPr>
        <w:spacing w:after="120"/>
        <w:rPr>
          <w:ins w:id="548" w:author="Amy Byers" w:date="2014-09-25T11:53:00Z"/>
        </w:rPr>
        <w:pPrChange w:id="549" w:author="Amy Byers" w:date="2014-09-25T11:53:00Z">
          <w:pPr>
            <w:numPr>
              <w:numId w:val="23"/>
            </w:numPr>
            <w:spacing w:after="120"/>
            <w:ind w:left="360" w:hanging="360"/>
          </w:pPr>
        </w:pPrChange>
      </w:pPr>
      <w:ins w:id="550" w:author="Amy Byers" w:date="2014-09-25T11:53:00Z">
        <w:r w:rsidRPr="00992FE0">
          <w:t>If the scan is unsuccessful, the system</w:t>
        </w:r>
      </w:ins>
      <w:ins w:id="551" w:author="Amy Byers" w:date="2014-09-25T11:54:00Z">
        <w:r>
          <w:t xml:space="preserve"> display message</w:t>
        </w:r>
      </w:ins>
      <w:ins w:id="552" w:author="Amy Byers" w:date="2014-09-25T11:55:00Z">
        <w:r w:rsidRPr="00992FE0">
          <w:t>, the operator acknowledges the message</w:t>
        </w:r>
      </w:ins>
      <w:ins w:id="553" w:author="Amy Byers" w:date="2014-09-25T11:54:00Z">
        <w:r>
          <w:t xml:space="preserve"> and</w:t>
        </w:r>
      </w:ins>
      <w:ins w:id="554" w:author="Amy Byers" w:date="2014-09-25T11:53:00Z">
        <w:r w:rsidRPr="00992FE0">
          <w:t xml:space="preserve"> restarts the Main Flow.</w:t>
        </w:r>
      </w:ins>
    </w:p>
    <w:p w:rsidR="00715858" w:rsidRPr="00992FE0" w:rsidRDefault="00715858" w:rsidP="00715858">
      <w:pPr>
        <w:numPr>
          <w:ilvl w:val="0"/>
          <w:numId w:val="50"/>
        </w:numPr>
        <w:spacing w:after="120"/>
        <w:rPr>
          <w:ins w:id="555" w:author="Amy Byers" w:date="2014-09-25T11:53:00Z"/>
        </w:rPr>
        <w:pPrChange w:id="556" w:author="Amy Byers" w:date="2014-09-25T11:53:00Z">
          <w:pPr>
            <w:numPr>
              <w:numId w:val="23"/>
            </w:numPr>
            <w:spacing w:after="120"/>
            <w:ind w:left="360" w:hanging="360"/>
          </w:pPr>
        </w:pPrChange>
      </w:pPr>
      <w:ins w:id="557" w:author="Amy Byers" w:date="2014-09-25T11:53:00Z">
        <w:r w:rsidRPr="00992FE0">
          <w:t>The device reads the gift card information from the bar code.</w:t>
        </w:r>
      </w:ins>
    </w:p>
    <w:p w:rsidR="00715858" w:rsidRPr="00992FE0" w:rsidRDefault="00715858" w:rsidP="00715858">
      <w:pPr>
        <w:numPr>
          <w:ilvl w:val="0"/>
          <w:numId w:val="50"/>
        </w:numPr>
        <w:spacing w:after="120"/>
        <w:rPr>
          <w:ins w:id="558" w:author="Amy Byers" w:date="2014-09-25T11:53:00Z"/>
        </w:rPr>
        <w:pPrChange w:id="559" w:author="Amy Byers" w:date="2014-09-25T11:53:00Z">
          <w:pPr>
            <w:numPr>
              <w:numId w:val="23"/>
            </w:numPr>
            <w:spacing w:after="120"/>
            <w:ind w:left="360" w:hanging="360"/>
          </w:pPr>
        </w:pPrChange>
      </w:pPr>
      <w:ins w:id="560" w:author="Amy Byers" w:date="2014-09-25T11:53:00Z">
        <w:r w:rsidRPr="00992FE0">
          <w:t>The system returns to the Main Flow where the system determines if a gift card amount is required.</w:t>
        </w:r>
      </w:ins>
    </w:p>
    <w:p w:rsidR="00715858" w:rsidRPr="00992FE0" w:rsidRDefault="00715858" w:rsidP="00715858">
      <w:pPr>
        <w:pStyle w:val="Heading2"/>
        <w:rPr>
          <w:ins w:id="561" w:author="Amy Byers" w:date="2014-09-25T11:53:00Z"/>
        </w:rPr>
      </w:pPr>
      <w:bookmarkStart w:id="562" w:name="_Toc399499217"/>
      <w:ins w:id="563" w:author="Amy Byers" w:date="2014-09-25T11:53:00Z">
        <w:r w:rsidRPr="00992FE0">
          <w:t>Post Condition</w:t>
        </w:r>
        <w:bookmarkEnd w:id="562"/>
      </w:ins>
    </w:p>
    <w:p w:rsidR="00715858" w:rsidRPr="00992FE0" w:rsidRDefault="00715858" w:rsidP="00715858">
      <w:pPr>
        <w:pStyle w:val="BodyText"/>
        <w:numPr>
          <w:ilvl w:val="0"/>
          <w:numId w:val="2"/>
        </w:numPr>
        <w:rPr>
          <w:ins w:id="564" w:author="Amy Byers" w:date="2014-09-25T11:53:00Z"/>
        </w:rPr>
      </w:pPr>
      <w:ins w:id="565" w:author="Amy Byers" w:date="2014-09-25T11:56:00Z">
        <w:r>
          <w:t>Balance Inquiry Chit prints.</w:t>
        </w:r>
      </w:ins>
    </w:p>
    <w:p w:rsidR="00787D3C" w:rsidRPr="00992FE0" w:rsidRDefault="00787D3C" w:rsidP="00787D3C">
      <w:pPr>
        <w:pStyle w:val="Heading2"/>
        <w:rPr>
          <w:ins w:id="566" w:author="Amy Byers" w:date="2014-09-26T12:38:00Z"/>
        </w:rPr>
      </w:pPr>
      <w:bookmarkStart w:id="567" w:name="_Ref399498504"/>
      <w:bookmarkStart w:id="568" w:name="_Toc399499218"/>
      <w:ins w:id="569" w:author="Amy Byers" w:date="2014-09-26T12:38:00Z">
        <w:r w:rsidRPr="00992FE0">
          <w:t>Special Requirements</w:t>
        </w:r>
        <w:bookmarkEnd w:id="567"/>
        <w:bookmarkEnd w:id="568"/>
      </w:ins>
    </w:p>
    <w:p w:rsidR="00787D3C" w:rsidRPr="00992FE0" w:rsidRDefault="00787D3C" w:rsidP="00787D3C">
      <w:pPr>
        <w:pStyle w:val="BodyText"/>
        <w:numPr>
          <w:ilvl w:val="0"/>
          <w:numId w:val="2"/>
        </w:numPr>
        <w:rPr>
          <w:ins w:id="570" w:author="Amy Byers" w:date="2014-09-26T12:38:00Z"/>
        </w:rPr>
        <w:pPrChange w:id="571" w:author="Amy Byers" w:date="2014-09-26T12:38:00Z">
          <w:pPr>
            <w:pStyle w:val="BodyText"/>
          </w:pPr>
        </w:pPrChange>
      </w:pPr>
      <w:ins w:id="572" w:author="Amy Byers" w:date="2014-09-26T12:38:00Z">
        <w:r>
          <w:t>User can complete a balance inquiry without starting a transaction or within a sale Transaction.</w:t>
        </w:r>
      </w:ins>
    </w:p>
    <w:p w:rsidR="00176C64" w:rsidRPr="00992FE0" w:rsidRDefault="00176C64" w:rsidP="00176C64">
      <w:pPr>
        <w:pStyle w:val="Heading1"/>
        <w:rPr>
          <w:ins w:id="573" w:author="Amy Byers" w:date="2014-09-25T12:10:00Z"/>
          <w:i/>
        </w:rPr>
      </w:pPr>
      <w:bookmarkStart w:id="574" w:name="_Ref399498603"/>
      <w:bookmarkStart w:id="575" w:name="_Toc399499219"/>
      <w:ins w:id="576" w:author="Amy Byers" w:date="2014-09-25T12:10:00Z">
        <w:r w:rsidRPr="00992FE0">
          <w:rPr>
            <w:i/>
          </w:rPr>
          <w:lastRenderedPageBreak/>
          <w:t xml:space="preserve">USE CASE: Gift Card </w:t>
        </w:r>
        <w:r>
          <w:rPr>
            <w:i/>
          </w:rPr>
          <w:t>Reload</w:t>
        </w:r>
        <w:bookmarkEnd w:id="574"/>
        <w:bookmarkEnd w:id="575"/>
      </w:ins>
    </w:p>
    <w:p w:rsidR="00176C64" w:rsidRPr="00992FE0" w:rsidRDefault="00176C64" w:rsidP="00176C64">
      <w:pPr>
        <w:pStyle w:val="Heading2"/>
        <w:rPr>
          <w:ins w:id="577" w:author="Amy Byers" w:date="2014-09-25T12:10:00Z"/>
        </w:rPr>
      </w:pPr>
      <w:bookmarkStart w:id="578" w:name="_Toc399499220"/>
      <w:ins w:id="579" w:author="Amy Byers" w:date="2014-09-25T12:10:00Z">
        <w:r w:rsidRPr="00992FE0">
          <w:t>Feature Flow</w:t>
        </w:r>
        <w:bookmarkEnd w:id="578"/>
      </w:ins>
    </w:p>
    <w:p w:rsidR="00176C64" w:rsidRPr="00992FE0" w:rsidRDefault="001A652E" w:rsidP="00176C64">
      <w:pPr>
        <w:pStyle w:val="BodyText"/>
        <w:jc w:val="center"/>
        <w:rPr>
          <w:ins w:id="580" w:author="Amy Byers" w:date="2014-09-25T12:10:00Z"/>
        </w:rPr>
      </w:pPr>
      <w:ins w:id="581" w:author="Amy Byers" w:date="2014-09-25T12:12:00Z">
        <w:r>
          <w:object w:dxaOrig="13975" w:dyaOrig="6307">
            <v:shape id="_x0000_i1031" type="#_x0000_t75" style="width:539.25pt;height:243.75pt" o:ole="">
              <v:imagedata r:id="rId21" o:title=""/>
            </v:shape>
            <o:OLEObject Type="Embed" ProgID="Visio.Drawing.11" ShapeID="_x0000_i1031" DrawAspect="Content" ObjectID="_1473241139" r:id="rId22"/>
          </w:object>
        </w:r>
      </w:ins>
    </w:p>
    <w:p w:rsidR="00176C64" w:rsidRPr="00992FE0" w:rsidRDefault="00176C64" w:rsidP="00176C64">
      <w:pPr>
        <w:pStyle w:val="Heading2"/>
        <w:rPr>
          <w:ins w:id="582" w:author="Amy Byers" w:date="2014-09-25T12:10:00Z"/>
        </w:rPr>
      </w:pPr>
      <w:bookmarkStart w:id="583" w:name="_Toc399499221"/>
      <w:ins w:id="584" w:author="Amy Byers" w:date="2014-09-25T12:10:00Z">
        <w:r w:rsidRPr="00992FE0">
          <w:t>Precondition</w:t>
        </w:r>
        <w:bookmarkEnd w:id="583"/>
      </w:ins>
    </w:p>
    <w:p w:rsidR="00176C64" w:rsidRPr="00992FE0" w:rsidRDefault="00176C64" w:rsidP="00176C64">
      <w:pPr>
        <w:pStyle w:val="BodyText"/>
        <w:numPr>
          <w:ilvl w:val="0"/>
          <w:numId w:val="2"/>
        </w:numPr>
        <w:rPr>
          <w:ins w:id="585" w:author="Amy Byers" w:date="2014-09-25T12:10:00Z"/>
        </w:rPr>
      </w:pPr>
      <w:ins w:id="586" w:author="Amy Byers" w:date="2014-09-25T12:10:00Z">
        <w:r w:rsidRPr="00992FE0">
          <w:t xml:space="preserve">The operator has selected to </w:t>
        </w:r>
      </w:ins>
      <w:ins w:id="587" w:author="Amy Byers" w:date="2014-09-25T12:18:00Z">
        <w:r w:rsidR="00F236D6">
          <w:t>reload</w:t>
        </w:r>
      </w:ins>
      <w:ins w:id="588" w:author="Amy Byers" w:date="2014-09-25T12:10:00Z">
        <w:r w:rsidR="00F236D6">
          <w:t xml:space="preserve"> a gift card by selecting a</w:t>
        </w:r>
        <w:r w:rsidRPr="00992FE0">
          <w:t xml:space="preserve"> </w:t>
        </w:r>
      </w:ins>
      <w:ins w:id="589" w:author="Amy Byers" w:date="2014-09-25T12:18:00Z">
        <w:r w:rsidR="00F236D6">
          <w:t>Reload</w:t>
        </w:r>
      </w:ins>
      <w:ins w:id="590" w:author="Amy Byers" w:date="2014-09-25T12:10:00Z">
        <w:r w:rsidRPr="00992FE0">
          <w:t xml:space="preserve"> option</w:t>
        </w:r>
      </w:ins>
    </w:p>
    <w:p w:rsidR="00176C64" w:rsidRPr="00992FE0" w:rsidRDefault="00176C64" w:rsidP="00176C64">
      <w:pPr>
        <w:pStyle w:val="Heading2"/>
        <w:rPr>
          <w:ins w:id="591" w:author="Amy Byers" w:date="2014-09-25T12:10:00Z"/>
        </w:rPr>
      </w:pPr>
      <w:bookmarkStart w:id="592" w:name="_Toc399499222"/>
      <w:ins w:id="593" w:author="Amy Byers" w:date="2014-09-25T12:10:00Z">
        <w:r w:rsidRPr="00992FE0">
          <w:t>Main Flow</w:t>
        </w:r>
        <w:bookmarkEnd w:id="592"/>
      </w:ins>
    </w:p>
    <w:p w:rsidR="00176C64" w:rsidRPr="00992FE0" w:rsidRDefault="00176C64" w:rsidP="001A652E">
      <w:pPr>
        <w:pStyle w:val="BodyText"/>
        <w:numPr>
          <w:ilvl w:val="0"/>
          <w:numId w:val="52"/>
        </w:numPr>
        <w:rPr>
          <w:ins w:id="594" w:author="Amy Byers" w:date="2014-09-25T12:10:00Z"/>
        </w:rPr>
        <w:pPrChange w:id="595" w:author="Amy Byers" w:date="2014-09-25T12:13:00Z">
          <w:pPr>
            <w:pStyle w:val="BodyText"/>
            <w:numPr>
              <w:numId w:val="21"/>
            </w:numPr>
            <w:ind w:left="360" w:hanging="360"/>
          </w:pPr>
        </w:pPrChange>
      </w:pPr>
      <w:ins w:id="596" w:author="Amy Byers" w:date="2014-09-25T12:10:00Z">
        <w:r w:rsidRPr="00992FE0">
          <w:t>The system prompts the operator to enter the gift card ID.</w:t>
        </w:r>
      </w:ins>
    </w:p>
    <w:p w:rsidR="00176C64" w:rsidRPr="00992FE0" w:rsidRDefault="00176C64" w:rsidP="001A652E">
      <w:pPr>
        <w:pStyle w:val="BodyText"/>
        <w:numPr>
          <w:ilvl w:val="0"/>
          <w:numId w:val="52"/>
        </w:numPr>
        <w:rPr>
          <w:ins w:id="597" w:author="Amy Byers" w:date="2014-09-25T12:10:00Z"/>
        </w:rPr>
        <w:pPrChange w:id="598" w:author="Amy Byers" w:date="2014-09-25T12:13:00Z">
          <w:pPr>
            <w:pStyle w:val="BodyText"/>
            <w:numPr>
              <w:numId w:val="21"/>
            </w:numPr>
            <w:ind w:left="360" w:hanging="360"/>
          </w:pPr>
        </w:pPrChange>
      </w:pPr>
      <w:ins w:id="599" w:author="Amy Byers" w:date="2014-09-25T12:10:00Z">
        <w:r w:rsidRPr="00992FE0">
          <w:t>If the operator manually enters the gift card ID, the Manual Gift Card Entry alternate flow is executed.</w:t>
        </w:r>
      </w:ins>
    </w:p>
    <w:p w:rsidR="00176C64" w:rsidRPr="00992FE0" w:rsidRDefault="00176C64" w:rsidP="001A652E">
      <w:pPr>
        <w:pStyle w:val="BodyText"/>
        <w:numPr>
          <w:ilvl w:val="0"/>
          <w:numId w:val="52"/>
        </w:numPr>
        <w:rPr>
          <w:ins w:id="600" w:author="Amy Byers" w:date="2014-09-25T12:10:00Z"/>
        </w:rPr>
        <w:pPrChange w:id="601" w:author="Amy Byers" w:date="2014-09-25T12:13:00Z">
          <w:pPr>
            <w:pStyle w:val="BodyText"/>
            <w:numPr>
              <w:numId w:val="21"/>
            </w:numPr>
            <w:ind w:left="360" w:hanging="360"/>
          </w:pPr>
        </w:pPrChange>
      </w:pPr>
      <w:ins w:id="602" w:author="Amy Byers" w:date="2014-09-25T12:10:00Z">
        <w:r w:rsidRPr="00992FE0">
          <w:t>If the operator scans the gift card ID, the Gift Card Scan Entry alternate flow is executed.</w:t>
        </w:r>
      </w:ins>
    </w:p>
    <w:p w:rsidR="00176C64" w:rsidRPr="00992FE0" w:rsidRDefault="00176C64" w:rsidP="001A652E">
      <w:pPr>
        <w:pStyle w:val="BodyText"/>
        <w:numPr>
          <w:ilvl w:val="0"/>
          <w:numId w:val="52"/>
        </w:numPr>
        <w:rPr>
          <w:ins w:id="603" w:author="Amy Byers" w:date="2014-09-25T12:10:00Z"/>
        </w:rPr>
        <w:pPrChange w:id="604" w:author="Amy Byers" w:date="2014-09-25T12:13:00Z">
          <w:pPr>
            <w:pStyle w:val="BodyText"/>
            <w:numPr>
              <w:numId w:val="21"/>
            </w:numPr>
            <w:ind w:left="360" w:hanging="360"/>
          </w:pPr>
        </w:pPrChange>
      </w:pPr>
      <w:ins w:id="605" w:author="Amy Byers" w:date="2014-09-25T12:10:00Z">
        <w:r w:rsidRPr="00992FE0">
          <w:t>The operator swipes the gift card.</w:t>
        </w:r>
      </w:ins>
    </w:p>
    <w:p w:rsidR="00176C64" w:rsidRPr="00992FE0" w:rsidRDefault="00176C64" w:rsidP="001A652E">
      <w:pPr>
        <w:pStyle w:val="BodyText"/>
        <w:numPr>
          <w:ilvl w:val="0"/>
          <w:numId w:val="52"/>
        </w:numPr>
        <w:rPr>
          <w:ins w:id="606" w:author="Amy Byers" w:date="2014-09-25T12:10:00Z"/>
        </w:rPr>
        <w:pPrChange w:id="607" w:author="Amy Byers" w:date="2014-09-25T12:13:00Z">
          <w:pPr>
            <w:pStyle w:val="BodyText"/>
            <w:numPr>
              <w:numId w:val="21"/>
            </w:numPr>
            <w:ind w:left="360" w:hanging="360"/>
          </w:pPr>
        </w:pPrChange>
      </w:pPr>
      <w:ins w:id="608" w:author="Amy Byers" w:date="2014-09-25T12:10:00Z">
        <w:r w:rsidRPr="00992FE0">
          <w:t>If the swipe is unsuccessful, the system displays a message, the operator acknowledges the message and the Main Flow restarts.</w:t>
        </w:r>
      </w:ins>
    </w:p>
    <w:p w:rsidR="00176C64" w:rsidRPr="00992FE0" w:rsidRDefault="00176C64" w:rsidP="001A652E">
      <w:pPr>
        <w:pStyle w:val="BodyText"/>
        <w:numPr>
          <w:ilvl w:val="0"/>
          <w:numId w:val="52"/>
        </w:numPr>
        <w:rPr>
          <w:ins w:id="609" w:author="Amy Byers" w:date="2014-09-25T12:10:00Z"/>
        </w:rPr>
        <w:pPrChange w:id="610" w:author="Amy Byers" w:date="2014-09-25T12:13:00Z">
          <w:pPr>
            <w:pStyle w:val="BodyText"/>
            <w:numPr>
              <w:numId w:val="21"/>
            </w:numPr>
            <w:ind w:left="360" w:hanging="360"/>
          </w:pPr>
        </w:pPrChange>
      </w:pPr>
      <w:ins w:id="611" w:author="Amy Byers" w:date="2014-09-25T12:10:00Z">
        <w:r w:rsidRPr="00992FE0">
          <w:t>The system validates the gift card ID.</w:t>
        </w:r>
      </w:ins>
    </w:p>
    <w:p w:rsidR="00176C64" w:rsidRPr="00992FE0" w:rsidRDefault="00176C64" w:rsidP="001A652E">
      <w:pPr>
        <w:pStyle w:val="BodyText"/>
        <w:numPr>
          <w:ilvl w:val="0"/>
          <w:numId w:val="52"/>
        </w:numPr>
        <w:rPr>
          <w:ins w:id="612" w:author="Amy Byers" w:date="2014-09-25T12:10:00Z"/>
        </w:rPr>
        <w:pPrChange w:id="613" w:author="Amy Byers" w:date="2014-09-25T12:13:00Z">
          <w:pPr>
            <w:pStyle w:val="BodyText"/>
            <w:numPr>
              <w:numId w:val="21"/>
            </w:numPr>
            <w:ind w:left="360" w:hanging="360"/>
          </w:pPr>
        </w:pPrChange>
      </w:pPr>
      <w:ins w:id="614" w:author="Amy Byers" w:date="2014-09-25T12:10:00Z">
        <w:r w:rsidRPr="00992FE0">
          <w:t>If the gift card ID is invalid, the system displays a message, the operator acknowledges the message and the Main Flow restarts.</w:t>
        </w:r>
      </w:ins>
    </w:p>
    <w:p w:rsidR="00176C64" w:rsidRPr="00992FE0" w:rsidRDefault="00F236D6" w:rsidP="001A652E">
      <w:pPr>
        <w:pStyle w:val="BodyText"/>
        <w:numPr>
          <w:ilvl w:val="0"/>
          <w:numId w:val="52"/>
        </w:numPr>
        <w:rPr>
          <w:ins w:id="615" w:author="Amy Byers" w:date="2014-09-25T12:10:00Z"/>
        </w:rPr>
        <w:pPrChange w:id="616" w:author="Amy Byers" w:date="2014-09-25T12:13:00Z">
          <w:pPr>
            <w:pStyle w:val="BodyText"/>
            <w:numPr>
              <w:numId w:val="21"/>
            </w:numPr>
            <w:ind w:left="360" w:hanging="360"/>
          </w:pPr>
        </w:pPrChange>
      </w:pPr>
      <w:ins w:id="617" w:author="Amy Byers" w:date="2014-09-25T12:19:00Z">
        <w:r>
          <w:t>T</w:t>
        </w:r>
      </w:ins>
      <w:ins w:id="618" w:author="Amy Byers" w:date="2014-09-25T12:10:00Z">
        <w:r w:rsidR="00176C64" w:rsidRPr="00992FE0">
          <w:t>he Gift Card Amount alternate flow is executed.</w:t>
        </w:r>
      </w:ins>
    </w:p>
    <w:p w:rsidR="00176C64" w:rsidRPr="00992FE0" w:rsidRDefault="00176C64" w:rsidP="001A652E">
      <w:pPr>
        <w:pStyle w:val="BodyText"/>
        <w:numPr>
          <w:ilvl w:val="0"/>
          <w:numId w:val="52"/>
        </w:numPr>
        <w:rPr>
          <w:ins w:id="619" w:author="Amy Byers" w:date="2014-09-25T12:10:00Z"/>
        </w:rPr>
        <w:pPrChange w:id="620" w:author="Amy Byers" w:date="2014-09-25T12:13:00Z">
          <w:pPr>
            <w:pStyle w:val="BodyText"/>
            <w:numPr>
              <w:numId w:val="21"/>
            </w:numPr>
            <w:ind w:left="360" w:hanging="360"/>
          </w:pPr>
        </w:pPrChange>
      </w:pPr>
      <w:ins w:id="621" w:author="Amy Byers" w:date="2014-09-25T12:10:00Z">
        <w:r w:rsidRPr="00992FE0">
          <w:t>The system journals the gift card ID, entry method and amount.</w:t>
        </w:r>
      </w:ins>
    </w:p>
    <w:p w:rsidR="00176C64" w:rsidRPr="00992FE0" w:rsidRDefault="00176C64" w:rsidP="001A652E">
      <w:pPr>
        <w:pStyle w:val="BodyText"/>
        <w:numPr>
          <w:ilvl w:val="0"/>
          <w:numId w:val="52"/>
        </w:numPr>
        <w:rPr>
          <w:ins w:id="622" w:author="Amy Byers" w:date="2014-09-25T12:10:00Z"/>
        </w:rPr>
        <w:pPrChange w:id="623" w:author="Amy Byers" w:date="2014-09-25T12:13:00Z">
          <w:pPr>
            <w:pStyle w:val="BodyText"/>
            <w:numPr>
              <w:numId w:val="21"/>
            </w:numPr>
            <w:ind w:left="360" w:hanging="360"/>
          </w:pPr>
        </w:pPrChange>
      </w:pPr>
      <w:ins w:id="624" w:author="Amy Byers" w:date="2014-09-25T12:10:00Z">
        <w:r w:rsidRPr="00992FE0">
          <w:t xml:space="preserve">The use case ends and the system executes the Gift Card </w:t>
        </w:r>
      </w:ins>
      <w:ins w:id="625" w:author="Amy Byers" w:date="2014-09-25T12:20:00Z">
        <w:r w:rsidR="00F236D6">
          <w:t>Reload</w:t>
        </w:r>
      </w:ins>
      <w:ins w:id="626" w:author="Amy Byers" w:date="2014-09-25T12:10:00Z">
        <w:r w:rsidRPr="00992FE0">
          <w:t xml:space="preserve"> use case.</w:t>
        </w:r>
      </w:ins>
    </w:p>
    <w:p w:rsidR="00176C64" w:rsidRPr="00992FE0" w:rsidRDefault="00176C64" w:rsidP="00176C64">
      <w:pPr>
        <w:pStyle w:val="Heading2"/>
        <w:rPr>
          <w:ins w:id="627" w:author="Amy Byers" w:date="2014-09-25T12:10:00Z"/>
        </w:rPr>
      </w:pPr>
      <w:bookmarkStart w:id="628" w:name="_Toc399499223"/>
      <w:ins w:id="629" w:author="Amy Byers" w:date="2014-09-25T12:10:00Z">
        <w:r w:rsidRPr="00992FE0">
          <w:t>Alternate Flows</w:t>
        </w:r>
        <w:bookmarkEnd w:id="628"/>
      </w:ins>
    </w:p>
    <w:p w:rsidR="00176C64" w:rsidRPr="00992FE0" w:rsidRDefault="00176C64" w:rsidP="00176C64">
      <w:pPr>
        <w:pStyle w:val="Heading3"/>
        <w:rPr>
          <w:ins w:id="630" w:author="Amy Byers" w:date="2014-09-25T12:10:00Z"/>
        </w:rPr>
      </w:pPr>
      <w:ins w:id="631" w:author="Amy Byers" w:date="2014-09-25T12:10:00Z">
        <w:r w:rsidRPr="00992FE0">
          <w:t>Manual Gift Card Entry</w:t>
        </w:r>
      </w:ins>
    </w:p>
    <w:p w:rsidR="00176C64" w:rsidRPr="00992FE0" w:rsidRDefault="00176C64" w:rsidP="001A652E">
      <w:pPr>
        <w:pStyle w:val="BodyText"/>
        <w:numPr>
          <w:ilvl w:val="0"/>
          <w:numId w:val="53"/>
        </w:numPr>
        <w:rPr>
          <w:ins w:id="632" w:author="Amy Byers" w:date="2014-09-25T12:10:00Z"/>
        </w:rPr>
        <w:pPrChange w:id="633" w:author="Amy Byers" w:date="2014-09-25T12:13:00Z">
          <w:pPr>
            <w:pStyle w:val="BodyText"/>
            <w:numPr>
              <w:numId w:val="22"/>
            </w:numPr>
            <w:ind w:left="360" w:hanging="360"/>
          </w:pPr>
        </w:pPrChange>
      </w:pPr>
      <w:ins w:id="634" w:author="Amy Byers" w:date="2014-09-25T12:10:00Z">
        <w:r w:rsidRPr="00992FE0">
          <w:t>The operator enters the gift card ID and accepts the entry.</w:t>
        </w:r>
      </w:ins>
    </w:p>
    <w:p w:rsidR="00176C64" w:rsidRPr="00992FE0" w:rsidRDefault="00176C64" w:rsidP="001A652E">
      <w:pPr>
        <w:pStyle w:val="BodyText"/>
        <w:numPr>
          <w:ilvl w:val="0"/>
          <w:numId w:val="53"/>
        </w:numPr>
        <w:rPr>
          <w:ins w:id="635" w:author="Amy Byers" w:date="2014-09-25T12:10:00Z"/>
        </w:rPr>
        <w:pPrChange w:id="636" w:author="Amy Byers" w:date="2014-09-25T12:13:00Z">
          <w:pPr>
            <w:pStyle w:val="BodyText"/>
            <w:numPr>
              <w:numId w:val="22"/>
            </w:numPr>
            <w:ind w:left="360" w:hanging="360"/>
          </w:pPr>
        </w:pPrChange>
      </w:pPr>
      <w:ins w:id="637" w:author="Amy Byers" w:date="2014-09-25T12:10:00Z">
        <w:r w:rsidRPr="00992FE0">
          <w:t>The system determines if a Check Digit computation is required.</w:t>
        </w:r>
      </w:ins>
    </w:p>
    <w:p w:rsidR="00176C64" w:rsidRPr="00992FE0" w:rsidRDefault="00176C64" w:rsidP="001A652E">
      <w:pPr>
        <w:pStyle w:val="BodyText"/>
        <w:numPr>
          <w:ilvl w:val="0"/>
          <w:numId w:val="53"/>
        </w:numPr>
        <w:rPr>
          <w:ins w:id="638" w:author="Amy Byers" w:date="2014-09-25T12:10:00Z"/>
        </w:rPr>
        <w:pPrChange w:id="639" w:author="Amy Byers" w:date="2014-09-25T12:13:00Z">
          <w:pPr>
            <w:pStyle w:val="BodyText"/>
            <w:numPr>
              <w:numId w:val="22"/>
            </w:numPr>
            <w:ind w:left="360" w:hanging="360"/>
          </w:pPr>
        </w:pPrChange>
      </w:pPr>
      <w:ins w:id="640" w:author="Amy Byers" w:date="2014-09-25T12:10:00Z">
        <w:r w:rsidRPr="00992FE0">
          <w:t>If a Check Digit computation is required, the Check Digit use case is executed.</w:t>
        </w:r>
      </w:ins>
    </w:p>
    <w:p w:rsidR="00176C64" w:rsidRPr="00992FE0" w:rsidRDefault="00176C64" w:rsidP="001A652E">
      <w:pPr>
        <w:pStyle w:val="BodyText"/>
        <w:numPr>
          <w:ilvl w:val="0"/>
          <w:numId w:val="53"/>
        </w:numPr>
        <w:rPr>
          <w:ins w:id="641" w:author="Amy Byers" w:date="2014-09-25T12:10:00Z"/>
        </w:rPr>
        <w:pPrChange w:id="642" w:author="Amy Byers" w:date="2014-09-25T12:13:00Z">
          <w:pPr>
            <w:pStyle w:val="BodyText"/>
            <w:numPr>
              <w:numId w:val="22"/>
            </w:numPr>
            <w:ind w:left="360" w:hanging="360"/>
          </w:pPr>
        </w:pPrChange>
      </w:pPr>
      <w:ins w:id="643" w:author="Amy Byers" w:date="2014-09-25T12:10:00Z">
        <w:r w:rsidRPr="00992FE0">
          <w:t>If the system returns from the Check Digit use case with an invalid check digit, the system displays a message, the operator acknowledges the message and the Main Flow restarts.</w:t>
        </w:r>
      </w:ins>
    </w:p>
    <w:p w:rsidR="00176C64" w:rsidRPr="00992FE0" w:rsidRDefault="00176C64" w:rsidP="001A652E">
      <w:pPr>
        <w:pStyle w:val="BodyText"/>
        <w:numPr>
          <w:ilvl w:val="0"/>
          <w:numId w:val="53"/>
        </w:numPr>
        <w:jc w:val="both"/>
        <w:rPr>
          <w:ins w:id="644" w:author="Amy Byers" w:date="2014-09-25T12:10:00Z"/>
        </w:rPr>
        <w:pPrChange w:id="645" w:author="Amy Byers" w:date="2014-09-25T12:13:00Z">
          <w:pPr>
            <w:pStyle w:val="BodyText"/>
            <w:numPr>
              <w:numId w:val="22"/>
            </w:numPr>
            <w:ind w:left="360" w:hanging="360"/>
            <w:jc w:val="both"/>
          </w:pPr>
        </w:pPrChange>
      </w:pPr>
      <w:ins w:id="646" w:author="Amy Byers" w:date="2014-09-25T12:10:00Z">
        <w:r w:rsidRPr="00992FE0">
          <w:t>The system evaluates if manager override is required for manually capturing the account number.</w:t>
        </w:r>
      </w:ins>
    </w:p>
    <w:p w:rsidR="00176C64" w:rsidRPr="00992FE0" w:rsidRDefault="00176C64" w:rsidP="001A652E">
      <w:pPr>
        <w:pStyle w:val="BodyText"/>
        <w:numPr>
          <w:ilvl w:val="0"/>
          <w:numId w:val="53"/>
        </w:numPr>
        <w:jc w:val="both"/>
        <w:rPr>
          <w:ins w:id="647" w:author="Amy Byers" w:date="2014-09-25T12:10:00Z"/>
        </w:rPr>
        <w:pPrChange w:id="648" w:author="Amy Byers" w:date="2014-09-25T12:13:00Z">
          <w:pPr>
            <w:pStyle w:val="BodyText"/>
            <w:numPr>
              <w:numId w:val="22"/>
            </w:numPr>
            <w:ind w:left="360" w:hanging="360"/>
            <w:jc w:val="both"/>
          </w:pPr>
        </w:pPrChange>
      </w:pPr>
      <w:ins w:id="649" w:author="Amy Byers" w:date="2014-09-25T12:10:00Z">
        <w:r w:rsidRPr="00992FE0">
          <w:lastRenderedPageBreak/>
          <w:t>If the manager override is not required for manually capturing the card account number, the system returns to the Main Flow where the system determines if a gift card amount is required.</w:t>
        </w:r>
      </w:ins>
    </w:p>
    <w:p w:rsidR="00176C64" w:rsidRPr="00992FE0" w:rsidRDefault="00176C64" w:rsidP="001A652E">
      <w:pPr>
        <w:pStyle w:val="BodyText"/>
        <w:numPr>
          <w:ilvl w:val="0"/>
          <w:numId w:val="53"/>
        </w:numPr>
        <w:jc w:val="both"/>
        <w:rPr>
          <w:ins w:id="650" w:author="Amy Byers" w:date="2014-09-25T12:10:00Z"/>
        </w:rPr>
        <w:pPrChange w:id="651" w:author="Amy Byers" w:date="2014-09-25T12:13:00Z">
          <w:pPr>
            <w:pStyle w:val="BodyText"/>
            <w:numPr>
              <w:numId w:val="22"/>
            </w:numPr>
            <w:ind w:left="360" w:hanging="360"/>
            <w:jc w:val="both"/>
          </w:pPr>
        </w:pPrChange>
      </w:pPr>
      <w:ins w:id="652" w:author="Amy Byers" w:date="2014-09-25T12:10:00Z">
        <w:r w:rsidRPr="00992FE0">
          <w:t xml:space="preserve">The </w:t>
        </w:r>
        <w:r w:rsidRPr="00992FE0">
          <w:rPr>
            <w:bCs/>
          </w:rPr>
          <w:t>system executes the Manager Override use case.</w:t>
        </w:r>
      </w:ins>
    </w:p>
    <w:p w:rsidR="00176C64" w:rsidRPr="00992FE0" w:rsidRDefault="00176C64" w:rsidP="001A652E">
      <w:pPr>
        <w:pStyle w:val="BodyText"/>
        <w:numPr>
          <w:ilvl w:val="0"/>
          <w:numId w:val="53"/>
        </w:numPr>
        <w:jc w:val="both"/>
        <w:rPr>
          <w:ins w:id="653" w:author="Amy Byers" w:date="2014-09-25T12:10:00Z"/>
        </w:rPr>
        <w:pPrChange w:id="654" w:author="Amy Byers" w:date="2014-09-25T12:13:00Z">
          <w:pPr>
            <w:pStyle w:val="BodyText"/>
            <w:numPr>
              <w:numId w:val="22"/>
            </w:numPr>
            <w:ind w:left="360" w:hanging="360"/>
            <w:jc w:val="both"/>
          </w:pPr>
        </w:pPrChange>
      </w:pPr>
      <w:ins w:id="655" w:author="Amy Byers" w:date="2014-09-25T12:10:00Z">
        <w:r w:rsidRPr="00992FE0">
          <w:t>If the manager override is denied, the use case ends and the system returns to the calling use case.</w:t>
        </w:r>
      </w:ins>
    </w:p>
    <w:p w:rsidR="00176C64" w:rsidRPr="00992FE0" w:rsidRDefault="00176C64" w:rsidP="001A652E">
      <w:pPr>
        <w:pStyle w:val="BodyText"/>
        <w:numPr>
          <w:ilvl w:val="0"/>
          <w:numId w:val="53"/>
        </w:numPr>
        <w:jc w:val="both"/>
        <w:rPr>
          <w:ins w:id="656" w:author="Amy Byers" w:date="2014-09-25T12:10:00Z"/>
        </w:rPr>
        <w:pPrChange w:id="657" w:author="Amy Byers" w:date="2014-09-25T12:13:00Z">
          <w:pPr>
            <w:pStyle w:val="BodyText"/>
            <w:numPr>
              <w:numId w:val="22"/>
            </w:numPr>
            <w:ind w:left="360" w:hanging="360"/>
            <w:jc w:val="both"/>
          </w:pPr>
        </w:pPrChange>
      </w:pPr>
      <w:ins w:id="658" w:author="Amy Byers" w:date="2014-09-25T12:10:00Z">
        <w:r w:rsidRPr="00992FE0">
          <w:rPr>
            <w:bCs/>
          </w:rPr>
          <w:t xml:space="preserve">If the Manager Override use case returns with an approved, </w:t>
        </w:r>
        <w:r w:rsidRPr="00992FE0">
          <w:t xml:space="preserve">the system returns to the Main Flow where the system determines if a gift card amount is required.  </w:t>
        </w:r>
        <w:r w:rsidRPr="00992FE0">
          <w:rPr>
            <w:b/>
          </w:rPr>
          <w:t>Note</w:t>
        </w:r>
        <w:r w:rsidRPr="00992FE0">
          <w:t>:  The manager override is not queued, as the manager override occurred after total is selected.</w:t>
        </w:r>
      </w:ins>
    </w:p>
    <w:p w:rsidR="00176C64" w:rsidRPr="00992FE0" w:rsidRDefault="00176C64" w:rsidP="00176C64">
      <w:pPr>
        <w:pStyle w:val="Heading3"/>
        <w:rPr>
          <w:ins w:id="659" w:author="Amy Byers" w:date="2014-09-25T12:10:00Z"/>
        </w:rPr>
      </w:pPr>
      <w:ins w:id="660" w:author="Amy Byers" w:date="2014-09-25T12:10:00Z">
        <w:r w:rsidRPr="00992FE0">
          <w:t>Gift Card Scan Entry</w:t>
        </w:r>
      </w:ins>
    </w:p>
    <w:p w:rsidR="00176C64" w:rsidRPr="00992FE0" w:rsidRDefault="00176C64" w:rsidP="001A652E">
      <w:pPr>
        <w:numPr>
          <w:ilvl w:val="0"/>
          <w:numId w:val="54"/>
        </w:numPr>
        <w:spacing w:after="120"/>
        <w:rPr>
          <w:ins w:id="661" w:author="Amy Byers" w:date="2014-09-25T12:10:00Z"/>
        </w:rPr>
        <w:pPrChange w:id="662" w:author="Amy Byers" w:date="2014-09-25T12:13:00Z">
          <w:pPr>
            <w:numPr>
              <w:numId w:val="23"/>
            </w:numPr>
            <w:spacing w:after="120"/>
            <w:ind w:left="360" w:hanging="360"/>
          </w:pPr>
        </w:pPrChange>
      </w:pPr>
      <w:ins w:id="663" w:author="Amy Byers" w:date="2014-09-25T12:10:00Z">
        <w:r w:rsidRPr="00992FE0">
          <w:t>If the scan is unsuccessful, the system restarts the Main Flow.</w:t>
        </w:r>
      </w:ins>
    </w:p>
    <w:p w:rsidR="00176C64" w:rsidRPr="00992FE0" w:rsidRDefault="00176C64" w:rsidP="001A652E">
      <w:pPr>
        <w:numPr>
          <w:ilvl w:val="0"/>
          <w:numId w:val="54"/>
        </w:numPr>
        <w:spacing w:after="120"/>
        <w:rPr>
          <w:ins w:id="664" w:author="Amy Byers" w:date="2014-09-25T12:10:00Z"/>
        </w:rPr>
        <w:pPrChange w:id="665" w:author="Amy Byers" w:date="2014-09-25T12:13:00Z">
          <w:pPr>
            <w:numPr>
              <w:numId w:val="23"/>
            </w:numPr>
            <w:spacing w:after="120"/>
            <w:ind w:left="360" w:hanging="360"/>
          </w:pPr>
        </w:pPrChange>
      </w:pPr>
      <w:ins w:id="666" w:author="Amy Byers" w:date="2014-09-25T12:10:00Z">
        <w:r w:rsidRPr="00992FE0">
          <w:t>The device reads the gift card information from the bar code.</w:t>
        </w:r>
      </w:ins>
    </w:p>
    <w:p w:rsidR="00176C64" w:rsidRPr="00992FE0" w:rsidRDefault="00176C64" w:rsidP="001A652E">
      <w:pPr>
        <w:numPr>
          <w:ilvl w:val="0"/>
          <w:numId w:val="54"/>
        </w:numPr>
        <w:spacing w:after="120"/>
        <w:rPr>
          <w:ins w:id="667" w:author="Amy Byers" w:date="2014-09-25T12:10:00Z"/>
        </w:rPr>
        <w:pPrChange w:id="668" w:author="Amy Byers" w:date="2014-09-25T12:13:00Z">
          <w:pPr>
            <w:numPr>
              <w:numId w:val="23"/>
            </w:numPr>
            <w:spacing w:after="120"/>
            <w:ind w:left="360" w:hanging="360"/>
          </w:pPr>
        </w:pPrChange>
      </w:pPr>
      <w:ins w:id="669" w:author="Amy Byers" w:date="2014-09-25T12:10:00Z">
        <w:r w:rsidRPr="00992FE0">
          <w:t>The system returns to the Main Flow where the system determines if a gift card amount is required.</w:t>
        </w:r>
      </w:ins>
    </w:p>
    <w:p w:rsidR="00176C64" w:rsidRPr="00992FE0" w:rsidRDefault="00176C64" w:rsidP="00176C64">
      <w:pPr>
        <w:pStyle w:val="Heading3"/>
        <w:rPr>
          <w:ins w:id="670" w:author="Amy Byers" w:date="2014-09-25T12:10:00Z"/>
        </w:rPr>
      </w:pPr>
      <w:ins w:id="671" w:author="Amy Byers" w:date="2014-09-25T12:10:00Z">
        <w:r w:rsidRPr="00992FE0">
          <w:t>Gift Card Amount</w:t>
        </w:r>
      </w:ins>
    </w:p>
    <w:p w:rsidR="00176C64" w:rsidRPr="00992FE0" w:rsidRDefault="00176C64" w:rsidP="001A652E">
      <w:pPr>
        <w:pStyle w:val="BodyText"/>
        <w:numPr>
          <w:ilvl w:val="0"/>
          <w:numId w:val="55"/>
        </w:numPr>
        <w:rPr>
          <w:ins w:id="672" w:author="Amy Byers" w:date="2014-09-25T12:10:00Z"/>
        </w:rPr>
        <w:pPrChange w:id="673" w:author="Amy Byers" w:date="2014-09-25T12:13:00Z">
          <w:pPr>
            <w:pStyle w:val="BodyText"/>
            <w:numPr>
              <w:numId w:val="42"/>
            </w:numPr>
            <w:ind w:left="396" w:hanging="360"/>
          </w:pPr>
        </w:pPrChange>
      </w:pPr>
      <w:ins w:id="674" w:author="Amy Byers" w:date="2014-09-25T12:10:00Z">
        <w:r w:rsidRPr="00992FE0">
          <w:t>The system prompts the operator to enter the amount of the gift card.</w:t>
        </w:r>
      </w:ins>
    </w:p>
    <w:p w:rsidR="00176C64" w:rsidRPr="00992FE0" w:rsidRDefault="00176C64" w:rsidP="001A652E">
      <w:pPr>
        <w:pStyle w:val="BodyText"/>
        <w:numPr>
          <w:ilvl w:val="0"/>
          <w:numId w:val="55"/>
        </w:numPr>
        <w:rPr>
          <w:ins w:id="675" w:author="Amy Byers" w:date="2014-09-25T12:10:00Z"/>
        </w:rPr>
        <w:pPrChange w:id="676" w:author="Amy Byers" w:date="2014-09-25T12:13:00Z">
          <w:pPr>
            <w:pStyle w:val="BodyText"/>
            <w:numPr>
              <w:numId w:val="42"/>
            </w:numPr>
            <w:ind w:left="396" w:hanging="360"/>
          </w:pPr>
        </w:pPrChange>
      </w:pPr>
      <w:ins w:id="677" w:author="Amy Byers" w:date="2014-09-25T12:10:00Z">
        <w:r w:rsidRPr="00992FE0">
          <w:t>The operator enters an amount and accepts the entry.</w:t>
        </w:r>
      </w:ins>
    </w:p>
    <w:p w:rsidR="00176C64" w:rsidRPr="00992FE0" w:rsidRDefault="00176C64" w:rsidP="001A652E">
      <w:pPr>
        <w:pStyle w:val="BodyText"/>
        <w:numPr>
          <w:ilvl w:val="0"/>
          <w:numId w:val="55"/>
        </w:numPr>
        <w:rPr>
          <w:ins w:id="678" w:author="Amy Byers" w:date="2014-09-25T12:10:00Z"/>
        </w:rPr>
        <w:pPrChange w:id="679" w:author="Amy Byers" w:date="2014-09-25T12:13:00Z">
          <w:pPr>
            <w:pStyle w:val="BodyText"/>
            <w:numPr>
              <w:numId w:val="42"/>
            </w:numPr>
            <w:ind w:left="396" w:hanging="360"/>
          </w:pPr>
        </w:pPrChange>
      </w:pPr>
      <w:ins w:id="680" w:author="Amy Byers" w:date="2014-09-25T12:10:00Z">
        <w:r w:rsidRPr="00992FE0">
          <w:t>The system evaluates the gift card amount.</w:t>
        </w:r>
      </w:ins>
    </w:p>
    <w:p w:rsidR="00176C64" w:rsidRPr="00992FE0" w:rsidRDefault="00176C64" w:rsidP="001A652E">
      <w:pPr>
        <w:pStyle w:val="BodyText"/>
        <w:numPr>
          <w:ilvl w:val="0"/>
          <w:numId w:val="55"/>
        </w:numPr>
        <w:rPr>
          <w:ins w:id="681" w:author="Amy Byers" w:date="2014-09-25T12:10:00Z"/>
        </w:rPr>
        <w:pPrChange w:id="682" w:author="Amy Byers" w:date="2014-09-25T12:13:00Z">
          <w:pPr>
            <w:pStyle w:val="BodyText"/>
            <w:numPr>
              <w:numId w:val="42"/>
            </w:numPr>
            <w:ind w:left="396" w:hanging="360"/>
          </w:pPr>
        </w:pPrChange>
      </w:pPr>
      <w:ins w:id="683" w:author="Amy Byers" w:date="2014-09-25T12:10:00Z">
        <w:r w:rsidRPr="00992FE0">
          <w:t xml:space="preserve">If the amount is less than the Minimum Gift Card </w:t>
        </w:r>
      </w:ins>
      <w:ins w:id="684" w:author="Amy Byers" w:date="2014-09-25T12:19:00Z">
        <w:r w:rsidR="00F236D6">
          <w:t>Reload</w:t>
        </w:r>
      </w:ins>
      <w:ins w:id="685" w:author="Amy Byers" w:date="2014-09-25T12:10:00Z">
        <w:r w:rsidRPr="00992FE0">
          <w:t xml:space="preserve"> Amount parameter, the system displays a message, the operator acknowledges the message and the alternate flow restarts.</w:t>
        </w:r>
      </w:ins>
    </w:p>
    <w:p w:rsidR="00176C64" w:rsidRPr="00992FE0" w:rsidRDefault="00176C64" w:rsidP="001A652E">
      <w:pPr>
        <w:pStyle w:val="BodyText"/>
        <w:numPr>
          <w:ilvl w:val="0"/>
          <w:numId w:val="55"/>
        </w:numPr>
        <w:rPr>
          <w:ins w:id="686" w:author="Amy Byers" w:date="2014-09-25T12:10:00Z"/>
        </w:rPr>
        <w:pPrChange w:id="687" w:author="Amy Byers" w:date="2014-09-25T12:13:00Z">
          <w:pPr>
            <w:pStyle w:val="BodyText"/>
            <w:numPr>
              <w:numId w:val="42"/>
            </w:numPr>
            <w:ind w:left="396" w:hanging="360"/>
          </w:pPr>
        </w:pPrChange>
      </w:pPr>
      <w:ins w:id="688" w:author="Amy Byers" w:date="2014-09-25T12:10:00Z">
        <w:r w:rsidRPr="00992FE0">
          <w:t xml:space="preserve">If the amount is greater than the Maximum Gift Card </w:t>
        </w:r>
      </w:ins>
      <w:ins w:id="689" w:author="Amy Byers" w:date="2014-09-25T12:19:00Z">
        <w:r w:rsidR="00F236D6">
          <w:t>Reload</w:t>
        </w:r>
      </w:ins>
      <w:ins w:id="690" w:author="Amy Byers" w:date="2014-09-25T12:10:00Z">
        <w:r w:rsidRPr="00992FE0">
          <w:t xml:space="preserve"> Amount parameter, the system displays a message, the operator acknowledges the message and the alternate flow restarts.</w:t>
        </w:r>
      </w:ins>
    </w:p>
    <w:p w:rsidR="00176C64" w:rsidRPr="00992FE0" w:rsidRDefault="00176C64" w:rsidP="001A652E">
      <w:pPr>
        <w:pStyle w:val="BodyText"/>
        <w:numPr>
          <w:ilvl w:val="0"/>
          <w:numId w:val="55"/>
        </w:numPr>
        <w:rPr>
          <w:ins w:id="691" w:author="Amy Byers" w:date="2014-09-25T12:10:00Z"/>
        </w:rPr>
        <w:pPrChange w:id="692" w:author="Amy Byers" w:date="2014-09-25T12:13:00Z">
          <w:pPr>
            <w:pStyle w:val="BodyText"/>
            <w:numPr>
              <w:numId w:val="42"/>
            </w:numPr>
            <w:ind w:left="396" w:hanging="360"/>
          </w:pPr>
        </w:pPrChange>
      </w:pPr>
      <w:ins w:id="693" w:author="Amy Byers" w:date="2014-09-25T12:10:00Z">
        <w:r w:rsidRPr="00992FE0">
          <w:t>The alternate flow ends and the system returns to the Main Flow where the system journals the gift card ID, entry method and amount.</w:t>
        </w:r>
      </w:ins>
    </w:p>
    <w:p w:rsidR="00176C64" w:rsidRPr="00992FE0" w:rsidRDefault="00176C64" w:rsidP="00176C64">
      <w:pPr>
        <w:pStyle w:val="Heading2"/>
        <w:rPr>
          <w:ins w:id="694" w:author="Amy Byers" w:date="2014-09-25T12:10:00Z"/>
        </w:rPr>
      </w:pPr>
      <w:bookmarkStart w:id="695" w:name="_Toc399499224"/>
      <w:ins w:id="696" w:author="Amy Byers" w:date="2014-09-25T12:10:00Z">
        <w:r w:rsidRPr="00992FE0">
          <w:t>Post Condition</w:t>
        </w:r>
        <w:bookmarkEnd w:id="695"/>
      </w:ins>
    </w:p>
    <w:p w:rsidR="00176C64" w:rsidRPr="00992FE0" w:rsidRDefault="00176C64" w:rsidP="00176C64">
      <w:pPr>
        <w:pStyle w:val="BodyText"/>
        <w:numPr>
          <w:ilvl w:val="0"/>
          <w:numId w:val="2"/>
        </w:numPr>
        <w:rPr>
          <w:ins w:id="697" w:author="Amy Byers" w:date="2014-09-25T12:10:00Z"/>
        </w:rPr>
      </w:pPr>
      <w:ins w:id="698" w:author="Amy Byers" w:date="2014-09-25T12:10:00Z">
        <w:r w:rsidRPr="00992FE0">
          <w:t xml:space="preserve">Gift Card </w:t>
        </w:r>
      </w:ins>
      <w:ins w:id="699" w:author="Amy Byers" w:date="2014-09-25T12:20:00Z">
        <w:r w:rsidR="00F236D6">
          <w:t>reload</w:t>
        </w:r>
      </w:ins>
      <w:ins w:id="700" w:author="Amy Byers" w:date="2014-09-25T12:10:00Z">
        <w:r w:rsidRPr="00992FE0">
          <w:t xml:space="preserve"> is executed</w:t>
        </w:r>
      </w:ins>
    </w:p>
    <w:p w:rsidR="00176C64" w:rsidRPr="00992FE0" w:rsidRDefault="00176C64" w:rsidP="00176C64">
      <w:pPr>
        <w:pStyle w:val="Heading3"/>
        <w:rPr>
          <w:ins w:id="701" w:author="Amy Byers" w:date="2014-09-25T12:10:00Z"/>
        </w:rPr>
      </w:pPr>
      <w:ins w:id="702" w:author="Amy Byers" w:date="2014-09-25T12:10:00Z">
        <w:r w:rsidRPr="00992FE0">
          <w:t xml:space="preserve">Data </w:t>
        </w:r>
        <w:proofErr w:type="spellStart"/>
        <w:r w:rsidRPr="00992FE0">
          <w:t>Input/Output</w:t>
        </w:r>
        <w:proofErr w:type="spellEnd"/>
      </w:ins>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176C64" w:rsidRPr="00992FE0" w:rsidTr="00F1638C">
        <w:trPr>
          <w:cantSplit/>
          <w:ins w:id="703" w:author="Amy Byers" w:date="2014-09-25T12:10:00Z"/>
        </w:trPr>
        <w:tc>
          <w:tcPr>
            <w:tcW w:w="1284" w:type="pct"/>
            <w:tcBorders>
              <w:top w:val="single" w:sz="8" w:space="0" w:color="4F81BD"/>
              <w:left w:val="single" w:sz="8" w:space="0" w:color="4F81BD"/>
              <w:bottom w:val="single" w:sz="18" w:space="0" w:color="4F81BD"/>
              <w:right w:val="single" w:sz="8" w:space="0" w:color="4F81BD"/>
            </w:tcBorders>
          </w:tcPr>
          <w:p w:rsidR="00176C64" w:rsidRPr="00992FE0" w:rsidRDefault="00176C64" w:rsidP="00F1638C">
            <w:pPr>
              <w:rPr>
                <w:ins w:id="704" w:author="Amy Byers" w:date="2014-09-25T12:10:00Z"/>
                <w:b/>
              </w:rPr>
            </w:pPr>
            <w:ins w:id="705" w:author="Amy Byers" w:date="2014-09-25T12:10:00Z">
              <w:r w:rsidRPr="00992FE0">
                <w:rPr>
                  <w:b/>
                </w:rPr>
                <w:t>Data Element</w:t>
              </w:r>
            </w:ins>
          </w:p>
        </w:tc>
        <w:tc>
          <w:tcPr>
            <w:tcW w:w="2310" w:type="pct"/>
            <w:tcBorders>
              <w:top w:val="single" w:sz="8" w:space="0" w:color="4F81BD"/>
              <w:left w:val="single" w:sz="8" w:space="0" w:color="4F81BD"/>
              <w:bottom w:val="single" w:sz="18" w:space="0" w:color="4F81BD"/>
              <w:right w:val="single" w:sz="8" w:space="0" w:color="4F81BD"/>
            </w:tcBorders>
          </w:tcPr>
          <w:p w:rsidR="00176C64" w:rsidRPr="00992FE0" w:rsidRDefault="00176C64" w:rsidP="00F1638C">
            <w:pPr>
              <w:rPr>
                <w:ins w:id="706" w:author="Amy Byers" w:date="2014-09-25T12:10:00Z"/>
                <w:b/>
                <w:szCs w:val="20"/>
              </w:rPr>
            </w:pPr>
            <w:ins w:id="707" w:author="Amy Byers" w:date="2014-09-25T12:10:00Z">
              <w:r w:rsidRPr="00992FE0">
                <w:rPr>
                  <w:b/>
                  <w:szCs w:val="20"/>
                </w:rPr>
                <w:t>Description</w:t>
              </w:r>
            </w:ins>
          </w:p>
        </w:tc>
        <w:tc>
          <w:tcPr>
            <w:tcW w:w="1406" w:type="pct"/>
            <w:tcBorders>
              <w:top w:val="single" w:sz="8" w:space="0" w:color="4F81BD"/>
              <w:left w:val="single" w:sz="8" w:space="0" w:color="4F81BD"/>
              <w:bottom w:val="single" w:sz="18" w:space="0" w:color="4F81BD"/>
              <w:right w:val="single" w:sz="8" w:space="0" w:color="4F81BD"/>
            </w:tcBorders>
          </w:tcPr>
          <w:p w:rsidR="00176C64" w:rsidRPr="00992FE0" w:rsidRDefault="00176C64" w:rsidP="00F1638C">
            <w:pPr>
              <w:rPr>
                <w:ins w:id="708" w:author="Amy Byers" w:date="2014-09-25T12:10:00Z"/>
                <w:b/>
                <w:szCs w:val="20"/>
              </w:rPr>
            </w:pPr>
            <w:ins w:id="709" w:author="Amy Byers" w:date="2014-09-25T12:10:00Z">
              <w:r w:rsidRPr="00992FE0">
                <w:rPr>
                  <w:b/>
                  <w:szCs w:val="20"/>
                </w:rPr>
                <w:t>Destination</w:t>
              </w:r>
            </w:ins>
          </w:p>
        </w:tc>
      </w:tr>
      <w:tr w:rsidR="00176C64" w:rsidRPr="00992FE0" w:rsidTr="00F1638C">
        <w:trPr>
          <w:cantSplit/>
          <w:ins w:id="710" w:author="Amy Byers" w:date="2014-09-25T12:10:00Z"/>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176C64" w:rsidRPr="00992FE0" w:rsidRDefault="00176C64" w:rsidP="00F1638C">
            <w:pPr>
              <w:rPr>
                <w:ins w:id="711" w:author="Amy Byers" w:date="2014-09-25T12:10:00Z"/>
                <w:bCs/>
                <w:szCs w:val="20"/>
              </w:rPr>
            </w:pPr>
            <w:ins w:id="712" w:author="Amy Byers" w:date="2014-09-25T12:10:00Z">
              <w:r w:rsidRPr="00992FE0">
                <w:rPr>
                  <w:bCs/>
                  <w:szCs w:val="20"/>
                </w:rPr>
                <w:t>SKU</w:t>
              </w:r>
            </w:ins>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176C64" w:rsidRPr="00992FE0" w:rsidRDefault="00176C64" w:rsidP="00F1638C">
            <w:pPr>
              <w:rPr>
                <w:ins w:id="713" w:author="Amy Byers" w:date="2014-09-25T12:10:00Z"/>
                <w:szCs w:val="20"/>
              </w:rPr>
            </w:pPr>
            <w:ins w:id="714" w:author="Amy Byers" w:date="2014-09-25T12:10:00Z">
              <w:r w:rsidRPr="00992FE0">
                <w:rPr>
                  <w:szCs w:val="20"/>
                </w:rPr>
                <w:t>The SKU associated with the gift card to be issued</w:t>
              </w:r>
            </w:ins>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176C64" w:rsidRPr="00992FE0" w:rsidRDefault="00176C64" w:rsidP="00F1638C">
            <w:pPr>
              <w:numPr>
                <w:ilvl w:val="0"/>
                <w:numId w:val="2"/>
              </w:numPr>
              <w:rPr>
                <w:ins w:id="715" w:author="Amy Byers" w:date="2014-09-25T12:10:00Z"/>
                <w:szCs w:val="20"/>
              </w:rPr>
            </w:pPr>
            <w:ins w:id="716" w:author="Amy Byers" w:date="2014-09-25T12:10:00Z">
              <w:r w:rsidRPr="00992FE0">
                <w:rPr>
                  <w:szCs w:val="20"/>
                </w:rPr>
                <w:t>E-Journal</w:t>
              </w:r>
            </w:ins>
          </w:p>
          <w:p w:rsidR="00176C64" w:rsidRPr="00992FE0" w:rsidRDefault="00176C64" w:rsidP="00F1638C">
            <w:pPr>
              <w:numPr>
                <w:ilvl w:val="0"/>
                <w:numId w:val="2"/>
              </w:numPr>
              <w:rPr>
                <w:ins w:id="717" w:author="Amy Byers" w:date="2014-09-25T12:10:00Z"/>
                <w:szCs w:val="20"/>
              </w:rPr>
            </w:pPr>
            <w:proofErr w:type="spellStart"/>
            <w:ins w:id="718" w:author="Amy Byers" w:date="2014-09-25T12:10:00Z">
              <w:r w:rsidRPr="00992FE0">
                <w:rPr>
                  <w:szCs w:val="20"/>
                </w:rPr>
                <w:t>POSLog</w:t>
              </w:r>
              <w:proofErr w:type="spellEnd"/>
            </w:ins>
          </w:p>
          <w:p w:rsidR="00176C64" w:rsidRPr="00992FE0" w:rsidRDefault="00176C64" w:rsidP="00F1638C">
            <w:pPr>
              <w:numPr>
                <w:ilvl w:val="0"/>
                <w:numId w:val="2"/>
              </w:numPr>
              <w:rPr>
                <w:ins w:id="719" w:author="Amy Byers" w:date="2014-09-25T12:10:00Z"/>
                <w:szCs w:val="20"/>
              </w:rPr>
            </w:pPr>
            <w:ins w:id="720" w:author="Amy Byers" w:date="2014-09-25T12:10:00Z">
              <w:r w:rsidRPr="00992FE0">
                <w:rPr>
                  <w:szCs w:val="20"/>
                </w:rPr>
                <w:t>Receipt</w:t>
              </w:r>
            </w:ins>
          </w:p>
        </w:tc>
      </w:tr>
      <w:tr w:rsidR="00176C64" w:rsidRPr="00992FE0" w:rsidTr="00F1638C">
        <w:trPr>
          <w:cantSplit/>
          <w:ins w:id="721" w:author="Amy Byers" w:date="2014-09-25T12:10:00Z"/>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176C64" w:rsidRPr="00992FE0" w:rsidRDefault="00176C64" w:rsidP="00F1638C">
            <w:pPr>
              <w:rPr>
                <w:ins w:id="722" w:author="Amy Byers" w:date="2014-09-25T12:10:00Z"/>
                <w:bCs/>
                <w:szCs w:val="20"/>
              </w:rPr>
            </w:pPr>
            <w:ins w:id="723" w:author="Amy Byers" w:date="2014-09-25T12:10:00Z">
              <w:r w:rsidRPr="00992FE0">
                <w:rPr>
                  <w:bCs/>
                  <w:szCs w:val="20"/>
                </w:rPr>
                <w:t>Gift Card Number</w:t>
              </w:r>
            </w:ins>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176C64" w:rsidRPr="00992FE0" w:rsidRDefault="00176C64" w:rsidP="00F1638C">
            <w:pPr>
              <w:rPr>
                <w:ins w:id="724" w:author="Amy Byers" w:date="2014-09-25T12:10:00Z"/>
                <w:szCs w:val="20"/>
              </w:rPr>
            </w:pPr>
            <w:ins w:id="725" w:author="Amy Byers" w:date="2014-09-25T12:10:00Z">
              <w:r w:rsidRPr="00992FE0">
                <w:rPr>
                  <w:szCs w:val="20"/>
                </w:rPr>
                <w:t>Number associated to a gift card</w:t>
              </w:r>
            </w:ins>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176C64" w:rsidRPr="00992FE0" w:rsidRDefault="00176C64" w:rsidP="00F1638C">
            <w:pPr>
              <w:numPr>
                <w:ilvl w:val="0"/>
                <w:numId w:val="2"/>
              </w:numPr>
              <w:rPr>
                <w:ins w:id="726" w:author="Amy Byers" w:date="2014-09-25T12:10:00Z"/>
                <w:szCs w:val="20"/>
              </w:rPr>
            </w:pPr>
            <w:ins w:id="727" w:author="Amy Byers" w:date="2014-09-25T12:10:00Z">
              <w:r w:rsidRPr="00992FE0">
                <w:rPr>
                  <w:szCs w:val="20"/>
                </w:rPr>
                <w:t>E-Journal</w:t>
              </w:r>
            </w:ins>
          </w:p>
          <w:p w:rsidR="00176C64" w:rsidRPr="00992FE0" w:rsidRDefault="00176C64" w:rsidP="00F1638C">
            <w:pPr>
              <w:numPr>
                <w:ilvl w:val="0"/>
                <w:numId w:val="2"/>
              </w:numPr>
              <w:rPr>
                <w:ins w:id="728" w:author="Amy Byers" w:date="2014-09-25T12:10:00Z"/>
                <w:szCs w:val="20"/>
              </w:rPr>
            </w:pPr>
            <w:ins w:id="729" w:author="Amy Byers" w:date="2014-09-25T12:10:00Z">
              <w:r w:rsidRPr="00992FE0">
                <w:rPr>
                  <w:szCs w:val="20"/>
                </w:rPr>
                <w:t>Receipt</w:t>
              </w:r>
            </w:ins>
          </w:p>
          <w:p w:rsidR="00176C64" w:rsidRPr="00992FE0" w:rsidRDefault="00176C64" w:rsidP="00F1638C">
            <w:pPr>
              <w:numPr>
                <w:ilvl w:val="0"/>
                <w:numId w:val="2"/>
              </w:numPr>
              <w:rPr>
                <w:ins w:id="730" w:author="Amy Byers" w:date="2014-09-25T12:10:00Z"/>
                <w:szCs w:val="20"/>
              </w:rPr>
            </w:pPr>
            <w:proofErr w:type="spellStart"/>
            <w:ins w:id="731" w:author="Amy Byers" w:date="2014-09-25T12:10:00Z">
              <w:r w:rsidRPr="00992FE0">
                <w:rPr>
                  <w:szCs w:val="20"/>
                </w:rPr>
                <w:t>POSLog</w:t>
              </w:r>
              <w:proofErr w:type="spellEnd"/>
            </w:ins>
          </w:p>
        </w:tc>
      </w:tr>
      <w:tr w:rsidR="00176C64" w:rsidRPr="00992FE0" w:rsidTr="00F1638C">
        <w:trPr>
          <w:cantSplit/>
          <w:ins w:id="732" w:author="Amy Byers" w:date="2014-09-25T12:10:00Z"/>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176C64" w:rsidRPr="00992FE0" w:rsidRDefault="00176C64" w:rsidP="00F1638C">
            <w:pPr>
              <w:rPr>
                <w:ins w:id="733" w:author="Amy Byers" w:date="2014-09-25T12:10:00Z"/>
                <w:bCs/>
                <w:szCs w:val="20"/>
              </w:rPr>
            </w:pPr>
            <w:ins w:id="734" w:author="Amy Byers" w:date="2014-09-25T12:10:00Z">
              <w:r w:rsidRPr="00992FE0">
                <w:rPr>
                  <w:bCs/>
                  <w:szCs w:val="20"/>
                </w:rPr>
                <w:t>Gift Card Number (Receipt</w:t>
              </w:r>
            </w:ins>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176C64" w:rsidRPr="00992FE0" w:rsidRDefault="00176C64" w:rsidP="00F1638C">
            <w:pPr>
              <w:rPr>
                <w:ins w:id="735" w:author="Amy Byers" w:date="2014-09-25T12:10:00Z"/>
              </w:rPr>
            </w:pPr>
            <w:ins w:id="736" w:author="Amy Byers" w:date="2014-09-25T12:10:00Z">
              <w:r w:rsidRPr="00992FE0">
                <w:t>The number associated to a gift card.  The number is masked on the receipt</w:t>
              </w:r>
            </w:ins>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176C64" w:rsidRPr="00992FE0" w:rsidRDefault="00176C64" w:rsidP="00F1638C">
            <w:pPr>
              <w:numPr>
                <w:ilvl w:val="0"/>
                <w:numId w:val="2"/>
              </w:numPr>
              <w:rPr>
                <w:ins w:id="737" w:author="Amy Byers" w:date="2014-09-25T12:10:00Z"/>
                <w:szCs w:val="20"/>
              </w:rPr>
            </w:pPr>
            <w:ins w:id="738" w:author="Amy Byers" w:date="2014-09-25T12:10:00Z">
              <w:r w:rsidRPr="00992FE0">
                <w:rPr>
                  <w:szCs w:val="20"/>
                </w:rPr>
                <w:t>Receipt.</w:t>
              </w:r>
            </w:ins>
          </w:p>
        </w:tc>
      </w:tr>
      <w:tr w:rsidR="00176C64" w:rsidRPr="00992FE0" w:rsidTr="00F1638C">
        <w:trPr>
          <w:cantSplit/>
          <w:ins w:id="739" w:author="Amy Byers" w:date="2014-09-25T12:10:00Z"/>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176C64" w:rsidRPr="00992FE0" w:rsidRDefault="00176C64" w:rsidP="00F1638C">
            <w:pPr>
              <w:rPr>
                <w:ins w:id="740" w:author="Amy Byers" w:date="2014-09-25T12:10:00Z"/>
                <w:bCs/>
                <w:szCs w:val="20"/>
              </w:rPr>
            </w:pPr>
            <w:ins w:id="741" w:author="Amy Byers" w:date="2014-09-25T12:10:00Z">
              <w:r w:rsidRPr="00992FE0">
                <w:rPr>
                  <w:bCs/>
                  <w:szCs w:val="20"/>
                </w:rPr>
                <w:t>Entry Method</w:t>
              </w:r>
            </w:ins>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176C64" w:rsidRPr="00992FE0" w:rsidRDefault="00176C64" w:rsidP="00F1638C">
            <w:pPr>
              <w:rPr>
                <w:ins w:id="742" w:author="Amy Byers" w:date="2014-09-25T12:10:00Z"/>
              </w:rPr>
            </w:pPr>
            <w:ins w:id="743" w:author="Amy Byers" w:date="2014-09-25T12:10:00Z">
              <w:r w:rsidRPr="00992FE0">
                <w:t>The method the gift card was entered into the system:</w:t>
              </w:r>
            </w:ins>
          </w:p>
          <w:p w:rsidR="00176C64" w:rsidRPr="00992FE0" w:rsidRDefault="00176C64" w:rsidP="00F1638C">
            <w:pPr>
              <w:numPr>
                <w:ilvl w:val="0"/>
                <w:numId w:val="40"/>
              </w:numPr>
              <w:rPr>
                <w:ins w:id="744" w:author="Amy Byers" w:date="2014-09-25T12:10:00Z"/>
              </w:rPr>
            </w:pPr>
            <w:ins w:id="745" w:author="Amy Byers" w:date="2014-09-25T12:10:00Z">
              <w:r w:rsidRPr="00992FE0">
                <w:t>Swiped</w:t>
              </w:r>
            </w:ins>
          </w:p>
          <w:p w:rsidR="00176C64" w:rsidRPr="00992FE0" w:rsidRDefault="00176C64" w:rsidP="00F1638C">
            <w:pPr>
              <w:numPr>
                <w:ilvl w:val="0"/>
                <w:numId w:val="40"/>
              </w:numPr>
              <w:rPr>
                <w:ins w:id="746" w:author="Amy Byers" w:date="2014-09-25T12:10:00Z"/>
              </w:rPr>
            </w:pPr>
            <w:ins w:id="747" w:author="Amy Byers" w:date="2014-09-25T12:10:00Z">
              <w:r w:rsidRPr="00992FE0">
                <w:t>Scan</w:t>
              </w:r>
            </w:ins>
          </w:p>
          <w:p w:rsidR="00176C64" w:rsidRPr="00992FE0" w:rsidRDefault="00176C64" w:rsidP="00F1638C">
            <w:pPr>
              <w:numPr>
                <w:ilvl w:val="0"/>
                <w:numId w:val="40"/>
              </w:numPr>
              <w:rPr>
                <w:ins w:id="748" w:author="Amy Byers" w:date="2014-09-25T12:10:00Z"/>
              </w:rPr>
            </w:pPr>
            <w:ins w:id="749" w:author="Amy Byers" w:date="2014-09-25T12:10:00Z">
              <w:r w:rsidRPr="00992FE0">
                <w:t>Manual Entry</w:t>
              </w:r>
            </w:ins>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176C64" w:rsidRPr="00992FE0" w:rsidRDefault="00176C64" w:rsidP="00F1638C">
            <w:pPr>
              <w:numPr>
                <w:ilvl w:val="0"/>
                <w:numId w:val="2"/>
              </w:numPr>
              <w:rPr>
                <w:ins w:id="750" w:author="Amy Byers" w:date="2014-09-25T12:10:00Z"/>
                <w:szCs w:val="20"/>
              </w:rPr>
            </w:pPr>
            <w:ins w:id="751" w:author="Amy Byers" w:date="2014-09-25T12:10:00Z">
              <w:r w:rsidRPr="00992FE0">
                <w:rPr>
                  <w:szCs w:val="20"/>
                </w:rPr>
                <w:t>E-Journal</w:t>
              </w:r>
            </w:ins>
          </w:p>
          <w:p w:rsidR="00176C64" w:rsidRPr="00992FE0" w:rsidRDefault="00176C64" w:rsidP="00F1638C">
            <w:pPr>
              <w:numPr>
                <w:ilvl w:val="0"/>
                <w:numId w:val="2"/>
              </w:numPr>
              <w:rPr>
                <w:ins w:id="752" w:author="Amy Byers" w:date="2014-09-25T12:10:00Z"/>
                <w:szCs w:val="20"/>
              </w:rPr>
            </w:pPr>
            <w:proofErr w:type="spellStart"/>
            <w:ins w:id="753" w:author="Amy Byers" w:date="2014-09-25T12:10:00Z">
              <w:r w:rsidRPr="00992FE0">
                <w:rPr>
                  <w:szCs w:val="20"/>
                </w:rPr>
                <w:t>POSLog</w:t>
              </w:r>
              <w:proofErr w:type="spellEnd"/>
            </w:ins>
          </w:p>
          <w:p w:rsidR="00176C64" w:rsidRPr="00992FE0" w:rsidRDefault="00176C64" w:rsidP="00F1638C">
            <w:pPr>
              <w:numPr>
                <w:ilvl w:val="0"/>
                <w:numId w:val="2"/>
              </w:numPr>
              <w:rPr>
                <w:ins w:id="754" w:author="Amy Byers" w:date="2014-09-25T12:10:00Z"/>
                <w:szCs w:val="20"/>
              </w:rPr>
            </w:pPr>
            <w:ins w:id="755" w:author="Amy Byers" w:date="2014-09-25T12:10:00Z">
              <w:r w:rsidRPr="00992FE0">
                <w:rPr>
                  <w:szCs w:val="20"/>
                </w:rPr>
                <w:t>Receipt</w:t>
              </w:r>
            </w:ins>
          </w:p>
        </w:tc>
      </w:tr>
      <w:tr w:rsidR="00176C64" w:rsidRPr="00992FE0" w:rsidTr="00F1638C">
        <w:trPr>
          <w:cantSplit/>
          <w:ins w:id="756" w:author="Amy Byers" w:date="2014-09-25T12:10:00Z"/>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176C64" w:rsidRPr="00992FE0" w:rsidRDefault="00176C64" w:rsidP="00F1638C">
            <w:pPr>
              <w:rPr>
                <w:ins w:id="757" w:author="Amy Byers" w:date="2014-09-25T12:10:00Z"/>
                <w:bCs/>
                <w:szCs w:val="20"/>
              </w:rPr>
            </w:pPr>
            <w:ins w:id="758" w:author="Amy Byers" w:date="2014-09-25T12:10:00Z">
              <w:r w:rsidRPr="00992FE0">
                <w:rPr>
                  <w:bCs/>
                  <w:szCs w:val="20"/>
                </w:rPr>
                <w:t>Amount</w:t>
              </w:r>
            </w:ins>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176C64" w:rsidRPr="00992FE0" w:rsidRDefault="00176C64" w:rsidP="00F236D6">
            <w:pPr>
              <w:rPr>
                <w:ins w:id="759" w:author="Amy Byers" w:date="2014-09-25T12:10:00Z"/>
                <w:szCs w:val="20"/>
              </w:rPr>
              <w:pPrChange w:id="760" w:author="Amy Byers" w:date="2014-09-25T12:20:00Z">
                <w:pPr/>
              </w:pPrChange>
            </w:pPr>
            <w:ins w:id="761" w:author="Amy Byers" w:date="2014-09-25T12:10:00Z">
              <w:r w:rsidRPr="00992FE0">
                <w:rPr>
                  <w:szCs w:val="20"/>
                </w:rPr>
                <w:t xml:space="preserve">The </w:t>
              </w:r>
            </w:ins>
            <w:ins w:id="762" w:author="Amy Byers" w:date="2014-09-25T12:20:00Z">
              <w:r w:rsidR="00F236D6">
                <w:rPr>
                  <w:szCs w:val="20"/>
                </w:rPr>
                <w:t>reloaded</w:t>
              </w:r>
            </w:ins>
            <w:ins w:id="763" w:author="Amy Byers" w:date="2014-09-25T12:10:00Z">
              <w:r w:rsidRPr="00992FE0">
                <w:rPr>
                  <w:szCs w:val="20"/>
                </w:rPr>
                <w:t xml:space="preserve"> amount on the gift card.</w:t>
              </w:r>
            </w:ins>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176C64" w:rsidRPr="00992FE0" w:rsidRDefault="00176C64" w:rsidP="00F1638C">
            <w:pPr>
              <w:numPr>
                <w:ilvl w:val="0"/>
                <w:numId w:val="2"/>
              </w:numPr>
              <w:rPr>
                <w:ins w:id="764" w:author="Amy Byers" w:date="2014-09-25T12:10:00Z"/>
                <w:szCs w:val="20"/>
              </w:rPr>
            </w:pPr>
            <w:ins w:id="765" w:author="Amy Byers" w:date="2014-09-25T12:10:00Z">
              <w:r w:rsidRPr="00992FE0">
                <w:rPr>
                  <w:szCs w:val="20"/>
                </w:rPr>
                <w:t>E-Journal</w:t>
              </w:r>
            </w:ins>
          </w:p>
          <w:p w:rsidR="00176C64" w:rsidRPr="00992FE0" w:rsidRDefault="00176C64" w:rsidP="00F1638C">
            <w:pPr>
              <w:numPr>
                <w:ilvl w:val="0"/>
                <w:numId w:val="2"/>
              </w:numPr>
              <w:rPr>
                <w:ins w:id="766" w:author="Amy Byers" w:date="2014-09-25T12:10:00Z"/>
                <w:szCs w:val="20"/>
              </w:rPr>
            </w:pPr>
            <w:ins w:id="767" w:author="Amy Byers" w:date="2014-09-25T12:10:00Z">
              <w:r w:rsidRPr="00992FE0">
                <w:rPr>
                  <w:szCs w:val="20"/>
                </w:rPr>
                <w:t>Receipt</w:t>
              </w:r>
            </w:ins>
          </w:p>
          <w:p w:rsidR="00176C64" w:rsidRPr="00992FE0" w:rsidRDefault="00176C64" w:rsidP="00F1638C">
            <w:pPr>
              <w:numPr>
                <w:ilvl w:val="0"/>
                <w:numId w:val="2"/>
              </w:numPr>
              <w:rPr>
                <w:ins w:id="768" w:author="Amy Byers" w:date="2014-09-25T12:10:00Z"/>
                <w:szCs w:val="20"/>
              </w:rPr>
            </w:pPr>
            <w:proofErr w:type="spellStart"/>
            <w:ins w:id="769" w:author="Amy Byers" w:date="2014-09-25T12:10:00Z">
              <w:r w:rsidRPr="00992FE0">
                <w:rPr>
                  <w:szCs w:val="20"/>
                </w:rPr>
                <w:t>POSLog</w:t>
              </w:r>
              <w:proofErr w:type="spellEnd"/>
            </w:ins>
          </w:p>
        </w:tc>
      </w:tr>
    </w:tbl>
    <w:p w:rsidR="00715858" w:rsidRDefault="00715858" w:rsidP="00715858">
      <w:pPr>
        <w:pStyle w:val="BodyText"/>
        <w:rPr>
          <w:ins w:id="770" w:author="Amy Byers" w:date="2014-09-26T12:40:00Z"/>
        </w:rPr>
      </w:pPr>
    </w:p>
    <w:p w:rsidR="00787D3C" w:rsidRPr="00992FE0" w:rsidRDefault="00787D3C" w:rsidP="00787D3C">
      <w:pPr>
        <w:pStyle w:val="Heading2"/>
        <w:rPr>
          <w:ins w:id="771" w:author="Amy Byers" w:date="2014-09-26T12:40:00Z"/>
        </w:rPr>
      </w:pPr>
      <w:bookmarkStart w:id="772" w:name="_Ref399498575"/>
      <w:bookmarkStart w:id="773" w:name="_Toc399499225"/>
      <w:ins w:id="774" w:author="Amy Byers" w:date="2014-09-26T12:40:00Z">
        <w:r w:rsidRPr="00992FE0">
          <w:t>Special Requirements</w:t>
        </w:r>
        <w:bookmarkEnd w:id="772"/>
        <w:bookmarkEnd w:id="773"/>
      </w:ins>
    </w:p>
    <w:p w:rsidR="00787D3C" w:rsidRPr="00992FE0" w:rsidRDefault="00787D3C" w:rsidP="00787D3C">
      <w:pPr>
        <w:pStyle w:val="BodyText"/>
        <w:numPr>
          <w:ilvl w:val="0"/>
          <w:numId w:val="2"/>
        </w:numPr>
        <w:rPr>
          <w:ins w:id="775" w:author="Amy Byers" w:date="2014-09-26T12:40:00Z"/>
        </w:rPr>
      </w:pPr>
      <w:ins w:id="776" w:author="Amy Byers" w:date="2014-09-26T12:40:00Z">
        <w:r>
          <w:t xml:space="preserve">User can complete a </w:t>
        </w:r>
        <w:r>
          <w:t>Gift Card Reload</w:t>
        </w:r>
        <w:r>
          <w:t xml:space="preserve"> without starting a transaction or within a sale Transaction.</w:t>
        </w:r>
      </w:ins>
    </w:p>
    <w:p w:rsidR="00FD5BA1" w:rsidRPr="00992FE0" w:rsidRDefault="00FD5BA1" w:rsidP="00FD5BA1">
      <w:pPr>
        <w:pStyle w:val="Heading1"/>
        <w:rPr>
          <w:i/>
        </w:rPr>
      </w:pPr>
      <w:bookmarkStart w:id="777" w:name="_Toc399499226"/>
      <w:r w:rsidRPr="00992FE0">
        <w:rPr>
          <w:i/>
        </w:rPr>
        <w:lastRenderedPageBreak/>
        <w:t xml:space="preserve">USE CASE: </w:t>
      </w:r>
      <w:bookmarkEnd w:id="444"/>
      <w:r w:rsidR="008113C1" w:rsidRPr="00992FE0">
        <w:rPr>
          <w:i/>
        </w:rPr>
        <w:t>Gift Card Tender</w:t>
      </w:r>
      <w:bookmarkEnd w:id="777"/>
    </w:p>
    <w:p w:rsidR="00366130" w:rsidRPr="00992FE0" w:rsidRDefault="00366130" w:rsidP="00FD5BA1">
      <w:pPr>
        <w:pStyle w:val="Heading2"/>
      </w:pPr>
      <w:bookmarkStart w:id="778" w:name="_Toc290020122"/>
      <w:bookmarkStart w:id="779" w:name="_Toc399499227"/>
      <w:r w:rsidRPr="00992FE0">
        <w:t>Feature Flow</w:t>
      </w:r>
      <w:bookmarkEnd w:id="779"/>
    </w:p>
    <w:p w:rsidR="0045532B" w:rsidRPr="00992FE0" w:rsidRDefault="003646A7" w:rsidP="0045532B">
      <w:pPr>
        <w:pStyle w:val="BodyText"/>
        <w:jc w:val="center"/>
      </w:pPr>
      <w:r w:rsidRPr="00992FE0">
        <w:object w:dxaOrig="9641" w:dyaOrig="8863">
          <v:shape id="_x0000_i1027" type="#_x0000_t75" style="width:482.25pt;height:442.5pt" o:ole="">
            <v:imagedata r:id="rId23" o:title=""/>
          </v:shape>
          <o:OLEObject Type="Embed" ProgID="Visio.Drawing.11" ShapeID="_x0000_i1027" DrawAspect="Content" ObjectID="_1473241140" r:id="rId24"/>
        </w:object>
      </w:r>
    </w:p>
    <w:p w:rsidR="00FD5BA1" w:rsidRPr="00992FE0" w:rsidRDefault="00FD5BA1" w:rsidP="00FD5BA1">
      <w:pPr>
        <w:pStyle w:val="Heading2"/>
      </w:pPr>
      <w:bookmarkStart w:id="780" w:name="_Toc399499228"/>
      <w:r w:rsidRPr="00992FE0">
        <w:t>Precondition</w:t>
      </w:r>
      <w:bookmarkEnd w:id="778"/>
      <w:bookmarkEnd w:id="780"/>
    </w:p>
    <w:p w:rsidR="0045532B" w:rsidRPr="00992FE0" w:rsidRDefault="0045532B" w:rsidP="0045532B">
      <w:pPr>
        <w:pStyle w:val="BodyText"/>
        <w:numPr>
          <w:ilvl w:val="0"/>
          <w:numId w:val="2"/>
        </w:numPr>
      </w:pPr>
      <w:bookmarkStart w:id="781" w:name="_Ref233697587"/>
      <w:bookmarkStart w:id="782" w:name="_Ref233697593"/>
      <w:bookmarkStart w:id="783" w:name="_Toc290020123"/>
      <w:r w:rsidRPr="00992FE0">
        <w:t>Gift Card tender information is collected</w:t>
      </w:r>
    </w:p>
    <w:p w:rsidR="00FD5BA1" w:rsidRPr="00992FE0" w:rsidRDefault="00FD5BA1" w:rsidP="00FD5BA1">
      <w:pPr>
        <w:pStyle w:val="Heading2"/>
      </w:pPr>
      <w:bookmarkStart w:id="784" w:name="_Toc399499229"/>
      <w:r w:rsidRPr="00992FE0">
        <w:t>Main Flow</w:t>
      </w:r>
      <w:bookmarkEnd w:id="781"/>
      <w:bookmarkEnd w:id="782"/>
      <w:bookmarkEnd w:id="783"/>
      <w:bookmarkEnd w:id="784"/>
    </w:p>
    <w:p w:rsidR="0045532B" w:rsidRPr="00992FE0" w:rsidRDefault="0045532B" w:rsidP="0045532B">
      <w:pPr>
        <w:pStyle w:val="BodyText"/>
        <w:numPr>
          <w:ilvl w:val="0"/>
          <w:numId w:val="36"/>
        </w:numPr>
      </w:pPr>
      <w:bookmarkStart w:id="785" w:name="_Toc290020124"/>
      <w:r w:rsidRPr="00992FE0">
        <w:t>The system prompts the operator to enter the gift card number.</w:t>
      </w:r>
    </w:p>
    <w:p w:rsidR="0045532B" w:rsidRPr="00992FE0" w:rsidRDefault="0045532B" w:rsidP="0045532B">
      <w:pPr>
        <w:pStyle w:val="BodyText"/>
        <w:numPr>
          <w:ilvl w:val="0"/>
          <w:numId w:val="36"/>
        </w:numPr>
      </w:pPr>
      <w:r w:rsidRPr="00992FE0">
        <w:t xml:space="preserve">If the operator enters the gift card number via a swipe, the Gift Card Swipe alternate flow is executed. </w:t>
      </w:r>
    </w:p>
    <w:p w:rsidR="0045532B" w:rsidRPr="00992FE0" w:rsidRDefault="0045532B" w:rsidP="0045532B">
      <w:pPr>
        <w:pStyle w:val="BodyText"/>
        <w:numPr>
          <w:ilvl w:val="0"/>
          <w:numId w:val="36"/>
        </w:numPr>
      </w:pPr>
      <w:r w:rsidRPr="00992FE0">
        <w:t>If the operator enters the gift card number via a scan, the Gift Card Scan alternate flow is executed.</w:t>
      </w:r>
    </w:p>
    <w:p w:rsidR="0045532B" w:rsidRPr="00992FE0" w:rsidRDefault="003646A7" w:rsidP="0045532B">
      <w:pPr>
        <w:pStyle w:val="BodyText"/>
        <w:numPr>
          <w:ilvl w:val="0"/>
          <w:numId w:val="36"/>
        </w:numPr>
      </w:pPr>
      <w:r w:rsidRPr="00992FE0">
        <w:t>If the operator enters the gift card number manually, the Manual Entry alternate flow is executed</w:t>
      </w:r>
    </w:p>
    <w:p w:rsidR="0045532B" w:rsidRPr="00992FE0" w:rsidRDefault="0045532B" w:rsidP="0045532B">
      <w:pPr>
        <w:pStyle w:val="BodyText"/>
        <w:numPr>
          <w:ilvl w:val="0"/>
          <w:numId w:val="36"/>
        </w:numPr>
      </w:pPr>
      <w:r w:rsidRPr="00992FE0">
        <w:t>The system validates the gift card number entered by checking the BIN Range.</w:t>
      </w:r>
    </w:p>
    <w:p w:rsidR="0045532B" w:rsidRPr="00992FE0" w:rsidRDefault="0045532B" w:rsidP="0045532B">
      <w:pPr>
        <w:pStyle w:val="BodyText"/>
        <w:numPr>
          <w:ilvl w:val="0"/>
          <w:numId w:val="36"/>
        </w:numPr>
      </w:pPr>
      <w:r w:rsidRPr="00992FE0">
        <w:t>If the gift card number is invalid, the system displays a message, the operator acknowledges the message, and the system returns to the Main Flow where the system prompts the operator to enter the gift card number.</w:t>
      </w:r>
    </w:p>
    <w:p w:rsidR="001F07F8" w:rsidRPr="00992FE0" w:rsidRDefault="001F07F8" w:rsidP="001F07F8">
      <w:pPr>
        <w:pStyle w:val="BodyText"/>
        <w:numPr>
          <w:ilvl w:val="0"/>
          <w:numId w:val="36"/>
        </w:numPr>
      </w:pPr>
      <w:r w:rsidRPr="00992FE0">
        <w:t>The system prompts to capture the PIN number for the store credit card.</w:t>
      </w:r>
    </w:p>
    <w:p w:rsidR="001F07F8" w:rsidRPr="00992FE0" w:rsidRDefault="001F07F8" w:rsidP="001F07F8">
      <w:pPr>
        <w:pStyle w:val="BodyText"/>
        <w:numPr>
          <w:ilvl w:val="0"/>
          <w:numId w:val="36"/>
        </w:numPr>
      </w:pPr>
      <w:r w:rsidRPr="00992FE0">
        <w:lastRenderedPageBreak/>
        <w:t>The operator enters in the data and accepts the entry.</w:t>
      </w:r>
    </w:p>
    <w:p w:rsidR="0045532B" w:rsidRPr="00992FE0" w:rsidRDefault="0045532B" w:rsidP="0045532B">
      <w:pPr>
        <w:pStyle w:val="BodyText"/>
        <w:numPr>
          <w:ilvl w:val="0"/>
          <w:numId w:val="36"/>
        </w:numPr>
      </w:pPr>
      <w:r w:rsidRPr="00992FE0">
        <w:t>The use case ends and the system executes the Gift Card Authorization use case.</w:t>
      </w:r>
    </w:p>
    <w:p w:rsidR="00FD5BA1" w:rsidRPr="00992FE0" w:rsidRDefault="00FD5BA1" w:rsidP="00FD5BA1">
      <w:pPr>
        <w:pStyle w:val="Heading2"/>
      </w:pPr>
      <w:bookmarkStart w:id="786" w:name="_Toc399499230"/>
      <w:r w:rsidRPr="00992FE0">
        <w:t>Alternate Flows</w:t>
      </w:r>
      <w:bookmarkEnd w:id="785"/>
      <w:bookmarkEnd w:id="786"/>
    </w:p>
    <w:p w:rsidR="00FD5BA1" w:rsidRPr="00992FE0" w:rsidRDefault="001C75E8" w:rsidP="0051277F">
      <w:pPr>
        <w:pStyle w:val="Heading3"/>
      </w:pPr>
      <w:r w:rsidRPr="00992FE0">
        <w:t>Gift Card Swipe</w:t>
      </w:r>
    </w:p>
    <w:p w:rsidR="001C75E8" w:rsidRPr="00992FE0" w:rsidRDefault="001C75E8" w:rsidP="001C75E8">
      <w:pPr>
        <w:pStyle w:val="BodyText"/>
        <w:numPr>
          <w:ilvl w:val="0"/>
          <w:numId w:val="37"/>
        </w:numPr>
      </w:pPr>
      <w:r w:rsidRPr="00992FE0">
        <w:t>If the swipe is unsuccessful, the system displays a message; the operator acknowledges the message and the system returns to the Main Flow where the system prompts the operator to enter the gift card number.</w:t>
      </w:r>
    </w:p>
    <w:p w:rsidR="001C75E8" w:rsidRPr="00992FE0" w:rsidRDefault="001C75E8" w:rsidP="001C75E8">
      <w:pPr>
        <w:pStyle w:val="BodyText"/>
        <w:numPr>
          <w:ilvl w:val="0"/>
          <w:numId w:val="37"/>
        </w:numPr>
      </w:pPr>
      <w:r w:rsidRPr="00992FE0">
        <w:t>The device reads the data on the magnetic stripe and sends the information to the system.</w:t>
      </w:r>
    </w:p>
    <w:p w:rsidR="001C75E8" w:rsidRPr="00992FE0" w:rsidRDefault="001C75E8" w:rsidP="001C75E8">
      <w:pPr>
        <w:pStyle w:val="BodyText"/>
        <w:numPr>
          <w:ilvl w:val="0"/>
          <w:numId w:val="37"/>
        </w:numPr>
      </w:pPr>
      <w:r w:rsidRPr="00992FE0">
        <w:t>The system returns to the Main Flow where the system validates the gift card number.</w:t>
      </w:r>
    </w:p>
    <w:p w:rsidR="00FD5BA1" w:rsidRPr="00992FE0" w:rsidRDefault="001C75E8" w:rsidP="0051277F">
      <w:pPr>
        <w:pStyle w:val="Heading3"/>
      </w:pPr>
      <w:r w:rsidRPr="00992FE0">
        <w:t>Gift Card Scan</w:t>
      </w:r>
    </w:p>
    <w:p w:rsidR="001C75E8" w:rsidRPr="00992FE0" w:rsidRDefault="001C75E8" w:rsidP="001C75E8">
      <w:pPr>
        <w:pStyle w:val="BodyText"/>
        <w:numPr>
          <w:ilvl w:val="0"/>
          <w:numId w:val="38"/>
        </w:numPr>
      </w:pPr>
      <w:r w:rsidRPr="00992FE0">
        <w:t>If the scan is unsuccessful, the system returns to the Main Flow where the system prompts the operator to enter the gift card number.</w:t>
      </w:r>
    </w:p>
    <w:p w:rsidR="001C75E8" w:rsidRPr="00992FE0" w:rsidRDefault="001C75E8" w:rsidP="001C75E8">
      <w:pPr>
        <w:pStyle w:val="BodyText"/>
        <w:numPr>
          <w:ilvl w:val="0"/>
          <w:numId w:val="38"/>
        </w:numPr>
      </w:pPr>
      <w:r w:rsidRPr="00992FE0">
        <w:t xml:space="preserve">The device reads the information on the bar code and sends the information to the system.  </w:t>
      </w:r>
    </w:p>
    <w:p w:rsidR="001C75E8" w:rsidRPr="00992FE0" w:rsidRDefault="001C75E8" w:rsidP="001C75E8">
      <w:pPr>
        <w:pStyle w:val="BodyText"/>
        <w:numPr>
          <w:ilvl w:val="0"/>
          <w:numId w:val="38"/>
        </w:numPr>
      </w:pPr>
      <w:r w:rsidRPr="00992FE0">
        <w:t>The system returns to the Main Flow where the system validates the gift card number.</w:t>
      </w:r>
    </w:p>
    <w:p w:rsidR="003646A7" w:rsidRPr="00992FE0" w:rsidRDefault="003646A7" w:rsidP="003646A7">
      <w:pPr>
        <w:pStyle w:val="Heading3"/>
        <w:tabs>
          <w:tab w:val="clear" w:pos="720"/>
          <w:tab w:val="left" w:pos="540"/>
          <w:tab w:val="num" w:pos="1440"/>
        </w:tabs>
        <w:ind w:left="540" w:hanging="540"/>
      </w:pPr>
      <w:bookmarkStart w:id="787" w:name="_Toc290020125"/>
      <w:r w:rsidRPr="00992FE0">
        <w:t xml:space="preserve">Manual Entry </w:t>
      </w:r>
    </w:p>
    <w:p w:rsidR="003646A7" w:rsidRPr="00992FE0" w:rsidRDefault="003646A7" w:rsidP="003646A7">
      <w:pPr>
        <w:pStyle w:val="BodyText"/>
        <w:numPr>
          <w:ilvl w:val="0"/>
          <w:numId w:val="47"/>
        </w:numPr>
        <w:ind w:left="540" w:hanging="540"/>
        <w:jc w:val="both"/>
      </w:pPr>
      <w:r w:rsidRPr="00992FE0">
        <w:t>The system evaluates if manager override is required for manually capturing the account number.</w:t>
      </w:r>
    </w:p>
    <w:p w:rsidR="003646A7" w:rsidRPr="00992FE0" w:rsidRDefault="003646A7" w:rsidP="003646A7">
      <w:pPr>
        <w:pStyle w:val="BodyText"/>
        <w:numPr>
          <w:ilvl w:val="0"/>
          <w:numId w:val="47"/>
        </w:numPr>
        <w:ind w:left="540" w:hanging="540"/>
        <w:jc w:val="both"/>
      </w:pPr>
      <w:r w:rsidRPr="00992FE0">
        <w:t>If the manager override is not required for manually capturing the card account number, the system returns to the Main Flow where the system validates the gift card number.</w:t>
      </w:r>
    </w:p>
    <w:p w:rsidR="003646A7" w:rsidRPr="00992FE0" w:rsidRDefault="003646A7" w:rsidP="003646A7">
      <w:pPr>
        <w:pStyle w:val="BodyText"/>
        <w:numPr>
          <w:ilvl w:val="0"/>
          <w:numId w:val="47"/>
        </w:numPr>
        <w:ind w:left="540" w:hanging="540"/>
        <w:jc w:val="both"/>
      </w:pPr>
      <w:r w:rsidRPr="00992FE0">
        <w:t xml:space="preserve">The </w:t>
      </w:r>
      <w:r w:rsidRPr="00992FE0">
        <w:rPr>
          <w:bCs/>
        </w:rPr>
        <w:t>system executes the Manager Override use case.</w:t>
      </w:r>
    </w:p>
    <w:p w:rsidR="003646A7" w:rsidRPr="00992FE0" w:rsidRDefault="003646A7" w:rsidP="003646A7">
      <w:pPr>
        <w:pStyle w:val="BodyText"/>
        <w:numPr>
          <w:ilvl w:val="0"/>
          <w:numId w:val="47"/>
        </w:numPr>
        <w:ind w:left="540" w:hanging="540"/>
        <w:jc w:val="both"/>
      </w:pPr>
      <w:r w:rsidRPr="00992FE0">
        <w:t>If the manager override is denied, the use case ends and the system returns to the calling use case.</w:t>
      </w:r>
    </w:p>
    <w:p w:rsidR="003646A7" w:rsidRPr="00992FE0" w:rsidRDefault="003646A7" w:rsidP="003646A7">
      <w:pPr>
        <w:pStyle w:val="BodyText"/>
        <w:numPr>
          <w:ilvl w:val="0"/>
          <w:numId w:val="47"/>
        </w:numPr>
        <w:ind w:left="540" w:hanging="540"/>
        <w:jc w:val="both"/>
      </w:pPr>
      <w:r w:rsidRPr="00992FE0">
        <w:rPr>
          <w:bCs/>
        </w:rPr>
        <w:t xml:space="preserve">If the Manager Override use case returns with an approved, </w:t>
      </w:r>
      <w:r w:rsidRPr="00992FE0">
        <w:t xml:space="preserve">the system returns to the Main Flow where the system validates the gift card number.  </w:t>
      </w:r>
      <w:r w:rsidRPr="00992FE0">
        <w:rPr>
          <w:b/>
        </w:rPr>
        <w:t>Note</w:t>
      </w:r>
      <w:r w:rsidRPr="00992FE0">
        <w:t>:  The manager override is not queued, as the manager override occurred after total is selected.</w:t>
      </w:r>
    </w:p>
    <w:p w:rsidR="00FD5BA1" w:rsidRPr="00992FE0" w:rsidRDefault="00FD5BA1" w:rsidP="00994CCD">
      <w:pPr>
        <w:pStyle w:val="Heading2"/>
      </w:pPr>
      <w:bookmarkStart w:id="788" w:name="_Toc399499231"/>
      <w:r w:rsidRPr="00992FE0">
        <w:t>Post Condition</w:t>
      </w:r>
      <w:bookmarkEnd w:id="787"/>
      <w:bookmarkEnd w:id="788"/>
    </w:p>
    <w:p w:rsidR="001C75E8" w:rsidRPr="00992FE0" w:rsidRDefault="001C75E8" w:rsidP="001C75E8">
      <w:pPr>
        <w:pStyle w:val="BodyText"/>
        <w:numPr>
          <w:ilvl w:val="0"/>
          <w:numId w:val="2"/>
        </w:numPr>
      </w:pPr>
      <w:bookmarkStart w:id="789" w:name="_Toc290020126"/>
      <w:r w:rsidRPr="00992FE0">
        <w:t>Gift Card information is collected and the Gift Card Authorization use case is executed.</w:t>
      </w:r>
    </w:p>
    <w:p w:rsidR="00FD5BA1" w:rsidRPr="00992FE0" w:rsidRDefault="00FD5BA1" w:rsidP="00994CCD">
      <w:pPr>
        <w:pStyle w:val="Heading2"/>
      </w:pPr>
      <w:bookmarkStart w:id="790" w:name="_Toc399499232"/>
      <w:r w:rsidRPr="00992FE0">
        <w:t>Special Requirements</w:t>
      </w:r>
      <w:bookmarkEnd w:id="789"/>
      <w:bookmarkEnd w:id="790"/>
    </w:p>
    <w:p w:rsidR="001C75E8" w:rsidRPr="00992FE0" w:rsidRDefault="001C75E8" w:rsidP="001C75E8">
      <w:pPr>
        <w:pStyle w:val="BodyText"/>
      </w:pPr>
      <w:r w:rsidRPr="00992FE0">
        <w:t>None</w:t>
      </w:r>
    </w:p>
    <w:p w:rsidR="00FD5BA1" w:rsidRPr="00992FE0" w:rsidRDefault="00FD5BA1" w:rsidP="0051277F">
      <w:pPr>
        <w:pStyle w:val="Heading3"/>
      </w:pPr>
      <w:r w:rsidRPr="00992FE0">
        <w:t>Special Offline Requirements</w:t>
      </w:r>
    </w:p>
    <w:p w:rsidR="00FD5BA1" w:rsidRPr="00992FE0" w:rsidRDefault="001C75E8" w:rsidP="00366130">
      <w:pPr>
        <w:pStyle w:val="BodyText"/>
        <w:rPr>
          <w:color w:val="FF0000"/>
        </w:rPr>
      </w:pPr>
      <w:r w:rsidRPr="00992FE0">
        <w:rPr>
          <w:color w:val="FF0000"/>
        </w:rPr>
        <w:t>TBD</w:t>
      </w:r>
    </w:p>
    <w:p w:rsidR="00FD5BA1" w:rsidRPr="00992FE0" w:rsidRDefault="00FD5BA1" w:rsidP="0051277F">
      <w:pPr>
        <w:pStyle w:val="Heading3"/>
      </w:pPr>
      <w:bookmarkStart w:id="791" w:name="_Ref255302603"/>
      <w:r w:rsidRPr="00992FE0">
        <w:t xml:space="preserve">Data </w:t>
      </w:r>
      <w:proofErr w:type="spellStart"/>
      <w:r w:rsidRPr="00992FE0">
        <w:t>Input/Output</w:t>
      </w:r>
      <w:bookmarkEnd w:id="791"/>
      <w:proofErr w:type="spellEnd"/>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FD5BA1" w:rsidRPr="00992FE0" w:rsidTr="00366130">
        <w:trPr>
          <w:cantSplit/>
        </w:trPr>
        <w:tc>
          <w:tcPr>
            <w:tcW w:w="1284" w:type="pct"/>
            <w:tcBorders>
              <w:top w:val="single" w:sz="8" w:space="0" w:color="4F81BD"/>
              <w:left w:val="single" w:sz="8" w:space="0" w:color="4F81BD"/>
              <w:bottom w:val="single" w:sz="18" w:space="0" w:color="4F81BD"/>
              <w:right w:val="single" w:sz="8" w:space="0" w:color="4F81BD"/>
            </w:tcBorders>
          </w:tcPr>
          <w:p w:rsidR="00FD5BA1" w:rsidRPr="00992FE0" w:rsidRDefault="00FD5BA1" w:rsidP="00366130">
            <w:pPr>
              <w:rPr>
                <w:b/>
              </w:rPr>
            </w:pPr>
            <w:r w:rsidRPr="00992FE0">
              <w:rPr>
                <w:b/>
              </w:rPr>
              <w:t>Data Element</w:t>
            </w:r>
          </w:p>
        </w:tc>
        <w:tc>
          <w:tcPr>
            <w:tcW w:w="2310" w:type="pct"/>
            <w:tcBorders>
              <w:top w:val="single" w:sz="8" w:space="0" w:color="4F81BD"/>
              <w:left w:val="single" w:sz="8" w:space="0" w:color="4F81BD"/>
              <w:bottom w:val="single" w:sz="18" w:space="0" w:color="4F81BD"/>
              <w:right w:val="single" w:sz="8" w:space="0" w:color="4F81BD"/>
            </w:tcBorders>
          </w:tcPr>
          <w:p w:rsidR="00FD5BA1" w:rsidRPr="00992FE0" w:rsidRDefault="00FD5BA1" w:rsidP="00366130">
            <w:pPr>
              <w:rPr>
                <w:b/>
                <w:szCs w:val="20"/>
              </w:rPr>
            </w:pPr>
            <w:r w:rsidRPr="00992FE0">
              <w:rPr>
                <w:b/>
                <w:szCs w:val="20"/>
              </w:rPr>
              <w:t>Description</w:t>
            </w:r>
          </w:p>
        </w:tc>
        <w:tc>
          <w:tcPr>
            <w:tcW w:w="1406" w:type="pct"/>
            <w:tcBorders>
              <w:top w:val="single" w:sz="8" w:space="0" w:color="4F81BD"/>
              <w:left w:val="single" w:sz="8" w:space="0" w:color="4F81BD"/>
              <w:bottom w:val="single" w:sz="18" w:space="0" w:color="4F81BD"/>
              <w:right w:val="single" w:sz="8" w:space="0" w:color="4F81BD"/>
            </w:tcBorders>
          </w:tcPr>
          <w:p w:rsidR="00FD5BA1" w:rsidRPr="00992FE0" w:rsidRDefault="00FD5BA1" w:rsidP="00366130">
            <w:pPr>
              <w:rPr>
                <w:b/>
                <w:szCs w:val="20"/>
              </w:rPr>
            </w:pPr>
            <w:r w:rsidRPr="00992FE0">
              <w:rPr>
                <w:b/>
                <w:szCs w:val="20"/>
              </w:rPr>
              <w:t>Destination</w:t>
            </w:r>
          </w:p>
        </w:tc>
      </w:tr>
      <w:tr w:rsidR="001C75E8" w:rsidRPr="00992FE0" w:rsidTr="002C3E74">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1C75E8" w:rsidRPr="00992FE0" w:rsidRDefault="001C75E8" w:rsidP="002C3E74">
            <w:r w:rsidRPr="00992FE0">
              <w:t>Gift Card Number</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1C75E8" w:rsidRPr="00992FE0" w:rsidRDefault="001C75E8" w:rsidP="002C3E74">
            <w:r w:rsidRPr="00992FE0">
              <w:t>The entered Gift Card number</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1C75E8" w:rsidRPr="00992FE0" w:rsidRDefault="001C75E8" w:rsidP="001C75E8">
            <w:pPr>
              <w:numPr>
                <w:ilvl w:val="0"/>
                <w:numId w:val="39"/>
              </w:numPr>
              <w:tabs>
                <w:tab w:val="clear" w:pos="792"/>
                <w:tab w:val="num" w:pos="1"/>
                <w:tab w:val="left" w:pos="181"/>
              </w:tabs>
              <w:ind w:left="1" w:firstLine="0"/>
            </w:pPr>
            <w:r w:rsidRPr="00992FE0">
              <w:t>E-journal</w:t>
            </w:r>
          </w:p>
        </w:tc>
      </w:tr>
      <w:tr w:rsidR="001C75E8" w:rsidRPr="00992FE0" w:rsidTr="002C3E74">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1C75E8" w:rsidRPr="00992FE0" w:rsidRDefault="001C75E8" w:rsidP="002C3E74">
            <w:r w:rsidRPr="00992FE0">
              <w:t>Entry Method</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1C75E8" w:rsidRPr="00992FE0" w:rsidRDefault="001C75E8" w:rsidP="002C3E74">
            <w:r w:rsidRPr="00992FE0">
              <w:t>The method the gift card was entered into the system:</w:t>
            </w:r>
          </w:p>
          <w:p w:rsidR="001C75E8" w:rsidRPr="00992FE0" w:rsidRDefault="001C75E8" w:rsidP="001C75E8">
            <w:pPr>
              <w:numPr>
                <w:ilvl w:val="0"/>
                <w:numId w:val="40"/>
              </w:numPr>
            </w:pPr>
            <w:r w:rsidRPr="00992FE0">
              <w:t>Swiped</w:t>
            </w:r>
          </w:p>
          <w:p w:rsidR="001C75E8" w:rsidRPr="00992FE0" w:rsidRDefault="001C75E8" w:rsidP="001C75E8">
            <w:pPr>
              <w:numPr>
                <w:ilvl w:val="0"/>
                <w:numId w:val="40"/>
              </w:numPr>
            </w:pPr>
            <w:r w:rsidRPr="00992FE0">
              <w:t>Scan</w:t>
            </w:r>
          </w:p>
          <w:p w:rsidR="001C75E8" w:rsidRPr="00992FE0" w:rsidRDefault="001C75E8" w:rsidP="001C75E8">
            <w:pPr>
              <w:numPr>
                <w:ilvl w:val="0"/>
                <w:numId w:val="40"/>
              </w:numPr>
            </w:pPr>
            <w:r w:rsidRPr="00992FE0">
              <w:t>Manual Entry</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1C75E8" w:rsidRPr="00992FE0" w:rsidRDefault="001C75E8" w:rsidP="001C75E8">
            <w:pPr>
              <w:numPr>
                <w:ilvl w:val="0"/>
                <w:numId w:val="39"/>
              </w:numPr>
              <w:tabs>
                <w:tab w:val="clear" w:pos="792"/>
                <w:tab w:val="num" w:pos="1"/>
                <w:tab w:val="left" w:pos="181"/>
              </w:tabs>
              <w:ind w:left="1" w:firstLine="0"/>
            </w:pPr>
            <w:r w:rsidRPr="00992FE0">
              <w:t>E-journal</w:t>
            </w:r>
          </w:p>
          <w:p w:rsidR="001C75E8" w:rsidRPr="00992FE0" w:rsidRDefault="001C75E8" w:rsidP="001C75E8">
            <w:pPr>
              <w:numPr>
                <w:ilvl w:val="0"/>
                <w:numId w:val="39"/>
              </w:numPr>
              <w:tabs>
                <w:tab w:val="clear" w:pos="792"/>
                <w:tab w:val="num" w:pos="1"/>
                <w:tab w:val="left" w:pos="181"/>
              </w:tabs>
              <w:ind w:left="1" w:firstLine="0"/>
            </w:pPr>
            <w:r w:rsidRPr="00992FE0">
              <w:t>Receipt</w:t>
            </w:r>
          </w:p>
          <w:p w:rsidR="001C75E8" w:rsidRPr="00992FE0" w:rsidRDefault="001C75E8" w:rsidP="001C75E8">
            <w:pPr>
              <w:numPr>
                <w:ilvl w:val="0"/>
                <w:numId w:val="39"/>
              </w:numPr>
              <w:tabs>
                <w:tab w:val="clear" w:pos="792"/>
                <w:tab w:val="num" w:pos="1"/>
                <w:tab w:val="left" w:pos="181"/>
              </w:tabs>
              <w:ind w:left="1" w:firstLine="0"/>
            </w:pPr>
            <w:proofErr w:type="spellStart"/>
            <w:r w:rsidRPr="00992FE0">
              <w:t>POSLog</w:t>
            </w:r>
            <w:proofErr w:type="spellEnd"/>
          </w:p>
        </w:tc>
      </w:tr>
    </w:tbl>
    <w:p w:rsidR="008113C1" w:rsidRPr="00992FE0" w:rsidRDefault="008113C1" w:rsidP="008113C1">
      <w:pPr>
        <w:pStyle w:val="Heading1"/>
        <w:rPr>
          <w:i/>
        </w:rPr>
      </w:pPr>
      <w:bookmarkStart w:id="792" w:name="_Toc290020127"/>
      <w:bookmarkStart w:id="793" w:name="_Toc399499233"/>
      <w:r w:rsidRPr="00992FE0">
        <w:rPr>
          <w:i/>
        </w:rPr>
        <w:lastRenderedPageBreak/>
        <w:t>USE CASE: Gift Card Authorization</w:t>
      </w:r>
      <w:bookmarkEnd w:id="793"/>
    </w:p>
    <w:p w:rsidR="008113C1" w:rsidRPr="00992FE0" w:rsidRDefault="008113C1" w:rsidP="008113C1">
      <w:pPr>
        <w:pStyle w:val="Heading2"/>
      </w:pPr>
      <w:bookmarkStart w:id="794" w:name="_Toc399499234"/>
      <w:r w:rsidRPr="00992FE0">
        <w:t>Feature Flow</w:t>
      </w:r>
      <w:bookmarkEnd w:id="794"/>
    </w:p>
    <w:p w:rsidR="001C75E8" w:rsidRPr="00992FE0" w:rsidRDefault="00C51F46" w:rsidP="00A15FDA">
      <w:pPr>
        <w:pStyle w:val="BodyText"/>
        <w:jc w:val="center"/>
      </w:pPr>
      <w:r w:rsidRPr="00992FE0">
        <w:object w:dxaOrig="6745" w:dyaOrig="5080">
          <v:shape id="_x0000_i1028" type="#_x0000_t75" style="width:337.5pt;height:253.5pt" o:ole="">
            <v:imagedata r:id="rId25" o:title=""/>
          </v:shape>
          <o:OLEObject Type="Embed" ProgID="Visio.Drawing.11" ShapeID="_x0000_i1028" DrawAspect="Content" ObjectID="_1473241141" r:id="rId26"/>
        </w:object>
      </w:r>
    </w:p>
    <w:p w:rsidR="008113C1" w:rsidRPr="00992FE0" w:rsidRDefault="008113C1" w:rsidP="008113C1">
      <w:pPr>
        <w:pStyle w:val="Heading2"/>
      </w:pPr>
      <w:bookmarkStart w:id="795" w:name="_Toc399499235"/>
      <w:r w:rsidRPr="00992FE0">
        <w:t>Precondition</w:t>
      </w:r>
      <w:bookmarkEnd w:id="795"/>
    </w:p>
    <w:p w:rsidR="00A15FDA" w:rsidRPr="00992FE0" w:rsidRDefault="00A15FDA" w:rsidP="00A15FDA">
      <w:pPr>
        <w:pStyle w:val="BodyText"/>
        <w:numPr>
          <w:ilvl w:val="0"/>
          <w:numId w:val="2"/>
        </w:numPr>
      </w:pPr>
      <w:r w:rsidRPr="00992FE0">
        <w:t>Gift Card tender information is collected</w:t>
      </w:r>
    </w:p>
    <w:p w:rsidR="008113C1" w:rsidRPr="00992FE0" w:rsidRDefault="008113C1" w:rsidP="008113C1">
      <w:pPr>
        <w:pStyle w:val="Heading2"/>
      </w:pPr>
      <w:bookmarkStart w:id="796" w:name="_Toc399499236"/>
      <w:r w:rsidRPr="00992FE0">
        <w:t>Main Flow</w:t>
      </w:r>
      <w:bookmarkEnd w:id="796"/>
    </w:p>
    <w:p w:rsidR="00A15FDA" w:rsidRPr="00992FE0" w:rsidRDefault="00A15FDA" w:rsidP="00A15FDA">
      <w:pPr>
        <w:pStyle w:val="BodyText"/>
        <w:numPr>
          <w:ilvl w:val="0"/>
          <w:numId w:val="35"/>
        </w:numPr>
      </w:pPr>
      <w:r w:rsidRPr="00992FE0">
        <w:t>The system displays a message indicating that gift card authorization request is in progress.</w:t>
      </w:r>
    </w:p>
    <w:p w:rsidR="00A15FDA" w:rsidRPr="00992FE0" w:rsidRDefault="00A15FDA" w:rsidP="00A15FDA">
      <w:pPr>
        <w:pStyle w:val="BodyText"/>
        <w:numPr>
          <w:ilvl w:val="0"/>
          <w:numId w:val="35"/>
        </w:numPr>
      </w:pPr>
      <w:r w:rsidRPr="00992FE0">
        <w:t xml:space="preserve">The system sends an authorization request to </w:t>
      </w:r>
      <w:r w:rsidR="002C3E74" w:rsidRPr="00992FE0">
        <w:t>the authorization service</w:t>
      </w:r>
      <w:r w:rsidRPr="00992FE0">
        <w:t>.</w:t>
      </w:r>
    </w:p>
    <w:p w:rsidR="00226956" w:rsidRPr="00992FE0" w:rsidRDefault="00A15FDA" w:rsidP="00226956">
      <w:pPr>
        <w:pStyle w:val="BodyText"/>
        <w:numPr>
          <w:ilvl w:val="0"/>
          <w:numId w:val="35"/>
        </w:numPr>
      </w:pPr>
      <w:r w:rsidRPr="00992FE0">
        <w:t xml:space="preserve">If the system is offline to the Authorizer or times out before receiving a response, the system displays an error message, the operator acknowledges the message, </w:t>
      </w:r>
      <w:r w:rsidR="00226956" w:rsidRPr="00992FE0">
        <w:t>the use case ends and the system returns to the calling use case</w:t>
      </w:r>
      <w:r w:rsidR="002C3E74" w:rsidRPr="00992FE0">
        <w:t>.</w:t>
      </w:r>
    </w:p>
    <w:p w:rsidR="002C3E74" w:rsidRPr="00992FE0" w:rsidRDefault="002C3E74" w:rsidP="002C3E74">
      <w:pPr>
        <w:pStyle w:val="BodyText"/>
        <w:numPr>
          <w:ilvl w:val="0"/>
          <w:numId w:val="35"/>
        </w:numPr>
      </w:pPr>
      <w:r w:rsidRPr="00992FE0">
        <w:t>The system receives a response from the authorization service.</w:t>
      </w:r>
    </w:p>
    <w:p w:rsidR="002C3E74" w:rsidRPr="00992FE0" w:rsidRDefault="002C3E74" w:rsidP="002C3E74">
      <w:pPr>
        <w:pStyle w:val="BodyText"/>
        <w:numPr>
          <w:ilvl w:val="0"/>
          <w:numId w:val="35"/>
        </w:numPr>
      </w:pPr>
      <w:r w:rsidRPr="00992FE0">
        <w:t>If the response is declined, the system displays a message, the operator acknowledges the message, and the main flow continues where the system journals the authorization details.</w:t>
      </w:r>
    </w:p>
    <w:p w:rsidR="00A15FDA" w:rsidRPr="00992FE0" w:rsidRDefault="00A15FDA" w:rsidP="00A15FDA">
      <w:pPr>
        <w:pStyle w:val="BodyText"/>
        <w:numPr>
          <w:ilvl w:val="0"/>
          <w:numId w:val="35"/>
        </w:numPr>
      </w:pPr>
      <w:r w:rsidRPr="00992FE0">
        <w:t xml:space="preserve">If the response is an </w:t>
      </w:r>
      <w:r w:rsidR="002E7B28" w:rsidRPr="00992FE0">
        <w:t>a</w:t>
      </w:r>
      <w:r w:rsidR="002C3E74" w:rsidRPr="00992FE0">
        <w:t>pproval</w:t>
      </w:r>
      <w:r w:rsidRPr="00992FE0">
        <w:t>, t</w:t>
      </w:r>
      <w:r w:rsidR="002C3E74" w:rsidRPr="00992FE0">
        <w:t>he approval information for the</w:t>
      </w:r>
      <w:r w:rsidRPr="00992FE0">
        <w:t xml:space="preserve"> tender amount </w:t>
      </w:r>
      <w:r w:rsidR="002C3E74" w:rsidRPr="00992FE0">
        <w:t xml:space="preserve">returned from authorization service </w:t>
      </w:r>
      <w:r w:rsidRPr="00992FE0">
        <w:t>is added to the transaction</w:t>
      </w:r>
      <w:r w:rsidR="002C3E74" w:rsidRPr="00992FE0">
        <w:t xml:space="preserve"> and main f</w:t>
      </w:r>
      <w:r w:rsidR="00C51F46" w:rsidRPr="00992FE0">
        <w:t xml:space="preserve">low continues where the system </w:t>
      </w:r>
      <w:r w:rsidR="002C3E74" w:rsidRPr="00992FE0">
        <w:t>journals the authorization details</w:t>
      </w:r>
      <w:r w:rsidRPr="00992FE0">
        <w:t>.</w:t>
      </w:r>
    </w:p>
    <w:p w:rsidR="00A15FDA" w:rsidRPr="00992FE0" w:rsidRDefault="00A15FDA" w:rsidP="00A15FDA">
      <w:pPr>
        <w:pStyle w:val="BodyText"/>
        <w:numPr>
          <w:ilvl w:val="0"/>
          <w:numId w:val="35"/>
        </w:numPr>
      </w:pPr>
      <w:r w:rsidRPr="00992FE0">
        <w:t>The system journals and logs the card number and authorization details.</w:t>
      </w:r>
    </w:p>
    <w:p w:rsidR="00A15FDA" w:rsidRPr="00992FE0" w:rsidRDefault="00A15FDA" w:rsidP="00A15FDA">
      <w:pPr>
        <w:pStyle w:val="BodyText"/>
        <w:numPr>
          <w:ilvl w:val="0"/>
          <w:numId w:val="35"/>
        </w:numPr>
      </w:pPr>
      <w:r w:rsidRPr="00992FE0">
        <w:t>The use case ends and the system returns to the Tender use case.</w:t>
      </w:r>
    </w:p>
    <w:p w:rsidR="008113C1" w:rsidRPr="00992FE0" w:rsidRDefault="008113C1" w:rsidP="008113C1">
      <w:pPr>
        <w:pStyle w:val="Heading2"/>
      </w:pPr>
      <w:bookmarkStart w:id="797" w:name="_Toc399499237"/>
      <w:r w:rsidRPr="00992FE0">
        <w:t>Alternate Flows</w:t>
      </w:r>
      <w:bookmarkEnd w:id="797"/>
    </w:p>
    <w:p w:rsidR="002C3E74" w:rsidRPr="00992FE0" w:rsidRDefault="002C3E74" w:rsidP="002C3E74">
      <w:pPr>
        <w:pStyle w:val="BodyText"/>
      </w:pPr>
      <w:r w:rsidRPr="00992FE0">
        <w:t>None</w:t>
      </w:r>
    </w:p>
    <w:p w:rsidR="008113C1" w:rsidRPr="00992FE0" w:rsidRDefault="008113C1" w:rsidP="008113C1">
      <w:pPr>
        <w:pStyle w:val="Heading2"/>
      </w:pPr>
      <w:bookmarkStart w:id="798" w:name="_Toc399499238"/>
      <w:r w:rsidRPr="00992FE0">
        <w:t>Post Condition</w:t>
      </w:r>
      <w:bookmarkEnd w:id="798"/>
    </w:p>
    <w:p w:rsidR="002C3E74" w:rsidRPr="00992FE0" w:rsidRDefault="002C3E74" w:rsidP="002C3E74">
      <w:pPr>
        <w:pStyle w:val="BodyText"/>
        <w:numPr>
          <w:ilvl w:val="0"/>
          <w:numId w:val="2"/>
        </w:numPr>
      </w:pPr>
      <w:r w:rsidRPr="00992FE0">
        <w:t>A Gift Card tender is authorized.</w:t>
      </w:r>
    </w:p>
    <w:p w:rsidR="008113C1" w:rsidRPr="00992FE0" w:rsidRDefault="008113C1" w:rsidP="008113C1">
      <w:pPr>
        <w:pStyle w:val="Heading2"/>
      </w:pPr>
      <w:bookmarkStart w:id="799" w:name="_Toc399499239"/>
      <w:r w:rsidRPr="00992FE0">
        <w:t>Special Requirements</w:t>
      </w:r>
      <w:bookmarkEnd w:id="799"/>
    </w:p>
    <w:p w:rsidR="002C3E74" w:rsidRPr="00992FE0" w:rsidRDefault="007A035E" w:rsidP="002C3E74">
      <w:pPr>
        <w:pStyle w:val="BodyText"/>
      </w:pPr>
      <w:r w:rsidRPr="00992FE0">
        <w:t xml:space="preserve">The amount to apply to the </w:t>
      </w:r>
      <w:r w:rsidR="00085C05" w:rsidRPr="00992FE0">
        <w:t>gift card tender</w:t>
      </w:r>
      <w:r w:rsidRPr="00992FE0">
        <w:t xml:space="preserve"> is either the returned Gift Card value </w:t>
      </w:r>
      <w:r w:rsidR="00085C05" w:rsidRPr="00992FE0">
        <w:t xml:space="preserve">from the authorization service </w:t>
      </w:r>
      <w:r w:rsidRPr="00992FE0">
        <w:t xml:space="preserve">or the </w:t>
      </w:r>
      <w:r w:rsidR="00085C05" w:rsidRPr="00992FE0">
        <w:t xml:space="preserve">transaction </w:t>
      </w:r>
      <w:r w:rsidRPr="00992FE0">
        <w:t xml:space="preserve">balance due amount, whichever is less.  </w:t>
      </w:r>
    </w:p>
    <w:p w:rsidR="008113C1" w:rsidRPr="00992FE0" w:rsidRDefault="008113C1" w:rsidP="008113C1">
      <w:pPr>
        <w:pStyle w:val="Heading3"/>
      </w:pPr>
      <w:r w:rsidRPr="00992FE0">
        <w:lastRenderedPageBreak/>
        <w:t>Special Offline Requirements</w:t>
      </w:r>
    </w:p>
    <w:p w:rsidR="008113C1" w:rsidRPr="00992FE0" w:rsidRDefault="002C3E74" w:rsidP="008113C1">
      <w:pPr>
        <w:pStyle w:val="BodyText"/>
        <w:rPr>
          <w:color w:val="FF0000"/>
        </w:rPr>
      </w:pPr>
      <w:r w:rsidRPr="00992FE0">
        <w:rPr>
          <w:color w:val="FF0000"/>
        </w:rPr>
        <w:t>TBD</w:t>
      </w:r>
    </w:p>
    <w:p w:rsidR="008113C1" w:rsidRPr="00992FE0" w:rsidRDefault="008113C1" w:rsidP="008113C1">
      <w:pPr>
        <w:pStyle w:val="Heading3"/>
      </w:pPr>
      <w:r w:rsidRPr="00992FE0">
        <w:t xml:space="preserve">Data </w:t>
      </w:r>
      <w:proofErr w:type="spellStart"/>
      <w:r w:rsidRPr="00992FE0">
        <w:t>Input/Output</w:t>
      </w:r>
      <w:proofErr w:type="spellEnd"/>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8113C1" w:rsidRPr="00992FE0" w:rsidTr="002C3E74">
        <w:trPr>
          <w:cantSplit/>
        </w:trPr>
        <w:tc>
          <w:tcPr>
            <w:tcW w:w="1284" w:type="pct"/>
            <w:tcBorders>
              <w:top w:val="single" w:sz="8" w:space="0" w:color="4F81BD"/>
              <w:left w:val="single" w:sz="8" w:space="0" w:color="4F81BD"/>
              <w:bottom w:val="single" w:sz="18" w:space="0" w:color="4F81BD"/>
              <w:right w:val="single" w:sz="8" w:space="0" w:color="4F81BD"/>
            </w:tcBorders>
          </w:tcPr>
          <w:p w:rsidR="008113C1" w:rsidRPr="00992FE0" w:rsidRDefault="008113C1" w:rsidP="002C3E74">
            <w:pPr>
              <w:rPr>
                <w:b/>
              </w:rPr>
            </w:pPr>
            <w:r w:rsidRPr="00992FE0">
              <w:rPr>
                <w:b/>
              </w:rPr>
              <w:t>Data Element</w:t>
            </w:r>
          </w:p>
        </w:tc>
        <w:tc>
          <w:tcPr>
            <w:tcW w:w="2310" w:type="pct"/>
            <w:tcBorders>
              <w:top w:val="single" w:sz="8" w:space="0" w:color="4F81BD"/>
              <w:left w:val="single" w:sz="8" w:space="0" w:color="4F81BD"/>
              <w:bottom w:val="single" w:sz="18" w:space="0" w:color="4F81BD"/>
              <w:right w:val="single" w:sz="8" w:space="0" w:color="4F81BD"/>
            </w:tcBorders>
          </w:tcPr>
          <w:p w:rsidR="008113C1" w:rsidRPr="00992FE0" w:rsidRDefault="008113C1" w:rsidP="002C3E74">
            <w:pPr>
              <w:rPr>
                <w:b/>
                <w:szCs w:val="20"/>
              </w:rPr>
            </w:pPr>
            <w:r w:rsidRPr="00992FE0">
              <w:rPr>
                <w:b/>
                <w:szCs w:val="20"/>
              </w:rPr>
              <w:t>Description</w:t>
            </w:r>
          </w:p>
        </w:tc>
        <w:tc>
          <w:tcPr>
            <w:tcW w:w="1406" w:type="pct"/>
            <w:tcBorders>
              <w:top w:val="single" w:sz="8" w:space="0" w:color="4F81BD"/>
              <w:left w:val="single" w:sz="8" w:space="0" w:color="4F81BD"/>
              <w:bottom w:val="single" w:sz="18" w:space="0" w:color="4F81BD"/>
              <w:right w:val="single" w:sz="8" w:space="0" w:color="4F81BD"/>
            </w:tcBorders>
          </w:tcPr>
          <w:p w:rsidR="008113C1" w:rsidRPr="00992FE0" w:rsidRDefault="008113C1" w:rsidP="002C3E74">
            <w:pPr>
              <w:rPr>
                <w:b/>
                <w:szCs w:val="20"/>
              </w:rPr>
            </w:pPr>
            <w:r w:rsidRPr="00992FE0">
              <w:rPr>
                <w:b/>
                <w:szCs w:val="20"/>
              </w:rPr>
              <w:t>Destination</w:t>
            </w:r>
          </w:p>
        </w:tc>
      </w:tr>
      <w:tr w:rsidR="002C3E74" w:rsidRPr="00992FE0" w:rsidTr="002C3E74">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2C3E74" w:rsidRPr="00992FE0" w:rsidRDefault="002C3E74" w:rsidP="002C3E74">
            <w:r w:rsidRPr="00992FE0">
              <w:t>Gift Card Number</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2C3E74" w:rsidRPr="00992FE0" w:rsidRDefault="002C3E74" w:rsidP="002C3E74">
            <w:r w:rsidRPr="00992FE0">
              <w:t>The entered Gift Card number</w:t>
            </w:r>
            <w:r w:rsidR="004B4F05" w:rsidRPr="00992FE0">
              <w:t xml:space="preserve">.  The full number written to the </w:t>
            </w:r>
            <w:proofErr w:type="spellStart"/>
            <w:r w:rsidR="004B4F05" w:rsidRPr="00992FE0">
              <w:t>POSLog</w:t>
            </w:r>
            <w:proofErr w:type="spellEnd"/>
            <w:r w:rsidR="004B4F05" w:rsidRPr="00992FE0">
              <w:t xml:space="preserve"> and E-Journal.</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2C3E74" w:rsidRPr="00992FE0" w:rsidRDefault="002C3E74" w:rsidP="002C3E74">
            <w:pPr>
              <w:numPr>
                <w:ilvl w:val="0"/>
                <w:numId w:val="39"/>
              </w:numPr>
              <w:tabs>
                <w:tab w:val="clear" w:pos="792"/>
                <w:tab w:val="num" w:pos="1"/>
                <w:tab w:val="left" w:pos="181"/>
              </w:tabs>
              <w:ind w:left="1" w:firstLine="0"/>
            </w:pPr>
            <w:r w:rsidRPr="00992FE0">
              <w:t>E-journal</w:t>
            </w:r>
          </w:p>
          <w:p w:rsidR="002C3E74" w:rsidRPr="00992FE0" w:rsidRDefault="002C3E74" w:rsidP="002C3E74">
            <w:pPr>
              <w:numPr>
                <w:ilvl w:val="0"/>
                <w:numId w:val="39"/>
              </w:numPr>
              <w:tabs>
                <w:tab w:val="clear" w:pos="792"/>
                <w:tab w:val="num" w:pos="1"/>
                <w:tab w:val="left" w:pos="181"/>
              </w:tabs>
              <w:ind w:left="1" w:firstLine="0"/>
            </w:pPr>
            <w:proofErr w:type="spellStart"/>
            <w:r w:rsidRPr="00992FE0">
              <w:t>POSLog</w:t>
            </w:r>
            <w:proofErr w:type="spellEnd"/>
          </w:p>
        </w:tc>
      </w:tr>
      <w:tr w:rsidR="002A5785" w:rsidRPr="00992FE0" w:rsidTr="002C3E74">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2A5785" w:rsidRPr="00992FE0" w:rsidRDefault="002A5785" w:rsidP="002C3E74">
            <w:r w:rsidRPr="00992FE0">
              <w:t>Gift Card Number (Receipt)</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2A5785" w:rsidRPr="00992FE0" w:rsidRDefault="00085C05" w:rsidP="002C3E74">
            <w:r w:rsidRPr="00992FE0">
              <w:t>The</w:t>
            </w:r>
            <w:r w:rsidR="004B4F05" w:rsidRPr="00992FE0">
              <w:t xml:space="preserve"> entered gift card number.  </w:t>
            </w:r>
            <w:r w:rsidRPr="00992FE0">
              <w:t xml:space="preserve">The Gift Card Number is masked on the receipt.  </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2A5785" w:rsidRPr="00992FE0" w:rsidRDefault="002A5785" w:rsidP="002C3E74">
            <w:pPr>
              <w:numPr>
                <w:ilvl w:val="0"/>
                <w:numId w:val="39"/>
              </w:numPr>
              <w:tabs>
                <w:tab w:val="clear" w:pos="792"/>
                <w:tab w:val="num" w:pos="1"/>
                <w:tab w:val="left" w:pos="181"/>
              </w:tabs>
              <w:ind w:left="1" w:firstLine="0"/>
            </w:pPr>
            <w:r w:rsidRPr="00992FE0">
              <w:t>Receipt</w:t>
            </w:r>
          </w:p>
        </w:tc>
      </w:tr>
      <w:tr w:rsidR="002C3E74" w:rsidRPr="00992FE0" w:rsidTr="002C3E74">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2C3E74" w:rsidRPr="00992FE0" w:rsidRDefault="002C3E74" w:rsidP="002C3E74">
            <w:r w:rsidRPr="00992FE0">
              <w:t>Gift Card Amount</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2C3E74" w:rsidRPr="00992FE0" w:rsidRDefault="002C3E74" w:rsidP="002C3E74">
            <w:r w:rsidRPr="00992FE0">
              <w:t>The amount returned from the authorization service to apply to the gift card tender</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2C3E74" w:rsidRPr="00992FE0" w:rsidRDefault="002C3E74" w:rsidP="002C3E74">
            <w:pPr>
              <w:numPr>
                <w:ilvl w:val="0"/>
                <w:numId w:val="39"/>
              </w:numPr>
              <w:tabs>
                <w:tab w:val="clear" w:pos="792"/>
                <w:tab w:val="num" w:pos="1"/>
                <w:tab w:val="left" w:pos="181"/>
              </w:tabs>
              <w:ind w:left="1" w:firstLine="0"/>
            </w:pPr>
            <w:r w:rsidRPr="00992FE0">
              <w:t>E-journal</w:t>
            </w:r>
          </w:p>
          <w:p w:rsidR="002C3E74" w:rsidRPr="00992FE0" w:rsidRDefault="002C3E74" w:rsidP="002C3E74">
            <w:pPr>
              <w:numPr>
                <w:ilvl w:val="0"/>
                <w:numId w:val="39"/>
              </w:numPr>
              <w:tabs>
                <w:tab w:val="clear" w:pos="792"/>
                <w:tab w:val="num" w:pos="1"/>
                <w:tab w:val="left" w:pos="181"/>
              </w:tabs>
              <w:ind w:left="1" w:firstLine="0"/>
            </w:pPr>
            <w:proofErr w:type="spellStart"/>
            <w:r w:rsidRPr="00992FE0">
              <w:t>POSLog</w:t>
            </w:r>
            <w:proofErr w:type="spellEnd"/>
          </w:p>
          <w:p w:rsidR="002C3E74" w:rsidRPr="00992FE0" w:rsidRDefault="002C3E74" w:rsidP="002C3E74">
            <w:pPr>
              <w:numPr>
                <w:ilvl w:val="0"/>
                <w:numId w:val="39"/>
              </w:numPr>
              <w:tabs>
                <w:tab w:val="clear" w:pos="792"/>
                <w:tab w:val="num" w:pos="1"/>
                <w:tab w:val="left" w:pos="181"/>
              </w:tabs>
              <w:ind w:left="1" w:firstLine="0"/>
            </w:pPr>
            <w:r w:rsidRPr="00992FE0">
              <w:t>Receipt</w:t>
            </w:r>
          </w:p>
        </w:tc>
      </w:tr>
      <w:tr w:rsidR="002C3E74" w:rsidRPr="00992FE0" w:rsidTr="002C3E74">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2C3E74" w:rsidRPr="00992FE0" w:rsidRDefault="002C3E74" w:rsidP="002C3E74">
            <w:r w:rsidRPr="00992FE0">
              <w:t>Entry Method</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2C3E74" w:rsidRPr="00992FE0" w:rsidRDefault="002C3E74" w:rsidP="002C3E74">
            <w:r w:rsidRPr="00992FE0">
              <w:t>The method the gift card was entered into the system:</w:t>
            </w:r>
          </w:p>
          <w:p w:rsidR="002C3E74" w:rsidRPr="00992FE0" w:rsidRDefault="002C3E74" w:rsidP="002C3E74">
            <w:pPr>
              <w:numPr>
                <w:ilvl w:val="0"/>
                <w:numId w:val="40"/>
              </w:numPr>
            </w:pPr>
            <w:r w:rsidRPr="00992FE0">
              <w:t>Swiped</w:t>
            </w:r>
          </w:p>
          <w:p w:rsidR="002C3E74" w:rsidRPr="00992FE0" w:rsidRDefault="002C3E74" w:rsidP="002C3E74">
            <w:pPr>
              <w:numPr>
                <w:ilvl w:val="0"/>
                <w:numId w:val="40"/>
              </w:numPr>
            </w:pPr>
            <w:r w:rsidRPr="00992FE0">
              <w:t>Scan</w:t>
            </w:r>
          </w:p>
          <w:p w:rsidR="002C3E74" w:rsidRPr="00992FE0" w:rsidRDefault="002C3E74" w:rsidP="002C3E74">
            <w:pPr>
              <w:numPr>
                <w:ilvl w:val="0"/>
                <w:numId w:val="40"/>
              </w:numPr>
            </w:pPr>
            <w:r w:rsidRPr="00992FE0">
              <w:t>Manual Entry</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2C3E74" w:rsidRPr="00992FE0" w:rsidRDefault="002C3E74" w:rsidP="002C3E74">
            <w:pPr>
              <w:numPr>
                <w:ilvl w:val="0"/>
                <w:numId w:val="39"/>
              </w:numPr>
              <w:tabs>
                <w:tab w:val="clear" w:pos="792"/>
                <w:tab w:val="num" w:pos="1"/>
                <w:tab w:val="left" w:pos="181"/>
              </w:tabs>
              <w:ind w:left="1" w:firstLine="0"/>
            </w:pPr>
            <w:r w:rsidRPr="00992FE0">
              <w:t>E-journal</w:t>
            </w:r>
          </w:p>
          <w:p w:rsidR="002C3E74" w:rsidRPr="00992FE0" w:rsidRDefault="002C3E74" w:rsidP="002C3E74">
            <w:pPr>
              <w:numPr>
                <w:ilvl w:val="0"/>
                <w:numId w:val="39"/>
              </w:numPr>
              <w:tabs>
                <w:tab w:val="clear" w:pos="792"/>
                <w:tab w:val="num" w:pos="1"/>
                <w:tab w:val="left" w:pos="181"/>
              </w:tabs>
              <w:ind w:left="1" w:firstLine="0"/>
            </w:pPr>
            <w:proofErr w:type="spellStart"/>
            <w:r w:rsidRPr="00992FE0">
              <w:t>POSLog</w:t>
            </w:r>
            <w:proofErr w:type="spellEnd"/>
          </w:p>
          <w:p w:rsidR="002C3E74" w:rsidRPr="00992FE0" w:rsidRDefault="002C3E74" w:rsidP="002C3E74">
            <w:pPr>
              <w:numPr>
                <w:ilvl w:val="0"/>
                <w:numId w:val="39"/>
              </w:numPr>
              <w:tabs>
                <w:tab w:val="clear" w:pos="792"/>
                <w:tab w:val="num" w:pos="1"/>
                <w:tab w:val="left" w:pos="181"/>
              </w:tabs>
              <w:ind w:left="1" w:firstLine="0"/>
            </w:pPr>
            <w:r w:rsidRPr="00992FE0">
              <w:t>Receipt</w:t>
            </w:r>
          </w:p>
        </w:tc>
      </w:tr>
      <w:tr w:rsidR="002C3E74" w:rsidRPr="00992FE0" w:rsidTr="002C3E74">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2C3E74" w:rsidRPr="00992FE0" w:rsidRDefault="002C3E74" w:rsidP="002C3E74">
            <w:r w:rsidRPr="00992FE0">
              <w:t>Approval Code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2C3E74" w:rsidRPr="00992FE0" w:rsidRDefault="002A5785" w:rsidP="002C3E74">
            <w:r w:rsidRPr="00992FE0">
              <w:t>Authorization number</w:t>
            </w:r>
            <w:r w:rsidR="002C3E74" w:rsidRPr="00992FE0">
              <w:t xml:space="preserve"> returned from Authoriz</w:t>
            </w:r>
            <w:r w:rsidRPr="00992FE0">
              <w:t>ation service for the activation or tender authorization.</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2C3E74" w:rsidRPr="00992FE0" w:rsidRDefault="002C3E74" w:rsidP="002C3E74">
            <w:pPr>
              <w:numPr>
                <w:ilvl w:val="0"/>
                <w:numId w:val="39"/>
              </w:numPr>
              <w:tabs>
                <w:tab w:val="clear" w:pos="792"/>
                <w:tab w:val="num" w:pos="1"/>
                <w:tab w:val="left" w:pos="181"/>
              </w:tabs>
              <w:ind w:left="1" w:firstLine="0"/>
            </w:pPr>
            <w:r w:rsidRPr="00992FE0">
              <w:t>E-journal</w:t>
            </w:r>
          </w:p>
          <w:p w:rsidR="002C3E74" w:rsidRPr="00992FE0" w:rsidRDefault="002C3E74" w:rsidP="002C3E74">
            <w:pPr>
              <w:numPr>
                <w:ilvl w:val="0"/>
                <w:numId w:val="39"/>
              </w:numPr>
              <w:tabs>
                <w:tab w:val="clear" w:pos="792"/>
                <w:tab w:val="num" w:pos="1"/>
                <w:tab w:val="left" w:pos="181"/>
              </w:tabs>
              <w:ind w:left="1" w:firstLine="0"/>
            </w:pPr>
            <w:proofErr w:type="spellStart"/>
            <w:r w:rsidRPr="00992FE0">
              <w:t>POSLog</w:t>
            </w:r>
            <w:proofErr w:type="spellEnd"/>
          </w:p>
        </w:tc>
      </w:tr>
      <w:tr w:rsidR="00085C05" w:rsidRPr="00992FE0" w:rsidTr="002C3E74">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085C05" w:rsidRPr="00992FE0" w:rsidRDefault="00085C05" w:rsidP="002C3E74">
            <w:r w:rsidRPr="00992FE0">
              <w:t>Balance Amounts</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085C05" w:rsidRPr="00992FE0" w:rsidRDefault="00085C05" w:rsidP="00085C05">
            <w:r w:rsidRPr="00992FE0">
              <w:t>The Original Balance, Transaction Amount and Remaining Balance for the gift card number.  Original Balance returned from authorization service.</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085C05" w:rsidRPr="00992FE0" w:rsidRDefault="00085C05" w:rsidP="002C3E74">
            <w:pPr>
              <w:numPr>
                <w:ilvl w:val="0"/>
                <w:numId w:val="39"/>
              </w:numPr>
              <w:tabs>
                <w:tab w:val="clear" w:pos="792"/>
                <w:tab w:val="num" w:pos="1"/>
                <w:tab w:val="left" w:pos="181"/>
              </w:tabs>
              <w:ind w:left="1" w:firstLine="0"/>
            </w:pPr>
            <w:r w:rsidRPr="00992FE0">
              <w:t>Receipt</w:t>
            </w:r>
          </w:p>
        </w:tc>
      </w:tr>
    </w:tbl>
    <w:p w:rsidR="00AE7DBB" w:rsidRPr="00992FE0" w:rsidDel="005717E9" w:rsidRDefault="00AE7DBB" w:rsidP="00AE7DBB">
      <w:pPr>
        <w:pStyle w:val="BodyText"/>
        <w:rPr>
          <w:del w:id="800" w:author="Amy Byers" w:date="2014-09-26T12:43:00Z"/>
          <w:rFonts w:cs="Arial"/>
          <w:kern w:val="32"/>
          <w:sz w:val="28"/>
          <w:szCs w:val="32"/>
        </w:rPr>
      </w:pPr>
      <w:del w:id="801" w:author="Amy Byers" w:date="2014-09-26T12:43:00Z">
        <w:r w:rsidRPr="00992FE0" w:rsidDel="005717E9">
          <w:br w:type="page"/>
        </w:r>
      </w:del>
    </w:p>
    <w:p w:rsidR="00FD5BA1" w:rsidRPr="00992FE0" w:rsidRDefault="00FD5BA1" w:rsidP="00FD5BA1">
      <w:pPr>
        <w:pStyle w:val="Heading1"/>
        <w:rPr>
          <w:i/>
        </w:rPr>
      </w:pPr>
      <w:bookmarkStart w:id="802" w:name="_Toc399499240"/>
      <w:r w:rsidRPr="00992FE0">
        <w:rPr>
          <w:i/>
        </w:rPr>
        <w:t>Supplemental Specifications</w:t>
      </w:r>
      <w:bookmarkEnd w:id="792"/>
      <w:bookmarkEnd w:id="802"/>
    </w:p>
    <w:p w:rsidR="00A36851" w:rsidRPr="00992FE0" w:rsidRDefault="00A36851" w:rsidP="00B951D2">
      <w:pPr>
        <w:pStyle w:val="Heading2"/>
      </w:pPr>
      <w:bookmarkStart w:id="803" w:name="_Toc320880017"/>
      <w:bookmarkStart w:id="804" w:name="_Toc399499241"/>
      <w:r w:rsidRPr="00992FE0">
        <w:t>Electronic Journal</w:t>
      </w:r>
      <w:bookmarkEnd w:id="804"/>
      <w:r w:rsidRPr="00992FE0">
        <w:t xml:space="preserve"> </w:t>
      </w:r>
      <w:bookmarkEnd w:id="803"/>
    </w:p>
    <w:p w:rsidR="00A36851" w:rsidRPr="00992FE0" w:rsidRDefault="00A36851" w:rsidP="00A36851">
      <w:pPr>
        <w:pStyle w:val="BodyText"/>
      </w:pPr>
      <w:r w:rsidRPr="00992FE0">
        <w:t>Electronic journal mockups for this feature are documented in the Electronic Journal document.</w:t>
      </w:r>
    </w:p>
    <w:p w:rsidR="005E4C66" w:rsidRPr="00992FE0" w:rsidRDefault="005E4C66" w:rsidP="00AF4F7C">
      <w:pPr>
        <w:pStyle w:val="Heading2"/>
      </w:pPr>
      <w:bookmarkStart w:id="805" w:name="_Toc320880018"/>
      <w:bookmarkStart w:id="806" w:name="_Toc399499242"/>
      <w:r w:rsidRPr="00992FE0">
        <w:t>Manager Override</w:t>
      </w:r>
      <w:bookmarkEnd w:id="806"/>
    </w:p>
    <w:p w:rsidR="005E4C66" w:rsidRPr="00992FE0" w:rsidRDefault="005E4C66" w:rsidP="005E4C66">
      <w:pPr>
        <w:pStyle w:val="BodyText"/>
      </w:pPr>
      <w:r w:rsidRPr="00992FE0">
        <w:t>The Manager Override feature is called if manager approval is required for capturing the gift card account number manually.</w:t>
      </w:r>
    </w:p>
    <w:p w:rsidR="00AF4F7C" w:rsidRPr="00992FE0" w:rsidRDefault="00AF4F7C" w:rsidP="00AF4F7C">
      <w:pPr>
        <w:pStyle w:val="Heading2"/>
      </w:pPr>
      <w:bookmarkStart w:id="807" w:name="_Toc399499243"/>
      <w:r w:rsidRPr="00992FE0">
        <w:t>Modify Transaction</w:t>
      </w:r>
      <w:bookmarkEnd w:id="807"/>
      <w:r w:rsidRPr="00992FE0">
        <w:t xml:space="preserve"> </w:t>
      </w:r>
    </w:p>
    <w:p w:rsidR="00AF4F7C" w:rsidRPr="00992FE0" w:rsidRDefault="00AF4F7C" w:rsidP="00AF4F7C">
      <w:pPr>
        <w:pStyle w:val="BodyText"/>
      </w:pPr>
      <w:r w:rsidRPr="00992FE0">
        <w:t>The Modify Transaction feature is updated to not allow a transaction to be suspend</w:t>
      </w:r>
      <w:r w:rsidR="00D84E20" w:rsidRPr="00992FE0">
        <w:t>ed</w:t>
      </w:r>
      <w:r w:rsidRPr="00992FE0">
        <w:t xml:space="preserve"> if a gift card has been issued in the transaction.</w:t>
      </w:r>
    </w:p>
    <w:p w:rsidR="00A36851" w:rsidRPr="00992FE0" w:rsidRDefault="00A36851" w:rsidP="00B951D2">
      <w:pPr>
        <w:pStyle w:val="Heading2"/>
      </w:pPr>
      <w:bookmarkStart w:id="808" w:name="_Toc399499244"/>
      <w:proofErr w:type="spellStart"/>
      <w:r w:rsidRPr="00992FE0">
        <w:t>POSLog</w:t>
      </w:r>
      <w:bookmarkEnd w:id="808"/>
      <w:proofErr w:type="spellEnd"/>
      <w:r w:rsidRPr="00992FE0">
        <w:t xml:space="preserve"> </w:t>
      </w:r>
      <w:bookmarkEnd w:id="805"/>
    </w:p>
    <w:p w:rsidR="00A36851" w:rsidRPr="00992FE0" w:rsidRDefault="00A36851" w:rsidP="00A36851">
      <w:pPr>
        <w:pStyle w:val="BodyText"/>
      </w:pPr>
      <w:proofErr w:type="spellStart"/>
      <w:r w:rsidRPr="00992FE0">
        <w:t>POSLog</w:t>
      </w:r>
      <w:proofErr w:type="spellEnd"/>
      <w:r w:rsidRPr="00992FE0">
        <w:t xml:space="preserve"> mockups for this feature are documented in the </w:t>
      </w:r>
      <w:proofErr w:type="spellStart"/>
      <w:r w:rsidRPr="00992FE0">
        <w:t>POSLog</w:t>
      </w:r>
      <w:proofErr w:type="spellEnd"/>
      <w:r w:rsidRPr="00992FE0">
        <w:t xml:space="preserve"> document.</w:t>
      </w:r>
    </w:p>
    <w:p w:rsidR="00A36851" w:rsidRPr="00992FE0" w:rsidRDefault="00A36851" w:rsidP="00B951D2">
      <w:pPr>
        <w:pStyle w:val="Heading2"/>
      </w:pPr>
      <w:bookmarkStart w:id="809" w:name="_Toc320880019"/>
      <w:bookmarkStart w:id="810" w:name="_Toc399499245"/>
      <w:r w:rsidRPr="00992FE0">
        <w:t>Printed Receipts</w:t>
      </w:r>
      <w:bookmarkEnd w:id="810"/>
      <w:r w:rsidRPr="00992FE0">
        <w:t xml:space="preserve"> </w:t>
      </w:r>
      <w:bookmarkEnd w:id="809"/>
    </w:p>
    <w:p w:rsidR="00A36851" w:rsidRPr="00992FE0" w:rsidRDefault="00A36851" w:rsidP="00A36851">
      <w:pPr>
        <w:pStyle w:val="BodyText"/>
      </w:pPr>
      <w:r w:rsidRPr="00992FE0">
        <w:t xml:space="preserve">Printed receipt mockups, where applicable, are documented in the Receipt </w:t>
      </w:r>
      <w:r w:rsidR="00AF4F7C" w:rsidRPr="00992FE0">
        <w:t xml:space="preserve">Generation </w:t>
      </w:r>
      <w:r w:rsidRPr="00992FE0">
        <w:t>document.</w:t>
      </w:r>
    </w:p>
    <w:p w:rsidR="00320DD3" w:rsidRPr="00992FE0" w:rsidRDefault="0015173B" w:rsidP="0015173B">
      <w:pPr>
        <w:pStyle w:val="Heading1"/>
        <w:rPr>
          <w:i/>
        </w:rPr>
      </w:pPr>
      <w:r w:rsidRPr="00992FE0">
        <w:rPr>
          <w:i/>
          <w:color w:val="FF0000"/>
        </w:rPr>
        <w:br w:type="page"/>
      </w:r>
      <w:bookmarkStart w:id="811" w:name="_Toc399499246"/>
      <w:r w:rsidR="0063125C" w:rsidRPr="00992FE0">
        <w:rPr>
          <w:i/>
        </w:rPr>
        <w:lastRenderedPageBreak/>
        <w:t xml:space="preserve">Screen </w:t>
      </w:r>
      <w:bookmarkEnd w:id="445"/>
      <w:r w:rsidR="00D01C88" w:rsidRPr="00992FE0">
        <w:rPr>
          <w:i/>
        </w:rPr>
        <w:t>Layouts</w:t>
      </w:r>
      <w:bookmarkEnd w:id="811"/>
    </w:p>
    <w:p w:rsidR="00C51F46" w:rsidRPr="00992FE0" w:rsidRDefault="00C51F46" w:rsidP="00C51F46">
      <w:pPr>
        <w:pStyle w:val="Heading2"/>
      </w:pPr>
      <w:bookmarkStart w:id="812" w:name="_Toc49744827"/>
      <w:bookmarkStart w:id="813" w:name="_Toc399499247"/>
      <w:r w:rsidRPr="00992FE0">
        <w:t>Gift Card Amount</w:t>
      </w:r>
      <w:bookmarkEnd w:id="813"/>
    </w:p>
    <w:p w:rsidR="00C51F46" w:rsidRPr="00992FE0" w:rsidRDefault="00C51F46" w:rsidP="00C51F46">
      <w:pPr>
        <w:pStyle w:val="BodyText"/>
      </w:pPr>
      <w:r w:rsidRPr="00992FE0">
        <w:t xml:space="preserve">The Gift Card </w:t>
      </w:r>
      <w:r w:rsidR="001E2F8D" w:rsidRPr="00992FE0">
        <w:t xml:space="preserve">Amount </w:t>
      </w:r>
      <w:r w:rsidRPr="00992FE0">
        <w:t>screen is di</w:t>
      </w:r>
      <w:r w:rsidR="001E2F8D" w:rsidRPr="00992FE0">
        <w:t>splayed when the operator sells an open value gift card that requires an amount to be entered prior to activating the card</w:t>
      </w:r>
      <w:r w:rsidRPr="00992FE0">
        <w:t>.</w:t>
      </w:r>
      <w:r w:rsidR="001E2F8D" w:rsidRPr="00992FE0">
        <w:t xml:space="preserve">  </w:t>
      </w:r>
    </w:p>
    <w:p w:rsidR="00C51F46" w:rsidRPr="00992FE0" w:rsidRDefault="00C51F46" w:rsidP="00C51F46">
      <w:pPr>
        <w:pStyle w:val="Heading3"/>
      </w:pPr>
      <w:r w:rsidRPr="00992FE0">
        <w:t>Mockup</w:t>
      </w:r>
    </w:p>
    <w:p w:rsidR="00C51F46" w:rsidRPr="00992FE0" w:rsidRDefault="001A0B23" w:rsidP="00C51F46">
      <w:pPr>
        <w:pStyle w:val="BodyText"/>
      </w:pPr>
      <w:r w:rsidRPr="00992FE0">
        <w:rPr>
          <w:noProof/>
        </w:rPr>
        <w:drawing>
          <wp:inline distT="0" distB="0" distL="0" distR="0" wp14:anchorId="0A71212E" wp14:editId="3112982F">
            <wp:extent cx="6858000" cy="4046855"/>
            <wp:effectExtent l="19050" t="0" r="0" b="0"/>
            <wp:docPr id="8" name="Picture 7" descr="Enter GC Am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r GC Amount.jpg"/>
                    <pic:cNvPicPr/>
                  </pic:nvPicPr>
                  <pic:blipFill>
                    <a:blip r:embed="rId27" cstate="print"/>
                    <a:stretch>
                      <a:fillRect/>
                    </a:stretch>
                  </pic:blipFill>
                  <pic:spPr>
                    <a:xfrm>
                      <a:off x="0" y="0"/>
                      <a:ext cx="6858000" cy="4046855"/>
                    </a:xfrm>
                    <a:prstGeom prst="rect">
                      <a:avLst/>
                    </a:prstGeom>
                  </pic:spPr>
                </pic:pic>
              </a:graphicData>
            </a:graphic>
          </wp:inline>
        </w:drawing>
      </w:r>
    </w:p>
    <w:p w:rsidR="00C51F46" w:rsidRPr="00992FE0" w:rsidRDefault="00C51F46" w:rsidP="00C51F46">
      <w:pPr>
        <w:pStyle w:val="Caption"/>
      </w:pPr>
      <w:r w:rsidRPr="00992FE0">
        <w:t xml:space="preserve">Figure </w:t>
      </w:r>
      <w:r w:rsidR="00AB25A3" w:rsidRPr="00992FE0">
        <w:fldChar w:fldCharType="begin"/>
      </w:r>
      <w:r w:rsidRPr="00992FE0">
        <w:instrText xml:space="preserve"> SEQ Figure \* ARABIC </w:instrText>
      </w:r>
      <w:r w:rsidR="00AB25A3" w:rsidRPr="00992FE0">
        <w:fldChar w:fldCharType="separate"/>
      </w:r>
      <w:r w:rsidR="005717E9">
        <w:rPr>
          <w:noProof/>
        </w:rPr>
        <w:t>1</w:t>
      </w:r>
      <w:r w:rsidR="00AB25A3" w:rsidRPr="00992FE0">
        <w:fldChar w:fldCharType="end"/>
      </w:r>
      <w:r w:rsidRPr="00992FE0">
        <w:t>: Gift Card</w:t>
      </w:r>
      <w:r w:rsidR="001E2F8D" w:rsidRPr="00992FE0">
        <w:t xml:space="preserve"> Amount</w:t>
      </w:r>
    </w:p>
    <w:p w:rsidR="00C51F46" w:rsidRPr="00992FE0" w:rsidRDefault="00C51F46" w:rsidP="00C51F46">
      <w:pPr>
        <w:pStyle w:val="Heading3"/>
      </w:pPr>
      <w:r w:rsidRPr="00992FE0">
        <w:t>Instruction Text</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0564"/>
      </w:tblGrid>
      <w:tr w:rsidR="00C51F46" w:rsidRPr="00992FE0" w:rsidTr="006C3372">
        <w:trPr>
          <w:cantSplit/>
        </w:trPr>
        <w:tc>
          <w:tcPr>
            <w:tcW w:w="10809" w:type="dxa"/>
            <w:tcBorders>
              <w:top w:val="single" w:sz="8" w:space="0" w:color="4F81BD"/>
              <w:left w:val="single" w:sz="8" w:space="0" w:color="4F81BD"/>
              <w:bottom w:val="single" w:sz="18" w:space="0" w:color="4F81BD"/>
              <w:right w:val="single" w:sz="8" w:space="0" w:color="4F81BD"/>
            </w:tcBorders>
          </w:tcPr>
          <w:p w:rsidR="00C51F46" w:rsidRPr="00992FE0" w:rsidRDefault="00C51F46" w:rsidP="006C3372">
            <w:pPr>
              <w:rPr>
                <w:b/>
                <w:bCs/>
                <w:szCs w:val="20"/>
              </w:rPr>
            </w:pPr>
            <w:r w:rsidRPr="00992FE0">
              <w:rPr>
                <w:b/>
                <w:bCs/>
                <w:szCs w:val="20"/>
              </w:rPr>
              <w:t>Instructions</w:t>
            </w:r>
          </w:p>
        </w:tc>
      </w:tr>
      <w:tr w:rsidR="00C51F46" w:rsidRPr="00992FE0" w:rsidTr="006C3372">
        <w:trPr>
          <w:cantSplit/>
        </w:trPr>
        <w:tc>
          <w:tcPr>
            <w:tcW w:w="10809" w:type="dxa"/>
            <w:tcBorders>
              <w:top w:val="single" w:sz="8" w:space="0" w:color="4F81BD"/>
              <w:left w:val="single" w:sz="8" w:space="0" w:color="4F81BD"/>
              <w:bottom w:val="single" w:sz="8" w:space="0" w:color="4F81BD"/>
              <w:right w:val="single" w:sz="8" w:space="0" w:color="4F81BD"/>
            </w:tcBorders>
            <w:shd w:val="clear" w:color="auto" w:fill="D3DFEE"/>
          </w:tcPr>
          <w:p w:rsidR="00C51F46" w:rsidRPr="00992FE0" w:rsidRDefault="001E2F8D" w:rsidP="006C3372">
            <w:pPr>
              <w:rPr>
                <w:bCs/>
                <w:szCs w:val="20"/>
              </w:rPr>
            </w:pPr>
            <w:r w:rsidRPr="00992FE0">
              <w:rPr>
                <w:bCs/>
                <w:szCs w:val="20"/>
              </w:rPr>
              <w:t>Gift Card Amount</w:t>
            </w:r>
          </w:p>
        </w:tc>
      </w:tr>
    </w:tbl>
    <w:p w:rsidR="00C51F46" w:rsidRPr="00992FE0" w:rsidRDefault="00C51F46" w:rsidP="00C51F46">
      <w:pPr>
        <w:pStyle w:val="Heading3"/>
      </w:pPr>
      <w:r w:rsidRPr="00992FE0">
        <w:t>Navigation/Menu Key</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715"/>
        <w:gridCol w:w="1550"/>
        <w:gridCol w:w="3701"/>
        <w:gridCol w:w="3598"/>
      </w:tblGrid>
      <w:tr w:rsidR="00C51F46" w:rsidRPr="00992FE0" w:rsidTr="006C3372">
        <w:trPr>
          <w:cantSplit/>
        </w:trPr>
        <w:tc>
          <w:tcPr>
            <w:tcW w:w="1742" w:type="dxa"/>
            <w:tcBorders>
              <w:top w:val="single" w:sz="8" w:space="0" w:color="4F81BD"/>
              <w:left w:val="single" w:sz="8" w:space="0" w:color="4F81BD"/>
              <w:bottom w:val="single" w:sz="18" w:space="0" w:color="4F81BD"/>
              <w:right w:val="single" w:sz="8" w:space="0" w:color="4F81BD"/>
            </w:tcBorders>
          </w:tcPr>
          <w:p w:rsidR="00C51F46" w:rsidRPr="00992FE0" w:rsidRDefault="00C51F46" w:rsidP="006C3372">
            <w:pPr>
              <w:pStyle w:val="BodyText"/>
              <w:spacing w:after="0"/>
              <w:rPr>
                <w:b/>
                <w:bCs/>
              </w:rPr>
            </w:pPr>
            <w:r w:rsidRPr="00992FE0">
              <w:rPr>
                <w:b/>
                <w:bCs/>
              </w:rPr>
              <w:t>Label</w:t>
            </w:r>
          </w:p>
        </w:tc>
        <w:tc>
          <w:tcPr>
            <w:tcW w:w="1573" w:type="dxa"/>
            <w:tcBorders>
              <w:top w:val="single" w:sz="8" w:space="0" w:color="4F81BD"/>
              <w:left w:val="single" w:sz="8" w:space="0" w:color="4F81BD"/>
              <w:bottom w:val="single" w:sz="18" w:space="0" w:color="4F81BD"/>
              <w:right w:val="single" w:sz="8" w:space="0" w:color="4F81BD"/>
            </w:tcBorders>
          </w:tcPr>
          <w:p w:rsidR="00C51F46" w:rsidRPr="00992FE0" w:rsidRDefault="00C51F46" w:rsidP="006C3372">
            <w:pPr>
              <w:pStyle w:val="BodyText"/>
              <w:spacing w:after="0"/>
              <w:rPr>
                <w:b/>
                <w:bCs/>
              </w:rPr>
            </w:pPr>
            <w:r w:rsidRPr="00992FE0">
              <w:rPr>
                <w:b/>
                <w:bCs/>
              </w:rPr>
              <w:t>State</w:t>
            </w:r>
          </w:p>
        </w:tc>
        <w:tc>
          <w:tcPr>
            <w:tcW w:w="3793" w:type="dxa"/>
            <w:tcBorders>
              <w:top w:val="single" w:sz="8" w:space="0" w:color="4F81BD"/>
              <w:left w:val="single" w:sz="8" w:space="0" w:color="4F81BD"/>
              <w:bottom w:val="single" w:sz="18" w:space="0" w:color="4F81BD"/>
              <w:right w:val="single" w:sz="8" w:space="0" w:color="4F81BD"/>
            </w:tcBorders>
          </w:tcPr>
          <w:p w:rsidR="00C51F46" w:rsidRPr="00992FE0" w:rsidRDefault="00C51F46" w:rsidP="006C3372">
            <w:pPr>
              <w:pStyle w:val="BodyText"/>
              <w:spacing w:after="0"/>
              <w:rPr>
                <w:b/>
                <w:bCs/>
              </w:rPr>
            </w:pPr>
            <w:r w:rsidRPr="00992FE0">
              <w:rPr>
                <w:b/>
                <w:bCs/>
              </w:rPr>
              <w:t>Next Screen</w:t>
            </w:r>
          </w:p>
        </w:tc>
        <w:tc>
          <w:tcPr>
            <w:tcW w:w="3701" w:type="dxa"/>
            <w:tcBorders>
              <w:top w:val="single" w:sz="8" w:space="0" w:color="4F81BD"/>
              <w:left w:val="single" w:sz="8" w:space="0" w:color="4F81BD"/>
              <w:bottom w:val="single" w:sz="18" w:space="0" w:color="4F81BD"/>
              <w:right w:val="single" w:sz="8" w:space="0" w:color="4F81BD"/>
            </w:tcBorders>
          </w:tcPr>
          <w:p w:rsidR="00C51F46" w:rsidRPr="00992FE0" w:rsidRDefault="00C51F46" w:rsidP="006C3372">
            <w:pPr>
              <w:pStyle w:val="BodyText"/>
              <w:spacing w:after="0"/>
              <w:rPr>
                <w:b/>
                <w:bCs/>
              </w:rPr>
            </w:pPr>
            <w:r w:rsidRPr="00992FE0">
              <w:rPr>
                <w:b/>
                <w:bCs/>
              </w:rPr>
              <w:t>Notes</w:t>
            </w:r>
          </w:p>
        </w:tc>
      </w:tr>
      <w:tr w:rsidR="00C51F46" w:rsidRPr="00992FE0" w:rsidTr="006C3372">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C51F46" w:rsidRPr="00992FE0" w:rsidRDefault="00C51F46" w:rsidP="006C3372">
            <w:pPr>
              <w:pStyle w:val="BodyText"/>
              <w:spacing w:after="0"/>
            </w:pPr>
            <w:r w:rsidRPr="00992FE0">
              <w:t>Back</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C51F46" w:rsidRPr="00992FE0" w:rsidRDefault="00C51F46" w:rsidP="006C3372">
            <w:pPr>
              <w:pStyle w:val="BodyText"/>
              <w:spacing w:after="0"/>
            </w:pPr>
            <w:r w:rsidRPr="00992FE0">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C51F46" w:rsidRPr="00992FE0" w:rsidRDefault="00C51F46" w:rsidP="006C3372">
            <w:pPr>
              <w:pStyle w:val="BodyText"/>
              <w:numPr>
                <w:ilvl w:val="0"/>
                <w:numId w:val="29"/>
              </w:numPr>
              <w:spacing w:after="0"/>
            </w:pPr>
            <w:r w:rsidRPr="00992FE0">
              <w:t>Sale use case</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C51F46" w:rsidRPr="00992FE0" w:rsidRDefault="00C51F46" w:rsidP="006C3372">
            <w:pPr>
              <w:pStyle w:val="BodyText"/>
              <w:spacing w:after="0"/>
            </w:pPr>
            <w:r w:rsidRPr="00992FE0">
              <w:t>None</w:t>
            </w:r>
          </w:p>
        </w:tc>
      </w:tr>
      <w:tr w:rsidR="00C51F46" w:rsidRPr="00992FE0" w:rsidTr="006C3372">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C51F46" w:rsidRPr="00992FE0" w:rsidRDefault="00C51F46" w:rsidP="006C3372">
            <w:pPr>
              <w:pStyle w:val="BodyText"/>
              <w:spacing w:after="0"/>
            </w:pPr>
            <w:r w:rsidRPr="00992FE0">
              <w:t>Continue</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C51F46" w:rsidRPr="00992FE0" w:rsidRDefault="00C51F46" w:rsidP="006C3372">
            <w:pPr>
              <w:pStyle w:val="BodyText"/>
              <w:spacing w:after="0"/>
            </w:pPr>
            <w:r w:rsidRPr="00992FE0">
              <w:t>See notes</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C51F46" w:rsidRPr="00992FE0" w:rsidRDefault="00C51F46" w:rsidP="006C3372">
            <w:pPr>
              <w:pStyle w:val="BodyText"/>
              <w:numPr>
                <w:ilvl w:val="0"/>
                <w:numId w:val="29"/>
              </w:numPr>
              <w:spacing w:after="0"/>
            </w:pPr>
            <w:r w:rsidRPr="00992FE0">
              <w:t xml:space="preserve">Invalid </w:t>
            </w:r>
            <w:r w:rsidR="001E2F8D" w:rsidRPr="00992FE0">
              <w:t>Gift Card Amount: Gift Card Amount</w:t>
            </w:r>
          </w:p>
          <w:p w:rsidR="00C51F46" w:rsidRPr="00992FE0" w:rsidRDefault="001E2F8D" w:rsidP="001E2F8D">
            <w:pPr>
              <w:pStyle w:val="BodyText"/>
              <w:numPr>
                <w:ilvl w:val="0"/>
                <w:numId w:val="29"/>
              </w:numPr>
              <w:spacing w:after="0"/>
            </w:pPr>
            <w:r w:rsidRPr="00992FE0">
              <w:t>Valid Gift Card Amount</w:t>
            </w:r>
            <w:r w:rsidR="00C51F46" w:rsidRPr="00992FE0">
              <w:t xml:space="preserve">: </w:t>
            </w:r>
            <w:r w:rsidRPr="00992FE0">
              <w:t xml:space="preserve">Gift Card </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C51F46" w:rsidRPr="00992FE0" w:rsidRDefault="00C51F46" w:rsidP="006C3372">
            <w:pPr>
              <w:pStyle w:val="BodyText"/>
              <w:spacing w:after="0"/>
            </w:pPr>
            <w:r w:rsidRPr="00992FE0">
              <w:t>Enabled upon data entry</w:t>
            </w:r>
          </w:p>
        </w:tc>
      </w:tr>
    </w:tbl>
    <w:p w:rsidR="00C51F46" w:rsidRPr="00992FE0" w:rsidRDefault="00C51F46" w:rsidP="00C51F46">
      <w:pPr>
        <w:pStyle w:val="Heading3"/>
      </w:pPr>
      <w:r w:rsidRPr="00992FE0">
        <w:t>Data/Input Field</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168"/>
        <w:gridCol w:w="1040"/>
        <w:gridCol w:w="961"/>
        <w:gridCol w:w="1416"/>
        <w:gridCol w:w="1150"/>
        <w:gridCol w:w="1150"/>
        <w:gridCol w:w="3679"/>
      </w:tblGrid>
      <w:tr w:rsidR="00C51F46" w:rsidRPr="00992FE0" w:rsidTr="005717E9">
        <w:trPr>
          <w:cantSplit/>
        </w:trPr>
        <w:tc>
          <w:tcPr>
            <w:tcW w:w="1168" w:type="dxa"/>
            <w:tcBorders>
              <w:top w:val="single" w:sz="8" w:space="0" w:color="4F81BD"/>
              <w:left w:val="single" w:sz="8" w:space="0" w:color="4F81BD"/>
              <w:bottom w:val="single" w:sz="18" w:space="0" w:color="4F81BD"/>
              <w:right w:val="single" w:sz="8" w:space="0" w:color="4F81BD"/>
            </w:tcBorders>
          </w:tcPr>
          <w:p w:rsidR="00C51F46" w:rsidRPr="00992FE0" w:rsidRDefault="00C51F46" w:rsidP="006C3372">
            <w:pPr>
              <w:pStyle w:val="BodyText"/>
              <w:spacing w:after="0"/>
              <w:rPr>
                <w:b/>
                <w:bCs/>
              </w:rPr>
            </w:pPr>
            <w:r w:rsidRPr="00992FE0">
              <w:rPr>
                <w:b/>
                <w:bCs/>
              </w:rPr>
              <w:t>Label</w:t>
            </w:r>
          </w:p>
        </w:tc>
        <w:tc>
          <w:tcPr>
            <w:tcW w:w="1040" w:type="dxa"/>
            <w:tcBorders>
              <w:top w:val="single" w:sz="8" w:space="0" w:color="4F81BD"/>
              <w:left w:val="single" w:sz="8" w:space="0" w:color="4F81BD"/>
              <w:bottom w:val="single" w:sz="18" w:space="0" w:color="4F81BD"/>
              <w:right w:val="single" w:sz="8" w:space="0" w:color="4F81BD"/>
            </w:tcBorders>
          </w:tcPr>
          <w:p w:rsidR="00C51F46" w:rsidRPr="00992FE0" w:rsidRDefault="00C51F46" w:rsidP="006C3372">
            <w:pPr>
              <w:pStyle w:val="BodyText"/>
              <w:spacing w:after="0"/>
              <w:rPr>
                <w:b/>
                <w:bCs/>
              </w:rPr>
            </w:pPr>
            <w:r w:rsidRPr="00992FE0">
              <w:rPr>
                <w:b/>
                <w:bCs/>
              </w:rPr>
              <w:t>Editable</w:t>
            </w:r>
          </w:p>
        </w:tc>
        <w:tc>
          <w:tcPr>
            <w:tcW w:w="961" w:type="dxa"/>
            <w:tcBorders>
              <w:top w:val="single" w:sz="8" w:space="0" w:color="4F81BD"/>
              <w:left w:val="single" w:sz="8" w:space="0" w:color="4F81BD"/>
              <w:bottom w:val="single" w:sz="18" w:space="0" w:color="4F81BD"/>
              <w:right w:val="single" w:sz="8" w:space="0" w:color="4F81BD"/>
            </w:tcBorders>
          </w:tcPr>
          <w:p w:rsidR="00C51F46" w:rsidRPr="00992FE0" w:rsidRDefault="00C51F46" w:rsidP="006C3372">
            <w:pPr>
              <w:pStyle w:val="BodyText"/>
              <w:spacing w:after="0"/>
              <w:rPr>
                <w:b/>
                <w:bCs/>
              </w:rPr>
            </w:pPr>
            <w:proofErr w:type="spellStart"/>
            <w:r w:rsidRPr="00992FE0">
              <w:rPr>
                <w:b/>
                <w:bCs/>
              </w:rPr>
              <w:t>Req’d</w:t>
            </w:r>
            <w:proofErr w:type="spellEnd"/>
            <w:r w:rsidRPr="00992FE0">
              <w:rPr>
                <w:b/>
                <w:bCs/>
              </w:rPr>
              <w:t>?</w:t>
            </w:r>
          </w:p>
        </w:tc>
        <w:tc>
          <w:tcPr>
            <w:tcW w:w="1416" w:type="dxa"/>
            <w:tcBorders>
              <w:top w:val="single" w:sz="8" w:space="0" w:color="4F81BD"/>
              <w:left w:val="single" w:sz="8" w:space="0" w:color="4F81BD"/>
              <w:bottom w:val="single" w:sz="18" w:space="0" w:color="4F81BD"/>
              <w:right w:val="single" w:sz="8" w:space="0" w:color="4F81BD"/>
            </w:tcBorders>
          </w:tcPr>
          <w:p w:rsidR="00C51F46" w:rsidRPr="00992FE0" w:rsidRDefault="00C51F46" w:rsidP="006C3372">
            <w:pPr>
              <w:pStyle w:val="BodyText"/>
              <w:spacing w:after="0"/>
              <w:rPr>
                <w:b/>
                <w:bCs/>
              </w:rPr>
            </w:pPr>
            <w:r w:rsidRPr="00992FE0">
              <w:rPr>
                <w:b/>
                <w:bCs/>
              </w:rPr>
              <w:t>Data Type</w:t>
            </w:r>
          </w:p>
        </w:tc>
        <w:tc>
          <w:tcPr>
            <w:tcW w:w="1150" w:type="dxa"/>
            <w:tcBorders>
              <w:top w:val="single" w:sz="8" w:space="0" w:color="4F81BD"/>
              <w:left w:val="single" w:sz="8" w:space="0" w:color="4F81BD"/>
              <w:bottom w:val="single" w:sz="18" w:space="0" w:color="4F81BD"/>
              <w:right w:val="single" w:sz="8" w:space="0" w:color="4F81BD"/>
            </w:tcBorders>
          </w:tcPr>
          <w:p w:rsidR="00C51F46" w:rsidRPr="00992FE0" w:rsidRDefault="00C51F46" w:rsidP="006C3372">
            <w:pPr>
              <w:pStyle w:val="BodyText"/>
              <w:spacing w:after="0"/>
              <w:rPr>
                <w:b/>
                <w:bCs/>
              </w:rPr>
            </w:pPr>
            <w:r w:rsidRPr="00992FE0">
              <w:rPr>
                <w:b/>
                <w:bCs/>
              </w:rPr>
              <w:t>Min</w:t>
            </w:r>
          </w:p>
          <w:p w:rsidR="00C51F46" w:rsidRPr="00992FE0" w:rsidRDefault="00C51F46" w:rsidP="006C3372">
            <w:pPr>
              <w:pStyle w:val="BodyText"/>
              <w:spacing w:after="0"/>
              <w:rPr>
                <w:b/>
                <w:bCs/>
              </w:rPr>
            </w:pPr>
            <w:r w:rsidRPr="00992FE0">
              <w:rPr>
                <w:b/>
                <w:bCs/>
              </w:rPr>
              <w:t>Length</w:t>
            </w:r>
          </w:p>
        </w:tc>
        <w:tc>
          <w:tcPr>
            <w:tcW w:w="1150" w:type="dxa"/>
            <w:tcBorders>
              <w:top w:val="single" w:sz="8" w:space="0" w:color="4F81BD"/>
              <w:left w:val="single" w:sz="8" w:space="0" w:color="4F81BD"/>
              <w:bottom w:val="single" w:sz="18" w:space="0" w:color="4F81BD"/>
              <w:right w:val="single" w:sz="8" w:space="0" w:color="4F81BD"/>
            </w:tcBorders>
          </w:tcPr>
          <w:p w:rsidR="00C51F46" w:rsidRPr="00992FE0" w:rsidRDefault="00C51F46" w:rsidP="006C3372">
            <w:pPr>
              <w:pStyle w:val="BodyText"/>
              <w:spacing w:after="0"/>
              <w:rPr>
                <w:b/>
                <w:bCs/>
              </w:rPr>
            </w:pPr>
            <w:r w:rsidRPr="00992FE0">
              <w:rPr>
                <w:b/>
                <w:bCs/>
              </w:rPr>
              <w:t>Max</w:t>
            </w:r>
          </w:p>
          <w:p w:rsidR="00C51F46" w:rsidRPr="00992FE0" w:rsidRDefault="00C51F46" w:rsidP="006C3372">
            <w:pPr>
              <w:pStyle w:val="BodyText"/>
              <w:spacing w:after="0"/>
              <w:rPr>
                <w:b/>
                <w:bCs/>
              </w:rPr>
            </w:pPr>
            <w:r w:rsidRPr="00992FE0">
              <w:rPr>
                <w:b/>
                <w:bCs/>
              </w:rPr>
              <w:t>Length</w:t>
            </w:r>
          </w:p>
        </w:tc>
        <w:tc>
          <w:tcPr>
            <w:tcW w:w="3679" w:type="dxa"/>
            <w:tcBorders>
              <w:top w:val="single" w:sz="8" w:space="0" w:color="4F81BD"/>
              <w:left w:val="single" w:sz="8" w:space="0" w:color="4F81BD"/>
              <w:bottom w:val="single" w:sz="18" w:space="0" w:color="4F81BD"/>
              <w:right w:val="single" w:sz="8" w:space="0" w:color="4F81BD"/>
            </w:tcBorders>
          </w:tcPr>
          <w:p w:rsidR="00C51F46" w:rsidRPr="00992FE0" w:rsidRDefault="00C51F46" w:rsidP="006C3372">
            <w:pPr>
              <w:pStyle w:val="BodyText"/>
              <w:spacing w:after="0"/>
              <w:rPr>
                <w:b/>
                <w:bCs/>
              </w:rPr>
            </w:pPr>
            <w:r w:rsidRPr="00992FE0">
              <w:rPr>
                <w:b/>
                <w:bCs/>
              </w:rPr>
              <w:t>Notes</w:t>
            </w:r>
          </w:p>
        </w:tc>
      </w:tr>
      <w:tr w:rsidR="00C51F46" w:rsidRPr="00992FE0" w:rsidTr="005717E9">
        <w:trPr>
          <w:cantSplit/>
        </w:trPr>
        <w:tc>
          <w:tcPr>
            <w:tcW w:w="1168" w:type="dxa"/>
            <w:tcBorders>
              <w:top w:val="single" w:sz="8" w:space="0" w:color="4F81BD"/>
              <w:left w:val="single" w:sz="8" w:space="0" w:color="4F81BD"/>
              <w:bottom w:val="single" w:sz="8" w:space="0" w:color="4F81BD"/>
              <w:right w:val="single" w:sz="8" w:space="0" w:color="4F81BD"/>
            </w:tcBorders>
            <w:shd w:val="clear" w:color="auto" w:fill="D3DFEE"/>
          </w:tcPr>
          <w:p w:rsidR="00C51F46" w:rsidRPr="00992FE0" w:rsidRDefault="00C51F46" w:rsidP="001E2F8D">
            <w:pPr>
              <w:pStyle w:val="BodyText"/>
              <w:spacing w:after="0"/>
              <w:rPr>
                <w:bCs/>
              </w:rPr>
            </w:pPr>
            <w:r w:rsidRPr="00992FE0">
              <w:rPr>
                <w:bCs/>
              </w:rPr>
              <w:t xml:space="preserve">Gift Card </w:t>
            </w:r>
            <w:r w:rsidR="001E2F8D" w:rsidRPr="00992FE0">
              <w:rPr>
                <w:bCs/>
              </w:rPr>
              <w:t>Amount</w:t>
            </w:r>
          </w:p>
        </w:tc>
        <w:tc>
          <w:tcPr>
            <w:tcW w:w="1040" w:type="dxa"/>
            <w:tcBorders>
              <w:top w:val="single" w:sz="8" w:space="0" w:color="4F81BD"/>
              <w:left w:val="single" w:sz="8" w:space="0" w:color="4F81BD"/>
              <w:bottom w:val="single" w:sz="8" w:space="0" w:color="4F81BD"/>
              <w:right w:val="single" w:sz="8" w:space="0" w:color="4F81BD"/>
            </w:tcBorders>
            <w:shd w:val="clear" w:color="auto" w:fill="D3DFEE"/>
          </w:tcPr>
          <w:p w:rsidR="00C51F46" w:rsidRPr="00992FE0" w:rsidRDefault="00C51F46" w:rsidP="006C3372">
            <w:pPr>
              <w:pStyle w:val="BodyText"/>
              <w:spacing w:after="0"/>
            </w:pPr>
            <w:r w:rsidRPr="00992FE0">
              <w:t>Yes</w:t>
            </w:r>
          </w:p>
        </w:tc>
        <w:tc>
          <w:tcPr>
            <w:tcW w:w="961" w:type="dxa"/>
            <w:tcBorders>
              <w:top w:val="single" w:sz="8" w:space="0" w:color="4F81BD"/>
              <w:left w:val="single" w:sz="8" w:space="0" w:color="4F81BD"/>
              <w:bottom w:val="single" w:sz="8" w:space="0" w:color="4F81BD"/>
              <w:right w:val="single" w:sz="8" w:space="0" w:color="4F81BD"/>
            </w:tcBorders>
            <w:shd w:val="clear" w:color="auto" w:fill="D3DFEE"/>
          </w:tcPr>
          <w:p w:rsidR="00C51F46" w:rsidRPr="00992FE0" w:rsidRDefault="00C51F46" w:rsidP="006C3372">
            <w:pPr>
              <w:pStyle w:val="BodyText"/>
              <w:spacing w:after="0"/>
            </w:pPr>
            <w:r w:rsidRPr="00992FE0">
              <w:t>Yes</w:t>
            </w:r>
          </w:p>
        </w:tc>
        <w:tc>
          <w:tcPr>
            <w:tcW w:w="1416" w:type="dxa"/>
            <w:tcBorders>
              <w:top w:val="single" w:sz="8" w:space="0" w:color="4F81BD"/>
              <w:left w:val="single" w:sz="8" w:space="0" w:color="4F81BD"/>
              <w:bottom w:val="single" w:sz="8" w:space="0" w:color="4F81BD"/>
              <w:right w:val="single" w:sz="8" w:space="0" w:color="4F81BD"/>
            </w:tcBorders>
            <w:shd w:val="clear" w:color="auto" w:fill="D3DFEE"/>
          </w:tcPr>
          <w:p w:rsidR="00C51F46" w:rsidRPr="00992FE0" w:rsidRDefault="001E2F8D" w:rsidP="006C3372">
            <w:pPr>
              <w:pStyle w:val="BodyText"/>
              <w:spacing w:after="0"/>
            </w:pPr>
            <w:r w:rsidRPr="00992FE0">
              <w:t>Dollar</w:t>
            </w:r>
          </w:p>
        </w:tc>
        <w:tc>
          <w:tcPr>
            <w:tcW w:w="1150" w:type="dxa"/>
            <w:tcBorders>
              <w:top w:val="single" w:sz="8" w:space="0" w:color="4F81BD"/>
              <w:left w:val="single" w:sz="8" w:space="0" w:color="4F81BD"/>
              <w:bottom w:val="single" w:sz="8" w:space="0" w:color="4F81BD"/>
              <w:right w:val="single" w:sz="8" w:space="0" w:color="4F81BD"/>
            </w:tcBorders>
            <w:shd w:val="clear" w:color="auto" w:fill="D3DFEE"/>
          </w:tcPr>
          <w:p w:rsidR="00C51F46" w:rsidRPr="00992FE0" w:rsidRDefault="00162D93" w:rsidP="006C3372">
            <w:pPr>
              <w:pStyle w:val="BodyText"/>
              <w:spacing w:after="0"/>
            </w:pPr>
            <w:r w:rsidRPr="00992FE0">
              <w:t>4</w:t>
            </w:r>
          </w:p>
        </w:tc>
        <w:tc>
          <w:tcPr>
            <w:tcW w:w="1150" w:type="dxa"/>
            <w:tcBorders>
              <w:top w:val="single" w:sz="8" w:space="0" w:color="4F81BD"/>
              <w:left w:val="single" w:sz="8" w:space="0" w:color="4F81BD"/>
              <w:bottom w:val="single" w:sz="8" w:space="0" w:color="4F81BD"/>
              <w:right w:val="single" w:sz="8" w:space="0" w:color="4F81BD"/>
            </w:tcBorders>
            <w:shd w:val="clear" w:color="auto" w:fill="D3DFEE"/>
          </w:tcPr>
          <w:p w:rsidR="00C51F46" w:rsidRPr="00992FE0" w:rsidRDefault="00162D93" w:rsidP="006C3372">
            <w:pPr>
              <w:pStyle w:val="BodyText"/>
              <w:spacing w:after="0"/>
            </w:pPr>
            <w:r w:rsidRPr="00992FE0">
              <w:t>12</w:t>
            </w:r>
          </w:p>
        </w:tc>
        <w:tc>
          <w:tcPr>
            <w:tcW w:w="3679" w:type="dxa"/>
            <w:tcBorders>
              <w:top w:val="single" w:sz="8" w:space="0" w:color="4F81BD"/>
              <w:left w:val="single" w:sz="8" w:space="0" w:color="4F81BD"/>
              <w:bottom w:val="single" w:sz="8" w:space="0" w:color="4F81BD"/>
              <w:right w:val="single" w:sz="8" w:space="0" w:color="4F81BD"/>
            </w:tcBorders>
            <w:shd w:val="clear" w:color="auto" w:fill="D3DFEE"/>
          </w:tcPr>
          <w:p w:rsidR="00C51F46" w:rsidRPr="00992FE0" w:rsidRDefault="00C51F46" w:rsidP="006C3372">
            <w:pPr>
              <w:pStyle w:val="BodyText"/>
              <w:spacing w:after="0"/>
            </w:pPr>
          </w:p>
        </w:tc>
      </w:tr>
    </w:tbl>
    <w:p w:rsidR="005717E9" w:rsidRPr="00992FE0" w:rsidRDefault="005717E9" w:rsidP="005717E9">
      <w:pPr>
        <w:pStyle w:val="BodyText"/>
        <w:rPr>
          <w:ins w:id="814" w:author="Amy Byers" w:date="2014-09-26T12:47:00Z"/>
        </w:rPr>
      </w:pPr>
    </w:p>
    <w:p w:rsidR="00C51F46" w:rsidRPr="00992FE0" w:rsidRDefault="00C51F46" w:rsidP="00C51F46">
      <w:pPr>
        <w:pStyle w:val="Heading3"/>
      </w:pPr>
      <w:r w:rsidRPr="00992FE0">
        <w:lastRenderedPageBreak/>
        <w:t>Reason Code</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C51F46" w:rsidRPr="00992FE0" w:rsidTr="006C3372">
        <w:trPr>
          <w:cantSplit/>
        </w:trPr>
        <w:tc>
          <w:tcPr>
            <w:tcW w:w="1284" w:type="pct"/>
            <w:tcBorders>
              <w:top w:val="single" w:sz="8" w:space="0" w:color="4F81BD"/>
              <w:left w:val="single" w:sz="8" w:space="0" w:color="4F81BD"/>
              <w:bottom w:val="single" w:sz="18" w:space="0" w:color="4F81BD"/>
              <w:right w:val="single" w:sz="8" w:space="0" w:color="4F81BD"/>
            </w:tcBorders>
          </w:tcPr>
          <w:p w:rsidR="00C51F46" w:rsidRPr="00992FE0" w:rsidRDefault="00C51F46" w:rsidP="006C3372">
            <w:pPr>
              <w:rPr>
                <w:b/>
              </w:rPr>
            </w:pPr>
            <w:r w:rsidRPr="00992FE0">
              <w:rPr>
                <w:b/>
              </w:rPr>
              <w:t>Reason Code</w:t>
            </w:r>
          </w:p>
        </w:tc>
        <w:tc>
          <w:tcPr>
            <w:tcW w:w="2310" w:type="pct"/>
            <w:tcBorders>
              <w:top w:val="single" w:sz="8" w:space="0" w:color="4F81BD"/>
              <w:left w:val="single" w:sz="8" w:space="0" w:color="4F81BD"/>
              <w:bottom w:val="single" w:sz="18" w:space="0" w:color="4F81BD"/>
              <w:right w:val="single" w:sz="8" w:space="0" w:color="4F81BD"/>
            </w:tcBorders>
          </w:tcPr>
          <w:p w:rsidR="00C51F46" w:rsidRPr="00992FE0" w:rsidRDefault="00C51F46" w:rsidP="006C3372">
            <w:pPr>
              <w:rPr>
                <w:b/>
                <w:szCs w:val="20"/>
              </w:rPr>
            </w:pPr>
            <w:r w:rsidRPr="00992FE0">
              <w:rPr>
                <w:b/>
                <w:szCs w:val="20"/>
              </w:rPr>
              <w:t>Valid Values</w:t>
            </w:r>
          </w:p>
        </w:tc>
        <w:tc>
          <w:tcPr>
            <w:tcW w:w="1406" w:type="pct"/>
            <w:tcBorders>
              <w:top w:val="single" w:sz="8" w:space="0" w:color="4F81BD"/>
              <w:left w:val="single" w:sz="8" w:space="0" w:color="4F81BD"/>
              <w:bottom w:val="single" w:sz="18" w:space="0" w:color="4F81BD"/>
              <w:right w:val="single" w:sz="8" w:space="0" w:color="4F81BD"/>
            </w:tcBorders>
          </w:tcPr>
          <w:p w:rsidR="00C51F46" w:rsidRPr="00992FE0" w:rsidRDefault="00C51F46" w:rsidP="006C3372">
            <w:pPr>
              <w:rPr>
                <w:b/>
                <w:szCs w:val="20"/>
              </w:rPr>
            </w:pPr>
            <w:r w:rsidRPr="00992FE0">
              <w:rPr>
                <w:b/>
                <w:szCs w:val="20"/>
              </w:rPr>
              <w:t>Default Value</w:t>
            </w:r>
          </w:p>
        </w:tc>
      </w:tr>
      <w:tr w:rsidR="00C51F46" w:rsidRPr="00992FE0" w:rsidTr="006C3372">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C51F46" w:rsidRPr="00992FE0" w:rsidRDefault="00C51F46" w:rsidP="006C3372">
            <w:pPr>
              <w:rPr>
                <w:bCs/>
                <w:szCs w:val="20"/>
              </w:rPr>
            </w:pPr>
            <w:r w:rsidRPr="00992FE0">
              <w:rPr>
                <w:bCs/>
                <w:szCs w:val="20"/>
              </w:rPr>
              <w:t>None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C51F46" w:rsidRPr="00992FE0" w:rsidRDefault="00C51F46" w:rsidP="006C3372">
            <w:pPr>
              <w:numPr>
                <w:ilvl w:val="0"/>
                <w:numId w:val="2"/>
              </w:numPr>
              <w:rPr>
                <w:szCs w:val="20"/>
              </w:rPr>
            </w:pP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C51F46" w:rsidRPr="00992FE0" w:rsidRDefault="00C51F46" w:rsidP="006C3372">
            <w:pPr>
              <w:rPr>
                <w:szCs w:val="20"/>
              </w:rPr>
            </w:pPr>
          </w:p>
        </w:tc>
      </w:tr>
    </w:tbl>
    <w:p w:rsidR="00C51F46" w:rsidRPr="00992FE0" w:rsidRDefault="00C51F46" w:rsidP="00C51F46">
      <w:pPr>
        <w:pStyle w:val="Heading3"/>
      </w:pPr>
      <w:r w:rsidRPr="00992FE0">
        <w:t>Invalid Gift Card</w:t>
      </w:r>
      <w:r w:rsidR="001E2F8D" w:rsidRPr="00992FE0">
        <w:t xml:space="preserve"> Amount</w:t>
      </w:r>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C51F46" w:rsidRPr="00992FE0" w:rsidTr="006C3372">
        <w:trPr>
          <w:cantSplit/>
        </w:trPr>
        <w:tc>
          <w:tcPr>
            <w:tcW w:w="1618" w:type="dxa"/>
            <w:tcBorders>
              <w:right w:val="single" w:sz="18" w:space="0" w:color="4F81BD"/>
            </w:tcBorders>
          </w:tcPr>
          <w:p w:rsidR="00C51F46" w:rsidRPr="00992FE0" w:rsidRDefault="00C51F46" w:rsidP="006C3372">
            <w:pPr>
              <w:rPr>
                <w:b/>
                <w:bCs/>
                <w:szCs w:val="20"/>
              </w:rPr>
            </w:pPr>
            <w:r w:rsidRPr="00992FE0">
              <w:rPr>
                <w:b/>
                <w:bCs/>
                <w:szCs w:val="20"/>
              </w:rPr>
              <w:t>Description</w:t>
            </w:r>
          </w:p>
        </w:tc>
        <w:tc>
          <w:tcPr>
            <w:tcW w:w="9213" w:type="dxa"/>
            <w:tcBorders>
              <w:right w:val="single" w:sz="8" w:space="0" w:color="4F81BD"/>
            </w:tcBorders>
          </w:tcPr>
          <w:p w:rsidR="00C51F46" w:rsidRPr="00992FE0" w:rsidRDefault="00C51F46" w:rsidP="001E2F8D">
            <w:pPr>
              <w:rPr>
                <w:bCs/>
                <w:szCs w:val="20"/>
              </w:rPr>
            </w:pPr>
            <w:r w:rsidRPr="00992FE0">
              <w:rPr>
                <w:bCs/>
                <w:szCs w:val="20"/>
              </w:rPr>
              <w:t>The Invalid Gift Card</w:t>
            </w:r>
            <w:r w:rsidR="001E2F8D" w:rsidRPr="00992FE0">
              <w:rPr>
                <w:bCs/>
                <w:szCs w:val="20"/>
              </w:rPr>
              <w:t xml:space="preserve"> Amount</w:t>
            </w:r>
            <w:r w:rsidRPr="00992FE0">
              <w:rPr>
                <w:bCs/>
                <w:szCs w:val="20"/>
              </w:rPr>
              <w:t xml:space="preserve"> message appears when the </w:t>
            </w:r>
            <w:r w:rsidRPr="00992FE0">
              <w:rPr>
                <w:rFonts w:cs="Arial"/>
              </w:rPr>
              <w:t>gift card</w:t>
            </w:r>
            <w:r w:rsidR="001E2F8D" w:rsidRPr="00992FE0">
              <w:rPr>
                <w:rFonts w:cs="Arial"/>
              </w:rPr>
              <w:t xml:space="preserve"> amount is greater than less than the minimum and maximum amount parameters</w:t>
            </w:r>
            <w:r w:rsidRPr="00992FE0">
              <w:rPr>
                <w:rFonts w:cs="Arial"/>
              </w:rPr>
              <w:t xml:space="preserve">.  Acknowledging the message returns the operator to the Gift Card </w:t>
            </w:r>
            <w:r w:rsidR="001E2F8D" w:rsidRPr="00992FE0">
              <w:rPr>
                <w:rFonts w:cs="Arial"/>
              </w:rPr>
              <w:t xml:space="preserve">Amount </w:t>
            </w:r>
            <w:r w:rsidRPr="00992FE0">
              <w:rPr>
                <w:rFonts w:cs="Arial"/>
              </w:rPr>
              <w:t>screen.</w:t>
            </w:r>
          </w:p>
        </w:tc>
      </w:tr>
      <w:tr w:rsidR="00C51F46" w:rsidRPr="00992FE0" w:rsidTr="006C3372">
        <w:trPr>
          <w:cantSplit/>
        </w:trPr>
        <w:tc>
          <w:tcPr>
            <w:tcW w:w="1618" w:type="dxa"/>
            <w:tcBorders>
              <w:bottom w:val="single" w:sz="8" w:space="0" w:color="4F81BD"/>
              <w:right w:val="single" w:sz="18" w:space="0" w:color="4F81BD"/>
            </w:tcBorders>
            <w:shd w:val="clear" w:color="auto" w:fill="D3DFEE"/>
          </w:tcPr>
          <w:p w:rsidR="00C51F46" w:rsidRPr="00992FE0" w:rsidRDefault="00C51F46" w:rsidP="006C3372">
            <w:pPr>
              <w:rPr>
                <w:b/>
                <w:bCs/>
                <w:szCs w:val="20"/>
              </w:rPr>
            </w:pPr>
            <w:r w:rsidRPr="00992FE0">
              <w:rPr>
                <w:b/>
                <w:bCs/>
                <w:szCs w:val="20"/>
              </w:rPr>
              <w:t>Message</w:t>
            </w:r>
          </w:p>
        </w:tc>
        <w:tc>
          <w:tcPr>
            <w:tcW w:w="9213" w:type="dxa"/>
            <w:tcBorders>
              <w:bottom w:val="single" w:sz="8" w:space="0" w:color="4F81BD"/>
              <w:right w:val="single" w:sz="8" w:space="0" w:color="4F81BD"/>
            </w:tcBorders>
            <w:shd w:val="clear" w:color="auto" w:fill="D3DFEE"/>
          </w:tcPr>
          <w:p w:rsidR="00C51F46" w:rsidRPr="00992FE0" w:rsidRDefault="00C51F46" w:rsidP="001E2F8D">
            <w:pPr>
              <w:rPr>
                <w:szCs w:val="20"/>
              </w:rPr>
            </w:pPr>
            <w:r w:rsidRPr="00992FE0">
              <w:rPr>
                <w:bCs/>
                <w:szCs w:val="20"/>
              </w:rPr>
              <w:t xml:space="preserve">The gift card </w:t>
            </w:r>
            <w:r w:rsidR="001E2F8D" w:rsidRPr="00992FE0">
              <w:rPr>
                <w:bCs/>
                <w:szCs w:val="20"/>
              </w:rPr>
              <w:t>amount</w:t>
            </w:r>
            <w:r w:rsidRPr="00992FE0">
              <w:rPr>
                <w:bCs/>
                <w:szCs w:val="20"/>
              </w:rPr>
              <w:t xml:space="preserve"> entered is invalid.</w:t>
            </w:r>
          </w:p>
        </w:tc>
      </w:tr>
      <w:tr w:rsidR="00C51F46" w:rsidRPr="00992FE0" w:rsidTr="006C3372">
        <w:trPr>
          <w:cantSplit/>
        </w:trPr>
        <w:tc>
          <w:tcPr>
            <w:tcW w:w="1618" w:type="dxa"/>
            <w:tcBorders>
              <w:bottom w:val="single" w:sz="8" w:space="0" w:color="4F81BD"/>
              <w:right w:val="single" w:sz="18" w:space="0" w:color="4F81BD"/>
            </w:tcBorders>
            <w:shd w:val="clear" w:color="auto" w:fill="auto"/>
          </w:tcPr>
          <w:p w:rsidR="00C51F46" w:rsidRPr="00992FE0" w:rsidRDefault="00C51F46" w:rsidP="006C3372">
            <w:pPr>
              <w:rPr>
                <w:b/>
                <w:bCs/>
                <w:szCs w:val="20"/>
              </w:rPr>
            </w:pPr>
            <w:r w:rsidRPr="00992FE0">
              <w:rPr>
                <w:b/>
                <w:bCs/>
                <w:szCs w:val="20"/>
              </w:rPr>
              <w:t>Key prompt</w:t>
            </w:r>
          </w:p>
        </w:tc>
        <w:tc>
          <w:tcPr>
            <w:tcW w:w="9213" w:type="dxa"/>
            <w:tcBorders>
              <w:bottom w:val="single" w:sz="8" w:space="0" w:color="4F81BD"/>
              <w:right w:val="single" w:sz="8" w:space="0" w:color="4F81BD"/>
            </w:tcBorders>
          </w:tcPr>
          <w:p w:rsidR="00C51F46" w:rsidRPr="00992FE0" w:rsidRDefault="00C51F46" w:rsidP="006C3372">
            <w:pPr>
              <w:rPr>
                <w:szCs w:val="20"/>
              </w:rPr>
            </w:pPr>
            <w:r w:rsidRPr="00992FE0">
              <w:rPr>
                <w:szCs w:val="20"/>
              </w:rPr>
              <w:t>OK</w:t>
            </w:r>
          </w:p>
        </w:tc>
      </w:tr>
      <w:tr w:rsidR="00C51F46" w:rsidRPr="00992FE0" w:rsidTr="006C3372">
        <w:trPr>
          <w:cantSplit/>
        </w:trPr>
        <w:tc>
          <w:tcPr>
            <w:tcW w:w="1618" w:type="dxa"/>
            <w:tcBorders>
              <w:right w:val="single" w:sz="18" w:space="0" w:color="4F81BD"/>
            </w:tcBorders>
            <w:shd w:val="clear" w:color="auto" w:fill="DBE5F1"/>
          </w:tcPr>
          <w:p w:rsidR="00C51F46" w:rsidRPr="00992FE0" w:rsidRDefault="00C51F46" w:rsidP="006C3372">
            <w:pPr>
              <w:rPr>
                <w:b/>
                <w:bCs/>
                <w:szCs w:val="20"/>
              </w:rPr>
            </w:pPr>
            <w:r w:rsidRPr="00992FE0">
              <w:rPr>
                <w:b/>
                <w:bCs/>
                <w:szCs w:val="20"/>
              </w:rPr>
              <w:t>Notes</w:t>
            </w:r>
          </w:p>
        </w:tc>
        <w:tc>
          <w:tcPr>
            <w:tcW w:w="9213" w:type="dxa"/>
            <w:tcBorders>
              <w:right w:val="single" w:sz="8" w:space="0" w:color="4F81BD"/>
            </w:tcBorders>
            <w:shd w:val="clear" w:color="auto" w:fill="DBE5F1"/>
          </w:tcPr>
          <w:p w:rsidR="00C51F46" w:rsidRPr="00992FE0" w:rsidRDefault="001E2F8D" w:rsidP="006C3372">
            <w:pPr>
              <w:rPr>
                <w:szCs w:val="20"/>
              </w:rPr>
            </w:pPr>
            <w:r w:rsidRPr="00992FE0">
              <w:t>Configurable message</w:t>
            </w:r>
          </w:p>
        </w:tc>
      </w:tr>
    </w:tbl>
    <w:p w:rsidR="00320DD3" w:rsidRPr="00992FE0" w:rsidRDefault="00BE5909" w:rsidP="00994CCD">
      <w:pPr>
        <w:pStyle w:val="Heading2"/>
      </w:pPr>
      <w:bookmarkStart w:id="815" w:name="_Toc399499248"/>
      <w:r w:rsidRPr="00992FE0">
        <w:t>Gift Card</w:t>
      </w:r>
      <w:bookmarkEnd w:id="815"/>
    </w:p>
    <w:p w:rsidR="00BE5909" w:rsidRPr="00992FE0" w:rsidRDefault="00BE5909" w:rsidP="00BE5909">
      <w:pPr>
        <w:pStyle w:val="BodyText"/>
      </w:pPr>
      <w:r w:rsidRPr="00992FE0">
        <w:t>The Gift Card screen is displayed when the operator select</w:t>
      </w:r>
      <w:r w:rsidR="001E2F8D" w:rsidRPr="00992FE0">
        <w:t>s</w:t>
      </w:r>
      <w:r w:rsidRPr="00992FE0">
        <w:t xml:space="preserve"> to use a gift card as a form of tender</w:t>
      </w:r>
      <w:r w:rsidR="00C51F46" w:rsidRPr="00992FE0">
        <w:t xml:space="preserve"> or</w:t>
      </w:r>
      <w:r w:rsidR="00D1562E" w:rsidRPr="00992FE0">
        <w:t xml:space="preserve"> issuing a gift card</w:t>
      </w:r>
      <w:r w:rsidRPr="00992FE0">
        <w:t xml:space="preserve">.  The </w:t>
      </w:r>
      <w:r w:rsidR="00FE3E6E" w:rsidRPr="00992FE0">
        <w:t xml:space="preserve">screen </w:t>
      </w:r>
      <w:r w:rsidRPr="00992FE0">
        <w:t>prompts the entry of the gift card number through swipe, scan or by manual entry.  Swiping and scanning are implied enters.</w:t>
      </w:r>
    </w:p>
    <w:bookmarkEnd w:id="812"/>
    <w:p w:rsidR="00FD5BA1" w:rsidRPr="00992FE0" w:rsidRDefault="00FD5BA1" w:rsidP="00D81D1F">
      <w:pPr>
        <w:pStyle w:val="Heading3"/>
      </w:pPr>
      <w:r w:rsidRPr="00992FE0">
        <w:t>Mockup</w:t>
      </w:r>
    </w:p>
    <w:p w:rsidR="00BE5909" w:rsidRPr="00992FE0" w:rsidRDefault="001A0B23" w:rsidP="00BE5909">
      <w:pPr>
        <w:pStyle w:val="BodyText"/>
      </w:pPr>
      <w:r w:rsidRPr="00992FE0">
        <w:rPr>
          <w:noProof/>
        </w:rPr>
        <w:drawing>
          <wp:inline distT="0" distB="0" distL="0" distR="0" wp14:anchorId="31651EF0" wp14:editId="0F60AB31">
            <wp:extent cx="6858000" cy="4046855"/>
            <wp:effectExtent l="19050" t="0" r="0" b="0"/>
            <wp:docPr id="6" name="Picture 5" descr="Enter GC Nu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r GC Number.jpg"/>
                    <pic:cNvPicPr/>
                  </pic:nvPicPr>
                  <pic:blipFill>
                    <a:blip r:embed="rId28" cstate="print"/>
                    <a:stretch>
                      <a:fillRect/>
                    </a:stretch>
                  </pic:blipFill>
                  <pic:spPr>
                    <a:xfrm>
                      <a:off x="0" y="0"/>
                      <a:ext cx="6858000" cy="4046855"/>
                    </a:xfrm>
                    <a:prstGeom prst="rect">
                      <a:avLst/>
                    </a:prstGeom>
                  </pic:spPr>
                </pic:pic>
              </a:graphicData>
            </a:graphic>
          </wp:inline>
        </w:drawing>
      </w:r>
    </w:p>
    <w:p w:rsidR="001B1EE2" w:rsidRPr="00992FE0" w:rsidRDefault="00FD5BA1" w:rsidP="00FD5BA1">
      <w:pPr>
        <w:pStyle w:val="Caption"/>
      </w:pPr>
      <w:bookmarkStart w:id="816" w:name="_Toc321143877"/>
      <w:r w:rsidRPr="00992FE0">
        <w:t xml:space="preserve">Figure </w:t>
      </w:r>
      <w:r w:rsidR="00AB25A3" w:rsidRPr="00992FE0">
        <w:fldChar w:fldCharType="begin"/>
      </w:r>
      <w:r w:rsidR="00F845EF" w:rsidRPr="00992FE0">
        <w:instrText xml:space="preserve"> SEQ Figure \* ARABIC </w:instrText>
      </w:r>
      <w:r w:rsidR="00AB25A3" w:rsidRPr="00992FE0">
        <w:fldChar w:fldCharType="separate"/>
      </w:r>
      <w:r w:rsidR="005717E9">
        <w:rPr>
          <w:noProof/>
        </w:rPr>
        <w:t>2</w:t>
      </w:r>
      <w:r w:rsidR="00AB25A3" w:rsidRPr="00992FE0">
        <w:fldChar w:fldCharType="end"/>
      </w:r>
      <w:r w:rsidRPr="00992FE0">
        <w:t xml:space="preserve">: </w:t>
      </w:r>
      <w:r w:rsidR="00BE5909" w:rsidRPr="00992FE0">
        <w:t>Gift Card</w:t>
      </w:r>
      <w:bookmarkEnd w:id="816"/>
    </w:p>
    <w:p w:rsidR="000916F9" w:rsidRPr="00992FE0" w:rsidRDefault="00234825" w:rsidP="0051277F">
      <w:pPr>
        <w:pStyle w:val="Heading3"/>
      </w:pPr>
      <w:r w:rsidRPr="00992FE0">
        <w:t>Instruction</w:t>
      </w:r>
      <w:r w:rsidR="009C1FFA" w:rsidRPr="00992FE0">
        <w:t xml:space="preserve"> </w:t>
      </w:r>
      <w:r w:rsidR="003B6D48" w:rsidRPr="00992FE0">
        <w:t>Text</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0564"/>
      </w:tblGrid>
      <w:tr w:rsidR="003740F8" w:rsidRPr="00992FE0" w:rsidTr="00BE5909">
        <w:trPr>
          <w:cantSplit/>
        </w:trPr>
        <w:tc>
          <w:tcPr>
            <w:tcW w:w="10809" w:type="dxa"/>
            <w:tcBorders>
              <w:top w:val="single" w:sz="8" w:space="0" w:color="4F81BD"/>
              <w:left w:val="single" w:sz="8" w:space="0" w:color="4F81BD"/>
              <w:bottom w:val="single" w:sz="18" w:space="0" w:color="4F81BD"/>
              <w:right w:val="single" w:sz="8" w:space="0" w:color="4F81BD"/>
            </w:tcBorders>
          </w:tcPr>
          <w:p w:rsidR="003740F8" w:rsidRPr="00992FE0" w:rsidRDefault="00234825" w:rsidP="00721745">
            <w:pPr>
              <w:rPr>
                <w:b/>
                <w:bCs/>
                <w:szCs w:val="20"/>
              </w:rPr>
            </w:pPr>
            <w:r w:rsidRPr="00992FE0">
              <w:rPr>
                <w:b/>
                <w:bCs/>
                <w:szCs w:val="20"/>
              </w:rPr>
              <w:t>Instructions</w:t>
            </w:r>
          </w:p>
        </w:tc>
      </w:tr>
      <w:tr w:rsidR="003740F8" w:rsidRPr="00992FE0" w:rsidTr="00BE5909">
        <w:trPr>
          <w:cantSplit/>
        </w:trPr>
        <w:tc>
          <w:tcPr>
            <w:tcW w:w="10809" w:type="dxa"/>
            <w:tcBorders>
              <w:top w:val="single" w:sz="8" w:space="0" w:color="4F81BD"/>
              <w:left w:val="single" w:sz="8" w:space="0" w:color="4F81BD"/>
              <w:bottom w:val="single" w:sz="8" w:space="0" w:color="4F81BD"/>
              <w:right w:val="single" w:sz="8" w:space="0" w:color="4F81BD"/>
            </w:tcBorders>
            <w:shd w:val="clear" w:color="auto" w:fill="D3DFEE"/>
          </w:tcPr>
          <w:p w:rsidR="003740F8" w:rsidRPr="00992FE0" w:rsidRDefault="00BE5909" w:rsidP="00721745">
            <w:pPr>
              <w:rPr>
                <w:bCs/>
                <w:szCs w:val="20"/>
              </w:rPr>
            </w:pPr>
            <w:r w:rsidRPr="00992FE0">
              <w:rPr>
                <w:bCs/>
                <w:szCs w:val="20"/>
              </w:rPr>
              <w:t>Capture Gift Card Details</w:t>
            </w:r>
          </w:p>
        </w:tc>
      </w:tr>
    </w:tbl>
    <w:p w:rsidR="004A4A5B" w:rsidRPr="00992FE0" w:rsidRDefault="004A4A5B" w:rsidP="004A4A5B">
      <w:pPr>
        <w:pStyle w:val="BodyText"/>
        <w:rPr>
          <w:rFonts w:cs="Arial"/>
          <w:szCs w:val="26"/>
        </w:rPr>
      </w:pPr>
      <w:r w:rsidRPr="00992FE0">
        <w:br w:type="page"/>
      </w:r>
    </w:p>
    <w:p w:rsidR="008A0D9D" w:rsidRPr="00992FE0" w:rsidRDefault="008A0D9D" w:rsidP="0051277F">
      <w:pPr>
        <w:pStyle w:val="Heading3"/>
      </w:pPr>
      <w:r w:rsidRPr="00992FE0">
        <w:lastRenderedPageBreak/>
        <w:t>Navigation</w:t>
      </w:r>
      <w:r w:rsidR="003B6D48" w:rsidRPr="00992FE0">
        <w:t>/Menu Key</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713"/>
        <w:gridCol w:w="1547"/>
        <w:gridCol w:w="3719"/>
        <w:gridCol w:w="3585"/>
      </w:tblGrid>
      <w:tr w:rsidR="00366130" w:rsidRPr="00992FE0" w:rsidTr="00BE5909">
        <w:trPr>
          <w:cantSplit/>
        </w:trPr>
        <w:tc>
          <w:tcPr>
            <w:tcW w:w="1742" w:type="dxa"/>
            <w:tcBorders>
              <w:top w:val="single" w:sz="8" w:space="0" w:color="4F81BD"/>
              <w:left w:val="single" w:sz="8" w:space="0" w:color="4F81BD"/>
              <w:bottom w:val="single" w:sz="18" w:space="0" w:color="4F81BD"/>
              <w:right w:val="single" w:sz="8" w:space="0" w:color="4F81BD"/>
            </w:tcBorders>
          </w:tcPr>
          <w:p w:rsidR="00366130" w:rsidRPr="00992FE0" w:rsidRDefault="00366130" w:rsidP="00366130">
            <w:pPr>
              <w:pStyle w:val="BodyText"/>
              <w:spacing w:after="0"/>
              <w:rPr>
                <w:b/>
                <w:bCs/>
              </w:rPr>
            </w:pPr>
            <w:r w:rsidRPr="00992FE0">
              <w:rPr>
                <w:b/>
                <w:bCs/>
              </w:rPr>
              <w:t>Label</w:t>
            </w:r>
          </w:p>
        </w:tc>
        <w:tc>
          <w:tcPr>
            <w:tcW w:w="1573" w:type="dxa"/>
            <w:tcBorders>
              <w:top w:val="single" w:sz="8" w:space="0" w:color="4F81BD"/>
              <w:left w:val="single" w:sz="8" w:space="0" w:color="4F81BD"/>
              <w:bottom w:val="single" w:sz="18" w:space="0" w:color="4F81BD"/>
              <w:right w:val="single" w:sz="8" w:space="0" w:color="4F81BD"/>
            </w:tcBorders>
          </w:tcPr>
          <w:p w:rsidR="00366130" w:rsidRPr="00992FE0" w:rsidRDefault="00366130" w:rsidP="00366130">
            <w:pPr>
              <w:pStyle w:val="BodyText"/>
              <w:spacing w:after="0"/>
              <w:rPr>
                <w:b/>
                <w:bCs/>
              </w:rPr>
            </w:pPr>
            <w:r w:rsidRPr="00992FE0">
              <w:rPr>
                <w:b/>
                <w:bCs/>
              </w:rPr>
              <w:t>State</w:t>
            </w:r>
          </w:p>
        </w:tc>
        <w:tc>
          <w:tcPr>
            <w:tcW w:w="3793" w:type="dxa"/>
            <w:tcBorders>
              <w:top w:val="single" w:sz="8" w:space="0" w:color="4F81BD"/>
              <w:left w:val="single" w:sz="8" w:space="0" w:color="4F81BD"/>
              <w:bottom w:val="single" w:sz="18" w:space="0" w:color="4F81BD"/>
              <w:right w:val="single" w:sz="8" w:space="0" w:color="4F81BD"/>
            </w:tcBorders>
          </w:tcPr>
          <w:p w:rsidR="00366130" w:rsidRPr="00992FE0" w:rsidRDefault="00366130" w:rsidP="00366130">
            <w:pPr>
              <w:pStyle w:val="BodyText"/>
              <w:spacing w:after="0"/>
              <w:rPr>
                <w:b/>
                <w:bCs/>
              </w:rPr>
            </w:pPr>
            <w:r w:rsidRPr="00992FE0">
              <w:rPr>
                <w:b/>
                <w:bCs/>
              </w:rPr>
              <w:t>Next Screen</w:t>
            </w:r>
          </w:p>
        </w:tc>
        <w:tc>
          <w:tcPr>
            <w:tcW w:w="3701" w:type="dxa"/>
            <w:tcBorders>
              <w:top w:val="single" w:sz="8" w:space="0" w:color="4F81BD"/>
              <w:left w:val="single" w:sz="8" w:space="0" w:color="4F81BD"/>
              <w:bottom w:val="single" w:sz="18" w:space="0" w:color="4F81BD"/>
              <w:right w:val="single" w:sz="8" w:space="0" w:color="4F81BD"/>
            </w:tcBorders>
          </w:tcPr>
          <w:p w:rsidR="00366130" w:rsidRPr="00992FE0" w:rsidRDefault="00366130" w:rsidP="00366130">
            <w:pPr>
              <w:pStyle w:val="BodyText"/>
              <w:spacing w:after="0"/>
              <w:rPr>
                <w:b/>
                <w:bCs/>
              </w:rPr>
            </w:pPr>
            <w:r w:rsidRPr="00992FE0">
              <w:rPr>
                <w:b/>
                <w:bCs/>
              </w:rPr>
              <w:t>Notes</w:t>
            </w:r>
          </w:p>
        </w:tc>
      </w:tr>
      <w:tr w:rsidR="00366130" w:rsidRPr="00992FE0" w:rsidTr="00BE5909">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366130" w:rsidRPr="00992FE0" w:rsidRDefault="004A4A5B" w:rsidP="00366130">
            <w:pPr>
              <w:pStyle w:val="BodyText"/>
              <w:spacing w:after="0"/>
            </w:pPr>
            <w:r w:rsidRPr="00992FE0">
              <w:t>Back</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366130" w:rsidRPr="00992FE0" w:rsidRDefault="004A4A5B" w:rsidP="00366130">
            <w:pPr>
              <w:pStyle w:val="BodyText"/>
              <w:spacing w:after="0"/>
            </w:pPr>
            <w:r w:rsidRPr="00992FE0">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366130" w:rsidRPr="00992FE0" w:rsidRDefault="004A4A5B" w:rsidP="00366130">
            <w:pPr>
              <w:pStyle w:val="BodyText"/>
              <w:numPr>
                <w:ilvl w:val="0"/>
                <w:numId w:val="29"/>
              </w:numPr>
              <w:spacing w:after="0"/>
            </w:pPr>
            <w:r w:rsidRPr="00992FE0">
              <w:t>Gift Card Tender: Tender use case</w:t>
            </w:r>
          </w:p>
          <w:p w:rsidR="004A4A5B" w:rsidRPr="00992FE0" w:rsidRDefault="004A4A5B" w:rsidP="00366130">
            <w:pPr>
              <w:pStyle w:val="BodyText"/>
              <w:numPr>
                <w:ilvl w:val="0"/>
                <w:numId w:val="29"/>
              </w:numPr>
              <w:spacing w:after="0"/>
            </w:pPr>
            <w:r w:rsidRPr="00992FE0">
              <w:t>Gift Card Issue/Activation: Sale use case</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366130" w:rsidRPr="00992FE0" w:rsidRDefault="004A4A5B" w:rsidP="00366130">
            <w:pPr>
              <w:pStyle w:val="BodyText"/>
              <w:spacing w:after="0"/>
            </w:pPr>
            <w:r w:rsidRPr="00992FE0">
              <w:t>None</w:t>
            </w:r>
          </w:p>
        </w:tc>
      </w:tr>
      <w:tr w:rsidR="004A4A5B" w:rsidRPr="00992FE0" w:rsidTr="00BE5909">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4A4A5B" w:rsidRPr="00992FE0" w:rsidRDefault="004A4A5B" w:rsidP="00366130">
            <w:pPr>
              <w:pStyle w:val="BodyText"/>
              <w:spacing w:after="0"/>
            </w:pPr>
            <w:r w:rsidRPr="00992FE0">
              <w:t>Continue</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4A4A5B" w:rsidRPr="00992FE0" w:rsidRDefault="004A4A5B" w:rsidP="00366130">
            <w:pPr>
              <w:pStyle w:val="BodyText"/>
              <w:spacing w:after="0"/>
            </w:pPr>
            <w:r w:rsidRPr="00992FE0">
              <w:t>See notes</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4A4A5B" w:rsidRPr="00992FE0" w:rsidRDefault="004A4A5B" w:rsidP="00366130">
            <w:pPr>
              <w:pStyle w:val="BodyText"/>
              <w:numPr>
                <w:ilvl w:val="0"/>
                <w:numId w:val="29"/>
              </w:numPr>
              <w:spacing w:after="0"/>
            </w:pPr>
            <w:r w:rsidRPr="00992FE0">
              <w:t>Invalid Card: Invalid Card</w:t>
            </w:r>
          </w:p>
          <w:p w:rsidR="004A4A5B" w:rsidRPr="00992FE0" w:rsidRDefault="004A4A5B" w:rsidP="00366130">
            <w:pPr>
              <w:pStyle w:val="BodyText"/>
              <w:numPr>
                <w:ilvl w:val="0"/>
                <w:numId w:val="29"/>
              </w:numPr>
              <w:spacing w:after="0"/>
            </w:pPr>
            <w:r w:rsidRPr="00992FE0">
              <w:t>Gift Card Tender: Tender use case</w:t>
            </w:r>
          </w:p>
          <w:p w:rsidR="004A4A5B" w:rsidRPr="00992FE0" w:rsidRDefault="004A4A5B" w:rsidP="00366130">
            <w:pPr>
              <w:pStyle w:val="BodyText"/>
              <w:numPr>
                <w:ilvl w:val="0"/>
                <w:numId w:val="29"/>
              </w:numPr>
              <w:spacing w:after="0"/>
            </w:pPr>
            <w:r w:rsidRPr="00992FE0">
              <w:t>Gift Card Issue/Activation: Tender use case</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4A4A5B" w:rsidRPr="00992FE0" w:rsidRDefault="004A4A5B" w:rsidP="00366130">
            <w:pPr>
              <w:pStyle w:val="BodyText"/>
              <w:spacing w:after="0"/>
            </w:pPr>
            <w:r w:rsidRPr="00992FE0">
              <w:t>Enabled upon data entry</w:t>
            </w:r>
          </w:p>
        </w:tc>
      </w:tr>
      <w:tr w:rsidR="004A4A5B" w:rsidRPr="00992FE0" w:rsidTr="00BE5909">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4A4A5B" w:rsidRPr="00992FE0" w:rsidRDefault="004A4A5B" w:rsidP="00366130">
            <w:pPr>
              <w:pStyle w:val="BodyText"/>
              <w:spacing w:after="0"/>
            </w:pPr>
            <w:r w:rsidRPr="00992FE0">
              <w:t>Swipe</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4A4A5B" w:rsidRPr="00992FE0" w:rsidRDefault="004A4A5B" w:rsidP="00366130">
            <w:pPr>
              <w:pStyle w:val="BodyText"/>
              <w:spacing w:after="0"/>
            </w:pPr>
            <w:r w:rsidRPr="00992FE0">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4A4A5B" w:rsidRPr="00992FE0" w:rsidRDefault="004A4A5B" w:rsidP="00915CFB">
            <w:pPr>
              <w:pStyle w:val="BodyText"/>
              <w:numPr>
                <w:ilvl w:val="0"/>
                <w:numId w:val="29"/>
              </w:numPr>
              <w:spacing w:after="0"/>
            </w:pPr>
            <w:r w:rsidRPr="00992FE0">
              <w:t>Invalid Card: Invalid Card</w:t>
            </w:r>
          </w:p>
          <w:p w:rsidR="004A4A5B" w:rsidRPr="00992FE0" w:rsidRDefault="004A4A5B" w:rsidP="00915CFB">
            <w:pPr>
              <w:pStyle w:val="BodyText"/>
              <w:numPr>
                <w:ilvl w:val="0"/>
                <w:numId w:val="29"/>
              </w:numPr>
              <w:spacing w:after="0"/>
            </w:pPr>
            <w:r w:rsidRPr="00992FE0">
              <w:t>Gift Card Tender: Tender use case</w:t>
            </w:r>
          </w:p>
          <w:p w:rsidR="004A4A5B" w:rsidRPr="00992FE0" w:rsidRDefault="004A4A5B" w:rsidP="00915CFB">
            <w:pPr>
              <w:pStyle w:val="BodyText"/>
              <w:numPr>
                <w:ilvl w:val="0"/>
                <w:numId w:val="29"/>
              </w:numPr>
              <w:spacing w:after="0"/>
            </w:pPr>
            <w:r w:rsidRPr="00992FE0">
              <w:t>Gift Card Issue/Activation: Tender use case</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4A4A5B" w:rsidRPr="00992FE0" w:rsidRDefault="004A4A5B" w:rsidP="00366130">
            <w:pPr>
              <w:pStyle w:val="BodyText"/>
              <w:spacing w:after="0"/>
            </w:pPr>
            <w:r w:rsidRPr="00992FE0">
              <w:t>None</w:t>
            </w:r>
          </w:p>
        </w:tc>
      </w:tr>
      <w:tr w:rsidR="004A4A5B" w:rsidRPr="00992FE0" w:rsidTr="00BE5909">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4A4A5B" w:rsidRPr="00992FE0" w:rsidRDefault="004A4A5B" w:rsidP="00366130">
            <w:pPr>
              <w:pStyle w:val="BodyText"/>
              <w:spacing w:after="0"/>
            </w:pPr>
            <w:r w:rsidRPr="00992FE0">
              <w:t>Scan</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4A4A5B" w:rsidRPr="00992FE0" w:rsidRDefault="004A4A5B" w:rsidP="00366130">
            <w:pPr>
              <w:pStyle w:val="BodyText"/>
              <w:spacing w:after="0"/>
            </w:pPr>
            <w:r w:rsidRPr="00992FE0">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4A4A5B" w:rsidRPr="00992FE0" w:rsidRDefault="004A4A5B" w:rsidP="00915CFB">
            <w:pPr>
              <w:pStyle w:val="BodyText"/>
              <w:numPr>
                <w:ilvl w:val="0"/>
                <w:numId w:val="29"/>
              </w:numPr>
              <w:spacing w:after="0"/>
            </w:pPr>
            <w:r w:rsidRPr="00992FE0">
              <w:t>Invalid Card: Invalid Card</w:t>
            </w:r>
          </w:p>
          <w:p w:rsidR="004A4A5B" w:rsidRPr="00992FE0" w:rsidRDefault="004A4A5B" w:rsidP="00915CFB">
            <w:pPr>
              <w:pStyle w:val="BodyText"/>
              <w:numPr>
                <w:ilvl w:val="0"/>
                <w:numId w:val="29"/>
              </w:numPr>
              <w:spacing w:after="0"/>
            </w:pPr>
            <w:r w:rsidRPr="00992FE0">
              <w:t>Gift Card Tender: Tender use case</w:t>
            </w:r>
          </w:p>
          <w:p w:rsidR="004A4A5B" w:rsidRPr="00992FE0" w:rsidRDefault="004A4A5B" w:rsidP="00915CFB">
            <w:pPr>
              <w:pStyle w:val="BodyText"/>
              <w:numPr>
                <w:ilvl w:val="0"/>
                <w:numId w:val="29"/>
              </w:numPr>
              <w:spacing w:after="0"/>
            </w:pPr>
            <w:r w:rsidRPr="00992FE0">
              <w:t>Gift Card Issue/Activation: Tender use case</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4A4A5B" w:rsidRPr="00992FE0" w:rsidRDefault="004A4A5B" w:rsidP="00366130">
            <w:pPr>
              <w:pStyle w:val="BodyText"/>
              <w:spacing w:after="0"/>
            </w:pPr>
            <w:r w:rsidRPr="00992FE0">
              <w:t>None</w:t>
            </w:r>
          </w:p>
        </w:tc>
      </w:tr>
    </w:tbl>
    <w:p w:rsidR="00320DD3" w:rsidRPr="00992FE0" w:rsidRDefault="009B24E6" w:rsidP="0051277F">
      <w:pPr>
        <w:pStyle w:val="Heading3"/>
      </w:pPr>
      <w:r w:rsidRPr="00992FE0">
        <w:t>Data/</w:t>
      </w:r>
      <w:r w:rsidR="00234825" w:rsidRPr="00992FE0">
        <w:t xml:space="preserve">Input </w:t>
      </w:r>
      <w:r w:rsidR="003B6D48" w:rsidRPr="00992FE0">
        <w:t>Field</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169"/>
        <w:gridCol w:w="1040"/>
        <w:gridCol w:w="961"/>
        <w:gridCol w:w="1426"/>
        <w:gridCol w:w="1149"/>
        <w:gridCol w:w="1149"/>
        <w:gridCol w:w="3670"/>
      </w:tblGrid>
      <w:tr w:rsidR="00FD5BA1" w:rsidRPr="00992FE0" w:rsidTr="004A4A5B">
        <w:trPr>
          <w:cantSplit/>
        </w:trPr>
        <w:tc>
          <w:tcPr>
            <w:tcW w:w="1182" w:type="dxa"/>
            <w:tcBorders>
              <w:top w:val="single" w:sz="8" w:space="0" w:color="4F81BD"/>
              <w:left w:val="single" w:sz="8" w:space="0" w:color="4F81BD"/>
              <w:bottom w:val="single" w:sz="18" w:space="0" w:color="4F81BD"/>
              <w:right w:val="single" w:sz="8" w:space="0" w:color="4F81BD"/>
            </w:tcBorders>
          </w:tcPr>
          <w:p w:rsidR="00FD5BA1" w:rsidRPr="00992FE0" w:rsidRDefault="00FD5BA1" w:rsidP="00366130">
            <w:pPr>
              <w:pStyle w:val="BodyText"/>
              <w:spacing w:after="0"/>
              <w:rPr>
                <w:b/>
                <w:bCs/>
              </w:rPr>
            </w:pPr>
            <w:bookmarkStart w:id="817" w:name="_Toc71960218"/>
            <w:r w:rsidRPr="00992FE0">
              <w:rPr>
                <w:b/>
                <w:bCs/>
              </w:rPr>
              <w:t>Label</w:t>
            </w:r>
          </w:p>
        </w:tc>
        <w:tc>
          <w:tcPr>
            <w:tcW w:w="1042" w:type="dxa"/>
            <w:tcBorders>
              <w:top w:val="single" w:sz="8" w:space="0" w:color="4F81BD"/>
              <w:left w:val="single" w:sz="8" w:space="0" w:color="4F81BD"/>
              <w:bottom w:val="single" w:sz="18" w:space="0" w:color="4F81BD"/>
              <w:right w:val="single" w:sz="8" w:space="0" w:color="4F81BD"/>
            </w:tcBorders>
          </w:tcPr>
          <w:p w:rsidR="00FD5BA1" w:rsidRPr="00992FE0" w:rsidRDefault="00FD5BA1" w:rsidP="00366130">
            <w:pPr>
              <w:pStyle w:val="BodyText"/>
              <w:spacing w:after="0"/>
              <w:rPr>
                <w:b/>
                <w:bCs/>
              </w:rPr>
            </w:pPr>
            <w:r w:rsidRPr="00992FE0">
              <w:rPr>
                <w:b/>
                <w:bCs/>
              </w:rPr>
              <w:t>Editable</w:t>
            </w:r>
          </w:p>
        </w:tc>
        <w:tc>
          <w:tcPr>
            <w:tcW w:w="964" w:type="dxa"/>
            <w:tcBorders>
              <w:top w:val="single" w:sz="8" w:space="0" w:color="4F81BD"/>
              <w:left w:val="single" w:sz="8" w:space="0" w:color="4F81BD"/>
              <w:bottom w:val="single" w:sz="18" w:space="0" w:color="4F81BD"/>
              <w:right w:val="single" w:sz="8" w:space="0" w:color="4F81BD"/>
            </w:tcBorders>
          </w:tcPr>
          <w:p w:rsidR="00FD5BA1" w:rsidRPr="00992FE0" w:rsidRDefault="00FD5BA1" w:rsidP="00366130">
            <w:pPr>
              <w:pStyle w:val="BodyText"/>
              <w:spacing w:after="0"/>
              <w:rPr>
                <w:b/>
                <w:bCs/>
              </w:rPr>
            </w:pPr>
            <w:proofErr w:type="spellStart"/>
            <w:r w:rsidRPr="00992FE0">
              <w:rPr>
                <w:b/>
                <w:bCs/>
              </w:rPr>
              <w:t>Req’d</w:t>
            </w:r>
            <w:proofErr w:type="spellEnd"/>
            <w:r w:rsidRPr="00992FE0">
              <w:rPr>
                <w:b/>
                <w:bCs/>
              </w:rPr>
              <w:t>?</w:t>
            </w:r>
          </w:p>
        </w:tc>
        <w:tc>
          <w:tcPr>
            <w:tcW w:w="1453" w:type="dxa"/>
            <w:tcBorders>
              <w:top w:val="single" w:sz="8" w:space="0" w:color="4F81BD"/>
              <w:left w:val="single" w:sz="8" w:space="0" w:color="4F81BD"/>
              <w:bottom w:val="single" w:sz="18" w:space="0" w:color="4F81BD"/>
              <w:right w:val="single" w:sz="8" w:space="0" w:color="4F81BD"/>
            </w:tcBorders>
          </w:tcPr>
          <w:p w:rsidR="00FD5BA1" w:rsidRPr="00992FE0" w:rsidRDefault="00FD5BA1" w:rsidP="00366130">
            <w:pPr>
              <w:pStyle w:val="BodyText"/>
              <w:spacing w:after="0"/>
              <w:rPr>
                <w:b/>
                <w:bCs/>
              </w:rPr>
            </w:pPr>
            <w:r w:rsidRPr="00992FE0">
              <w:rPr>
                <w:b/>
                <w:bCs/>
              </w:rPr>
              <w:t>Data Type</w:t>
            </w:r>
          </w:p>
        </w:tc>
        <w:tc>
          <w:tcPr>
            <w:tcW w:w="1164" w:type="dxa"/>
            <w:tcBorders>
              <w:top w:val="single" w:sz="8" w:space="0" w:color="4F81BD"/>
              <w:left w:val="single" w:sz="8" w:space="0" w:color="4F81BD"/>
              <w:bottom w:val="single" w:sz="18" w:space="0" w:color="4F81BD"/>
              <w:right w:val="single" w:sz="8" w:space="0" w:color="4F81BD"/>
            </w:tcBorders>
          </w:tcPr>
          <w:p w:rsidR="00FD5BA1" w:rsidRPr="00992FE0" w:rsidRDefault="00FD5BA1" w:rsidP="00366130">
            <w:pPr>
              <w:pStyle w:val="BodyText"/>
              <w:spacing w:after="0"/>
              <w:rPr>
                <w:b/>
                <w:bCs/>
              </w:rPr>
            </w:pPr>
            <w:r w:rsidRPr="00992FE0">
              <w:rPr>
                <w:b/>
                <w:bCs/>
              </w:rPr>
              <w:t>Min</w:t>
            </w:r>
          </w:p>
          <w:p w:rsidR="00FD5BA1" w:rsidRPr="00992FE0" w:rsidRDefault="00FD5BA1" w:rsidP="00366130">
            <w:pPr>
              <w:pStyle w:val="BodyText"/>
              <w:spacing w:after="0"/>
              <w:rPr>
                <w:b/>
                <w:bCs/>
              </w:rPr>
            </w:pPr>
            <w:r w:rsidRPr="00992FE0">
              <w:rPr>
                <w:b/>
                <w:bCs/>
              </w:rPr>
              <w:t>Length</w:t>
            </w:r>
          </w:p>
        </w:tc>
        <w:tc>
          <w:tcPr>
            <w:tcW w:w="1164" w:type="dxa"/>
            <w:tcBorders>
              <w:top w:val="single" w:sz="8" w:space="0" w:color="4F81BD"/>
              <w:left w:val="single" w:sz="8" w:space="0" w:color="4F81BD"/>
              <w:bottom w:val="single" w:sz="18" w:space="0" w:color="4F81BD"/>
              <w:right w:val="single" w:sz="8" w:space="0" w:color="4F81BD"/>
            </w:tcBorders>
          </w:tcPr>
          <w:p w:rsidR="00FD5BA1" w:rsidRPr="00992FE0" w:rsidRDefault="00FD5BA1" w:rsidP="00366130">
            <w:pPr>
              <w:pStyle w:val="BodyText"/>
              <w:spacing w:after="0"/>
              <w:rPr>
                <w:b/>
                <w:bCs/>
              </w:rPr>
            </w:pPr>
            <w:r w:rsidRPr="00992FE0">
              <w:rPr>
                <w:b/>
                <w:bCs/>
              </w:rPr>
              <w:t>Max</w:t>
            </w:r>
          </w:p>
          <w:p w:rsidR="00FD5BA1" w:rsidRPr="00992FE0" w:rsidRDefault="00FD5BA1" w:rsidP="00366130">
            <w:pPr>
              <w:pStyle w:val="BodyText"/>
              <w:spacing w:after="0"/>
              <w:rPr>
                <w:b/>
                <w:bCs/>
              </w:rPr>
            </w:pPr>
            <w:r w:rsidRPr="00992FE0">
              <w:rPr>
                <w:b/>
                <w:bCs/>
              </w:rPr>
              <w:t>Length</w:t>
            </w:r>
          </w:p>
        </w:tc>
        <w:tc>
          <w:tcPr>
            <w:tcW w:w="3840" w:type="dxa"/>
            <w:tcBorders>
              <w:top w:val="single" w:sz="8" w:space="0" w:color="4F81BD"/>
              <w:left w:val="single" w:sz="8" w:space="0" w:color="4F81BD"/>
              <w:bottom w:val="single" w:sz="18" w:space="0" w:color="4F81BD"/>
              <w:right w:val="single" w:sz="8" w:space="0" w:color="4F81BD"/>
            </w:tcBorders>
          </w:tcPr>
          <w:p w:rsidR="00FD5BA1" w:rsidRPr="00992FE0" w:rsidRDefault="00FD5BA1" w:rsidP="00366130">
            <w:pPr>
              <w:pStyle w:val="BodyText"/>
              <w:spacing w:after="0"/>
              <w:rPr>
                <w:b/>
                <w:bCs/>
              </w:rPr>
            </w:pPr>
            <w:r w:rsidRPr="00992FE0">
              <w:rPr>
                <w:b/>
                <w:bCs/>
              </w:rPr>
              <w:t>Notes</w:t>
            </w:r>
          </w:p>
        </w:tc>
      </w:tr>
      <w:tr w:rsidR="00FD5BA1" w:rsidRPr="00992FE0" w:rsidTr="004A4A5B">
        <w:trPr>
          <w:cantSplit/>
        </w:trPr>
        <w:tc>
          <w:tcPr>
            <w:tcW w:w="1182" w:type="dxa"/>
            <w:tcBorders>
              <w:top w:val="single" w:sz="8" w:space="0" w:color="4F81BD"/>
              <w:left w:val="single" w:sz="8" w:space="0" w:color="4F81BD"/>
              <w:bottom w:val="single" w:sz="8" w:space="0" w:color="4F81BD"/>
              <w:right w:val="single" w:sz="8" w:space="0" w:color="4F81BD"/>
            </w:tcBorders>
            <w:shd w:val="clear" w:color="auto" w:fill="D3DFEE"/>
          </w:tcPr>
          <w:p w:rsidR="00FD5BA1" w:rsidRPr="00992FE0" w:rsidRDefault="004A4A5B" w:rsidP="00366130">
            <w:pPr>
              <w:pStyle w:val="BodyText"/>
              <w:spacing w:after="0"/>
              <w:rPr>
                <w:bCs/>
              </w:rPr>
            </w:pPr>
            <w:r w:rsidRPr="00992FE0">
              <w:rPr>
                <w:bCs/>
              </w:rPr>
              <w:t>Gift Card Number</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FD5BA1" w:rsidRPr="00992FE0" w:rsidRDefault="004A4A5B" w:rsidP="00366130">
            <w:pPr>
              <w:pStyle w:val="BodyText"/>
              <w:spacing w:after="0"/>
            </w:pPr>
            <w:r w:rsidRPr="00992FE0">
              <w:t>Yes</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FD5BA1" w:rsidRPr="00992FE0" w:rsidRDefault="004A4A5B" w:rsidP="00366130">
            <w:pPr>
              <w:pStyle w:val="BodyText"/>
              <w:spacing w:after="0"/>
            </w:pPr>
            <w:r w:rsidRPr="00992FE0">
              <w:t>Yes</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FD5BA1" w:rsidRPr="00992FE0" w:rsidRDefault="004A4A5B" w:rsidP="00366130">
            <w:pPr>
              <w:pStyle w:val="BodyText"/>
              <w:spacing w:after="0"/>
            </w:pPr>
            <w:r w:rsidRPr="00992FE0">
              <w:t>Numeric</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FD5BA1" w:rsidRPr="00992FE0" w:rsidRDefault="004A4A5B" w:rsidP="00366130">
            <w:pPr>
              <w:pStyle w:val="BodyText"/>
              <w:spacing w:after="0"/>
            </w:pPr>
            <w:r w:rsidRPr="00992FE0">
              <w:t>1</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FD5BA1" w:rsidRPr="00992FE0" w:rsidRDefault="004A4A5B" w:rsidP="00366130">
            <w:pPr>
              <w:pStyle w:val="BodyText"/>
              <w:spacing w:after="0"/>
            </w:pPr>
            <w:r w:rsidRPr="00992FE0">
              <w:t>20</w:t>
            </w:r>
          </w:p>
        </w:tc>
        <w:tc>
          <w:tcPr>
            <w:tcW w:w="3840" w:type="dxa"/>
            <w:tcBorders>
              <w:top w:val="single" w:sz="8" w:space="0" w:color="4F81BD"/>
              <w:left w:val="single" w:sz="8" w:space="0" w:color="4F81BD"/>
              <w:bottom w:val="single" w:sz="8" w:space="0" w:color="4F81BD"/>
              <w:right w:val="single" w:sz="8" w:space="0" w:color="4F81BD"/>
            </w:tcBorders>
            <w:shd w:val="clear" w:color="auto" w:fill="D3DFEE"/>
          </w:tcPr>
          <w:p w:rsidR="00FD5BA1" w:rsidRPr="00992FE0" w:rsidRDefault="00FD5BA1" w:rsidP="00366130">
            <w:pPr>
              <w:pStyle w:val="BodyText"/>
              <w:spacing w:after="0"/>
            </w:pPr>
          </w:p>
        </w:tc>
      </w:tr>
    </w:tbl>
    <w:p w:rsidR="00FB3F03" w:rsidRPr="00992FE0" w:rsidRDefault="003B6D48" w:rsidP="0051277F">
      <w:pPr>
        <w:pStyle w:val="Heading3"/>
      </w:pPr>
      <w:r w:rsidRPr="00992FE0">
        <w:t>Reason Code</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5B008D" w:rsidRPr="00992FE0" w:rsidTr="00366130">
        <w:trPr>
          <w:cantSplit/>
        </w:trPr>
        <w:tc>
          <w:tcPr>
            <w:tcW w:w="1284" w:type="pct"/>
            <w:tcBorders>
              <w:top w:val="single" w:sz="8" w:space="0" w:color="4F81BD"/>
              <w:left w:val="single" w:sz="8" w:space="0" w:color="4F81BD"/>
              <w:bottom w:val="single" w:sz="18" w:space="0" w:color="4F81BD"/>
              <w:right w:val="single" w:sz="8" w:space="0" w:color="4F81BD"/>
            </w:tcBorders>
          </w:tcPr>
          <w:p w:rsidR="005B008D" w:rsidRPr="00992FE0" w:rsidRDefault="005B008D" w:rsidP="00366130">
            <w:pPr>
              <w:rPr>
                <w:b/>
              </w:rPr>
            </w:pPr>
            <w:r w:rsidRPr="00992FE0">
              <w:rPr>
                <w:b/>
              </w:rPr>
              <w:t>Reason Code</w:t>
            </w:r>
          </w:p>
        </w:tc>
        <w:tc>
          <w:tcPr>
            <w:tcW w:w="2310" w:type="pct"/>
            <w:tcBorders>
              <w:top w:val="single" w:sz="8" w:space="0" w:color="4F81BD"/>
              <w:left w:val="single" w:sz="8" w:space="0" w:color="4F81BD"/>
              <w:bottom w:val="single" w:sz="18" w:space="0" w:color="4F81BD"/>
              <w:right w:val="single" w:sz="8" w:space="0" w:color="4F81BD"/>
            </w:tcBorders>
          </w:tcPr>
          <w:p w:rsidR="005B008D" w:rsidRPr="00992FE0" w:rsidRDefault="005B008D" w:rsidP="00366130">
            <w:pPr>
              <w:rPr>
                <w:b/>
                <w:szCs w:val="20"/>
              </w:rPr>
            </w:pPr>
            <w:r w:rsidRPr="00992FE0">
              <w:rPr>
                <w:b/>
                <w:szCs w:val="20"/>
              </w:rPr>
              <w:t>Valid Values</w:t>
            </w:r>
          </w:p>
        </w:tc>
        <w:tc>
          <w:tcPr>
            <w:tcW w:w="1406" w:type="pct"/>
            <w:tcBorders>
              <w:top w:val="single" w:sz="8" w:space="0" w:color="4F81BD"/>
              <w:left w:val="single" w:sz="8" w:space="0" w:color="4F81BD"/>
              <w:bottom w:val="single" w:sz="18" w:space="0" w:color="4F81BD"/>
              <w:right w:val="single" w:sz="8" w:space="0" w:color="4F81BD"/>
            </w:tcBorders>
          </w:tcPr>
          <w:p w:rsidR="005B008D" w:rsidRPr="00992FE0" w:rsidRDefault="005B008D" w:rsidP="00366130">
            <w:pPr>
              <w:rPr>
                <w:b/>
                <w:szCs w:val="20"/>
              </w:rPr>
            </w:pPr>
            <w:r w:rsidRPr="00992FE0">
              <w:rPr>
                <w:b/>
                <w:szCs w:val="20"/>
              </w:rPr>
              <w:t>Default Value</w:t>
            </w:r>
          </w:p>
        </w:tc>
      </w:tr>
      <w:tr w:rsidR="005B008D" w:rsidRPr="00992FE0" w:rsidTr="00366130">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5B008D" w:rsidRPr="00992FE0" w:rsidRDefault="004A4A5B" w:rsidP="00366130">
            <w:pPr>
              <w:rPr>
                <w:bCs/>
                <w:szCs w:val="20"/>
              </w:rPr>
            </w:pPr>
            <w:r w:rsidRPr="00992FE0">
              <w:rPr>
                <w:bCs/>
                <w:szCs w:val="20"/>
              </w:rPr>
              <w:t>None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5B008D" w:rsidRPr="00992FE0" w:rsidRDefault="005B008D" w:rsidP="00366130">
            <w:pPr>
              <w:numPr>
                <w:ilvl w:val="0"/>
                <w:numId w:val="2"/>
              </w:numPr>
              <w:rPr>
                <w:szCs w:val="20"/>
              </w:rPr>
            </w:pP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5B008D" w:rsidRPr="00992FE0" w:rsidRDefault="005B008D" w:rsidP="00366130">
            <w:pPr>
              <w:rPr>
                <w:szCs w:val="20"/>
              </w:rPr>
            </w:pPr>
          </w:p>
        </w:tc>
      </w:tr>
    </w:tbl>
    <w:p w:rsidR="004A4A5B" w:rsidRPr="00992FE0" w:rsidRDefault="004A4A5B" w:rsidP="004A4A5B">
      <w:pPr>
        <w:pStyle w:val="Heading3"/>
      </w:pPr>
      <w:r w:rsidRPr="00992FE0">
        <w:t>Invalid Gift Card</w:t>
      </w:r>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4A4A5B" w:rsidRPr="00992FE0" w:rsidTr="00915CFB">
        <w:trPr>
          <w:cantSplit/>
        </w:trPr>
        <w:tc>
          <w:tcPr>
            <w:tcW w:w="1618" w:type="dxa"/>
            <w:tcBorders>
              <w:right w:val="single" w:sz="18" w:space="0" w:color="4F81BD"/>
            </w:tcBorders>
          </w:tcPr>
          <w:p w:rsidR="004A4A5B" w:rsidRPr="00992FE0" w:rsidRDefault="004A4A5B" w:rsidP="00915CFB">
            <w:pPr>
              <w:rPr>
                <w:b/>
                <w:bCs/>
                <w:szCs w:val="20"/>
              </w:rPr>
            </w:pPr>
            <w:r w:rsidRPr="00992FE0">
              <w:rPr>
                <w:b/>
                <w:bCs/>
                <w:szCs w:val="20"/>
              </w:rPr>
              <w:t>Description</w:t>
            </w:r>
          </w:p>
        </w:tc>
        <w:tc>
          <w:tcPr>
            <w:tcW w:w="9213" w:type="dxa"/>
            <w:tcBorders>
              <w:right w:val="single" w:sz="8" w:space="0" w:color="4F81BD"/>
            </w:tcBorders>
          </w:tcPr>
          <w:p w:rsidR="004A4A5B" w:rsidRPr="00992FE0" w:rsidRDefault="004A4A5B" w:rsidP="00915CFB">
            <w:pPr>
              <w:rPr>
                <w:bCs/>
                <w:szCs w:val="20"/>
              </w:rPr>
            </w:pPr>
            <w:r w:rsidRPr="00992FE0">
              <w:rPr>
                <w:bCs/>
                <w:szCs w:val="20"/>
              </w:rPr>
              <w:t xml:space="preserve">The Invalid Gift Card message appears when the </w:t>
            </w:r>
            <w:r w:rsidRPr="00992FE0">
              <w:rPr>
                <w:rFonts w:cs="Arial"/>
              </w:rPr>
              <w:t>gift card is found to be invalid due to failing the BIN Range check.  Acknowledging the message returns the operator to the Gift Card screen.</w:t>
            </w:r>
          </w:p>
        </w:tc>
      </w:tr>
      <w:tr w:rsidR="004A4A5B" w:rsidRPr="00992FE0" w:rsidTr="00915CFB">
        <w:trPr>
          <w:cantSplit/>
        </w:trPr>
        <w:tc>
          <w:tcPr>
            <w:tcW w:w="1618" w:type="dxa"/>
            <w:tcBorders>
              <w:bottom w:val="single" w:sz="8" w:space="0" w:color="4F81BD"/>
              <w:right w:val="single" w:sz="18" w:space="0" w:color="4F81BD"/>
            </w:tcBorders>
            <w:shd w:val="clear" w:color="auto" w:fill="D3DFEE"/>
          </w:tcPr>
          <w:p w:rsidR="004A4A5B" w:rsidRPr="00992FE0" w:rsidRDefault="004A4A5B" w:rsidP="00915CFB">
            <w:pPr>
              <w:rPr>
                <w:b/>
                <w:bCs/>
                <w:szCs w:val="20"/>
              </w:rPr>
            </w:pPr>
            <w:r w:rsidRPr="00992FE0">
              <w:rPr>
                <w:b/>
                <w:bCs/>
                <w:szCs w:val="20"/>
              </w:rPr>
              <w:t>Message</w:t>
            </w:r>
          </w:p>
        </w:tc>
        <w:tc>
          <w:tcPr>
            <w:tcW w:w="9213" w:type="dxa"/>
            <w:tcBorders>
              <w:bottom w:val="single" w:sz="8" w:space="0" w:color="4F81BD"/>
              <w:right w:val="single" w:sz="8" w:space="0" w:color="4F81BD"/>
            </w:tcBorders>
            <w:shd w:val="clear" w:color="auto" w:fill="D3DFEE"/>
          </w:tcPr>
          <w:p w:rsidR="004A4A5B" w:rsidRPr="00992FE0" w:rsidRDefault="004A4A5B" w:rsidP="00915CFB">
            <w:pPr>
              <w:rPr>
                <w:szCs w:val="20"/>
              </w:rPr>
            </w:pPr>
            <w:r w:rsidRPr="00992FE0">
              <w:rPr>
                <w:bCs/>
                <w:szCs w:val="20"/>
              </w:rPr>
              <w:t>The gift card number entered is invalid.</w:t>
            </w:r>
          </w:p>
        </w:tc>
      </w:tr>
      <w:tr w:rsidR="004A4A5B" w:rsidRPr="00992FE0" w:rsidTr="00915CFB">
        <w:trPr>
          <w:cantSplit/>
        </w:trPr>
        <w:tc>
          <w:tcPr>
            <w:tcW w:w="1618" w:type="dxa"/>
            <w:tcBorders>
              <w:bottom w:val="single" w:sz="8" w:space="0" w:color="4F81BD"/>
              <w:right w:val="single" w:sz="18" w:space="0" w:color="4F81BD"/>
            </w:tcBorders>
            <w:shd w:val="clear" w:color="auto" w:fill="auto"/>
          </w:tcPr>
          <w:p w:rsidR="004A4A5B" w:rsidRPr="00992FE0" w:rsidRDefault="004A4A5B" w:rsidP="00915CFB">
            <w:pPr>
              <w:rPr>
                <w:b/>
                <w:bCs/>
                <w:szCs w:val="20"/>
              </w:rPr>
            </w:pPr>
            <w:r w:rsidRPr="00992FE0">
              <w:rPr>
                <w:b/>
                <w:bCs/>
                <w:szCs w:val="20"/>
              </w:rPr>
              <w:t>Key prompt</w:t>
            </w:r>
          </w:p>
        </w:tc>
        <w:tc>
          <w:tcPr>
            <w:tcW w:w="9213" w:type="dxa"/>
            <w:tcBorders>
              <w:bottom w:val="single" w:sz="8" w:space="0" w:color="4F81BD"/>
              <w:right w:val="single" w:sz="8" w:space="0" w:color="4F81BD"/>
            </w:tcBorders>
          </w:tcPr>
          <w:p w:rsidR="004A4A5B" w:rsidRPr="00992FE0" w:rsidRDefault="004A4A5B" w:rsidP="00915CFB">
            <w:pPr>
              <w:rPr>
                <w:szCs w:val="20"/>
              </w:rPr>
            </w:pPr>
            <w:r w:rsidRPr="00992FE0">
              <w:rPr>
                <w:szCs w:val="20"/>
              </w:rPr>
              <w:t>OK</w:t>
            </w:r>
          </w:p>
        </w:tc>
      </w:tr>
      <w:tr w:rsidR="004A4A5B" w:rsidRPr="00992FE0" w:rsidTr="00915CFB">
        <w:trPr>
          <w:cantSplit/>
        </w:trPr>
        <w:tc>
          <w:tcPr>
            <w:tcW w:w="1618" w:type="dxa"/>
            <w:tcBorders>
              <w:right w:val="single" w:sz="18" w:space="0" w:color="4F81BD"/>
            </w:tcBorders>
            <w:shd w:val="clear" w:color="auto" w:fill="DBE5F1"/>
          </w:tcPr>
          <w:p w:rsidR="004A4A5B" w:rsidRPr="00992FE0" w:rsidRDefault="004A4A5B" w:rsidP="00915CFB">
            <w:pPr>
              <w:rPr>
                <w:b/>
                <w:bCs/>
                <w:szCs w:val="20"/>
              </w:rPr>
            </w:pPr>
            <w:r w:rsidRPr="00992FE0">
              <w:rPr>
                <w:b/>
                <w:bCs/>
                <w:szCs w:val="20"/>
              </w:rPr>
              <w:t>Notes</w:t>
            </w:r>
          </w:p>
        </w:tc>
        <w:tc>
          <w:tcPr>
            <w:tcW w:w="9213" w:type="dxa"/>
            <w:tcBorders>
              <w:right w:val="single" w:sz="8" w:space="0" w:color="4F81BD"/>
            </w:tcBorders>
            <w:shd w:val="clear" w:color="auto" w:fill="DBE5F1"/>
          </w:tcPr>
          <w:p w:rsidR="004A4A5B" w:rsidRPr="00992FE0" w:rsidRDefault="00DF7320" w:rsidP="00915CFB">
            <w:pPr>
              <w:rPr>
                <w:szCs w:val="20"/>
              </w:rPr>
            </w:pPr>
            <w:r w:rsidRPr="00992FE0">
              <w:t>Configurable message</w:t>
            </w:r>
          </w:p>
        </w:tc>
      </w:tr>
    </w:tbl>
    <w:p w:rsidR="004A4A5B" w:rsidRPr="00992FE0" w:rsidRDefault="004A4A5B" w:rsidP="0051277F">
      <w:pPr>
        <w:pStyle w:val="Heading3"/>
      </w:pPr>
      <w:r w:rsidRPr="00992FE0">
        <w:t>Bad Card Swipe</w:t>
      </w:r>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4A4A5B" w:rsidRPr="00992FE0" w:rsidTr="00915CFB">
        <w:trPr>
          <w:cantSplit/>
        </w:trPr>
        <w:tc>
          <w:tcPr>
            <w:tcW w:w="1618" w:type="dxa"/>
            <w:tcBorders>
              <w:right w:val="single" w:sz="18" w:space="0" w:color="4F81BD"/>
            </w:tcBorders>
          </w:tcPr>
          <w:p w:rsidR="004A4A5B" w:rsidRPr="00992FE0" w:rsidRDefault="004A4A5B" w:rsidP="00915CFB">
            <w:pPr>
              <w:rPr>
                <w:b/>
                <w:bCs/>
                <w:szCs w:val="20"/>
              </w:rPr>
            </w:pPr>
            <w:r w:rsidRPr="00992FE0">
              <w:rPr>
                <w:b/>
                <w:bCs/>
                <w:szCs w:val="20"/>
              </w:rPr>
              <w:t>Description</w:t>
            </w:r>
          </w:p>
        </w:tc>
        <w:tc>
          <w:tcPr>
            <w:tcW w:w="9213" w:type="dxa"/>
            <w:tcBorders>
              <w:right w:val="single" w:sz="8" w:space="0" w:color="4F81BD"/>
            </w:tcBorders>
          </w:tcPr>
          <w:p w:rsidR="004A4A5B" w:rsidRPr="00992FE0" w:rsidRDefault="004A4A5B" w:rsidP="00915CFB">
            <w:pPr>
              <w:rPr>
                <w:bCs/>
                <w:szCs w:val="20"/>
              </w:rPr>
            </w:pPr>
            <w:r w:rsidRPr="00992FE0">
              <w:rPr>
                <w:rFonts w:cs="Arial"/>
              </w:rPr>
              <w:t>The Bad Card Swipe message is displayed when the card swipe was unsuccessful and prompts the operator to retry the card swipe or manually enter the card information.  Acknowledging the message returns the operator to the Gift Card screen.</w:t>
            </w:r>
          </w:p>
        </w:tc>
      </w:tr>
      <w:tr w:rsidR="004A4A5B" w:rsidRPr="00992FE0" w:rsidTr="00915CFB">
        <w:trPr>
          <w:cantSplit/>
        </w:trPr>
        <w:tc>
          <w:tcPr>
            <w:tcW w:w="1618" w:type="dxa"/>
            <w:tcBorders>
              <w:bottom w:val="single" w:sz="8" w:space="0" w:color="4F81BD"/>
              <w:right w:val="single" w:sz="18" w:space="0" w:color="4F81BD"/>
            </w:tcBorders>
            <w:shd w:val="clear" w:color="auto" w:fill="D3DFEE"/>
          </w:tcPr>
          <w:p w:rsidR="004A4A5B" w:rsidRPr="00992FE0" w:rsidRDefault="004A4A5B" w:rsidP="00915CFB">
            <w:pPr>
              <w:rPr>
                <w:b/>
                <w:bCs/>
                <w:szCs w:val="20"/>
              </w:rPr>
            </w:pPr>
            <w:r w:rsidRPr="00992FE0">
              <w:rPr>
                <w:b/>
                <w:bCs/>
                <w:szCs w:val="20"/>
              </w:rPr>
              <w:t>Message</w:t>
            </w:r>
          </w:p>
        </w:tc>
        <w:tc>
          <w:tcPr>
            <w:tcW w:w="9213" w:type="dxa"/>
            <w:tcBorders>
              <w:bottom w:val="single" w:sz="8" w:space="0" w:color="4F81BD"/>
              <w:right w:val="single" w:sz="8" w:space="0" w:color="4F81BD"/>
            </w:tcBorders>
            <w:shd w:val="clear" w:color="auto" w:fill="D3DFEE"/>
          </w:tcPr>
          <w:p w:rsidR="004A4A5B" w:rsidRPr="00992FE0" w:rsidRDefault="004A4A5B" w:rsidP="00915CFB">
            <w:pPr>
              <w:rPr>
                <w:szCs w:val="20"/>
              </w:rPr>
            </w:pPr>
            <w:r w:rsidRPr="00992FE0">
              <w:rPr>
                <w:rFonts w:cs="Arial"/>
              </w:rPr>
              <w:t>The &lt;ARG&gt; swipe was unsuccessfully.  Please retry or enter the information manually.</w:t>
            </w:r>
          </w:p>
        </w:tc>
      </w:tr>
      <w:tr w:rsidR="004A4A5B" w:rsidRPr="00992FE0" w:rsidTr="00915CFB">
        <w:trPr>
          <w:cantSplit/>
        </w:trPr>
        <w:tc>
          <w:tcPr>
            <w:tcW w:w="1618" w:type="dxa"/>
            <w:tcBorders>
              <w:bottom w:val="single" w:sz="8" w:space="0" w:color="4F81BD"/>
              <w:right w:val="single" w:sz="18" w:space="0" w:color="4F81BD"/>
            </w:tcBorders>
            <w:shd w:val="clear" w:color="auto" w:fill="auto"/>
          </w:tcPr>
          <w:p w:rsidR="004A4A5B" w:rsidRPr="00992FE0" w:rsidRDefault="004A4A5B" w:rsidP="00915CFB">
            <w:pPr>
              <w:rPr>
                <w:b/>
                <w:bCs/>
                <w:szCs w:val="20"/>
              </w:rPr>
            </w:pPr>
            <w:r w:rsidRPr="00992FE0">
              <w:rPr>
                <w:b/>
                <w:bCs/>
                <w:szCs w:val="20"/>
              </w:rPr>
              <w:t>Key prompt</w:t>
            </w:r>
          </w:p>
        </w:tc>
        <w:tc>
          <w:tcPr>
            <w:tcW w:w="9213" w:type="dxa"/>
            <w:tcBorders>
              <w:bottom w:val="single" w:sz="8" w:space="0" w:color="4F81BD"/>
              <w:right w:val="single" w:sz="8" w:space="0" w:color="4F81BD"/>
            </w:tcBorders>
          </w:tcPr>
          <w:p w:rsidR="004A4A5B" w:rsidRPr="00992FE0" w:rsidRDefault="004A4A5B" w:rsidP="00915CFB">
            <w:pPr>
              <w:rPr>
                <w:szCs w:val="20"/>
              </w:rPr>
            </w:pPr>
            <w:r w:rsidRPr="00992FE0">
              <w:rPr>
                <w:szCs w:val="20"/>
              </w:rPr>
              <w:t>OK</w:t>
            </w:r>
          </w:p>
        </w:tc>
      </w:tr>
      <w:tr w:rsidR="004A4A5B" w:rsidRPr="00992FE0" w:rsidTr="00915CFB">
        <w:trPr>
          <w:cantSplit/>
        </w:trPr>
        <w:tc>
          <w:tcPr>
            <w:tcW w:w="1618" w:type="dxa"/>
            <w:tcBorders>
              <w:right w:val="single" w:sz="18" w:space="0" w:color="4F81BD"/>
            </w:tcBorders>
            <w:shd w:val="clear" w:color="auto" w:fill="DBE5F1"/>
          </w:tcPr>
          <w:p w:rsidR="004A4A5B" w:rsidRPr="00992FE0" w:rsidRDefault="004A4A5B" w:rsidP="00915CFB">
            <w:pPr>
              <w:rPr>
                <w:b/>
                <w:bCs/>
                <w:szCs w:val="20"/>
              </w:rPr>
            </w:pPr>
            <w:r w:rsidRPr="00992FE0">
              <w:rPr>
                <w:b/>
                <w:bCs/>
                <w:szCs w:val="20"/>
              </w:rPr>
              <w:t>Notes</w:t>
            </w:r>
          </w:p>
        </w:tc>
        <w:tc>
          <w:tcPr>
            <w:tcW w:w="9213" w:type="dxa"/>
            <w:tcBorders>
              <w:right w:val="single" w:sz="8" w:space="0" w:color="4F81BD"/>
            </w:tcBorders>
            <w:shd w:val="clear" w:color="auto" w:fill="DBE5F1"/>
          </w:tcPr>
          <w:p w:rsidR="004A4A5B" w:rsidRPr="00992FE0" w:rsidRDefault="004A4A5B" w:rsidP="00915CFB">
            <w:pPr>
              <w:rPr>
                <w:szCs w:val="20"/>
              </w:rPr>
            </w:pPr>
            <w:r w:rsidRPr="00992FE0">
              <w:t xml:space="preserve">This is a generic message used for multiple cards.  </w:t>
            </w:r>
            <w:r w:rsidRPr="00992FE0">
              <w:rPr>
                <w:rFonts w:cs="Arial"/>
              </w:rPr>
              <w:t>&lt;ARG&gt; is replaced with the card type: Credit Card, Debit Card, Gift Card</w:t>
            </w:r>
          </w:p>
        </w:tc>
      </w:tr>
    </w:tbl>
    <w:p w:rsidR="00AE7DBB" w:rsidRPr="00992FE0" w:rsidRDefault="00AE7DBB" w:rsidP="00AE7DBB">
      <w:pPr>
        <w:pStyle w:val="BodyText"/>
        <w:rPr>
          <w:rFonts w:cs="Arial"/>
          <w:sz w:val="24"/>
          <w:szCs w:val="28"/>
        </w:rPr>
      </w:pPr>
      <w:bookmarkStart w:id="818" w:name="_Toc320880025"/>
      <w:bookmarkEnd w:id="817"/>
      <w:r w:rsidRPr="00992FE0">
        <w:br w:type="page"/>
      </w:r>
    </w:p>
    <w:p w:rsidR="001F07F8" w:rsidRPr="00992FE0" w:rsidRDefault="001F07F8" w:rsidP="001F07F8">
      <w:pPr>
        <w:pStyle w:val="Heading2"/>
      </w:pPr>
      <w:bookmarkStart w:id="819" w:name="_Toc332741178"/>
      <w:bookmarkStart w:id="820" w:name="_Toc399499249"/>
      <w:r w:rsidRPr="00992FE0">
        <w:lastRenderedPageBreak/>
        <w:t xml:space="preserve">Capture </w:t>
      </w:r>
      <w:bookmarkEnd w:id="819"/>
      <w:r w:rsidRPr="00992FE0">
        <w:t>PIN Number</w:t>
      </w:r>
      <w:bookmarkEnd w:id="820"/>
    </w:p>
    <w:p w:rsidR="001F07F8" w:rsidRPr="00992FE0" w:rsidRDefault="001F07F8" w:rsidP="001F07F8">
      <w:pPr>
        <w:pStyle w:val="BodyText"/>
      </w:pPr>
      <w:r w:rsidRPr="00992FE0">
        <w:t>The Capture PIN Number screen appears when the store credit card used as the tender.  The screen appears for store credit cards that are manually entered or swiped.</w:t>
      </w:r>
    </w:p>
    <w:p w:rsidR="001F07F8" w:rsidRPr="00992FE0" w:rsidRDefault="001F07F8" w:rsidP="001F07F8">
      <w:pPr>
        <w:pStyle w:val="Heading3"/>
        <w:tabs>
          <w:tab w:val="num" w:pos="1440"/>
        </w:tabs>
        <w:ind w:left="540" w:hanging="504"/>
      </w:pPr>
      <w:r w:rsidRPr="00992FE0">
        <w:t>Mockup</w:t>
      </w:r>
    </w:p>
    <w:p w:rsidR="001F07F8" w:rsidRPr="00992FE0" w:rsidRDefault="001A0B23" w:rsidP="001F07F8">
      <w:pPr>
        <w:pStyle w:val="BodyText"/>
      </w:pPr>
      <w:r w:rsidRPr="00992FE0">
        <w:rPr>
          <w:noProof/>
        </w:rPr>
        <w:drawing>
          <wp:inline distT="0" distB="0" distL="0" distR="0" wp14:anchorId="0A942DA7" wp14:editId="71A811A4">
            <wp:extent cx="6858000" cy="4046855"/>
            <wp:effectExtent l="19050" t="0" r="0" b="0"/>
            <wp:docPr id="10" name="Picture 9" descr="Enter SC - PIN Pop 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r SC - PIN Pop Over.jpg"/>
                    <pic:cNvPicPr/>
                  </pic:nvPicPr>
                  <pic:blipFill>
                    <a:blip r:embed="rId29" cstate="print"/>
                    <a:stretch>
                      <a:fillRect/>
                    </a:stretch>
                  </pic:blipFill>
                  <pic:spPr>
                    <a:xfrm>
                      <a:off x="0" y="0"/>
                      <a:ext cx="6858000" cy="4046855"/>
                    </a:xfrm>
                    <a:prstGeom prst="rect">
                      <a:avLst/>
                    </a:prstGeom>
                  </pic:spPr>
                </pic:pic>
              </a:graphicData>
            </a:graphic>
          </wp:inline>
        </w:drawing>
      </w:r>
    </w:p>
    <w:p w:rsidR="001F07F8" w:rsidRPr="00992FE0" w:rsidRDefault="001F07F8" w:rsidP="001F07F8">
      <w:pPr>
        <w:pStyle w:val="Caption"/>
      </w:pPr>
      <w:r w:rsidRPr="00992FE0">
        <w:t xml:space="preserve">Figure </w:t>
      </w:r>
      <w:r w:rsidR="00DC37EF" w:rsidRPr="00992FE0">
        <w:fldChar w:fldCharType="begin"/>
      </w:r>
      <w:r w:rsidR="00DC37EF" w:rsidRPr="00992FE0">
        <w:instrText xml:space="preserve"> SEQ Figure \* ARABIC </w:instrText>
      </w:r>
      <w:r w:rsidR="00DC37EF" w:rsidRPr="00992FE0">
        <w:fldChar w:fldCharType="separate"/>
      </w:r>
      <w:r w:rsidR="005717E9">
        <w:rPr>
          <w:noProof/>
        </w:rPr>
        <w:t>3</w:t>
      </w:r>
      <w:r w:rsidR="00DC37EF" w:rsidRPr="00992FE0">
        <w:rPr>
          <w:noProof/>
        </w:rPr>
        <w:fldChar w:fldCharType="end"/>
      </w:r>
      <w:r w:rsidRPr="00992FE0">
        <w:t>: Capture PIN Number</w:t>
      </w:r>
    </w:p>
    <w:p w:rsidR="001F07F8" w:rsidRPr="00992FE0" w:rsidRDefault="001F07F8" w:rsidP="001F07F8">
      <w:pPr>
        <w:pStyle w:val="Heading3"/>
        <w:tabs>
          <w:tab w:val="num" w:pos="1440"/>
        </w:tabs>
        <w:ind w:left="540" w:hanging="504"/>
      </w:pPr>
      <w:r w:rsidRPr="00992FE0">
        <w:t>Instruction Text</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0564"/>
      </w:tblGrid>
      <w:tr w:rsidR="001F07F8" w:rsidRPr="00992FE0" w:rsidTr="00F41F64">
        <w:trPr>
          <w:cantSplit/>
        </w:trPr>
        <w:tc>
          <w:tcPr>
            <w:tcW w:w="10809" w:type="dxa"/>
            <w:tcBorders>
              <w:top w:val="single" w:sz="8" w:space="0" w:color="4F81BD"/>
              <w:left w:val="single" w:sz="8" w:space="0" w:color="4F81BD"/>
              <w:bottom w:val="single" w:sz="18" w:space="0" w:color="4F81BD"/>
              <w:right w:val="single" w:sz="8" w:space="0" w:color="4F81BD"/>
            </w:tcBorders>
          </w:tcPr>
          <w:p w:rsidR="001F07F8" w:rsidRPr="00992FE0" w:rsidRDefault="001F07F8" w:rsidP="00F41F64">
            <w:pPr>
              <w:rPr>
                <w:b/>
                <w:bCs/>
                <w:szCs w:val="20"/>
              </w:rPr>
            </w:pPr>
            <w:r w:rsidRPr="00992FE0">
              <w:rPr>
                <w:b/>
                <w:bCs/>
                <w:szCs w:val="20"/>
              </w:rPr>
              <w:t>Instructions</w:t>
            </w:r>
          </w:p>
        </w:tc>
      </w:tr>
      <w:tr w:rsidR="001F07F8" w:rsidRPr="00992FE0" w:rsidTr="00F41F64">
        <w:trPr>
          <w:cantSplit/>
        </w:trPr>
        <w:tc>
          <w:tcPr>
            <w:tcW w:w="10809" w:type="dxa"/>
            <w:tcBorders>
              <w:top w:val="single" w:sz="8" w:space="0" w:color="4F81BD"/>
              <w:left w:val="single" w:sz="8" w:space="0" w:color="4F81BD"/>
              <w:bottom w:val="single" w:sz="8" w:space="0" w:color="4F81BD"/>
              <w:right w:val="single" w:sz="8" w:space="0" w:color="4F81BD"/>
            </w:tcBorders>
            <w:shd w:val="clear" w:color="auto" w:fill="D3DFEE"/>
          </w:tcPr>
          <w:p w:rsidR="001F07F8" w:rsidRPr="00992FE0" w:rsidRDefault="001F07F8" w:rsidP="00F41F64">
            <w:pPr>
              <w:rPr>
                <w:bCs/>
                <w:szCs w:val="20"/>
              </w:rPr>
            </w:pPr>
            <w:r w:rsidRPr="00992FE0">
              <w:rPr>
                <w:bCs/>
                <w:szCs w:val="20"/>
              </w:rPr>
              <w:t>Call for Referral</w:t>
            </w:r>
          </w:p>
        </w:tc>
      </w:tr>
    </w:tbl>
    <w:p w:rsidR="001F07F8" w:rsidRPr="00992FE0" w:rsidRDefault="001F07F8" w:rsidP="001F07F8">
      <w:pPr>
        <w:pStyle w:val="Heading3"/>
        <w:tabs>
          <w:tab w:val="num" w:pos="1440"/>
        </w:tabs>
        <w:ind w:left="540" w:hanging="504"/>
      </w:pPr>
      <w:r w:rsidRPr="00992FE0">
        <w:t>Navigation/Menu Key</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714"/>
        <w:gridCol w:w="1549"/>
        <w:gridCol w:w="3707"/>
        <w:gridCol w:w="3594"/>
      </w:tblGrid>
      <w:tr w:rsidR="001F07F8" w:rsidRPr="00992FE0" w:rsidTr="00F41F64">
        <w:trPr>
          <w:cantSplit/>
        </w:trPr>
        <w:tc>
          <w:tcPr>
            <w:tcW w:w="1742" w:type="dxa"/>
            <w:tcBorders>
              <w:top w:val="single" w:sz="8" w:space="0" w:color="4F81BD"/>
              <w:left w:val="single" w:sz="8" w:space="0" w:color="4F81BD"/>
              <w:bottom w:val="single" w:sz="18" w:space="0" w:color="4F81BD"/>
              <w:right w:val="single" w:sz="8" w:space="0" w:color="4F81BD"/>
            </w:tcBorders>
          </w:tcPr>
          <w:p w:rsidR="001F07F8" w:rsidRPr="00992FE0" w:rsidRDefault="001F07F8" w:rsidP="00F41F64">
            <w:pPr>
              <w:pStyle w:val="BodyText"/>
              <w:spacing w:after="0"/>
              <w:rPr>
                <w:b/>
                <w:bCs/>
              </w:rPr>
            </w:pPr>
            <w:r w:rsidRPr="00992FE0">
              <w:rPr>
                <w:b/>
                <w:bCs/>
              </w:rPr>
              <w:t>Label</w:t>
            </w:r>
          </w:p>
        </w:tc>
        <w:tc>
          <w:tcPr>
            <w:tcW w:w="1573" w:type="dxa"/>
            <w:tcBorders>
              <w:top w:val="single" w:sz="8" w:space="0" w:color="4F81BD"/>
              <w:left w:val="single" w:sz="8" w:space="0" w:color="4F81BD"/>
              <w:bottom w:val="single" w:sz="18" w:space="0" w:color="4F81BD"/>
              <w:right w:val="single" w:sz="8" w:space="0" w:color="4F81BD"/>
            </w:tcBorders>
          </w:tcPr>
          <w:p w:rsidR="001F07F8" w:rsidRPr="00992FE0" w:rsidRDefault="001F07F8" w:rsidP="00F41F64">
            <w:pPr>
              <w:pStyle w:val="BodyText"/>
              <w:spacing w:after="0"/>
              <w:rPr>
                <w:b/>
                <w:bCs/>
              </w:rPr>
            </w:pPr>
            <w:r w:rsidRPr="00992FE0">
              <w:rPr>
                <w:b/>
                <w:bCs/>
              </w:rPr>
              <w:t>State</w:t>
            </w:r>
          </w:p>
        </w:tc>
        <w:tc>
          <w:tcPr>
            <w:tcW w:w="3793" w:type="dxa"/>
            <w:tcBorders>
              <w:top w:val="single" w:sz="8" w:space="0" w:color="4F81BD"/>
              <w:left w:val="single" w:sz="8" w:space="0" w:color="4F81BD"/>
              <w:bottom w:val="single" w:sz="18" w:space="0" w:color="4F81BD"/>
              <w:right w:val="single" w:sz="8" w:space="0" w:color="4F81BD"/>
            </w:tcBorders>
          </w:tcPr>
          <w:p w:rsidR="001F07F8" w:rsidRPr="00992FE0" w:rsidRDefault="001F07F8" w:rsidP="00F41F64">
            <w:pPr>
              <w:pStyle w:val="BodyText"/>
              <w:spacing w:after="0"/>
              <w:rPr>
                <w:b/>
                <w:bCs/>
              </w:rPr>
            </w:pPr>
            <w:r w:rsidRPr="00992FE0">
              <w:rPr>
                <w:b/>
                <w:bCs/>
              </w:rPr>
              <w:t>Next Screen</w:t>
            </w:r>
          </w:p>
        </w:tc>
        <w:tc>
          <w:tcPr>
            <w:tcW w:w="3701" w:type="dxa"/>
            <w:tcBorders>
              <w:top w:val="single" w:sz="8" w:space="0" w:color="4F81BD"/>
              <w:left w:val="single" w:sz="8" w:space="0" w:color="4F81BD"/>
              <w:bottom w:val="single" w:sz="18" w:space="0" w:color="4F81BD"/>
              <w:right w:val="single" w:sz="8" w:space="0" w:color="4F81BD"/>
            </w:tcBorders>
          </w:tcPr>
          <w:p w:rsidR="001F07F8" w:rsidRPr="00992FE0" w:rsidRDefault="001F07F8" w:rsidP="00F41F64">
            <w:pPr>
              <w:pStyle w:val="BodyText"/>
              <w:spacing w:after="0"/>
              <w:rPr>
                <w:b/>
                <w:bCs/>
              </w:rPr>
            </w:pPr>
            <w:r w:rsidRPr="00992FE0">
              <w:rPr>
                <w:b/>
                <w:bCs/>
              </w:rPr>
              <w:t>Notes</w:t>
            </w:r>
          </w:p>
        </w:tc>
      </w:tr>
      <w:tr w:rsidR="001F07F8" w:rsidRPr="00992FE0" w:rsidTr="00F41F64">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1F07F8" w:rsidRPr="00992FE0" w:rsidRDefault="001F07F8" w:rsidP="00F41F64">
            <w:pPr>
              <w:pStyle w:val="BodyText"/>
              <w:spacing w:after="0"/>
            </w:pPr>
            <w:r w:rsidRPr="00992FE0">
              <w:t>Back</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1F07F8" w:rsidRPr="00992FE0" w:rsidRDefault="001F07F8" w:rsidP="00F41F64">
            <w:pPr>
              <w:pStyle w:val="BodyText"/>
              <w:spacing w:after="0"/>
            </w:pPr>
            <w:r w:rsidRPr="00992FE0">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1F07F8" w:rsidRPr="00992FE0" w:rsidRDefault="001F07F8" w:rsidP="001F07F8">
            <w:pPr>
              <w:pStyle w:val="BodyText"/>
              <w:numPr>
                <w:ilvl w:val="0"/>
                <w:numId w:val="29"/>
              </w:numPr>
              <w:spacing w:after="0"/>
            </w:pPr>
            <w:r w:rsidRPr="00992FE0">
              <w:t>Tender Use Case</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1F07F8" w:rsidRPr="00992FE0" w:rsidRDefault="001F07F8" w:rsidP="00F41F64">
            <w:pPr>
              <w:pStyle w:val="BodyText"/>
              <w:spacing w:after="0"/>
            </w:pPr>
          </w:p>
        </w:tc>
      </w:tr>
      <w:tr w:rsidR="001F07F8" w:rsidRPr="00992FE0" w:rsidTr="00F41F64">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1F07F8" w:rsidRPr="00992FE0" w:rsidRDefault="001F07F8" w:rsidP="00F41F64">
            <w:pPr>
              <w:pStyle w:val="BodyText"/>
              <w:spacing w:after="0"/>
            </w:pPr>
            <w:r w:rsidRPr="00992FE0">
              <w:t>Continue</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1F07F8" w:rsidRPr="00992FE0" w:rsidRDefault="001F07F8" w:rsidP="00F41F64">
            <w:pPr>
              <w:pStyle w:val="BodyText"/>
              <w:spacing w:after="0"/>
            </w:pPr>
            <w:r w:rsidRPr="00992FE0">
              <w:t>See Notes</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1F07F8" w:rsidRPr="00992FE0" w:rsidRDefault="001F07F8" w:rsidP="001F07F8">
            <w:pPr>
              <w:pStyle w:val="BodyText"/>
              <w:numPr>
                <w:ilvl w:val="0"/>
                <w:numId w:val="29"/>
              </w:numPr>
              <w:spacing w:after="0"/>
            </w:pPr>
            <w:r w:rsidRPr="00992FE0">
              <w:t>Authorizing</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1F07F8" w:rsidRPr="00992FE0" w:rsidRDefault="001F07F8" w:rsidP="00F41F64">
            <w:pPr>
              <w:pStyle w:val="BodyText"/>
              <w:spacing w:after="0"/>
            </w:pPr>
            <w:r w:rsidRPr="00992FE0">
              <w:t>Enabled upon entry of value in the Enter PIN field.</w:t>
            </w:r>
          </w:p>
        </w:tc>
      </w:tr>
    </w:tbl>
    <w:p w:rsidR="001F07F8" w:rsidRPr="00992FE0" w:rsidRDefault="001F07F8" w:rsidP="001F07F8">
      <w:pPr>
        <w:pStyle w:val="Heading3"/>
        <w:tabs>
          <w:tab w:val="num" w:pos="1440"/>
        </w:tabs>
        <w:ind w:left="540" w:hanging="504"/>
      </w:pPr>
      <w:r w:rsidRPr="00992FE0">
        <w:t>Data/Input Field</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159"/>
        <w:gridCol w:w="1040"/>
        <w:gridCol w:w="961"/>
        <w:gridCol w:w="1427"/>
        <w:gridCol w:w="1150"/>
        <w:gridCol w:w="1150"/>
        <w:gridCol w:w="3677"/>
      </w:tblGrid>
      <w:tr w:rsidR="001F07F8" w:rsidRPr="00992FE0" w:rsidTr="00F41F64">
        <w:trPr>
          <w:cantSplit/>
        </w:trPr>
        <w:tc>
          <w:tcPr>
            <w:tcW w:w="1182" w:type="dxa"/>
            <w:tcBorders>
              <w:top w:val="single" w:sz="8" w:space="0" w:color="4F81BD"/>
              <w:left w:val="single" w:sz="8" w:space="0" w:color="4F81BD"/>
              <w:bottom w:val="single" w:sz="18" w:space="0" w:color="4F81BD"/>
              <w:right w:val="single" w:sz="8" w:space="0" w:color="4F81BD"/>
            </w:tcBorders>
          </w:tcPr>
          <w:p w:rsidR="001F07F8" w:rsidRPr="00992FE0" w:rsidRDefault="001F07F8" w:rsidP="00F41F64">
            <w:pPr>
              <w:pStyle w:val="BodyText"/>
              <w:spacing w:after="0"/>
              <w:rPr>
                <w:b/>
                <w:bCs/>
              </w:rPr>
            </w:pPr>
            <w:r w:rsidRPr="00992FE0">
              <w:rPr>
                <w:b/>
                <w:bCs/>
              </w:rPr>
              <w:t>Label</w:t>
            </w:r>
          </w:p>
        </w:tc>
        <w:tc>
          <w:tcPr>
            <w:tcW w:w="1042" w:type="dxa"/>
            <w:tcBorders>
              <w:top w:val="single" w:sz="8" w:space="0" w:color="4F81BD"/>
              <w:left w:val="single" w:sz="8" w:space="0" w:color="4F81BD"/>
              <w:bottom w:val="single" w:sz="18" w:space="0" w:color="4F81BD"/>
              <w:right w:val="single" w:sz="8" w:space="0" w:color="4F81BD"/>
            </w:tcBorders>
          </w:tcPr>
          <w:p w:rsidR="001F07F8" w:rsidRPr="00992FE0" w:rsidRDefault="001F07F8" w:rsidP="00F41F64">
            <w:pPr>
              <w:pStyle w:val="BodyText"/>
              <w:spacing w:after="0"/>
              <w:rPr>
                <w:b/>
                <w:bCs/>
              </w:rPr>
            </w:pPr>
            <w:r w:rsidRPr="00992FE0">
              <w:rPr>
                <w:b/>
                <w:bCs/>
              </w:rPr>
              <w:t>Editable</w:t>
            </w:r>
          </w:p>
        </w:tc>
        <w:tc>
          <w:tcPr>
            <w:tcW w:w="964" w:type="dxa"/>
            <w:tcBorders>
              <w:top w:val="single" w:sz="8" w:space="0" w:color="4F81BD"/>
              <w:left w:val="single" w:sz="8" w:space="0" w:color="4F81BD"/>
              <w:bottom w:val="single" w:sz="18" w:space="0" w:color="4F81BD"/>
              <w:right w:val="single" w:sz="8" w:space="0" w:color="4F81BD"/>
            </w:tcBorders>
          </w:tcPr>
          <w:p w:rsidR="001F07F8" w:rsidRPr="00992FE0" w:rsidRDefault="001F07F8" w:rsidP="00F41F64">
            <w:pPr>
              <w:pStyle w:val="BodyText"/>
              <w:spacing w:after="0"/>
              <w:rPr>
                <w:b/>
                <w:bCs/>
              </w:rPr>
            </w:pPr>
            <w:proofErr w:type="spellStart"/>
            <w:r w:rsidRPr="00992FE0">
              <w:rPr>
                <w:b/>
                <w:bCs/>
              </w:rPr>
              <w:t>Req’d</w:t>
            </w:r>
            <w:proofErr w:type="spellEnd"/>
            <w:r w:rsidRPr="00992FE0">
              <w:rPr>
                <w:b/>
                <w:bCs/>
              </w:rPr>
              <w:t>?</w:t>
            </w:r>
          </w:p>
        </w:tc>
        <w:tc>
          <w:tcPr>
            <w:tcW w:w="1453" w:type="dxa"/>
            <w:tcBorders>
              <w:top w:val="single" w:sz="8" w:space="0" w:color="4F81BD"/>
              <w:left w:val="single" w:sz="8" w:space="0" w:color="4F81BD"/>
              <w:bottom w:val="single" w:sz="18" w:space="0" w:color="4F81BD"/>
              <w:right w:val="single" w:sz="8" w:space="0" w:color="4F81BD"/>
            </w:tcBorders>
          </w:tcPr>
          <w:p w:rsidR="001F07F8" w:rsidRPr="00992FE0" w:rsidRDefault="001F07F8" w:rsidP="00F41F64">
            <w:pPr>
              <w:pStyle w:val="BodyText"/>
              <w:spacing w:after="0"/>
              <w:rPr>
                <w:b/>
                <w:bCs/>
              </w:rPr>
            </w:pPr>
            <w:r w:rsidRPr="00992FE0">
              <w:rPr>
                <w:b/>
                <w:bCs/>
              </w:rPr>
              <w:t>Data Type</w:t>
            </w:r>
          </w:p>
        </w:tc>
        <w:tc>
          <w:tcPr>
            <w:tcW w:w="1164" w:type="dxa"/>
            <w:tcBorders>
              <w:top w:val="single" w:sz="8" w:space="0" w:color="4F81BD"/>
              <w:left w:val="single" w:sz="8" w:space="0" w:color="4F81BD"/>
              <w:bottom w:val="single" w:sz="18" w:space="0" w:color="4F81BD"/>
              <w:right w:val="single" w:sz="8" w:space="0" w:color="4F81BD"/>
            </w:tcBorders>
          </w:tcPr>
          <w:p w:rsidR="001F07F8" w:rsidRPr="00992FE0" w:rsidRDefault="001F07F8" w:rsidP="00F41F64">
            <w:pPr>
              <w:pStyle w:val="BodyText"/>
              <w:spacing w:after="0"/>
              <w:rPr>
                <w:b/>
                <w:bCs/>
              </w:rPr>
            </w:pPr>
            <w:r w:rsidRPr="00992FE0">
              <w:rPr>
                <w:b/>
                <w:bCs/>
              </w:rPr>
              <w:t>Min</w:t>
            </w:r>
          </w:p>
          <w:p w:rsidR="001F07F8" w:rsidRPr="00992FE0" w:rsidRDefault="001F07F8" w:rsidP="00F41F64">
            <w:pPr>
              <w:pStyle w:val="BodyText"/>
              <w:spacing w:after="0"/>
              <w:rPr>
                <w:b/>
                <w:bCs/>
              </w:rPr>
            </w:pPr>
            <w:r w:rsidRPr="00992FE0">
              <w:rPr>
                <w:b/>
                <w:bCs/>
              </w:rPr>
              <w:t>Length</w:t>
            </w:r>
          </w:p>
        </w:tc>
        <w:tc>
          <w:tcPr>
            <w:tcW w:w="1164" w:type="dxa"/>
            <w:tcBorders>
              <w:top w:val="single" w:sz="8" w:space="0" w:color="4F81BD"/>
              <w:left w:val="single" w:sz="8" w:space="0" w:color="4F81BD"/>
              <w:bottom w:val="single" w:sz="18" w:space="0" w:color="4F81BD"/>
              <w:right w:val="single" w:sz="8" w:space="0" w:color="4F81BD"/>
            </w:tcBorders>
          </w:tcPr>
          <w:p w:rsidR="001F07F8" w:rsidRPr="00992FE0" w:rsidRDefault="001F07F8" w:rsidP="00F41F64">
            <w:pPr>
              <w:pStyle w:val="BodyText"/>
              <w:spacing w:after="0"/>
              <w:rPr>
                <w:b/>
                <w:bCs/>
              </w:rPr>
            </w:pPr>
            <w:r w:rsidRPr="00992FE0">
              <w:rPr>
                <w:b/>
                <w:bCs/>
              </w:rPr>
              <w:t>Max</w:t>
            </w:r>
          </w:p>
          <w:p w:rsidR="001F07F8" w:rsidRPr="00992FE0" w:rsidRDefault="001F07F8" w:rsidP="00F41F64">
            <w:pPr>
              <w:pStyle w:val="BodyText"/>
              <w:spacing w:after="0"/>
              <w:rPr>
                <w:b/>
                <w:bCs/>
              </w:rPr>
            </w:pPr>
            <w:r w:rsidRPr="00992FE0">
              <w:rPr>
                <w:b/>
                <w:bCs/>
              </w:rPr>
              <w:t>Length</w:t>
            </w:r>
          </w:p>
        </w:tc>
        <w:tc>
          <w:tcPr>
            <w:tcW w:w="3840" w:type="dxa"/>
            <w:tcBorders>
              <w:top w:val="single" w:sz="8" w:space="0" w:color="4F81BD"/>
              <w:left w:val="single" w:sz="8" w:space="0" w:color="4F81BD"/>
              <w:bottom w:val="single" w:sz="18" w:space="0" w:color="4F81BD"/>
              <w:right w:val="single" w:sz="8" w:space="0" w:color="4F81BD"/>
            </w:tcBorders>
          </w:tcPr>
          <w:p w:rsidR="001F07F8" w:rsidRPr="00992FE0" w:rsidRDefault="001F07F8" w:rsidP="00F41F64">
            <w:pPr>
              <w:pStyle w:val="BodyText"/>
              <w:spacing w:after="0"/>
              <w:rPr>
                <w:b/>
                <w:bCs/>
              </w:rPr>
            </w:pPr>
            <w:r w:rsidRPr="00992FE0">
              <w:rPr>
                <w:b/>
                <w:bCs/>
              </w:rPr>
              <w:t>Notes</w:t>
            </w:r>
          </w:p>
        </w:tc>
      </w:tr>
      <w:tr w:rsidR="001F07F8" w:rsidRPr="00992FE0" w:rsidTr="00F41F64">
        <w:trPr>
          <w:cantSplit/>
        </w:trPr>
        <w:tc>
          <w:tcPr>
            <w:tcW w:w="1182" w:type="dxa"/>
            <w:tcBorders>
              <w:top w:val="single" w:sz="8" w:space="0" w:color="4F81BD"/>
              <w:left w:val="single" w:sz="8" w:space="0" w:color="4F81BD"/>
              <w:bottom w:val="single" w:sz="8" w:space="0" w:color="4F81BD"/>
              <w:right w:val="single" w:sz="8" w:space="0" w:color="4F81BD"/>
            </w:tcBorders>
            <w:shd w:val="clear" w:color="auto" w:fill="D3DFEE"/>
          </w:tcPr>
          <w:p w:rsidR="001F07F8" w:rsidRPr="00992FE0" w:rsidRDefault="001F07F8" w:rsidP="00F41F64">
            <w:pPr>
              <w:pStyle w:val="BodyText"/>
              <w:spacing w:after="0"/>
              <w:rPr>
                <w:bCs/>
              </w:rPr>
            </w:pPr>
            <w:r w:rsidRPr="00992FE0">
              <w:rPr>
                <w:bCs/>
              </w:rPr>
              <w:t>Enter PIN</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1F07F8" w:rsidRPr="00992FE0" w:rsidRDefault="001F07F8" w:rsidP="00F41F64">
            <w:pPr>
              <w:pStyle w:val="BodyText"/>
              <w:spacing w:after="0"/>
            </w:pPr>
            <w:r w:rsidRPr="00992FE0">
              <w:t>Yes</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1F07F8" w:rsidRPr="00992FE0" w:rsidRDefault="001F07F8" w:rsidP="00F41F64">
            <w:pPr>
              <w:pStyle w:val="BodyText"/>
              <w:spacing w:after="0"/>
            </w:pPr>
            <w:r w:rsidRPr="00992FE0">
              <w:t>Yes</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1F07F8" w:rsidRPr="00992FE0" w:rsidRDefault="001F07F8" w:rsidP="00F41F64">
            <w:pPr>
              <w:pStyle w:val="BodyText"/>
              <w:spacing w:after="0"/>
            </w:pPr>
            <w:r w:rsidRPr="00992FE0">
              <w:t>Numeric</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1F07F8" w:rsidRPr="00992FE0" w:rsidRDefault="001F07F8" w:rsidP="00F41F64">
            <w:pPr>
              <w:pStyle w:val="BodyText"/>
              <w:spacing w:after="0"/>
            </w:pPr>
            <w:r w:rsidRPr="00992FE0">
              <w:t>1</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1F07F8" w:rsidRPr="00992FE0" w:rsidRDefault="001F07F8" w:rsidP="00F41F64">
            <w:pPr>
              <w:pStyle w:val="BodyText"/>
              <w:spacing w:after="0"/>
            </w:pPr>
            <w:r w:rsidRPr="00992FE0">
              <w:t>4</w:t>
            </w:r>
          </w:p>
        </w:tc>
        <w:tc>
          <w:tcPr>
            <w:tcW w:w="3840" w:type="dxa"/>
            <w:tcBorders>
              <w:top w:val="single" w:sz="8" w:space="0" w:color="4F81BD"/>
              <w:left w:val="single" w:sz="8" w:space="0" w:color="4F81BD"/>
              <w:bottom w:val="single" w:sz="8" w:space="0" w:color="4F81BD"/>
              <w:right w:val="single" w:sz="8" w:space="0" w:color="4F81BD"/>
            </w:tcBorders>
            <w:shd w:val="clear" w:color="auto" w:fill="D3DFEE"/>
          </w:tcPr>
          <w:p w:rsidR="001F07F8" w:rsidRPr="00992FE0" w:rsidRDefault="001F07F8" w:rsidP="00F41F64">
            <w:pPr>
              <w:pStyle w:val="BodyText"/>
              <w:spacing w:after="0"/>
            </w:pPr>
            <w:r w:rsidRPr="00992FE0">
              <w:t>None</w:t>
            </w:r>
          </w:p>
        </w:tc>
      </w:tr>
    </w:tbl>
    <w:p w:rsidR="001F07F8" w:rsidRPr="00992FE0" w:rsidRDefault="001F07F8" w:rsidP="001F07F8">
      <w:pPr>
        <w:pStyle w:val="Heading3"/>
        <w:tabs>
          <w:tab w:val="num" w:pos="1440"/>
        </w:tabs>
        <w:ind w:left="540" w:hanging="504"/>
      </w:pPr>
      <w:r w:rsidRPr="00992FE0">
        <w:t>Reason Code</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1F07F8" w:rsidRPr="00992FE0" w:rsidTr="00F41F64">
        <w:trPr>
          <w:cantSplit/>
        </w:trPr>
        <w:tc>
          <w:tcPr>
            <w:tcW w:w="1284" w:type="pct"/>
            <w:tcBorders>
              <w:top w:val="single" w:sz="8" w:space="0" w:color="4F81BD"/>
              <w:left w:val="single" w:sz="8" w:space="0" w:color="4F81BD"/>
              <w:bottom w:val="single" w:sz="18" w:space="0" w:color="4F81BD"/>
              <w:right w:val="single" w:sz="8" w:space="0" w:color="4F81BD"/>
            </w:tcBorders>
          </w:tcPr>
          <w:p w:rsidR="001F07F8" w:rsidRPr="00992FE0" w:rsidRDefault="001F07F8" w:rsidP="00F41F64">
            <w:pPr>
              <w:rPr>
                <w:b/>
              </w:rPr>
            </w:pPr>
            <w:r w:rsidRPr="00992FE0">
              <w:rPr>
                <w:b/>
              </w:rPr>
              <w:t>Reason Code</w:t>
            </w:r>
          </w:p>
        </w:tc>
        <w:tc>
          <w:tcPr>
            <w:tcW w:w="2310" w:type="pct"/>
            <w:tcBorders>
              <w:top w:val="single" w:sz="8" w:space="0" w:color="4F81BD"/>
              <w:left w:val="single" w:sz="8" w:space="0" w:color="4F81BD"/>
              <w:bottom w:val="single" w:sz="18" w:space="0" w:color="4F81BD"/>
              <w:right w:val="single" w:sz="8" w:space="0" w:color="4F81BD"/>
            </w:tcBorders>
          </w:tcPr>
          <w:p w:rsidR="001F07F8" w:rsidRPr="00992FE0" w:rsidRDefault="001F07F8" w:rsidP="00F41F64">
            <w:pPr>
              <w:rPr>
                <w:b/>
                <w:szCs w:val="20"/>
              </w:rPr>
            </w:pPr>
            <w:r w:rsidRPr="00992FE0">
              <w:rPr>
                <w:b/>
                <w:szCs w:val="20"/>
              </w:rPr>
              <w:t>Valid Values</w:t>
            </w:r>
          </w:p>
        </w:tc>
        <w:tc>
          <w:tcPr>
            <w:tcW w:w="1406" w:type="pct"/>
            <w:tcBorders>
              <w:top w:val="single" w:sz="8" w:space="0" w:color="4F81BD"/>
              <w:left w:val="single" w:sz="8" w:space="0" w:color="4F81BD"/>
              <w:bottom w:val="single" w:sz="18" w:space="0" w:color="4F81BD"/>
              <w:right w:val="single" w:sz="8" w:space="0" w:color="4F81BD"/>
            </w:tcBorders>
          </w:tcPr>
          <w:p w:rsidR="001F07F8" w:rsidRPr="00992FE0" w:rsidRDefault="001F07F8" w:rsidP="00F41F64">
            <w:pPr>
              <w:rPr>
                <w:b/>
                <w:szCs w:val="20"/>
              </w:rPr>
            </w:pPr>
            <w:r w:rsidRPr="00992FE0">
              <w:rPr>
                <w:b/>
                <w:szCs w:val="20"/>
              </w:rPr>
              <w:t>Default Value</w:t>
            </w:r>
          </w:p>
        </w:tc>
      </w:tr>
      <w:tr w:rsidR="001F07F8" w:rsidRPr="00992FE0" w:rsidTr="00F41F64">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1F07F8" w:rsidRPr="00992FE0" w:rsidRDefault="001F07F8" w:rsidP="00F41F64">
            <w:pPr>
              <w:rPr>
                <w:bCs/>
                <w:szCs w:val="20"/>
              </w:rPr>
            </w:pPr>
            <w:r w:rsidRPr="00992FE0">
              <w:rPr>
                <w:bCs/>
                <w:szCs w:val="20"/>
              </w:rPr>
              <w:t>None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1F07F8" w:rsidRPr="00992FE0" w:rsidRDefault="001F07F8" w:rsidP="00F41F64">
            <w:pPr>
              <w:ind w:left="360"/>
              <w:rPr>
                <w:szCs w:val="20"/>
              </w:rPr>
            </w:pP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1F07F8" w:rsidRPr="00992FE0" w:rsidRDefault="001F07F8" w:rsidP="00F41F64">
            <w:pPr>
              <w:rPr>
                <w:szCs w:val="20"/>
              </w:rPr>
            </w:pPr>
          </w:p>
        </w:tc>
      </w:tr>
    </w:tbl>
    <w:p w:rsidR="0044166A" w:rsidRPr="00992FE0" w:rsidRDefault="00AE7DBB" w:rsidP="0044166A">
      <w:pPr>
        <w:pStyle w:val="Heading2"/>
      </w:pPr>
      <w:bookmarkStart w:id="821" w:name="_Toc399499250"/>
      <w:r w:rsidRPr="00992FE0">
        <w:lastRenderedPageBreak/>
        <w:t>Authorizing</w:t>
      </w:r>
      <w:bookmarkEnd w:id="821"/>
    </w:p>
    <w:p w:rsidR="0044166A" w:rsidRPr="00992FE0" w:rsidRDefault="0044166A" w:rsidP="0044166A">
      <w:pPr>
        <w:pStyle w:val="BodyText"/>
      </w:pPr>
      <w:r w:rsidRPr="00992FE0">
        <w:t xml:space="preserve">The </w:t>
      </w:r>
      <w:r w:rsidR="00AE7DBB" w:rsidRPr="00992FE0">
        <w:t>Authorizing</w:t>
      </w:r>
      <w:r w:rsidRPr="00992FE0">
        <w:t xml:space="preserve"> screen is displayed when the </w:t>
      </w:r>
      <w:r w:rsidR="00AE7DBB" w:rsidRPr="00992FE0">
        <w:t>gift card is being activated/deactivated or authorizing the gift card as a tender.  The screen notifies the operator that authorization is occurring.</w:t>
      </w:r>
    </w:p>
    <w:p w:rsidR="0044166A" w:rsidRPr="00992FE0" w:rsidRDefault="0044166A" w:rsidP="0044166A">
      <w:pPr>
        <w:pStyle w:val="Heading3"/>
      </w:pPr>
      <w:r w:rsidRPr="00992FE0">
        <w:t>Mockup</w:t>
      </w:r>
    </w:p>
    <w:p w:rsidR="0044166A" w:rsidRPr="00992FE0" w:rsidRDefault="001A0B23" w:rsidP="0044166A">
      <w:pPr>
        <w:pStyle w:val="BodyText"/>
      </w:pPr>
      <w:r w:rsidRPr="00992FE0">
        <w:rPr>
          <w:noProof/>
        </w:rPr>
        <w:drawing>
          <wp:inline distT="0" distB="0" distL="0" distR="0" wp14:anchorId="57B9C6B3" wp14:editId="0D08A044">
            <wp:extent cx="6858000" cy="4046855"/>
            <wp:effectExtent l="19050" t="0" r="0" b="0"/>
            <wp:docPr id="11" name="Picture 10" descr="authoriz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zing.jpg"/>
                    <pic:cNvPicPr/>
                  </pic:nvPicPr>
                  <pic:blipFill>
                    <a:blip r:embed="rId30" cstate="print"/>
                    <a:stretch>
                      <a:fillRect/>
                    </a:stretch>
                  </pic:blipFill>
                  <pic:spPr>
                    <a:xfrm>
                      <a:off x="0" y="0"/>
                      <a:ext cx="6858000" cy="4046855"/>
                    </a:xfrm>
                    <a:prstGeom prst="rect">
                      <a:avLst/>
                    </a:prstGeom>
                  </pic:spPr>
                </pic:pic>
              </a:graphicData>
            </a:graphic>
          </wp:inline>
        </w:drawing>
      </w:r>
    </w:p>
    <w:p w:rsidR="0044166A" w:rsidRPr="00992FE0" w:rsidRDefault="0044166A" w:rsidP="0044166A">
      <w:pPr>
        <w:pStyle w:val="Caption"/>
      </w:pPr>
      <w:r w:rsidRPr="00992FE0">
        <w:t xml:space="preserve">Figure </w:t>
      </w:r>
      <w:r w:rsidR="00AB25A3" w:rsidRPr="00992FE0">
        <w:fldChar w:fldCharType="begin"/>
      </w:r>
      <w:r w:rsidRPr="00992FE0">
        <w:instrText xml:space="preserve"> SEQ Figure \* ARABIC </w:instrText>
      </w:r>
      <w:r w:rsidR="00AB25A3" w:rsidRPr="00992FE0">
        <w:fldChar w:fldCharType="separate"/>
      </w:r>
      <w:r w:rsidR="005717E9">
        <w:rPr>
          <w:noProof/>
        </w:rPr>
        <w:t>4</w:t>
      </w:r>
      <w:r w:rsidR="00AB25A3" w:rsidRPr="00992FE0">
        <w:fldChar w:fldCharType="end"/>
      </w:r>
      <w:r w:rsidRPr="00992FE0">
        <w:t>: Gift Card</w:t>
      </w:r>
    </w:p>
    <w:p w:rsidR="0044166A" w:rsidRPr="00992FE0" w:rsidRDefault="0044166A" w:rsidP="0044166A">
      <w:pPr>
        <w:pStyle w:val="Heading3"/>
      </w:pPr>
      <w:r w:rsidRPr="00992FE0">
        <w:t>Instruction Text</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0564"/>
      </w:tblGrid>
      <w:tr w:rsidR="0044166A" w:rsidRPr="00992FE0" w:rsidTr="006C3372">
        <w:trPr>
          <w:cantSplit/>
        </w:trPr>
        <w:tc>
          <w:tcPr>
            <w:tcW w:w="10809" w:type="dxa"/>
            <w:tcBorders>
              <w:top w:val="single" w:sz="8" w:space="0" w:color="4F81BD"/>
              <w:left w:val="single" w:sz="8" w:space="0" w:color="4F81BD"/>
              <w:bottom w:val="single" w:sz="18" w:space="0" w:color="4F81BD"/>
              <w:right w:val="single" w:sz="8" w:space="0" w:color="4F81BD"/>
            </w:tcBorders>
          </w:tcPr>
          <w:p w:rsidR="0044166A" w:rsidRPr="00992FE0" w:rsidRDefault="0044166A" w:rsidP="006C3372">
            <w:pPr>
              <w:rPr>
                <w:b/>
                <w:bCs/>
                <w:szCs w:val="20"/>
              </w:rPr>
            </w:pPr>
            <w:r w:rsidRPr="00992FE0">
              <w:rPr>
                <w:b/>
                <w:bCs/>
                <w:szCs w:val="20"/>
              </w:rPr>
              <w:t>Instructions</w:t>
            </w:r>
          </w:p>
        </w:tc>
      </w:tr>
      <w:tr w:rsidR="0044166A" w:rsidRPr="00992FE0" w:rsidTr="006C3372">
        <w:trPr>
          <w:cantSplit/>
        </w:trPr>
        <w:tc>
          <w:tcPr>
            <w:tcW w:w="10809" w:type="dxa"/>
            <w:tcBorders>
              <w:top w:val="single" w:sz="8" w:space="0" w:color="4F81BD"/>
              <w:left w:val="single" w:sz="8" w:space="0" w:color="4F81BD"/>
              <w:bottom w:val="single" w:sz="8" w:space="0" w:color="4F81BD"/>
              <w:right w:val="single" w:sz="8" w:space="0" w:color="4F81BD"/>
            </w:tcBorders>
            <w:shd w:val="clear" w:color="auto" w:fill="D3DFEE"/>
          </w:tcPr>
          <w:p w:rsidR="0044166A" w:rsidRPr="00992FE0" w:rsidRDefault="00AE7DBB" w:rsidP="006C3372">
            <w:pPr>
              <w:rPr>
                <w:bCs/>
                <w:szCs w:val="20"/>
              </w:rPr>
            </w:pPr>
            <w:r w:rsidRPr="00992FE0">
              <w:rPr>
                <w:bCs/>
                <w:szCs w:val="20"/>
              </w:rPr>
              <w:t>Authorizing…</w:t>
            </w:r>
          </w:p>
        </w:tc>
      </w:tr>
    </w:tbl>
    <w:p w:rsidR="0044166A" w:rsidRPr="00992FE0" w:rsidRDefault="0044166A" w:rsidP="0044166A">
      <w:pPr>
        <w:pStyle w:val="Heading3"/>
      </w:pPr>
      <w:r w:rsidRPr="00992FE0">
        <w:t>Navigation/Menu Key</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710"/>
        <w:gridCol w:w="1546"/>
        <w:gridCol w:w="3700"/>
        <w:gridCol w:w="3608"/>
      </w:tblGrid>
      <w:tr w:rsidR="0044166A" w:rsidRPr="00992FE0" w:rsidTr="006C3372">
        <w:trPr>
          <w:cantSplit/>
        </w:trPr>
        <w:tc>
          <w:tcPr>
            <w:tcW w:w="1742" w:type="dxa"/>
            <w:tcBorders>
              <w:top w:val="single" w:sz="8" w:space="0" w:color="4F81BD"/>
              <w:left w:val="single" w:sz="8" w:space="0" w:color="4F81BD"/>
              <w:bottom w:val="single" w:sz="18" w:space="0" w:color="4F81BD"/>
              <w:right w:val="single" w:sz="8" w:space="0" w:color="4F81BD"/>
            </w:tcBorders>
          </w:tcPr>
          <w:p w:rsidR="0044166A" w:rsidRPr="00992FE0" w:rsidRDefault="0044166A" w:rsidP="006C3372">
            <w:pPr>
              <w:pStyle w:val="BodyText"/>
              <w:spacing w:after="0"/>
              <w:rPr>
                <w:b/>
                <w:bCs/>
              </w:rPr>
            </w:pPr>
            <w:r w:rsidRPr="00992FE0">
              <w:rPr>
                <w:b/>
                <w:bCs/>
              </w:rPr>
              <w:t>Label</w:t>
            </w:r>
          </w:p>
        </w:tc>
        <w:tc>
          <w:tcPr>
            <w:tcW w:w="1573" w:type="dxa"/>
            <w:tcBorders>
              <w:top w:val="single" w:sz="8" w:space="0" w:color="4F81BD"/>
              <w:left w:val="single" w:sz="8" w:space="0" w:color="4F81BD"/>
              <w:bottom w:val="single" w:sz="18" w:space="0" w:color="4F81BD"/>
              <w:right w:val="single" w:sz="8" w:space="0" w:color="4F81BD"/>
            </w:tcBorders>
          </w:tcPr>
          <w:p w:rsidR="0044166A" w:rsidRPr="00992FE0" w:rsidRDefault="0044166A" w:rsidP="006C3372">
            <w:pPr>
              <w:pStyle w:val="BodyText"/>
              <w:spacing w:after="0"/>
              <w:rPr>
                <w:b/>
                <w:bCs/>
              </w:rPr>
            </w:pPr>
            <w:r w:rsidRPr="00992FE0">
              <w:rPr>
                <w:b/>
                <w:bCs/>
              </w:rPr>
              <w:t>State</w:t>
            </w:r>
          </w:p>
        </w:tc>
        <w:tc>
          <w:tcPr>
            <w:tcW w:w="3793" w:type="dxa"/>
            <w:tcBorders>
              <w:top w:val="single" w:sz="8" w:space="0" w:color="4F81BD"/>
              <w:left w:val="single" w:sz="8" w:space="0" w:color="4F81BD"/>
              <w:bottom w:val="single" w:sz="18" w:space="0" w:color="4F81BD"/>
              <w:right w:val="single" w:sz="8" w:space="0" w:color="4F81BD"/>
            </w:tcBorders>
          </w:tcPr>
          <w:p w:rsidR="0044166A" w:rsidRPr="00992FE0" w:rsidRDefault="0044166A" w:rsidP="006C3372">
            <w:pPr>
              <w:pStyle w:val="BodyText"/>
              <w:spacing w:after="0"/>
              <w:rPr>
                <w:b/>
                <w:bCs/>
              </w:rPr>
            </w:pPr>
            <w:r w:rsidRPr="00992FE0">
              <w:rPr>
                <w:b/>
                <w:bCs/>
              </w:rPr>
              <w:t>Next Screen</w:t>
            </w:r>
          </w:p>
        </w:tc>
        <w:tc>
          <w:tcPr>
            <w:tcW w:w="3701" w:type="dxa"/>
            <w:tcBorders>
              <w:top w:val="single" w:sz="8" w:space="0" w:color="4F81BD"/>
              <w:left w:val="single" w:sz="8" w:space="0" w:color="4F81BD"/>
              <w:bottom w:val="single" w:sz="18" w:space="0" w:color="4F81BD"/>
              <w:right w:val="single" w:sz="8" w:space="0" w:color="4F81BD"/>
            </w:tcBorders>
          </w:tcPr>
          <w:p w:rsidR="0044166A" w:rsidRPr="00992FE0" w:rsidRDefault="0044166A" w:rsidP="006C3372">
            <w:pPr>
              <w:pStyle w:val="BodyText"/>
              <w:spacing w:after="0"/>
              <w:rPr>
                <w:b/>
                <w:bCs/>
              </w:rPr>
            </w:pPr>
            <w:r w:rsidRPr="00992FE0">
              <w:rPr>
                <w:b/>
                <w:bCs/>
              </w:rPr>
              <w:t>Notes</w:t>
            </w:r>
          </w:p>
        </w:tc>
      </w:tr>
      <w:tr w:rsidR="0044166A" w:rsidRPr="00992FE0" w:rsidTr="006C3372">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44166A" w:rsidRPr="00992FE0" w:rsidRDefault="0044166A" w:rsidP="006C3372">
            <w:pPr>
              <w:pStyle w:val="BodyText"/>
              <w:spacing w:after="0"/>
            </w:pPr>
            <w:r w:rsidRPr="00992FE0">
              <w:t>None</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44166A" w:rsidRPr="00992FE0" w:rsidRDefault="0044166A" w:rsidP="006C3372">
            <w:pPr>
              <w:pStyle w:val="BodyText"/>
              <w:spacing w:after="0"/>
            </w:pP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44166A" w:rsidRPr="00992FE0" w:rsidRDefault="0044166A" w:rsidP="006C3372">
            <w:pPr>
              <w:pStyle w:val="BodyText"/>
              <w:numPr>
                <w:ilvl w:val="0"/>
                <w:numId w:val="29"/>
              </w:numPr>
              <w:spacing w:after="0"/>
            </w:pP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44166A" w:rsidRPr="00992FE0" w:rsidRDefault="0044166A" w:rsidP="006C3372">
            <w:pPr>
              <w:pStyle w:val="BodyText"/>
              <w:spacing w:after="0"/>
            </w:pPr>
          </w:p>
        </w:tc>
      </w:tr>
    </w:tbl>
    <w:p w:rsidR="0044166A" w:rsidRPr="00992FE0" w:rsidRDefault="0044166A" w:rsidP="0044166A">
      <w:pPr>
        <w:pStyle w:val="Heading3"/>
      </w:pPr>
      <w:r w:rsidRPr="00992FE0">
        <w:t>Data/Input Field</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160"/>
        <w:gridCol w:w="1040"/>
        <w:gridCol w:w="961"/>
        <w:gridCol w:w="1415"/>
        <w:gridCol w:w="1151"/>
        <w:gridCol w:w="1151"/>
        <w:gridCol w:w="3686"/>
      </w:tblGrid>
      <w:tr w:rsidR="0044166A" w:rsidRPr="00992FE0" w:rsidTr="006C3372">
        <w:trPr>
          <w:cantSplit/>
        </w:trPr>
        <w:tc>
          <w:tcPr>
            <w:tcW w:w="1182" w:type="dxa"/>
            <w:tcBorders>
              <w:top w:val="single" w:sz="8" w:space="0" w:color="4F81BD"/>
              <w:left w:val="single" w:sz="8" w:space="0" w:color="4F81BD"/>
              <w:bottom w:val="single" w:sz="18" w:space="0" w:color="4F81BD"/>
              <w:right w:val="single" w:sz="8" w:space="0" w:color="4F81BD"/>
            </w:tcBorders>
          </w:tcPr>
          <w:p w:rsidR="0044166A" w:rsidRPr="00992FE0" w:rsidRDefault="0044166A" w:rsidP="006C3372">
            <w:pPr>
              <w:pStyle w:val="BodyText"/>
              <w:spacing w:after="0"/>
              <w:rPr>
                <w:b/>
                <w:bCs/>
              </w:rPr>
            </w:pPr>
            <w:r w:rsidRPr="00992FE0">
              <w:rPr>
                <w:b/>
                <w:bCs/>
              </w:rPr>
              <w:t>Label</w:t>
            </w:r>
          </w:p>
        </w:tc>
        <w:tc>
          <w:tcPr>
            <w:tcW w:w="1042" w:type="dxa"/>
            <w:tcBorders>
              <w:top w:val="single" w:sz="8" w:space="0" w:color="4F81BD"/>
              <w:left w:val="single" w:sz="8" w:space="0" w:color="4F81BD"/>
              <w:bottom w:val="single" w:sz="18" w:space="0" w:color="4F81BD"/>
              <w:right w:val="single" w:sz="8" w:space="0" w:color="4F81BD"/>
            </w:tcBorders>
          </w:tcPr>
          <w:p w:rsidR="0044166A" w:rsidRPr="00992FE0" w:rsidRDefault="0044166A" w:rsidP="006C3372">
            <w:pPr>
              <w:pStyle w:val="BodyText"/>
              <w:spacing w:after="0"/>
              <w:rPr>
                <w:b/>
                <w:bCs/>
              </w:rPr>
            </w:pPr>
            <w:r w:rsidRPr="00992FE0">
              <w:rPr>
                <w:b/>
                <w:bCs/>
              </w:rPr>
              <w:t>Editable</w:t>
            </w:r>
          </w:p>
        </w:tc>
        <w:tc>
          <w:tcPr>
            <w:tcW w:w="964" w:type="dxa"/>
            <w:tcBorders>
              <w:top w:val="single" w:sz="8" w:space="0" w:color="4F81BD"/>
              <w:left w:val="single" w:sz="8" w:space="0" w:color="4F81BD"/>
              <w:bottom w:val="single" w:sz="18" w:space="0" w:color="4F81BD"/>
              <w:right w:val="single" w:sz="8" w:space="0" w:color="4F81BD"/>
            </w:tcBorders>
          </w:tcPr>
          <w:p w:rsidR="0044166A" w:rsidRPr="00992FE0" w:rsidRDefault="0044166A" w:rsidP="006C3372">
            <w:pPr>
              <w:pStyle w:val="BodyText"/>
              <w:spacing w:after="0"/>
              <w:rPr>
                <w:b/>
                <w:bCs/>
              </w:rPr>
            </w:pPr>
            <w:proofErr w:type="spellStart"/>
            <w:r w:rsidRPr="00992FE0">
              <w:rPr>
                <w:b/>
                <w:bCs/>
              </w:rPr>
              <w:t>Req’d</w:t>
            </w:r>
            <w:proofErr w:type="spellEnd"/>
            <w:r w:rsidRPr="00992FE0">
              <w:rPr>
                <w:b/>
                <w:bCs/>
              </w:rPr>
              <w:t>?</w:t>
            </w:r>
          </w:p>
        </w:tc>
        <w:tc>
          <w:tcPr>
            <w:tcW w:w="1453" w:type="dxa"/>
            <w:tcBorders>
              <w:top w:val="single" w:sz="8" w:space="0" w:color="4F81BD"/>
              <w:left w:val="single" w:sz="8" w:space="0" w:color="4F81BD"/>
              <w:bottom w:val="single" w:sz="18" w:space="0" w:color="4F81BD"/>
              <w:right w:val="single" w:sz="8" w:space="0" w:color="4F81BD"/>
            </w:tcBorders>
          </w:tcPr>
          <w:p w:rsidR="0044166A" w:rsidRPr="00992FE0" w:rsidRDefault="0044166A" w:rsidP="006C3372">
            <w:pPr>
              <w:pStyle w:val="BodyText"/>
              <w:spacing w:after="0"/>
              <w:rPr>
                <w:b/>
                <w:bCs/>
              </w:rPr>
            </w:pPr>
            <w:r w:rsidRPr="00992FE0">
              <w:rPr>
                <w:b/>
                <w:bCs/>
              </w:rPr>
              <w:t>Data Type</w:t>
            </w:r>
          </w:p>
        </w:tc>
        <w:tc>
          <w:tcPr>
            <w:tcW w:w="1164" w:type="dxa"/>
            <w:tcBorders>
              <w:top w:val="single" w:sz="8" w:space="0" w:color="4F81BD"/>
              <w:left w:val="single" w:sz="8" w:space="0" w:color="4F81BD"/>
              <w:bottom w:val="single" w:sz="18" w:space="0" w:color="4F81BD"/>
              <w:right w:val="single" w:sz="8" w:space="0" w:color="4F81BD"/>
            </w:tcBorders>
          </w:tcPr>
          <w:p w:rsidR="0044166A" w:rsidRPr="00992FE0" w:rsidRDefault="0044166A" w:rsidP="006C3372">
            <w:pPr>
              <w:pStyle w:val="BodyText"/>
              <w:spacing w:after="0"/>
              <w:rPr>
                <w:b/>
                <w:bCs/>
              </w:rPr>
            </w:pPr>
            <w:r w:rsidRPr="00992FE0">
              <w:rPr>
                <w:b/>
                <w:bCs/>
              </w:rPr>
              <w:t>Min</w:t>
            </w:r>
          </w:p>
          <w:p w:rsidR="0044166A" w:rsidRPr="00992FE0" w:rsidRDefault="0044166A" w:rsidP="006C3372">
            <w:pPr>
              <w:pStyle w:val="BodyText"/>
              <w:spacing w:after="0"/>
              <w:rPr>
                <w:b/>
                <w:bCs/>
              </w:rPr>
            </w:pPr>
            <w:r w:rsidRPr="00992FE0">
              <w:rPr>
                <w:b/>
                <w:bCs/>
              </w:rPr>
              <w:t>Length</w:t>
            </w:r>
          </w:p>
        </w:tc>
        <w:tc>
          <w:tcPr>
            <w:tcW w:w="1164" w:type="dxa"/>
            <w:tcBorders>
              <w:top w:val="single" w:sz="8" w:space="0" w:color="4F81BD"/>
              <w:left w:val="single" w:sz="8" w:space="0" w:color="4F81BD"/>
              <w:bottom w:val="single" w:sz="18" w:space="0" w:color="4F81BD"/>
              <w:right w:val="single" w:sz="8" w:space="0" w:color="4F81BD"/>
            </w:tcBorders>
          </w:tcPr>
          <w:p w:rsidR="0044166A" w:rsidRPr="00992FE0" w:rsidRDefault="0044166A" w:rsidP="006C3372">
            <w:pPr>
              <w:pStyle w:val="BodyText"/>
              <w:spacing w:after="0"/>
              <w:rPr>
                <w:b/>
                <w:bCs/>
              </w:rPr>
            </w:pPr>
            <w:r w:rsidRPr="00992FE0">
              <w:rPr>
                <w:b/>
                <w:bCs/>
              </w:rPr>
              <w:t>Max</w:t>
            </w:r>
          </w:p>
          <w:p w:rsidR="0044166A" w:rsidRPr="00992FE0" w:rsidRDefault="0044166A" w:rsidP="006C3372">
            <w:pPr>
              <w:pStyle w:val="BodyText"/>
              <w:spacing w:after="0"/>
              <w:rPr>
                <w:b/>
                <w:bCs/>
              </w:rPr>
            </w:pPr>
            <w:r w:rsidRPr="00992FE0">
              <w:rPr>
                <w:b/>
                <w:bCs/>
              </w:rPr>
              <w:t>Length</w:t>
            </w:r>
          </w:p>
        </w:tc>
        <w:tc>
          <w:tcPr>
            <w:tcW w:w="3840" w:type="dxa"/>
            <w:tcBorders>
              <w:top w:val="single" w:sz="8" w:space="0" w:color="4F81BD"/>
              <w:left w:val="single" w:sz="8" w:space="0" w:color="4F81BD"/>
              <w:bottom w:val="single" w:sz="18" w:space="0" w:color="4F81BD"/>
              <w:right w:val="single" w:sz="8" w:space="0" w:color="4F81BD"/>
            </w:tcBorders>
          </w:tcPr>
          <w:p w:rsidR="0044166A" w:rsidRPr="00992FE0" w:rsidRDefault="0044166A" w:rsidP="006C3372">
            <w:pPr>
              <w:pStyle w:val="BodyText"/>
              <w:spacing w:after="0"/>
              <w:rPr>
                <w:b/>
                <w:bCs/>
              </w:rPr>
            </w:pPr>
            <w:r w:rsidRPr="00992FE0">
              <w:rPr>
                <w:b/>
                <w:bCs/>
              </w:rPr>
              <w:t>Notes</w:t>
            </w:r>
          </w:p>
        </w:tc>
      </w:tr>
      <w:tr w:rsidR="0044166A" w:rsidRPr="00992FE0" w:rsidTr="006C3372">
        <w:trPr>
          <w:cantSplit/>
        </w:trPr>
        <w:tc>
          <w:tcPr>
            <w:tcW w:w="1182" w:type="dxa"/>
            <w:tcBorders>
              <w:top w:val="single" w:sz="8" w:space="0" w:color="4F81BD"/>
              <w:left w:val="single" w:sz="8" w:space="0" w:color="4F81BD"/>
              <w:bottom w:val="single" w:sz="8" w:space="0" w:color="4F81BD"/>
              <w:right w:val="single" w:sz="8" w:space="0" w:color="4F81BD"/>
            </w:tcBorders>
            <w:shd w:val="clear" w:color="auto" w:fill="D3DFEE"/>
          </w:tcPr>
          <w:p w:rsidR="0044166A" w:rsidRPr="00992FE0" w:rsidRDefault="0044166A" w:rsidP="006C3372">
            <w:pPr>
              <w:pStyle w:val="BodyText"/>
              <w:spacing w:after="0"/>
              <w:rPr>
                <w:bCs/>
              </w:rPr>
            </w:pPr>
            <w:r w:rsidRPr="00992FE0">
              <w:rPr>
                <w:bCs/>
              </w:rPr>
              <w:t>None</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44166A" w:rsidRPr="00992FE0" w:rsidRDefault="0044166A" w:rsidP="006C3372">
            <w:pPr>
              <w:pStyle w:val="BodyText"/>
              <w:spacing w:after="0"/>
            </w:pP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44166A" w:rsidRPr="00992FE0" w:rsidRDefault="0044166A" w:rsidP="006C3372">
            <w:pPr>
              <w:pStyle w:val="BodyText"/>
              <w:spacing w:after="0"/>
            </w:pP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44166A" w:rsidRPr="00992FE0" w:rsidRDefault="0044166A" w:rsidP="006C3372">
            <w:pPr>
              <w:pStyle w:val="BodyText"/>
              <w:spacing w:after="0"/>
            </w:pP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44166A" w:rsidRPr="00992FE0" w:rsidRDefault="0044166A" w:rsidP="006C3372">
            <w:pPr>
              <w:pStyle w:val="BodyText"/>
              <w:spacing w:after="0"/>
            </w:pP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44166A" w:rsidRPr="00992FE0" w:rsidRDefault="0044166A" w:rsidP="006C3372">
            <w:pPr>
              <w:pStyle w:val="BodyText"/>
              <w:spacing w:after="0"/>
            </w:pPr>
          </w:p>
        </w:tc>
        <w:tc>
          <w:tcPr>
            <w:tcW w:w="3840" w:type="dxa"/>
            <w:tcBorders>
              <w:top w:val="single" w:sz="8" w:space="0" w:color="4F81BD"/>
              <w:left w:val="single" w:sz="8" w:space="0" w:color="4F81BD"/>
              <w:bottom w:val="single" w:sz="8" w:space="0" w:color="4F81BD"/>
              <w:right w:val="single" w:sz="8" w:space="0" w:color="4F81BD"/>
            </w:tcBorders>
            <w:shd w:val="clear" w:color="auto" w:fill="D3DFEE"/>
          </w:tcPr>
          <w:p w:rsidR="0044166A" w:rsidRPr="00992FE0" w:rsidRDefault="0044166A" w:rsidP="006C3372">
            <w:pPr>
              <w:pStyle w:val="BodyText"/>
              <w:spacing w:after="0"/>
            </w:pPr>
          </w:p>
        </w:tc>
      </w:tr>
    </w:tbl>
    <w:p w:rsidR="0044166A" w:rsidRPr="00992FE0" w:rsidRDefault="0044166A" w:rsidP="0044166A">
      <w:pPr>
        <w:pStyle w:val="Heading3"/>
      </w:pPr>
      <w:r w:rsidRPr="00992FE0">
        <w:t>Reason Code</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44166A" w:rsidRPr="00992FE0" w:rsidTr="006C3372">
        <w:trPr>
          <w:cantSplit/>
        </w:trPr>
        <w:tc>
          <w:tcPr>
            <w:tcW w:w="1284" w:type="pct"/>
            <w:tcBorders>
              <w:top w:val="single" w:sz="8" w:space="0" w:color="4F81BD"/>
              <w:left w:val="single" w:sz="8" w:space="0" w:color="4F81BD"/>
              <w:bottom w:val="single" w:sz="18" w:space="0" w:color="4F81BD"/>
              <w:right w:val="single" w:sz="8" w:space="0" w:color="4F81BD"/>
            </w:tcBorders>
          </w:tcPr>
          <w:p w:rsidR="0044166A" w:rsidRPr="00992FE0" w:rsidRDefault="0044166A" w:rsidP="006C3372">
            <w:pPr>
              <w:rPr>
                <w:b/>
              </w:rPr>
            </w:pPr>
            <w:r w:rsidRPr="00992FE0">
              <w:rPr>
                <w:b/>
              </w:rPr>
              <w:t>Reason Code</w:t>
            </w:r>
          </w:p>
        </w:tc>
        <w:tc>
          <w:tcPr>
            <w:tcW w:w="2310" w:type="pct"/>
            <w:tcBorders>
              <w:top w:val="single" w:sz="8" w:space="0" w:color="4F81BD"/>
              <w:left w:val="single" w:sz="8" w:space="0" w:color="4F81BD"/>
              <w:bottom w:val="single" w:sz="18" w:space="0" w:color="4F81BD"/>
              <w:right w:val="single" w:sz="8" w:space="0" w:color="4F81BD"/>
            </w:tcBorders>
          </w:tcPr>
          <w:p w:rsidR="0044166A" w:rsidRPr="00992FE0" w:rsidRDefault="0044166A" w:rsidP="006C3372">
            <w:pPr>
              <w:rPr>
                <w:b/>
                <w:szCs w:val="20"/>
              </w:rPr>
            </w:pPr>
            <w:r w:rsidRPr="00992FE0">
              <w:rPr>
                <w:b/>
                <w:szCs w:val="20"/>
              </w:rPr>
              <w:t>Valid Values</w:t>
            </w:r>
          </w:p>
        </w:tc>
        <w:tc>
          <w:tcPr>
            <w:tcW w:w="1406" w:type="pct"/>
            <w:tcBorders>
              <w:top w:val="single" w:sz="8" w:space="0" w:color="4F81BD"/>
              <w:left w:val="single" w:sz="8" w:space="0" w:color="4F81BD"/>
              <w:bottom w:val="single" w:sz="18" w:space="0" w:color="4F81BD"/>
              <w:right w:val="single" w:sz="8" w:space="0" w:color="4F81BD"/>
            </w:tcBorders>
          </w:tcPr>
          <w:p w:rsidR="0044166A" w:rsidRPr="00992FE0" w:rsidRDefault="0044166A" w:rsidP="006C3372">
            <w:pPr>
              <w:rPr>
                <w:b/>
                <w:szCs w:val="20"/>
              </w:rPr>
            </w:pPr>
            <w:r w:rsidRPr="00992FE0">
              <w:rPr>
                <w:b/>
                <w:szCs w:val="20"/>
              </w:rPr>
              <w:t>Default Value</w:t>
            </w:r>
          </w:p>
        </w:tc>
      </w:tr>
      <w:tr w:rsidR="0044166A" w:rsidRPr="00992FE0" w:rsidTr="006C3372">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44166A" w:rsidRPr="00992FE0" w:rsidRDefault="0044166A" w:rsidP="006C3372">
            <w:pPr>
              <w:rPr>
                <w:bCs/>
                <w:szCs w:val="20"/>
              </w:rPr>
            </w:pPr>
            <w:r w:rsidRPr="00992FE0">
              <w:rPr>
                <w:bCs/>
                <w:szCs w:val="20"/>
              </w:rPr>
              <w:t>None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44166A" w:rsidRPr="00992FE0" w:rsidRDefault="0044166A" w:rsidP="006C3372">
            <w:pPr>
              <w:numPr>
                <w:ilvl w:val="0"/>
                <w:numId w:val="2"/>
              </w:numPr>
              <w:rPr>
                <w:szCs w:val="20"/>
              </w:rPr>
            </w:pP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44166A" w:rsidRPr="00992FE0" w:rsidRDefault="0044166A" w:rsidP="006C3372">
            <w:pPr>
              <w:rPr>
                <w:szCs w:val="20"/>
              </w:rPr>
            </w:pPr>
          </w:p>
        </w:tc>
      </w:tr>
    </w:tbl>
    <w:p w:rsidR="0044166A" w:rsidRPr="00992FE0" w:rsidRDefault="0044166A" w:rsidP="0044166A">
      <w:pPr>
        <w:pStyle w:val="Heading3"/>
      </w:pPr>
      <w:r w:rsidRPr="00992FE0">
        <w:lastRenderedPageBreak/>
        <w:t>Authorization Offline</w:t>
      </w:r>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44166A" w:rsidRPr="00992FE0" w:rsidTr="006C3372">
        <w:trPr>
          <w:cantSplit/>
        </w:trPr>
        <w:tc>
          <w:tcPr>
            <w:tcW w:w="1618" w:type="dxa"/>
            <w:tcBorders>
              <w:right w:val="single" w:sz="18" w:space="0" w:color="4F81BD"/>
            </w:tcBorders>
          </w:tcPr>
          <w:p w:rsidR="0044166A" w:rsidRPr="00992FE0" w:rsidRDefault="0044166A" w:rsidP="006C3372">
            <w:pPr>
              <w:rPr>
                <w:b/>
                <w:bCs/>
                <w:szCs w:val="20"/>
              </w:rPr>
            </w:pPr>
            <w:r w:rsidRPr="00992FE0">
              <w:rPr>
                <w:b/>
                <w:bCs/>
                <w:szCs w:val="20"/>
              </w:rPr>
              <w:t>Description</w:t>
            </w:r>
          </w:p>
        </w:tc>
        <w:tc>
          <w:tcPr>
            <w:tcW w:w="9213" w:type="dxa"/>
            <w:tcBorders>
              <w:right w:val="single" w:sz="8" w:space="0" w:color="4F81BD"/>
            </w:tcBorders>
          </w:tcPr>
          <w:p w:rsidR="0044166A" w:rsidRPr="00992FE0" w:rsidRDefault="0044166A" w:rsidP="006C3372">
            <w:pPr>
              <w:rPr>
                <w:rFonts w:cs="Arial"/>
              </w:rPr>
            </w:pPr>
            <w:r w:rsidRPr="00992FE0">
              <w:rPr>
                <w:rFonts w:cs="Arial"/>
              </w:rPr>
              <w:t xml:space="preserve">The Authorization Offline message is displayed when the response returns an </w:t>
            </w:r>
            <w:r w:rsidRPr="00992FE0">
              <w:t>offline or times out before receiving a response</w:t>
            </w:r>
            <w:r w:rsidRPr="00992FE0">
              <w:rPr>
                <w:rFonts w:cs="Arial"/>
              </w:rPr>
              <w:t>.  The &lt;ARG&gt; is replaced with one of the following responses:</w:t>
            </w:r>
          </w:p>
          <w:p w:rsidR="0044166A" w:rsidRPr="00992FE0" w:rsidRDefault="0044166A" w:rsidP="006C3372">
            <w:pPr>
              <w:rPr>
                <w:bCs/>
                <w:szCs w:val="20"/>
              </w:rPr>
            </w:pPr>
            <w:r w:rsidRPr="00992FE0">
              <w:rPr>
                <w:rFonts w:cs="Arial"/>
              </w:rPr>
              <w:t>“Gift card processor is offline.”  “The request has timed out.”  Upon acknowledging the message, the system displays the Call for Referral screen.</w:t>
            </w:r>
          </w:p>
        </w:tc>
      </w:tr>
      <w:tr w:rsidR="0044166A" w:rsidRPr="00992FE0" w:rsidTr="006C3372">
        <w:trPr>
          <w:cantSplit/>
        </w:trPr>
        <w:tc>
          <w:tcPr>
            <w:tcW w:w="1618" w:type="dxa"/>
            <w:tcBorders>
              <w:bottom w:val="single" w:sz="8" w:space="0" w:color="4F81BD"/>
              <w:right w:val="single" w:sz="18" w:space="0" w:color="4F81BD"/>
            </w:tcBorders>
            <w:shd w:val="clear" w:color="auto" w:fill="D3DFEE"/>
          </w:tcPr>
          <w:p w:rsidR="0044166A" w:rsidRPr="00992FE0" w:rsidRDefault="0044166A" w:rsidP="006C3372">
            <w:pPr>
              <w:rPr>
                <w:b/>
                <w:bCs/>
                <w:szCs w:val="20"/>
              </w:rPr>
            </w:pPr>
            <w:r w:rsidRPr="00992FE0">
              <w:rPr>
                <w:b/>
                <w:bCs/>
                <w:szCs w:val="20"/>
              </w:rPr>
              <w:t>Message</w:t>
            </w:r>
          </w:p>
        </w:tc>
        <w:tc>
          <w:tcPr>
            <w:tcW w:w="9213" w:type="dxa"/>
            <w:tcBorders>
              <w:bottom w:val="single" w:sz="8" w:space="0" w:color="4F81BD"/>
              <w:right w:val="single" w:sz="8" w:space="0" w:color="4F81BD"/>
            </w:tcBorders>
            <w:shd w:val="clear" w:color="auto" w:fill="D3DFEE"/>
          </w:tcPr>
          <w:p w:rsidR="0044166A" w:rsidRPr="00992FE0" w:rsidRDefault="0044166A" w:rsidP="006C3372">
            <w:pPr>
              <w:rPr>
                <w:szCs w:val="20"/>
              </w:rPr>
            </w:pPr>
            <w:r w:rsidRPr="00992FE0">
              <w:t>The following error occurred during gift card authorization: &lt;ARG&gt;</w:t>
            </w:r>
          </w:p>
        </w:tc>
      </w:tr>
      <w:tr w:rsidR="0044166A" w:rsidRPr="00992FE0" w:rsidTr="006C3372">
        <w:trPr>
          <w:cantSplit/>
        </w:trPr>
        <w:tc>
          <w:tcPr>
            <w:tcW w:w="1618" w:type="dxa"/>
            <w:tcBorders>
              <w:bottom w:val="single" w:sz="8" w:space="0" w:color="4F81BD"/>
              <w:right w:val="single" w:sz="18" w:space="0" w:color="4F81BD"/>
            </w:tcBorders>
            <w:shd w:val="clear" w:color="auto" w:fill="auto"/>
          </w:tcPr>
          <w:p w:rsidR="0044166A" w:rsidRPr="00992FE0" w:rsidRDefault="0044166A" w:rsidP="006C3372">
            <w:pPr>
              <w:rPr>
                <w:b/>
                <w:bCs/>
                <w:szCs w:val="20"/>
              </w:rPr>
            </w:pPr>
            <w:r w:rsidRPr="00992FE0">
              <w:rPr>
                <w:b/>
                <w:bCs/>
                <w:szCs w:val="20"/>
              </w:rPr>
              <w:t>Key prompt</w:t>
            </w:r>
          </w:p>
        </w:tc>
        <w:tc>
          <w:tcPr>
            <w:tcW w:w="9213" w:type="dxa"/>
            <w:tcBorders>
              <w:bottom w:val="single" w:sz="8" w:space="0" w:color="4F81BD"/>
              <w:right w:val="single" w:sz="8" w:space="0" w:color="4F81BD"/>
            </w:tcBorders>
          </w:tcPr>
          <w:p w:rsidR="0044166A" w:rsidRPr="00992FE0" w:rsidRDefault="0044166A" w:rsidP="006C3372">
            <w:pPr>
              <w:rPr>
                <w:szCs w:val="20"/>
              </w:rPr>
            </w:pPr>
            <w:r w:rsidRPr="00992FE0">
              <w:rPr>
                <w:szCs w:val="20"/>
              </w:rPr>
              <w:t>OK</w:t>
            </w:r>
          </w:p>
        </w:tc>
      </w:tr>
      <w:tr w:rsidR="0044166A" w:rsidRPr="00992FE0" w:rsidTr="006C3372">
        <w:trPr>
          <w:cantSplit/>
        </w:trPr>
        <w:tc>
          <w:tcPr>
            <w:tcW w:w="1618" w:type="dxa"/>
            <w:tcBorders>
              <w:right w:val="single" w:sz="18" w:space="0" w:color="4F81BD"/>
            </w:tcBorders>
            <w:shd w:val="clear" w:color="auto" w:fill="DBE5F1"/>
          </w:tcPr>
          <w:p w:rsidR="0044166A" w:rsidRPr="00992FE0" w:rsidRDefault="0044166A" w:rsidP="006C3372">
            <w:pPr>
              <w:rPr>
                <w:b/>
                <w:bCs/>
                <w:szCs w:val="20"/>
              </w:rPr>
            </w:pPr>
            <w:r w:rsidRPr="00992FE0">
              <w:rPr>
                <w:b/>
                <w:bCs/>
                <w:szCs w:val="20"/>
              </w:rPr>
              <w:t>Notes</w:t>
            </w:r>
          </w:p>
        </w:tc>
        <w:tc>
          <w:tcPr>
            <w:tcW w:w="9213" w:type="dxa"/>
            <w:tcBorders>
              <w:right w:val="single" w:sz="8" w:space="0" w:color="4F81BD"/>
            </w:tcBorders>
            <w:shd w:val="clear" w:color="auto" w:fill="DBE5F1"/>
          </w:tcPr>
          <w:p w:rsidR="0044166A" w:rsidRPr="00992FE0" w:rsidRDefault="0044166A" w:rsidP="006C3372">
            <w:pPr>
              <w:rPr>
                <w:szCs w:val="20"/>
              </w:rPr>
            </w:pPr>
            <w:r w:rsidRPr="00992FE0">
              <w:t>This is the same message used in Gift Card Authorization.</w:t>
            </w:r>
          </w:p>
        </w:tc>
      </w:tr>
    </w:tbl>
    <w:p w:rsidR="0044166A" w:rsidRPr="00992FE0" w:rsidRDefault="0044166A" w:rsidP="0044166A">
      <w:pPr>
        <w:pStyle w:val="Heading3"/>
      </w:pPr>
      <w:r w:rsidRPr="00992FE0">
        <w:t>Declined</w:t>
      </w:r>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44166A" w:rsidRPr="00992FE0" w:rsidTr="006C3372">
        <w:trPr>
          <w:cantSplit/>
        </w:trPr>
        <w:tc>
          <w:tcPr>
            <w:tcW w:w="1618" w:type="dxa"/>
            <w:tcBorders>
              <w:right w:val="single" w:sz="18" w:space="0" w:color="4F81BD"/>
            </w:tcBorders>
          </w:tcPr>
          <w:p w:rsidR="0044166A" w:rsidRPr="00992FE0" w:rsidRDefault="0044166A" w:rsidP="006C3372">
            <w:pPr>
              <w:rPr>
                <w:b/>
                <w:bCs/>
                <w:szCs w:val="20"/>
              </w:rPr>
            </w:pPr>
            <w:r w:rsidRPr="00992FE0">
              <w:rPr>
                <w:b/>
                <w:bCs/>
                <w:szCs w:val="20"/>
              </w:rPr>
              <w:t>Description</w:t>
            </w:r>
          </w:p>
        </w:tc>
        <w:tc>
          <w:tcPr>
            <w:tcW w:w="9213" w:type="dxa"/>
            <w:tcBorders>
              <w:right w:val="single" w:sz="8" w:space="0" w:color="4F81BD"/>
            </w:tcBorders>
          </w:tcPr>
          <w:p w:rsidR="0044166A" w:rsidRPr="00992FE0" w:rsidRDefault="0044166A" w:rsidP="006C3372">
            <w:pPr>
              <w:rPr>
                <w:rFonts w:cs="Arial"/>
              </w:rPr>
            </w:pPr>
            <w:r w:rsidRPr="00992FE0">
              <w:rPr>
                <w:bCs/>
                <w:szCs w:val="20"/>
              </w:rPr>
              <w:t xml:space="preserve">The Declined message is </w:t>
            </w:r>
            <w:r w:rsidRPr="00992FE0">
              <w:rPr>
                <w:rFonts w:cs="Arial"/>
              </w:rPr>
              <w:t>displayed when the response returns a Declined resp</w:t>
            </w:r>
            <w:r w:rsidRPr="00992FE0">
              <w:t>onse</w:t>
            </w:r>
            <w:r w:rsidRPr="00992FE0">
              <w:rPr>
                <w:rFonts w:cs="Arial"/>
              </w:rPr>
              <w:t>.  The &lt;ARG&gt; is replaced with the error returned from the Authorizer (e.g. Insufficient funds).</w:t>
            </w:r>
          </w:p>
          <w:p w:rsidR="0044166A" w:rsidRPr="00992FE0" w:rsidRDefault="0044166A" w:rsidP="006C3372">
            <w:pPr>
              <w:rPr>
                <w:bCs/>
                <w:szCs w:val="20"/>
              </w:rPr>
            </w:pPr>
            <w:r w:rsidRPr="00992FE0">
              <w:rPr>
                <w:bCs/>
                <w:szCs w:val="20"/>
              </w:rPr>
              <w:t>Acknowledging the alert returns the operator to the calling use case.</w:t>
            </w:r>
          </w:p>
        </w:tc>
      </w:tr>
      <w:tr w:rsidR="0044166A" w:rsidRPr="00992FE0" w:rsidTr="006C3372">
        <w:trPr>
          <w:cantSplit/>
        </w:trPr>
        <w:tc>
          <w:tcPr>
            <w:tcW w:w="1618" w:type="dxa"/>
            <w:tcBorders>
              <w:bottom w:val="single" w:sz="8" w:space="0" w:color="4F81BD"/>
              <w:right w:val="single" w:sz="18" w:space="0" w:color="4F81BD"/>
            </w:tcBorders>
            <w:shd w:val="clear" w:color="auto" w:fill="D3DFEE"/>
          </w:tcPr>
          <w:p w:rsidR="0044166A" w:rsidRPr="00992FE0" w:rsidRDefault="0044166A" w:rsidP="006C3372">
            <w:pPr>
              <w:rPr>
                <w:b/>
                <w:bCs/>
                <w:szCs w:val="20"/>
              </w:rPr>
            </w:pPr>
            <w:r w:rsidRPr="00992FE0">
              <w:rPr>
                <w:b/>
                <w:bCs/>
                <w:szCs w:val="20"/>
              </w:rPr>
              <w:t>Message</w:t>
            </w:r>
          </w:p>
        </w:tc>
        <w:tc>
          <w:tcPr>
            <w:tcW w:w="9213" w:type="dxa"/>
            <w:tcBorders>
              <w:bottom w:val="single" w:sz="8" w:space="0" w:color="4F81BD"/>
              <w:right w:val="single" w:sz="8" w:space="0" w:color="4F81BD"/>
            </w:tcBorders>
            <w:shd w:val="clear" w:color="auto" w:fill="D3DFEE"/>
          </w:tcPr>
          <w:p w:rsidR="0044166A" w:rsidRPr="00992FE0" w:rsidRDefault="0044166A" w:rsidP="006C3372">
            <w:pPr>
              <w:rPr>
                <w:szCs w:val="20"/>
              </w:rPr>
            </w:pPr>
            <w:r w:rsidRPr="00992FE0">
              <w:rPr>
                <w:bCs/>
                <w:szCs w:val="20"/>
              </w:rPr>
              <w:t>The card was declined due to &lt;ARG&gt;</w:t>
            </w:r>
          </w:p>
        </w:tc>
      </w:tr>
      <w:tr w:rsidR="0044166A" w:rsidRPr="00992FE0" w:rsidTr="006C3372">
        <w:trPr>
          <w:cantSplit/>
        </w:trPr>
        <w:tc>
          <w:tcPr>
            <w:tcW w:w="1618" w:type="dxa"/>
            <w:tcBorders>
              <w:bottom w:val="single" w:sz="8" w:space="0" w:color="4F81BD"/>
              <w:right w:val="single" w:sz="18" w:space="0" w:color="4F81BD"/>
            </w:tcBorders>
            <w:shd w:val="clear" w:color="auto" w:fill="auto"/>
          </w:tcPr>
          <w:p w:rsidR="0044166A" w:rsidRPr="00992FE0" w:rsidRDefault="0044166A" w:rsidP="006C3372">
            <w:pPr>
              <w:rPr>
                <w:b/>
                <w:bCs/>
                <w:szCs w:val="20"/>
              </w:rPr>
            </w:pPr>
            <w:r w:rsidRPr="00992FE0">
              <w:rPr>
                <w:b/>
                <w:bCs/>
                <w:szCs w:val="20"/>
              </w:rPr>
              <w:t>Key prompt</w:t>
            </w:r>
          </w:p>
        </w:tc>
        <w:tc>
          <w:tcPr>
            <w:tcW w:w="9213" w:type="dxa"/>
            <w:tcBorders>
              <w:bottom w:val="single" w:sz="8" w:space="0" w:color="4F81BD"/>
              <w:right w:val="single" w:sz="8" w:space="0" w:color="4F81BD"/>
            </w:tcBorders>
          </w:tcPr>
          <w:p w:rsidR="0044166A" w:rsidRPr="00992FE0" w:rsidRDefault="0044166A" w:rsidP="006C3372">
            <w:pPr>
              <w:rPr>
                <w:szCs w:val="20"/>
              </w:rPr>
            </w:pPr>
            <w:r w:rsidRPr="00992FE0">
              <w:rPr>
                <w:szCs w:val="20"/>
              </w:rPr>
              <w:t>OK</w:t>
            </w:r>
          </w:p>
        </w:tc>
      </w:tr>
      <w:tr w:rsidR="0044166A" w:rsidRPr="00992FE0" w:rsidTr="006C3372">
        <w:trPr>
          <w:cantSplit/>
        </w:trPr>
        <w:tc>
          <w:tcPr>
            <w:tcW w:w="1618" w:type="dxa"/>
            <w:tcBorders>
              <w:right w:val="single" w:sz="18" w:space="0" w:color="4F81BD"/>
            </w:tcBorders>
            <w:shd w:val="clear" w:color="auto" w:fill="DBE5F1"/>
          </w:tcPr>
          <w:p w:rsidR="0044166A" w:rsidRPr="00992FE0" w:rsidRDefault="0044166A" w:rsidP="006C3372">
            <w:pPr>
              <w:rPr>
                <w:b/>
                <w:bCs/>
                <w:szCs w:val="20"/>
              </w:rPr>
            </w:pPr>
            <w:r w:rsidRPr="00992FE0">
              <w:rPr>
                <w:b/>
                <w:bCs/>
                <w:szCs w:val="20"/>
              </w:rPr>
              <w:t>Notes</w:t>
            </w:r>
          </w:p>
        </w:tc>
        <w:tc>
          <w:tcPr>
            <w:tcW w:w="9213" w:type="dxa"/>
            <w:tcBorders>
              <w:right w:val="single" w:sz="8" w:space="0" w:color="4F81BD"/>
            </w:tcBorders>
            <w:shd w:val="clear" w:color="auto" w:fill="DBE5F1"/>
          </w:tcPr>
          <w:p w:rsidR="0044166A" w:rsidRPr="00992FE0" w:rsidRDefault="0044166A" w:rsidP="006C3372">
            <w:pPr>
              <w:rPr>
                <w:szCs w:val="20"/>
              </w:rPr>
            </w:pPr>
            <w:r w:rsidRPr="00992FE0">
              <w:t>This is the same message used in Gift Card Authorization.</w:t>
            </w:r>
          </w:p>
        </w:tc>
      </w:tr>
    </w:tbl>
    <w:p w:rsidR="00A36851" w:rsidRPr="00992FE0" w:rsidRDefault="00A36851" w:rsidP="00A36851">
      <w:pPr>
        <w:pStyle w:val="Heading1"/>
        <w:rPr>
          <w:i/>
        </w:rPr>
      </w:pPr>
      <w:bookmarkStart w:id="822" w:name="_Toc399499251"/>
      <w:r w:rsidRPr="00992FE0">
        <w:rPr>
          <w:i/>
        </w:rPr>
        <w:t>Business Sign Off</w:t>
      </w:r>
      <w:bookmarkEnd w:id="818"/>
      <w:bookmarkEnd w:id="822"/>
    </w:p>
    <w:tbl>
      <w:tblPr>
        <w:tblW w:w="4935"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3699"/>
        <w:gridCol w:w="3344"/>
        <w:gridCol w:w="3597"/>
      </w:tblGrid>
      <w:tr w:rsidR="00A36851" w:rsidRPr="00992FE0" w:rsidTr="00B43842">
        <w:trPr>
          <w:cantSplit/>
        </w:trPr>
        <w:tc>
          <w:tcPr>
            <w:tcW w:w="3699" w:type="dxa"/>
            <w:tcBorders>
              <w:top w:val="single" w:sz="8" w:space="0" w:color="4F81BD"/>
              <w:left w:val="single" w:sz="8" w:space="0" w:color="4F81BD"/>
              <w:bottom w:val="single" w:sz="18" w:space="0" w:color="4F81BD"/>
              <w:right w:val="single" w:sz="8" w:space="0" w:color="4F81BD"/>
            </w:tcBorders>
          </w:tcPr>
          <w:p w:rsidR="00A36851" w:rsidRPr="00992FE0" w:rsidRDefault="00A36851" w:rsidP="002C3E74">
            <w:pPr>
              <w:rPr>
                <w:b/>
              </w:rPr>
            </w:pPr>
            <w:r w:rsidRPr="00992FE0">
              <w:rPr>
                <w:b/>
              </w:rPr>
              <w:t>Name</w:t>
            </w:r>
          </w:p>
        </w:tc>
        <w:tc>
          <w:tcPr>
            <w:tcW w:w="3344" w:type="dxa"/>
            <w:tcBorders>
              <w:top w:val="single" w:sz="8" w:space="0" w:color="4F81BD"/>
              <w:left w:val="single" w:sz="8" w:space="0" w:color="4F81BD"/>
              <w:bottom w:val="single" w:sz="18" w:space="0" w:color="4F81BD"/>
              <w:right w:val="single" w:sz="8" w:space="0" w:color="4F81BD"/>
            </w:tcBorders>
          </w:tcPr>
          <w:p w:rsidR="00A36851" w:rsidRPr="00992FE0" w:rsidRDefault="00A36851" w:rsidP="002C3E74">
            <w:pPr>
              <w:rPr>
                <w:b/>
                <w:szCs w:val="20"/>
              </w:rPr>
            </w:pPr>
            <w:r w:rsidRPr="00992FE0">
              <w:rPr>
                <w:b/>
                <w:szCs w:val="20"/>
              </w:rPr>
              <w:t>Organization</w:t>
            </w:r>
          </w:p>
        </w:tc>
        <w:tc>
          <w:tcPr>
            <w:tcW w:w="3597" w:type="dxa"/>
            <w:tcBorders>
              <w:top w:val="single" w:sz="8" w:space="0" w:color="4F81BD"/>
              <w:left w:val="single" w:sz="8" w:space="0" w:color="4F81BD"/>
              <w:bottom w:val="single" w:sz="18" w:space="0" w:color="4F81BD"/>
              <w:right w:val="single" w:sz="8" w:space="0" w:color="4F81BD"/>
            </w:tcBorders>
          </w:tcPr>
          <w:p w:rsidR="00A36851" w:rsidRPr="00992FE0" w:rsidRDefault="00A36851" w:rsidP="002C3E74">
            <w:pPr>
              <w:rPr>
                <w:b/>
                <w:szCs w:val="20"/>
              </w:rPr>
            </w:pPr>
            <w:r w:rsidRPr="00992FE0">
              <w:rPr>
                <w:b/>
                <w:szCs w:val="20"/>
              </w:rPr>
              <w:t>Date</w:t>
            </w:r>
          </w:p>
        </w:tc>
      </w:tr>
      <w:tr w:rsidR="00A36851" w:rsidRPr="00992FE0" w:rsidTr="00B43842">
        <w:trPr>
          <w:cantSplit/>
        </w:trPr>
        <w:tc>
          <w:tcPr>
            <w:tcW w:w="3699" w:type="dxa"/>
            <w:tcBorders>
              <w:top w:val="single" w:sz="8" w:space="0" w:color="4F81BD"/>
              <w:left w:val="single" w:sz="8" w:space="0" w:color="4F81BD"/>
              <w:bottom w:val="single" w:sz="8" w:space="0" w:color="4F81BD"/>
              <w:right w:val="single" w:sz="8" w:space="0" w:color="4F81BD"/>
            </w:tcBorders>
            <w:shd w:val="clear" w:color="auto" w:fill="D3DFEE"/>
          </w:tcPr>
          <w:p w:rsidR="00A36851" w:rsidRPr="00992FE0" w:rsidRDefault="00A36851" w:rsidP="002C3E74">
            <w:pPr>
              <w:rPr>
                <w:color w:val="FF0000"/>
                <w:szCs w:val="20"/>
              </w:rPr>
            </w:pPr>
            <w:r w:rsidRPr="00992FE0">
              <w:rPr>
                <w:color w:val="FF0000"/>
                <w:szCs w:val="20"/>
              </w:rPr>
              <w:t>&lt;Name of signer&gt;</w:t>
            </w:r>
          </w:p>
        </w:tc>
        <w:tc>
          <w:tcPr>
            <w:tcW w:w="3344" w:type="dxa"/>
            <w:tcBorders>
              <w:top w:val="single" w:sz="8" w:space="0" w:color="4F81BD"/>
              <w:left w:val="single" w:sz="8" w:space="0" w:color="4F81BD"/>
              <w:bottom w:val="single" w:sz="8" w:space="0" w:color="4F81BD"/>
              <w:right w:val="single" w:sz="8" w:space="0" w:color="4F81BD"/>
            </w:tcBorders>
            <w:shd w:val="clear" w:color="auto" w:fill="D3DFEE"/>
          </w:tcPr>
          <w:p w:rsidR="00A36851" w:rsidRPr="00992FE0" w:rsidRDefault="00A36851" w:rsidP="002C3E74">
            <w:pPr>
              <w:rPr>
                <w:color w:val="FF0000"/>
                <w:szCs w:val="20"/>
              </w:rPr>
            </w:pPr>
            <w:r w:rsidRPr="00992FE0">
              <w:rPr>
                <w:color w:val="FF0000"/>
                <w:szCs w:val="20"/>
              </w:rPr>
              <w:t>&lt;Organization of signer if applicable&gt;</w:t>
            </w:r>
          </w:p>
        </w:tc>
        <w:tc>
          <w:tcPr>
            <w:tcW w:w="3597" w:type="dxa"/>
            <w:tcBorders>
              <w:top w:val="single" w:sz="8" w:space="0" w:color="4F81BD"/>
              <w:left w:val="single" w:sz="8" w:space="0" w:color="4F81BD"/>
              <w:bottom w:val="single" w:sz="8" w:space="0" w:color="4F81BD"/>
              <w:right w:val="single" w:sz="8" w:space="0" w:color="4F81BD"/>
            </w:tcBorders>
            <w:shd w:val="clear" w:color="auto" w:fill="D3DFEE"/>
          </w:tcPr>
          <w:p w:rsidR="00A36851" w:rsidRPr="00992FE0" w:rsidRDefault="00A36851" w:rsidP="002C3E74">
            <w:pPr>
              <w:rPr>
                <w:color w:val="FF0000"/>
                <w:szCs w:val="20"/>
              </w:rPr>
            </w:pPr>
            <w:r w:rsidRPr="00992FE0">
              <w:rPr>
                <w:color w:val="FF0000"/>
                <w:szCs w:val="20"/>
              </w:rPr>
              <w:t>&lt;date of sign off&gt;</w:t>
            </w:r>
          </w:p>
        </w:tc>
      </w:tr>
    </w:tbl>
    <w:p w:rsidR="00B43842" w:rsidRPr="004F72C3" w:rsidRDefault="00B43842" w:rsidP="00B43842">
      <w:pPr>
        <w:rPr>
          <w:ins w:id="823" w:author="Amy Byers" w:date="2014-09-26T12:28:00Z"/>
          <w:b/>
          <w:sz w:val="24"/>
        </w:rPr>
      </w:pPr>
      <w:bookmarkStart w:id="824" w:name="_Toc320880026"/>
    </w:p>
    <w:p w:rsidR="00A36851" w:rsidRPr="00992FE0" w:rsidRDefault="00A36851" w:rsidP="00A36851">
      <w:pPr>
        <w:pStyle w:val="Heading1"/>
        <w:rPr>
          <w:i/>
        </w:rPr>
      </w:pPr>
      <w:bookmarkStart w:id="825" w:name="_Toc399499252"/>
      <w:r w:rsidRPr="00992FE0">
        <w:rPr>
          <w:i/>
        </w:rPr>
        <w:t>Revision History</w:t>
      </w:r>
      <w:bookmarkEnd w:id="824"/>
      <w:bookmarkEnd w:id="825"/>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982"/>
        <w:gridCol w:w="5987"/>
        <w:gridCol w:w="1440"/>
        <w:gridCol w:w="1155"/>
      </w:tblGrid>
      <w:tr w:rsidR="00A36851" w:rsidRPr="00992FE0" w:rsidTr="00B43842">
        <w:trPr>
          <w:cantSplit/>
        </w:trPr>
        <w:tc>
          <w:tcPr>
            <w:tcW w:w="1982" w:type="dxa"/>
            <w:tcBorders>
              <w:top w:val="single" w:sz="8" w:space="0" w:color="4F81BD"/>
              <w:left w:val="single" w:sz="8" w:space="0" w:color="4F81BD"/>
              <w:bottom w:val="single" w:sz="18" w:space="0" w:color="4F81BD"/>
              <w:right w:val="single" w:sz="8" w:space="0" w:color="4F81BD"/>
            </w:tcBorders>
          </w:tcPr>
          <w:p w:rsidR="00A36851" w:rsidRPr="00992FE0" w:rsidRDefault="00A36851" w:rsidP="002C3E74">
            <w:pPr>
              <w:rPr>
                <w:b/>
              </w:rPr>
            </w:pPr>
            <w:r w:rsidRPr="00992FE0">
              <w:rPr>
                <w:b/>
              </w:rPr>
              <w:t>Reviser</w:t>
            </w:r>
          </w:p>
        </w:tc>
        <w:tc>
          <w:tcPr>
            <w:tcW w:w="5987" w:type="dxa"/>
            <w:tcBorders>
              <w:top w:val="single" w:sz="8" w:space="0" w:color="4F81BD"/>
              <w:left w:val="single" w:sz="8" w:space="0" w:color="4F81BD"/>
              <w:bottom w:val="single" w:sz="18" w:space="0" w:color="4F81BD"/>
              <w:right w:val="single" w:sz="8" w:space="0" w:color="4F81BD"/>
            </w:tcBorders>
          </w:tcPr>
          <w:p w:rsidR="00A36851" w:rsidRPr="00992FE0" w:rsidRDefault="00A36851" w:rsidP="002C3E74">
            <w:pPr>
              <w:rPr>
                <w:b/>
                <w:vanish/>
                <w:szCs w:val="20"/>
              </w:rPr>
            </w:pPr>
            <w:r w:rsidRPr="00992FE0">
              <w:rPr>
                <w:b/>
                <w:szCs w:val="20"/>
              </w:rPr>
              <w:t>Revision</w:t>
            </w:r>
          </w:p>
        </w:tc>
        <w:tc>
          <w:tcPr>
            <w:tcW w:w="1440" w:type="dxa"/>
            <w:tcBorders>
              <w:top w:val="single" w:sz="8" w:space="0" w:color="4F81BD"/>
              <w:left w:val="single" w:sz="8" w:space="0" w:color="4F81BD"/>
              <w:bottom w:val="single" w:sz="18" w:space="0" w:color="4F81BD"/>
              <w:right w:val="single" w:sz="8" w:space="0" w:color="4F81BD"/>
            </w:tcBorders>
          </w:tcPr>
          <w:p w:rsidR="00A36851" w:rsidRPr="00992FE0" w:rsidRDefault="00A36851" w:rsidP="002C3E74">
            <w:pPr>
              <w:rPr>
                <w:b/>
                <w:szCs w:val="20"/>
              </w:rPr>
            </w:pPr>
            <w:r w:rsidRPr="00992FE0">
              <w:rPr>
                <w:b/>
                <w:szCs w:val="20"/>
              </w:rPr>
              <w:t>Date</w:t>
            </w:r>
          </w:p>
        </w:tc>
        <w:tc>
          <w:tcPr>
            <w:tcW w:w="1155" w:type="dxa"/>
            <w:tcBorders>
              <w:top w:val="single" w:sz="8" w:space="0" w:color="4F81BD"/>
              <w:left w:val="single" w:sz="8" w:space="0" w:color="4F81BD"/>
              <w:bottom w:val="single" w:sz="18" w:space="0" w:color="4F81BD"/>
              <w:right w:val="single" w:sz="8" w:space="0" w:color="4F81BD"/>
            </w:tcBorders>
          </w:tcPr>
          <w:p w:rsidR="00A36851" w:rsidRPr="00992FE0" w:rsidRDefault="00A36851" w:rsidP="002C3E74">
            <w:pPr>
              <w:rPr>
                <w:b/>
                <w:szCs w:val="20"/>
              </w:rPr>
            </w:pPr>
            <w:r w:rsidRPr="00992FE0">
              <w:rPr>
                <w:b/>
                <w:szCs w:val="20"/>
              </w:rPr>
              <w:t>Version</w:t>
            </w:r>
          </w:p>
        </w:tc>
      </w:tr>
      <w:tr w:rsidR="00E1338A" w:rsidRPr="00992FE0" w:rsidTr="00B43842">
        <w:trPr>
          <w:cantSplit/>
        </w:trPr>
        <w:tc>
          <w:tcPr>
            <w:tcW w:w="1982" w:type="dxa"/>
            <w:tcBorders>
              <w:top w:val="single" w:sz="8" w:space="0" w:color="4F81BD"/>
              <w:left w:val="single" w:sz="8" w:space="0" w:color="4F81BD"/>
              <w:bottom w:val="single" w:sz="8" w:space="0" w:color="4F81BD"/>
              <w:right w:val="single" w:sz="8" w:space="0" w:color="4F81BD"/>
            </w:tcBorders>
            <w:shd w:val="clear" w:color="auto" w:fill="D3DFEE"/>
          </w:tcPr>
          <w:p w:rsidR="00E1338A" w:rsidRPr="00992FE0" w:rsidRDefault="00E1338A" w:rsidP="002C3E74">
            <w:pPr>
              <w:rPr>
                <w:bCs/>
                <w:szCs w:val="20"/>
              </w:rPr>
            </w:pPr>
            <w:r w:rsidRPr="00992FE0">
              <w:rPr>
                <w:bCs/>
                <w:szCs w:val="20"/>
              </w:rPr>
              <w:t>Amy Lackas</w:t>
            </w:r>
          </w:p>
        </w:tc>
        <w:tc>
          <w:tcPr>
            <w:tcW w:w="5987" w:type="dxa"/>
            <w:tcBorders>
              <w:top w:val="single" w:sz="8" w:space="0" w:color="4F81BD"/>
              <w:left w:val="single" w:sz="8" w:space="0" w:color="4F81BD"/>
              <w:bottom w:val="single" w:sz="8" w:space="0" w:color="4F81BD"/>
              <w:right w:val="single" w:sz="8" w:space="0" w:color="4F81BD"/>
            </w:tcBorders>
            <w:shd w:val="clear" w:color="auto" w:fill="D3DFEE"/>
          </w:tcPr>
          <w:p w:rsidR="00E1338A" w:rsidRPr="00992FE0" w:rsidRDefault="00F41F64" w:rsidP="002C3E74">
            <w:pPr>
              <w:rPr>
                <w:szCs w:val="20"/>
              </w:rPr>
            </w:pPr>
            <w:r w:rsidRPr="00992FE0">
              <w:rPr>
                <w:szCs w:val="20"/>
              </w:rPr>
              <w:t>Initial document created</w:t>
            </w:r>
          </w:p>
        </w:tc>
        <w:tc>
          <w:tcPr>
            <w:tcW w:w="1440" w:type="dxa"/>
            <w:tcBorders>
              <w:top w:val="single" w:sz="8" w:space="0" w:color="4F81BD"/>
              <w:left w:val="single" w:sz="8" w:space="0" w:color="4F81BD"/>
              <w:bottom w:val="single" w:sz="8" w:space="0" w:color="4F81BD"/>
              <w:right w:val="single" w:sz="8" w:space="0" w:color="4F81BD"/>
            </w:tcBorders>
            <w:shd w:val="clear" w:color="auto" w:fill="D3DFEE"/>
          </w:tcPr>
          <w:p w:rsidR="00E1338A" w:rsidRPr="00992FE0" w:rsidRDefault="00F41F64" w:rsidP="002C3E74">
            <w:pPr>
              <w:rPr>
                <w:szCs w:val="20"/>
              </w:rPr>
            </w:pPr>
            <w:r w:rsidRPr="00992FE0">
              <w:rPr>
                <w:szCs w:val="20"/>
              </w:rPr>
              <w:t>01/11/2013</w:t>
            </w:r>
          </w:p>
        </w:tc>
        <w:tc>
          <w:tcPr>
            <w:tcW w:w="1155" w:type="dxa"/>
            <w:tcBorders>
              <w:top w:val="single" w:sz="8" w:space="0" w:color="4F81BD"/>
              <w:left w:val="single" w:sz="8" w:space="0" w:color="4F81BD"/>
              <w:bottom w:val="single" w:sz="8" w:space="0" w:color="4F81BD"/>
              <w:right w:val="single" w:sz="8" w:space="0" w:color="4F81BD"/>
            </w:tcBorders>
            <w:shd w:val="clear" w:color="auto" w:fill="D3DFEE"/>
          </w:tcPr>
          <w:p w:rsidR="00E1338A" w:rsidRPr="00992FE0" w:rsidRDefault="001F07F8" w:rsidP="002C3E74">
            <w:pPr>
              <w:rPr>
                <w:szCs w:val="20"/>
              </w:rPr>
            </w:pPr>
            <w:r w:rsidRPr="00992FE0">
              <w:rPr>
                <w:szCs w:val="20"/>
              </w:rPr>
              <w:t>1.0</w:t>
            </w:r>
          </w:p>
        </w:tc>
      </w:tr>
      <w:tr w:rsidR="005E4C66" w:rsidRPr="00992FE0" w:rsidTr="00B43842">
        <w:trPr>
          <w:cantSplit/>
        </w:trPr>
        <w:tc>
          <w:tcPr>
            <w:tcW w:w="1982" w:type="dxa"/>
            <w:tcBorders>
              <w:top w:val="single" w:sz="8" w:space="0" w:color="4F81BD"/>
              <w:left w:val="single" w:sz="8" w:space="0" w:color="4F81BD"/>
              <w:bottom w:val="single" w:sz="8" w:space="0" w:color="4F81BD"/>
              <w:right w:val="single" w:sz="8" w:space="0" w:color="4F81BD"/>
            </w:tcBorders>
            <w:shd w:val="clear" w:color="auto" w:fill="D3DFEE"/>
          </w:tcPr>
          <w:p w:rsidR="005E4C66" w:rsidRPr="00992FE0" w:rsidRDefault="005E4C66" w:rsidP="002C3E74">
            <w:pPr>
              <w:rPr>
                <w:bCs/>
                <w:szCs w:val="20"/>
              </w:rPr>
            </w:pPr>
            <w:r w:rsidRPr="00992FE0">
              <w:rPr>
                <w:bCs/>
                <w:szCs w:val="20"/>
              </w:rPr>
              <w:t>Amy Lackas</w:t>
            </w:r>
          </w:p>
        </w:tc>
        <w:tc>
          <w:tcPr>
            <w:tcW w:w="5987" w:type="dxa"/>
            <w:tcBorders>
              <w:top w:val="single" w:sz="8" w:space="0" w:color="4F81BD"/>
              <w:left w:val="single" w:sz="8" w:space="0" w:color="4F81BD"/>
              <w:bottom w:val="single" w:sz="8" w:space="0" w:color="4F81BD"/>
              <w:right w:val="single" w:sz="8" w:space="0" w:color="4F81BD"/>
            </w:tcBorders>
            <w:shd w:val="clear" w:color="auto" w:fill="D3DFEE"/>
          </w:tcPr>
          <w:p w:rsidR="005E4C66" w:rsidRPr="00992FE0" w:rsidRDefault="005E4C66" w:rsidP="002C3E74">
            <w:pPr>
              <w:rPr>
                <w:szCs w:val="20"/>
              </w:rPr>
            </w:pPr>
            <w:r w:rsidRPr="00992FE0">
              <w:rPr>
                <w:szCs w:val="20"/>
              </w:rPr>
              <w:t>Updates after internal review</w:t>
            </w:r>
          </w:p>
        </w:tc>
        <w:tc>
          <w:tcPr>
            <w:tcW w:w="1440" w:type="dxa"/>
            <w:tcBorders>
              <w:top w:val="single" w:sz="8" w:space="0" w:color="4F81BD"/>
              <w:left w:val="single" w:sz="8" w:space="0" w:color="4F81BD"/>
              <w:bottom w:val="single" w:sz="8" w:space="0" w:color="4F81BD"/>
              <w:right w:val="single" w:sz="8" w:space="0" w:color="4F81BD"/>
            </w:tcBorders>
            <w:shd w:val="clear" w:color="auto" w:fill="D3DFEE"/>
          </w:tcPr>
          <w:p w:rsidR="005E4C66" w:rsidRPr="00992FE0" w:rsidRDefault="005E4C66" w:rsidP="002C3E74">
            <w:pPr>
              <w:rPr>
                <w:szCs w:val="20"/>
              </w:rPr>
            </w:pPr>
            <w:r w:rsidRPr="00992FE0">
              <w:rPr>
                <w:szCs w:val="20"/>
              </w:rPr>
              <w:t>01/19/2013</w:t>
            </w:r>
          </w:p>
        </w:tc>
        <w:tc>
          <w:tcPr>
            <w:tcW w:w="1155" w:type="dxa"/>
            <w:tcBorders>
              <w:top w:val="single" w:sz="8" w:space="0" w:color="4F81BD"/>
              <w:left w:val="single" w:sz="8" w:space="0" w:color="4F81BD"/>
              <w:bottom w:val="single" w:sz="8" w:space="0" w:color="4F81BD"/>
              <w:right w:val="single" w:sz="8" w:space="0" w:color="4F81BD"/>
            </w:tcBorders>
            <w:shd w:val="clear" w:color="auto" w:fill="D3DFEE"/>
          </w:tcPr>
          <w:p w:rsidR="005E4C66" w:rsidRPr="00992FE0" w:rsidRDefault="005E4C66" w:rsidP="002C3E74">
            <w:pPr>
              <w:rPr>
                <w:szCs w:val="20"/>
              </w:rPr>
            </w:pPr>
            <w:r w:rsidRPr="00992FE0">
              <w:rPr>
                <w:szCs w:val="20"/>
              </w:rPr>
              <w:t>1.1</w:t>
            </w:r>
          </w:p>
        </w:tc>
      </w:tr>
      <w:tr w:rsidR="005717E9" w:rsidRPr="00992FE0" w:rsidTr="00B43842">
        <w:trPr>
          <w:cantSplit/>
          <w:ins w:id="826" w:author="Amy Byers" w:date="2014-09-26T12:42:00Z"/>
        </w:trPr>
        <w:tc>
          <w:tcPr>
            <w:tcW w:w="1982" w:type="dxa"/>
            <w:tcBorders>
              <w:top w:val="single" w:sz="8" w:space="0" w:color="4F81BD"/>
              <w:left w:val="single" w:sz="8" w:space="0" w:color="4F81BD"/>
              <w:bottom w:val="single" w:sz="8" w:space="0" w:color="4F81BD"/>
              <w:right w:val="single" w:sz="8" w:space="0" w:color="4F81BD"/>
            </w:tcBorders>
            <w:shd w:val="clear" w:color="auto" w:fill="D3DFEE"/>
          </w:tcPr>
          <w:p w:rsidR="005717E9" w:rsidRPr="00992FE0" w:rsidRDefault="005717E9" w:rsidP="002C3E74">
            <w:pPr>
              <w:rPr>
                <w:ins w:id="827" w:author="Amy Byers" w:date="2014-09-26T12:42:00Z"/>
                <w:bCs/>
                <w:szCs w:val="20"/>
              </w:rPr>
            </w:pPr>
            <w:ins w:id="828" w:author="Amy Byers" w:date="2014-09-26T12:42:00Z">
              <w:r>
                <w:rPr>
                  <w:bCs/>
                  <w:szCs w:val="20"/>
                </w:rPr>
                <w:t>Amy Byers</w:t>
              </w:r>
            </w:ins>
          </w:p>
        </w:tc>
        <w:tc>
          <w:tcPr>
            <w:tcW w:w="5987" w:type="dxa"/>
            <w:tcBorders>
              <w:top w:val="single" w:sz="8" w:space="0" w:color="4F81BD"/>
              <w:left w:val="single" w:sz="8" w:space="0" w:color="4F81BD"/>
              <w:bottom w:val="single" w:sz="8" w:space="0" w:color="4F81BD"/>
              <w:right w:val="single" w:sz="8" w:space="0" w:color="4F81BD"/>
            </w:tcBorders>
            <w:shd w:val="clear" w:color="auto" w:fill="D3DFEE"/>
          </w:tcPr>
          <w:p w:rsidR="005717E9" w:rsidRPr="005717E9" w:rsidRDefault="005717E9" w:rsidP="005717E9">
            <w:pPr>
              <w:rPr>
                <w:ins w:id="829" w:author="Amy Byers" w:date="2014-09-26T12:42:00Z"/>
                <w:szCs w:val="20"/>
                <w:rPrChange w:id="830" w:author="Amy Byers" w:date="2014-09-26T12:42:00Z">
                  <w:rPr>
                    <w:ins w:id="831" w:author="Amy Byers" w:date="2014-09-26T12:42:00Z"/>
                  </w:rPr>
                </w:rPrChange>
              </w:rPr>
              <w:pPrChange w:id="832" w:author="Amy Byers" w:date="2014-09-26T12:42:00Z">
                <w:pPr/>
              </w:pPrChange>
            </w:pPr>
            <w:ins w:id="833" w:author="Amy Byers" w:date="2014-09-26T12:42:00Z">
              <w:r>
                <w:rPr>
                  <w:szCs w:val="20"/>
                </w:rPr>
                <w:t>Added sections for Gift Card Balance Inquiry and Reload and added requirements matrix</w:t>
              </w:r>
            </w:ins>
          </w:p>
        </w:tc>
        <w:tc>
          <w:tcPr>
            <w:tcW w:w="1440" w:type="dxa"/>
            <w:tcBorders>
              <w:top w:val="single" w:sz="8" w:space="0" w:color="4F81BD"/>
              <w:left w:val="single" w:sz="8" w:space="0" w:color="4F81BD"/>
              <w:bottom w:val="single" w:sz="8" w:space="0" w:color="4F81BD"/>
              <w:right w:val="single" w:sz="8" w:space="0" w:color="4F81BD"/>
            </w:tcBorders>
            <w:shd w:val="clear" w:color="auto" w:fill="D3DFEE"/>
          </w:tcPr>
          <w:p w:rsidR="005717E9" w:rsidRPr="00992FE0" w:rsidRDefault="005717E9" w:rsidP="002C3E74">
            <w:pPr>
              <w:rPr>
                <w:ins w:id="834" w:author="Amy Byers" w:date="2014-09-26T12:42:00Z"/>
                <w:szCs w:val="20"/>
              </w:rPr>
            </w:pPr>
            <w:ins w:id="835" w:author="Amy Byers" w:date="2014-09-26T12:42:00Z">
              <w:r>
                <w:rPr>
                  <w:szCs w:val="20"/>
                </w:rPr>
                <w:t>9/26/2014</w:t>
              </w:r>
            </w:ins>
          </w:p>
        </w:tc>
        <w:tc>
          <w:tcPr>
            <w:tcW w:w="1155" w:type="dxa"/>
            <w:tcBorders>
              <w:top w:val="single" w:sz="8" w:space="0" w:color="4F81BD"/>
              <w:left w:val="single" w:sz="8" w:space="0" w:color="4F81BD"/>
              <w:bottom w:val="single" w:sz="8" w:space="0" w:color="4F81BD"/>
              <w:right w:val="single" w:sz="8" w:space="0" w:color="4F81BD"/>
            </w:tcBorders>
            <w:shd w:val="clear" w:color="auto" w:fill="D3DFEE"/>
          </w:tcPr>
          <w:p w:rsidR="005717E9" w:rsidRPr="00992FE0" w:rsidRDefault="005717E9" w:rsidP="002C3E74">
            <w:pPr>
              <w:rPr>
                <w:ins w:id="836" w:author="Amy Byers" w:date="2014-09-26T12:42:00Z"/>
                <w:szCs w:val="20"/>
              </w:rPr>
            </w:pPr>
            <w:ins w:id="837" w:author="Amy Byers" w:date="2014-09-26T12:43:00Z">
              <w:r>
                <w:rPr>
                  <w:szCs w:val="20"/>
                </w:rPr>
                <w:t>1.2</w:t>
              </w:r>
            </w:ins>
          </w:p>
        </w:tc>
      </w:tr>
    </w:tbl>
    <w:p w:rsidR="00B43842" w:rsidRDefault="00B43842" w:rsidP="00B43842">
      <w:pPr>
        <w:rPr>
          <w:ins w:id="838" w:author="Amy Byers" w:date="2014-09-26T12:28:00Z"/>
          <w:b/>
          <w:sz w:val="24"/>
        </w:rPr>
      </w:pPr>
      <w:bookmarkStart w:id="839" w:name="_Toc320880027"/>
    </w:p>
    <w:p w:rsidR="005717E9" w:rsidRDefault="005717E9">
      <w:pPr>
        <w:rPr>
          <w:ins w:id="840" w:author="Amy Byers" w:date="2014-09-26T12:50:00Z"/>
          <w:rFonts w:cs="Arial"/>
          <w:b/>
          <w:bCs/>
          <w:caps/>
          <w:kern w:val="32"/>
          <w:sz w:val="28"/>
          <w:szCs w:val="32"/>
        </w:rPr>
      </w:pPr>
      <w:bookmarkStart w:id="841" w:name="_Toc323725623"/>
      <w:bookmarkStart w:id="842" w:name="_Toc323818563"/>
      <w:bookmarkStart w:id="843" w:name="_Toc324415480"/>
      <w:bookmarkStart w:id="844" w:name="_Toc399358232"/>
      <w:ins w:id="845" w:author="Amy Byers" w:date="2014-09-26T12:50:00Z">
        <w:r>
          <w:br w:type="page"/>
        </w:r>
      </w:ins>
    </w:p>
    <w:p w:rsidR="00B43842" w:rsidRPr="002318D1" w:rsidRDefault="00B43842" w:rsidP="00B43842">
      <w:pPr>
        <w:pStyle w:val="Heading1"/>
        <w:pBdr>
          <w:bottom w:val="single" w:sz="4" w:space="1" w:color="auto"/>
        </w:pBdr>
        <w:tabs>
          <w:tab w:val="clear" w:pos="360"/>
        </w:tabs>
        <w:rPr>
          <w:ins w:id="846" w:author="Amy Byers" w:date="2014-09-26T12:28:00Z"/>
        </w:rPr>
      </w:pPr>
      <w:bookmarkStart w:id="847" w:name="_Toc399499253"/>
      <w:bookmarkStart w:id="848" w:name="_GoBack"/>
      <w:proofErr w:type="gramStart"/>
      <w:ins w:id="849" w:author="Amy Byers" w:date="2014-09-26T12:28:00Z">
        <w:r w:rsidRPr="002318D1">
          <w:lastRenderedPageBreak/>
          <w:t xml:space="preserve">Appendix </w:t>
        </w:r>
        <w:proofErr w:type="gramEnd"/>
        <w:r w:rsidRPr="002318D1">
          <w:fldChar w:fldCharType="begin"/>
        </w:r>
        <w:r w:rsidRPr="002318D1">
          <w:instrText xml:space="preserve"> AUTONUMLGL  \* ALPHABETIC \e </w:instrText>
        </w:r>
        <w:r w:rsidRPr="002318D1">
          <w:fldChar w:fldCharType="end"/>
        </w:r>
        <w:r w:rsidRPr="002318D1">
          <w:t>: Source Documentation</w:t>
        </w:r>
        <w:bookmarkEnd w:id="841"/>
        <w:bookmarkEnd w:id="842"/>
        <w:bookmarkEnd w:id="843"/>
        <w:bookmarkEnd w:id="844"/>
        <w:bookmarkEnd w:id="847"/>
      </w:ins>
    </w:p>
    <w:bookmarkEnd w:id="848"/>
    <w:p w:rsidR="00B43842" w:rsidRPr="00446AB9" w:rsidRDefault="005717E9" w:rsidP="005717E9">
      <w:pPr>
        <w:pStyle w:val="BodyText"/>
        <w:numPr>
          <w:ilvl w:val="0"/>
          <w:numId w:val="2"/>
        </w:numPr>
        <w:rPr>
          <w:ins w:id="850" w:author="Amy Byers" w:date="2014-09-26T12:28:00Z"/>
          <w:rFonts w:cs="Arial"/>
        </w:rPr>
      </w:pPr>
      <w:ins w:id="851" w:author="Amy Byers" w:date="2014-09-26T12:50:00Z">
        <w:r w:rsidRPr="005717E9">
          <w:rPr>
            <w:rFonts w:cs="Arial"/>
          </w:rPr>
          <w:t>Requirement Specification - XPOS.xlsx</w:t>
        </w:r>
      </w:ins>
    </w:p>
    <w:p w:rsidR="00B43842" w:rsidRPr="002318D1" w:rsidRDefault="00B43842" w:rsidP="00B43842">
      <w:pPr>
        <w:pStyle w:val="Heading2"/>
        <w:rPr>
          <w:ins w:id="852" w:author="Amy Byers" w:date="2014-09-26T12:28:00Z"/>
        </w:rPr>
      </w:pPr>
      <w:bookmarkStart w:id="853" w:name="_Ref265236436"/>
      <w:bookmarkStart w:id="854" w:name="_Toc323725624"/>
      <w:bookmarkStart w:id="855" w:name="_Toc323818564"/>
      <w:bookmarkStart w:id="856" w:name="_Toc324415481"/>
      <w:bookmarkStart w:id="857" w:name="_Toc399358233"/>
      <w:bookmarkStart w:id="858" w:name="_Toc399499254"/>
      <w:ins w:id="859" w:author="Amy Byers" w:date="2014-09-26T12:28:00Z">
        <w:r w:rsidRPr="002318D1">
          <w:t>Functional Requirements</w:t>
        </w:r>
        <w:bookmarkEnd w:id="853"/>
        <w:bookmarkEnd w:id="854"/>
        <w:bookmarkEnd w:id="855"/>
        <w:bookmarkEnd w:id="856"/>
        <w:bookmarkEnd w:id="857"/>
        <w:bookmarkEnd w:id="858"/>
      </w:ins>
    </w:p>
    <w:tbl>
      <w:tblPr>
        <w:tblW w:w="4896"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Change w:id="860" w:author="Amy Byers" w:date="2014-09-26T12:32:00Z">
          <w:tblPr>
            <w:tblW w:w="4933"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PrChange>
      </w:tblPr>
      <w:tblGrid>
        <w:gridCol w:w="836"/>
        <w:gridCol w:w="1710"/>
        <w:gridCol w:w="5490"/>
        <w:gridCol w:w="2520"/>
        <w:tblGridChange w:id="861">
          <w:tblGrid>
            <w:gridCol w:w="746"/>
            <w:gridCol w:w="90"/>
            <w:gridCol w:w="1440"/>
            <w:gridCol w:w="360"/>
            <w:gridCol w:w="4230"/>
            <w:gridCol w:w="720"/>
            <w:gridCol w:w="1520"/>
            <w:gridCol w:w="1450"/>
          </w:tblGrid>
        </w:tblGridChange>
      </w:tblGrid>
      <w:tr w:rsidR="00B43842" w:rsidRPr="00446AB9" w:rsidTr="00B43842">
        <w:trPr>
          <w:cantSplit/>
          <w:tblHeader/>
          <w:ins w:id="862" w:author="Amy Byers" w:date="2014-09-26T12:28:00Z"/>
          <w:trPrChange w:id="863" w:author="Amy Byers" w:date="2014-09-26T12:32:00Z">
            <w:trPr>
              <w:gridAfter w:val="0"/>
              <w:cantSplit/>
              <w:tblHeader/>
            </w:trPr>
          </w:trPrChange>
        </w:trPr>
        <w:tc>
          <w:tcPr>
            <w:tcW w:w="836"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Change w:id="864" w:author="Amy Byers" w:date="2014-09-26T12:32:00Z">
              <w:tcPr>
                <w:tcW w:w="746"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tcPrChange>
          </w:tcPr>
          <w:p w:rsidR="00B43842" w:rsidRPr="00446AB9" w:rsidRDefault="00B43842" w:rsidP="00F1638C">
            <w:pPr>
              <w:rPr>
                <w:ins w:id="865" w:author="Amy Byers" w:date="2014-09-26T12:28:00Z"/>
                <w:rFonts w:cs="Arial"/>
                <w:b/>
                <w:bCs/>
                <w:szCs w:val="20"/>
              </w:rPr>
            </w:pPr>
            <w:ins w:id="866" w:author="Amy Byers" w:date="2014-09-26T12:28:00Z">
              <w:r w:rsidRPr="00446AB9">
                <w:rPr>
                  <w:rFonts w:cs="Arial"/>
                  <w:b/>
                  <w:bCs/>
                  <w:szCs w:val="20"/>
                </w:rPr>
                <w:t>ID</w:t>
              </w:r>
            </w:ins>
          </w:p>
        </w:tc>
        <w:tc>
          <w:tcPr>
            <w:tcW w:w="1710"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tcPrChange w:id="867" w:author="Amy Byers" w:date="2014-09-26T12:32:00Z">
              <w:tcPr>
                <w:tcW w:w="1530" w:type="dxa"/>
                <w:gridSpan w:val="2"/>
                <w:tcBorders>
                  <w:top w:val="single" w:sz="8" w:space="0" w:color="4F81BD"/>
                  <w:left w:val="single" w:sz="8" w:space="0" w:color="4F81BD"/>
                  <w:bottom w:val="single" w:sz="18" w:space="0" w:color="4F81BD"/>
                  <w:right w:val="single" w:sz="8" w:space="0" w:color="4F81BD"/>
                </w:tcBorders>
                <w:shd w:val="clear" w:color="auto" w:fill="B8CCE4" w:themeFill="accent1" w:themeFillTint="66"/>
              </w:tcPr>
            </w:tcPrChange>
          </w:tcPr>
          <w:p w:rsidR="00B43842" w:rsidRPr="00446AB9" w:rsidRDefault="00B43842" w:rsidP="00F1638C">
            <w:pPr>
              <w:rPr>
                <w:ins w:id="868" w:author="Amy Byers" w:date="2014-09-26T12:28:00Z"/>
                <w:rFonts w:cs="Arial"/>
                <w:b/>
                <w:bCs/>
                <w:szCs w:val="20"/>
              </w:rPr>
            </w:pPr>
            <w:ins w:id="869" w:author="Amy Byers" w:date="2014-09-26T12:28:00Z">
              <w:r w:rsidRPr="00446AB9">
                <w:rPr>
                  <w:rFonts w:cs="Arial"/>
                  <w:b/>
                  <w:bCs/>
                  <w:szCs w:val="20"/>
                </w:rPr>
                <w:t>Sub Category</w:t>
              </w:r>
            </w:ins>
          </w:p>
        </w:tc>
        <w:tc>
          <w:tcPr>
            <w:tcW w:w="5490"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Change w:id="870" w:author="Amy Byers" w:date="2014-09-26T12:32:00Z">
              <w:tcPr>
                <w:tcW w:w="4590" w:type="dxa"/>
                <w:gridSpan w:val="2"/>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tcPrChange>
          </w:tcPr>
          <w:p w:rsidR="00B43842" w:rsidRPr="00446AB9" w:rsidRDefault="00B43842" w:rsidP="00F1638C">
            <w:pPr>
              <w:rPr>
                <w:ins w:id="871" w:author="Amy Byers" w:date="2014-09-26T12:28:00Z"/>
                <w:rFonts w:cs="Arial"/>
                <w:b/>
                <w:bCs/>
                <w:szCs w:val="20"/>
              </w:rPr>
            </w:pPr>
            <w:ins w:id="872" w:author="Amy Byers" w:date="2014-09-26T12:28:00Z">
              <w:r w:rsidRPr="00446AB9">
                <w:rPr>
                  <w:rFonts w:cs="Arial"/>
                  <w:b/>
                  <w:bCs/>
                  <w:szCs w:val="20"/>
                </w:rPr>
                <w:t>Description</w:t>
              </w:r>
            </w:ins>
          </w:p>
        </w:tc>
        <w:tc>
          <w:tcPr>
            <w:tcW w:w="2520"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Change w:id="873" w:author="Amy Byers" w:date="2014-09-26T12:32:00Z">
              <w:tcPr>
                <w:tcW w:w="2240" w:type="dxa"/>
                <w:gridSpan w:val="2"/>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tcPrChange>
          </w:tcPr>
          <w:p w:rsidR="00B43842" w:rsidRPr="00446AB9" w:rsidRDefault="00B43842" w:rsidP="00F1638C">
            <w:pPr>
              <w:rPr>
                <w:ins w:id="874" w:author="Amy Byers" w:date="2014-09-26T12:28:00Z"/>
                <w:rFonts w:cs="Arial"/>
                <w:b/>
                <w:bCs/>
                <w:szCs w:val="20"/>
              </w:rPr>
            </w:pPr>
            <w:ins w:id="875" w:author="Amy Byers" w:date="2014-09-26T12:28:00Z">
              <w:r w:rsidRPr="00446AB9">
                <w:rPr>
                  <w:rFonts w:cs="Arial"/>
                  <w:b/>
                  <w:bCs/>
                  <w:szCs w:val="20"/>
                </w:rPr>
                <w:t>Section(s)</w:t>
              </w:r>
            </w:ins>
          </w:p>
        </w:tc>
      </w:tr>
      <w:tr w:rsidR="00B43842" w:rsidRPr="005717E9" w:rsidTr="00B43842">
        <w:trPr>
          <w:cantSplit/>
          <w:ins w:id="876" w:author="Amy Byers" w:date="2014-09-26T12:28:00Z"/>
          <w:trPrChange w:id="877" w:author="Amy Byers" w:date="2014-09-26T12:32:00Z">
            <w:trPr>
              <w:gridAfter w:val="0"/>
              <w:cantSplit/>
            </w:trPr>
          </w:trPrChange>
        </w:trPr>
        <w:tc>
          <w:tcPr>
            <w:tcW w:w="836" w:type="dxa"/>
            <w:tcBorders>
              <w:top w:val="single" w:sz="8" w:space="0" w:color="4F81BD"/>
              <w:left w:val="single" w:sz="8" w:space="0" w:color="4F81BD"/>
              <w:bottom w:val="single" w:sz="8" w:space="0" w:color="4F81BD"/>
              <w:right w:val="single" w:sz="8" w:space="0" w:color="4F81BD"/>
            </w:tcBorders>
            <w:shd w:val="clear" w:color="auto" w:fill="auto"/>
            <w:tcPrChange w:id="878" w:author="Amy Byers" w:date="2014-09-26T12:32:00Z">
              <w:tcPr>
                <w:tcW w:w="746" w:type="dxa"/>
                <w:tcBorders>
                  <w:top w:val="single" w:sz="8" w:space="0" w:color="4F81BD"/>
                  <w:left w:val="single" w:sz="8" w:space="0" w:color="4F81BD"/>
                  <w:bottom w:val="single" w:sz="8" w:space="0" w:color="4F81BD"/>
                  <w:right w:val="single" w:sz="8" w:space="0" w:color="4F81BD"/>
                </w:tcBorders>
                <w:shd w:val="clear" w:color="auto" w:fill="auto"/>
              </w:tcPr>
            </w:tcPrChange>
          </w:tcPr>
          <w:p w:rsidR="00B43842" w:rsidRPr="005717E9" w:rsidRDefault="00B43842" w:rsidP="00B43842">
            <w:pPr>
              <w:rPr>
                <w:ins w:id="879" w:author="Amy Byers" w:date="2014-09-26T12:28:00Z"/>
                <w:rFonts w:cs="Arial"/>
                <w:szCs w:val="20"/>
                <w:rPrChange w:id="880" w:author="Amy Byers" w:date="2014-09-26T12:51:00Z">
                  <w:rPr>
                    <w:ins w:id="881" w:author="Amy Byers" w:date="2014-09-26T12:28:00Z"/>
                    <w:rFonts w:cs="Arial"/>
                    <w:sz w:val="18"/>
                    <w:szCs w:val="18"/>
                  </w:rPr>
                </w:rPrChange>
              </w:rPr>
            </w:pPr>
            <w:ins w:id="882" w:author="Amy Byers" w:date="2014-09-26T12:31:00Z">
              <w:r w:rsidRPr="005717E9">
                <w:rPr>
                  <w:rFonts w:cs="Arial"/>
                  <w:szCs w:val="20"/>
                  <w:rPrChange w:id="883" w:author="Amy Byers" w:date="2014-09-26T12:51:00Z">
                    <w:rPr>
                      <w:rFonts w:cs="Arial"/>
                      <w:szCs w:val="20"/>
                    </w:rPr>
                  </w:rPrChange>
                </w:rPr>
                <w:t>2.43</w:t>
              </w:r>
            </w:ins>
          </w:p>
        </w:tc>
        <w:tc>
          <w:tcPr>
            <w:tcW w:w="1710" w:type="dxa"/>
            <w:tcBorders>
              <w:top w:val="single" w:sz="8" w:space="0" w:color="4F81BD"/>
              <w:left w:val="single" w:sz="8" w:space="0" w:color="4F81BD"/>
              <w:bottom w:val="single" w:sz="8" w:space="0" w:color="4F81BD"/>
              <w:right w:val="single" w:sz="8" w:space="0" w:color="4F81BD"/>
            </w:tcBorders>
            <w:tcPrChange w:id="884" w:author="Amy Byers" w:date="2014-09-26T12:32:00Z">
              <w:tcPr>
                <w:tcW w:w="1530" w:type="dxa"/>
                <w:gridSpan w:val="2"/>
                <w:tcBorders>
                  <w:top w:val="single" w:sz="8" w:space="0" w:color="4F81BD"/>
                  <w:left w:val="single" w:sz="8" w:space="0" w:color="4F81BD"/>
                  <w:bottom w:val="single" w:sz="8" w:space="0" w:color="4F81BD"/>
                  <w:right w:val="single" w:sz="8" w:space="0" w:color="4F81BD"/>
                </w:tcBorders>
              </w:tcPr>
            </w:tcPrChange>
          </w:tcPr>
          <w:p w:rsidR="00B43842" w:rsidRPr="005717E9" w:rsidRDefault="00B43842" w:rsidP="00B43842">
            <w:pPr>
              <w:rPr>
                <w:ins w:id="885" w:author="Amy Byers" w:date="2014-09-26T12:28:00Z"/>
                <w:rFonts w:cs="Arial"/>
                <w:szCs w:val="20"/>
                <w:rPrChange w:id="886" w:author="Amy Byers" w:date="2014-09-26T12:51:00Z">
                  <w:rPr>
                    <w:ins w:id="887" w:author="Amy Byers" w:date="2014-09-26T12:28:00Z"/>
                    <w:rFonts w:cs="Arial"/>
                    <w:sz w:val="18"/>
                    <w:szCs w:val="18"/>
                  </w:rPr>
                </w:rPrChange>
              </w:rPr>
            </w:pPr>
            <w:ins w:id="888" w:author="Amy Byers" w:date="2014-09-26T12:31:00Z">
              <w:r w:rsidRPr="005717E9">
                <w:rPr>
                  <w:rFonts w:cs="Arial"/>
                  <w:szCs w:val="20"/>
                  <w:rPrChange w:id="889" w:author="Amy Byers" w:date="2014-09-26T12:51:00Z">
                    <w:rPr>
                      <w:rFonts w:cs="Arial"/>
                      <w:szCs w:val="20"/>
                    </w:rPr>
                  </w:rPrChange>
                </w:rPr>
                <w:t>Gift Card Balance Inquiry</w:t>
              </w:r>
            </w:ins>
          </w:p>
        </w:tc>
        <w:tc>
          <w:tcPr>
            <w:tcW w:w="5490" w:type="dxa"/>
            <w:tcBorders>
              <w:top w:val="single" w:sz="8" w:space="0" w:color="4F81BD"/>
              <w:left w:val="single" w:sz="8" w:space="0" w:color="4F81BD"/>
              <w:bottom w:val="single" w:sz="8" w:space="0" w:color="4F81BD"/>
              <w:right w:val="single" w:sz="8" w:space="0" w:color="4F81BD"/>
            </w:tcBorders>
            <w:shd w:val="clear" w:color="auto" w:fill="auto"/>
            <w:tcPrChange w:id="890" w:author="Amy Byers" w:date="2014-09-26T12:32:00Z">
              <w:tcPr>
                <w:tcW w:w="4590" w:type="dxa"/>
                <w:gridSpan w:val="2"/>
                <w:tcBorders>
                  <w:top w:val="single" w:sz="8" w:space="0" w:color="4F81BD"/>
                  <w:left w:val="single" w:sz="8" w:space="0" w:color="4F81BD"/>
                  <w:bottom w:val="single" w:sz="8" w:space="0" w:color="4F81BD"/>
                  <w:right w:val="single" w:sz="8" w:space="0" w:color="4F81BD"/>
                </w:tcBorders>
                <w:shd w:val="clear" w:color="auto" w:fill="auto"/>
              </w:tcPr>
            </w:tcPrChange>
          </w:tcPr>
          <w:p w:rsidR="00B43842" w:rsidRPr="005717E9" w:rsidRDefault="00B43842" w:rsidP="00B43842">
            <w:pPr>
              <w:rPr>
                <w:ins w:id="891" w:author="Amy Byers" w:date="2014-09-26T12:28:00Z"/>
                <w:rFonts w:cs="Arial"/>
                <w:szCs w:val="20"/>
                <w:rPrChange w:id="892" w:author="Amy Byers" w:date="2014-09-26T12:51:00Z">
                  <w:rPr>
                    <w:ins w:id="893" w:author="Amy Byers" w:date="2014-09-26T12:28:00Z"/>
                    <w:rFonts w:cs="Arial"/>
                    <w:sz w:val="18"/>
                    <w:szCs w:val="18"/>
                  </w:rPr>
                </w:rPrChange>
              </w:rPr>
            </w:pPr>
            <w:ins w:id="894" w:author="Amy Byers" w:date="2014-09-26T12:31:00Z">
              <w:r w:rsidRPr="005717E9">
                <w:rPr>
                  <w:rFonts w:cs="Arial"/>
                  <w:szCs w:val="20"/>
                  <w:rPrChange w:id="895" w:author="Amy Byers" w:date="2014-09-26T12:51:00Z">
                    <w:rPr>
                      <w:rFonts w:cs="Arial"/>
                      <w:szCs w:val="20"/>
                    </w:rPr>
                  </w:rPrChange>
                </w:rPr>
                <w:t>XPOS will allow a user to perform a Gift Card Balance Inquiry, without starting a transaction or within a transaction.</w:t>
              </w:r>
            </w:ins>
          </w:p>
        </w:tc>
        <w:tc>
          <w:tcPr>
            <w:tcW w:w="2520" w:type="dxa"/>
            <w:tcBorders>
              <w:top w:val="single" w:sz="8" w:space="0" w:color="4F81BD"/>
              <w:left w:val="single" w:sz="8" w:space="0" w:color="4F81BD"/>
              <w:bottom w:val="single" w:sz="8" w:space="0" w:color="4F81BD"/>
              <w:right w:val="single" w:sz="8" w:space="0" w:color="4F81BD"/>
            </w:tcBorders>
            <w:shd w:val="clear" w:color="auto" w:fill="auto"/>
            <w:vAlign w:val="center"/>
            <w:tcPrChange w:id="896" w:author="Amy Byers" w:date="2014-09-26T12:32:00Z">
              <w:tcPr>
                <w:tcW w:w="2240" w:type="dxa"/>
                <w:gridSpan w:val="2"/>
                <w:tcBorders>
                  <w:top w:val="single" w:sz="8" w:space="0" w:color="4F81BD"/>
                  <w:left w:val="single" w:sz="8" w:space="0" w:color="4F81BD"/>
                  <w:bottom w:val="single" w:sz="8" w:space="0" w:color="4F81BD"/>
                  <w:right w:val="single" w:sz="8" w:space="0" w:color="4F81BD"/>
                </w:tcBorders>
                <w:shd w:val="clear" w:color="auto" w:fill="auto"/>
                <w:vAlign w:val="center"/>
              </w:tcPr>
            </w:tcPrChange>
          </w:tcPr>
          <w:p w:rsidR="00B43842" w:rsidRPr="005717E9" w:rsidRDefault="00787D3C" w:rsidP="00B43842">
            <w:pPr>
              <w:numPr>
                <w:ilvl w:val="0"/>
                <w:numId w:val="1"/>
              </w:numPr>
              <w:rPr>
                <w:ins w:id="897" w:author="Amy Byers" w:date="2014-09-26T12:28:00Z"/>
                <w:rFonts w:cs="Arial"/>
                <w:szCs w:val="20"/>
                <w:rPrChange w:id="898" w:author="Amy Byers" w:date="2014-09-26T12:51:00Z">
                  <w:rPr>
                    <w:ins w:id="899" w:author="Amy Byers" w:date="2014-09-26T12:28:00Z"/>
                    <w:rFonts w:cs="Arial"/>
                    <w:sz w:val="18"/>
                    <w:szCs w:val="18"/>
                  </w:rPr>
                </w:rPrChange>
              </w:rPr>
            </w:pPr>
            <w:ins w:id="900" w:author="Amy Byers" w:date="2014-09-26T12:39:00Z">
              <w:r w:rsidRPr="005717E9">
                <w:rPr>
                  <w:rFonts w:cs="Arial"/>
                  <w:szCs w:val="20"/>
                  <w:rPrChange w:id="901" w:author="Amy Byers" w:date="2014-09-26T12:51:00Z">
                    <w:rPr>
                      <w:rFonts w:cs="Arial"/>
                      <w:sz w:val="18"/>
                      <w:szCs w:val="18"/>
                    </w:rPr>
                  </w:rPrChange>
                </w:rPr>
                <w:fldChar w:fldCharType="begin"/>
              </w:r>
              <w:r w:rsidRPr="005717E9">
                <w:rPr>
                  <w:rFonts w:cs="Arial"/>
                  <w:szCs w:val="20"/>
                  <w:rPrChange w:id="902" w:author="Amy Byers" w:date="2014-09-26T12:51:00Z">
                    <w:rPr>
                      <w:rFonts w:cs="Arial"/>
                      <w:sz w:val="18"/>
                      <w:szCs w:val="18"/>
                    </w:rPr>
                  </w:rPrChange>
                </w:rPr>
                <w:instrText xml:space="preserve"> REF _Ref399498504 \r \h </w:instrText>
              </w:r>
              <w:r w:rsidRPr="005717E9">
                <w:rPr>
                  <w:rFonts w:cs="Arial"/>
                  <w:szCs w:val="20"/>
                  <w:rPrChange w:id="903" w:author="Amy Byers" w:date="2014-09-26T12:51:00Z">
                    <w:rPr>
                      <w:rFonts w:cs="Arial"/>
                      <w:sz w:val="18"/>
                      <w:szCs w:val="18"/>
                    </w:rPr>
                  </w:rPrChange>
                </w:rPr>
              </w:r>
            </w:ins>
            <w:r w:rsidR="005717E9" w:rsidRPr="005717E9">
              <w:rPr>
                <w:rFonts w:cs="Arial"/>
                <w:szCs w:val="20"/>
                <w:rPrChange w:id="904" w:author="Amy Byers" w:date="2014-09-26T12:51:00Z">
                  <w:rPr>
                    <w:rFonts w:cs="Arial"/>
                    <w:szCs w:val="20"/>
                  </w:rPr>
                </w:rPrChange>
              </w:rPr>
              <w:instrText xml:space="preserve"> \* MERGEFORMAT </w:instrText>
            </w:r>
            <w:r w:rsidRPr="005717E9">
              <w:rPr>
                <w:rFonts w:cs="Arial"/>
                <w:szCs w:val="20"/>
                <w:rPrChange w:id="905" w:author="Amy Byers" w:date="2014-09-26T12:51:00Z">
                  <w:rPr>
                    <w:rFonts w:cs="Arial"/>
                    <w:sz w:val="18"/>
                    <w:szCs w:val="18"/>
                  </w:rPr>
                </w:rPrChange>
              </w:rPr>
              <w:fldChar w:fldCharType="separate"/>
            </w:r>
            <w:ins w:id="906" w:author="Amy Byers" w:date="2014-09-26T12:51:00Z">
              <w:r w:rsidR="005717E9" w:rsidRPr="005717E9">
                <w:rPr>
                  <w:rFonts w:cs="Arial"/>
                  <w:szCs w:val="20"/>
                  <w:rPrChange w:id="907" w:author="Amy Byers" w:date="2014-09-26T12:51:00Z">
                    <w:rPr>
                      <w:rFonts w:cs="Arial"/>
                      <w:sz w:val="18"/>
                      <w:szCs w:val="18"/>
                    </w:rPr>
                  </w:rPrChange>
                </w:rPr>
                <w:t>4.6</w:t>
              </w:r>
            </w:ins>
            <w:ins w:id="908" w:author="Amy Byers" w:date="2014-09-26T12:39:00Z">
              <w:r w:rsidRPr="005717E9">
                <w:rPr>
                  <w:rFonts w:cs="Arial"/>
                  <w:szCs w:val="20"/>
                  <w:rPrChange w:id="909" w:author="Amy Byers" w:date="2014-09-26T12:51:00Z">
                    <w:rPr>
                      <w:rFonts w:cs="Arial"/>
                      <w:sz w:val="18"/>
                      <w:szCs w:val="18"/>
                    </w:rPr>
                  </w:rPrChange>
                </w:rPr>
                <w:fldChar w:fldCharType="end"/>
              </w:r>
              <w:r w:rsidRPr="005717E9">
                <w:rPr>
                  <w:rFonts w:cs="Arial"/>
                  <w:szCs w:val="20"/>
                  <w:rPrChange w:id="910" w:author="Amy Byers" w:date="2014-09-26T12:51:00Z">
                    <w:rPr>
                      <w:rFonts w:cs="Arial"/>
                      <w:sz w:val="18"/>
                      <w:szCs w:val="18"/>
                    </w:rPr>
                  </w:rPrChange>
                </w:rPr>
                <w:t xml:space="preserve"> </w:t>
              </w:r>
              <w:r w:rsidRPr="005717E9">
                <w:rPr>
                  <w:rFonts w:cs="Arial"/>
                  <w:szCs w:val="20"/>
                  <w:rPrChange w:id="911" w:author="Amy Byers" w:date="2014-09-26T12:51:00Z">
                    <w:rPr>
                      <w:rFonts w:cs="Arial"/>
                      <w:sz w:val="18"/>
                      <w:szCs w:val="18"/>
                    </w:rPr>
                  </w:rPrChange>
                </w:rPr>
                <w:fldChar w:fldCharType="begin"/>
              </w:r>
              <w:r w:rsidRPr="005717E9">
                <w:rPr>
                  <w:rFonts w:cs="Arial"/>
                  <w:szCs w:val="20"/>
                  <w:rPrChange w:id="912" w:author="Amy Byers" w:date="2014-09-26T12:51:00Z">
                    <w:rPr>
                      <w:rFonts w:cs="Arial"/>
                      <w:sz w:val="18"/>
                      <w:szCs w:val="18"/>
                    </w:rPr>
                  </w:rPrChange>
                </w:rPr>
                <w:instrText xml:space="preserve"> REF _Ref399498504 \h </w:instrText>
              </w:r>
              <w:r w:rsidRPr="005717E9">
                <w:rPr>
                  <w:rFonts w:cs="Arial"/>
                  <w:szCs w:val="20"/>
                  <w:rPrChange w:id="913" w:author="Amy Byers" w:date="2014-09-26T12:51:00Z">
                    <w:rPr>
                      <w:rFonts w:cs="Arial"/>
                      <w:sz w:val="18"/>
                      <w:szCs w:val="18"/>
                    </w:rPr>
                  </w:rPrChange>
                </w:rPr>
              </w:r>
            </w:ins>
            <w:r w:rsidR="005717E9" w:rsidRPr="005717E9">
              <w:rPr>
                <w:rFonts w:cs="Arial"/>
                <w:szCs w:val="20"/>
                <w:rPrChange w:id="914" w:author="Amy Byers" w:date="2014-09-26T12:51:00Z">
                  <w:rPr>
                    <w:rFonts w:cs="Arial"/>
                    <w:szCs w:val="20"/>
                  </w:rPr>
                </w:rPrChange>
              </w:rPr>
              <w:instrText xml:space="preserve"> \* MERGEFORMAT </w:instrText>
            </w:r>
            <w:r w:rsidRPr="005717E9">
              <w:rPr>
                <w:rFonts w:cs="Arial"/>
                <w:szCs w:val="20"/>
                <w:rPrChange w:id="915" w:author="Amy Byers" w:date="2014-09-26T12:51:00Z">
                  <w:rPr>
                    <w:rFonts w:cs="Arial"/>
                    <w:sz w:val="18"/>
                    <w:szCs w:val="18"/>
                  </w:rPr>
                </w:rPrChange>
              </w:rPr>
              <w:fldChar w:fldCharType="separate"/>
            </w:r>
            <w:ins w:id="916" w:author="Amy Byers" w:date="2014-09-26T12:51:00Z">
              <w:r w:rsidR="005717E9" w:rsidRPr="005717E9">
                <w:rPr>
                  <w:szCs w:val="20"/>
                  <w:rPrChange w:id="917" w:author="Amy Byers" w:date="2014-09-26T12:51:00Z">
                    <w:rPr/>
                  </w:rPrChange>
                </w:rPr>
                <w:t>Special Requirements</w:t>
              </w:r>
            </w:ins>
            <w:ins w:id="918" w:author="Amy Byers" w:date="2014-09-26T12:39:00Z">
              <w:r w:rsidRPr="005717E9">
                <w:rPr>
                  <w:rFonts w:cs="Arial"/>
                  <w:szCs w:val="20"/>
                  <w:rPrChange w:id="919" w:author="Amy Byers" w:date="2014-09-26T12:51:00Z">
                    <w:rPr>
                      <w:rFonts w:cs="Arial"/>
                      <w:sz w:val="18"/>
                      <w:szCs w:val="18"/>
                    </w:rPr>
                  </w:rPrChange>
                </w:rPr>
                <w:fldChar w:fldCharType="end"/>
              </w:r>
            </w:ins>
          </w:p>
        </w:tc>
      </w:tr>
      <w:tr w:rsidR="00787D3C" w:rsidRPr="005717E9" w:rsidTr="00B43842">
        <w:tblPrEx>
          <w:tblPrExChange w:id="920" w:author="Amy Byers" w:date="2014-09-26T12:32:00Z">
            <w:tblPrEx>
              <w:tblW w:w="4896" w:type="pct"/>
            </w:tblPrEx>
          </w:tblPrExChange>
        </w:tblPrEx>
        <w:trPr>
          <w:cantSplit/>
          <w:ins w:id="921" w:author="Amy Byers" w:date="2014-09-26T12:31:00Z"/>
          <w:trPrChange w:id="922" w:author="Amy Byers" w:date="2014-09-26T12:32:00Z">
            <w:trPr>
              <w:cantSplit/>
            </w:trPr>
          </w:trPrChange>
        </w:trPr>
        <w:tc>
          <w:tcPr>
            <w:tcW w:w="836" w:type="dxa"/>
            <w:tcBorders>
              <w:top w:val="single" w:sz="8" w:space="0" w:color="4F81BD"/>
              <w:left w:val="single" w:sz="8" w:space="0" w:color="4F81BD"/>
              <w:bottom w:val="single" w:sz="8" w:space="0" w:color="4F81BD"/>
              <w:right w:val="single" w:sz="8" w:space="0" w:color="4F81BD"/>
            </w:tcBorders>
            <w:shd w:val="clear" w:color="auto" w:fill="auto"/>
            <w:tcPrChange w:id="923" w:author="Amy Byers" w:date="2014-09-26T12:32:00Z">
              <w:tcPr>
                <w:tcW w:w="836" w:type="dxa"/>
                <w:gridSpan w:val="2"/>
                <w:tcBorders>
                  <w:top w:val="single" w:sz="8" w:space="0" w:color="4F81BD"/>
                  <w:left w:val="single" w:sz="8" w:space="0" w:color="4F81BD"/>
                  <w:bottom w:val="single" w:sz="8" w:space="0" w:color="4F81BD"/>
                  <w:right w:val="single" w:sz="8" w:space="0" w:color="4F81BD"/>
                </w:tcBorders>
                <w:shd w:val="clear" w:color="auto" w:fill="auto"/>
              </w:tcPr>
            </w:tcPrChange>
          </w:tcPr>
          <w:p w:rsidR="00787D3C" w:rsidRPr="005717E9" w:rsidRDefault="00787D3C" w:rsidP="00787D3C">
            <w:pPr>
              <w:rPr>
                <w:ins w:id="924" w:author="Amy Byers" w:date="2014-09-26T12:31:00Z"/>
                <w:rFonts w:cs="Arial"/>
                <w:szCs w:val="20"/>
                <w:rPrChange w:id="925" w:author="Amy Byers" w:date="2014-09-26T12:51:00Z">
                  <w:rPr>
                    <w:ins w:id="926" w:author="Amy Byers" w:date="2014-09-26T12:31:00Z"/>
                    <w:rFonts w:cs="Arial"/>
                    <w:szCs w:val="20"/>
                  </w:rPr>
                </w:rPrChange>
              </w:rPr>
            </w:pPr>
            <w:ins w:id="927" w:author="Amy Byers" w:date="2014-09-26T12:31:00Z">
              <w:r w:rsidRPr="005717E9">
                <w:rPr>
                  <w:rFonts w:cs="Arial"/>
                  <w:szCs w:val="20"/>
                  <w:rPrChange w:id="928" w:author="Amy Byers" w:date="2014-09-26T12:51:00Z">
                    <w:rPr>
                      <w:rFonts w:cs="Arial"/>
                      <w:szCs w:val="20"/>
                    </w:rPr>
                  </w:rPrChange>
                </w:rPr>
                <w:t>2.43.1</w:t>
              </w:r>
            </w:ins>
          </w:p>
        </w:tc>
        <w:tc>
          <w:tcPr>
            <w:tcW w:w="1710" w:type="dxa"/>
            <w:tcBorders>
              <w:top w:val="single" w:sz="8" w:space="0" w:color="4F81BD"/>
              <w:left w:val="single" w:sz="8" w:space="0" w:color="4F81BD"/>
              <w:bottom w:val="single" w:sz="8" w:space="0" w:color="4F81BD"/>
              <w:right w:val="single" w:sz="8" w:space="0" w:color="4F81BD"/>
            </w:tcBorders>
            <w:tcPrChange w:id="929" w:author="Amy Byers" w:date="2014-09-26T12:32:00Z">
              <w:tcPr>
                <w:tcW w:w="1800" w:type="dxa"/>
                <w:gridSpan w:val="2"/>
                <w:tcBorders>
                  <w:top w:val="single" w:sz="8" w:space="0" w:color="4F81BD"/>
                  <w:left w:val="single" w:sz="8" w:space="0" w:color="4F81BD"/>
                  <w:bottom w:val="single" w:sz="8" w:space="0" w:color="4F81BD"/>
                  <w:right w:val="single" w:sz="8" w:space="0" w:color="4F81BD"/>
                </w:tcBorders>
              </w:tcPr>
            </w:tcPrChange>
          </w:tcPr>
          <w:p w:rsidR="00787D3C" w:rsidRPr="005717E9" w:rsidRDefault="00787D3C" w:rsidP="00787D3C">
            <w:pPr>
              <w:rPr>
                <w:ins w:id="930" w:author="Amy Byers" w:date="2014-09-26T12:31:00Z"/>
                <w:rFonts w:cs="Arial"/>
                <w:szCs w:val="20"/>
                <w:rPrChange w:id="931" w:author="Amy Byers" w:date="2014-09-26T12:51:00Z">
                  <w:rPr>
                    <w:ins w:id="932" w:author="Amy Byers" w:date="2014-09-26T12:31:00Z"/>
                    <w:rFonts w:cs="Arial"/>
                    <w:szCs w:val="20"/>
                  </w:rPr>
                </w:rPrChange>
              </w:rPr>
            </w:pPr>
            <w:ins w:id="933" w:author="Amy Byers" w:date="2014-09-26T12:31:00Z">
              <w:r w:rsidRPr="005717E9">
                <w:rPr>
                  <w:rFonts w:cs="Arial"/>
                  <w:szCs w:val="20"/>
                  <w:rPrChange w:id="934" w:author="Amy Byers" w:date="2014-09-26T12:51:00Z">
                    <w:rPr>
                      <w:rFonts w:cs="Arial"/>
                      <w:szCs w:val="20"/>
                    </w:rPr>
                  </w:rPrChange>
                </w:rPr>
                <w:t>Gift Card Balance Inquiry</w:t>
              </w:r>
            </w:ins>
          </w:p>
        </w:tc>
        <w:tc>
          <w:tcPr>
            <w:tcW w:w="5490" w:type="dxa"/>
            <w:tcBorders>
              <w:top w:val="single" w:sz="8" w:space="0" w:color="4F81BD"/>
              <w:left w:val="single" w:sz="8" w:space="0" w:color="4F81BD"/>
              <w:bottom w:val="single" w:sz="8" w:space="0" w:color="4F81BD"/>
              <w:right w:val="single" w:sz="8" w:space="0" w:color="4F81BD"/>
            </w:tcBorders>
            <w:shd w:val="clear" w:color="auto" w:fill="auto"/>
            <w:tcPrChange w:id="935" w:author="Amy Byers" w:date="2014-09-26T12:32:00Z">
              <w:tcPr>
                <w:tcW w:w="4950" w:type="dxa"/>
                <w:gridSpan w:val="2"/>
                <w:tcBorders>
                  <w:top w:val="single" w:sz="8" w:space="0" w:color="4F81BD"/>
                  <w:left w:val="single" w:sz="8" w:space="0" w:color="4F81BD"/>
                  <w:bottom w:val="single" w:sz="8" w:space="0" w:color="4F81BD"/>
                  <w:right w:val="single" w:sz="8" w:space="0" w:color="4F81BD"/>
                </w:tcBorders>
                <w:shd w:val="clear" w:color="auto" w:fill="auto"/>
              </w:tcPr>
            </w:tcPrChange>
          </w:tcPr>
          <w:p w:rsidR="00787D3C" w:rsidRPr="005717E9" w:rsidRDefault="00787D3C" w:rsidP="00787D3C">
            <w:pPr>
              <w:rPr>
                <w:ins w:id="936" w:author="Amy Byers" w:date="2014-09-26T12:31:00Z"/>
                <w:rFonts w:cs="Arial"/>
                <w:szCs w:val="20"/>
                <w:rPrChange w:id="937" w:author="Amy Byers" w:date="2014-09-26T12:51:00Z">
                  <w:rPr>
                    <w:ins w:id="938" w:author="Amy Byers" w:date="2014-09-26T12:31:00Z"/>
                    <w:rFonts w:cs="Arial"/>
                    <w:szCs w:val="20"/>
                  </w:rPr>
                </w:rPrChange>
              </w:rPr>
            </w:pPr>
            <w:ins w:id="939" w:author="Amy Byers" w:date="2014-09-26T12:31:00Z">
              <w:r w:rsidRPr="005717E9">
                <w:rPr>
                  <w:rFonts w:cs="Arial"/>
                  <w:szCs w:val="20"/>
                  <w:rPrChange w:id="940" w:author="Amy Byers" w:date="2014-09-26T12:51:00Z">
                    <w:rPr>
                      <w:rFonts w:cs="Arial"/>
                      <w:szCs w:val="20"/>
                    </w:rPr>
                  </w:rPrChange>
                </w:rPr>
                <w:t>A Gift Card Balance Inquiry may be performed within any Sale.</w:t>
              </w:r>
            </w:ins>
          </w:p>
        </w:tc>
        <w:tc>
          <w:tcPr>
            <w:tcW w:w="2520" w:type="dxa"/>
            <w:tcBorders>
              <w:top w:val="single" w:sz="8" w:space="0" w:color="4F81BD"/>
              <w:left w:val="single" w:sz="8" w:space="0" w:color="4F81BD"/>
              <w:bottom w:val="single" w:sz="8" w:space="0" w:color="4F81BD"/>
              <w:right w:val="single" w:sz="8" w:space="0" w:color="4F81BD"/>
            </w:tcBorders>
            <w:shd w:val="clear" w:color="auto" w:fill="auto"/>
            <w:vAlign w:val="center"/>
            <w:tcPrChange w:id="941" w:author="Amy Byers" w:date="2014-09-26T12:32:00Z">
              <w:tcPr>
                <w:tcW w:w="2970" w:type="dxa"/>
                <w:gridSpan w:val="2"/>
                <w:tcBorders>
                  <w:top w:val="single" w:sz="8" w:space="0" w:color="4F81BD"/>
                  <w:left w:val="single" w:sz="8" w:space="0" w:color="4F81BD"/>
                  <w:bottom w:val="single" w:sz="8" w:space="0" w:color="4F81BD"/>
                  <w:right w:val="single" w:sz="8" w:space="0" w:color="4F81BD"/>
                </w:tcBorders>
                <w:shd w:val="clear" w:color="auto" w:fill="auto"/>
                <w:vAlign w:val="center"/>
              </w:tcPr>
            </w:tcPrChange>
          </w:tcPr>
          <w:p w:rsidR="00787D3C" w:rsidRPr="005717E9" w:rsidRDefault="00787D3C" w:rsidP="00787D3C">
            <w:pPr>
              <w:numPr>
                <w:ilvl w:val="0"/>
                <w:numId w:val="1"/>
              </w:numPr>
              <w:rPr>
                <w:ins w:id="942" w:author="Amy Byers" w:date="2014-09-26T12:31:00Z"/>
                <w:rFonts w:cs="Arial"/>
                <w:szCs w:val="20"/>
                <w:rPrChange w:id="943" w:author="Amy Byers" w:date="2014-09-26T12:51:00Z">
                  <w:rPr>
                    <w:ins w:id="944" w:author="Amy Byers" w:date="2014-09-26T12:31:00Z"/>
                    <w:rFonts w:cs="Arial"/>
                    <w:sz w:val="18"/>
                    <w:szCs w:val="18"/>
                  </w:rPr>
                </w:rPrChange>
              </w:rPr>
            </w:pPr>
            <w:ins w:id="945" w:author="Amy Byers" w:date="2014-09-26T12:39:00Z">
              <w:r w:rsidRPr="005717E9">
                <w:rPr>
                  <w:rFonts w:cs="Arial"/>
                  <w:szCs w:val="20"/>
                  <w:rPrChange w:id="946" w:author="Amy Byers" w:date="2014-09-26T12:51:00Z">
                    <w:rPr>
                      <w:rFonts w:cs="Arial"/>
                      <w:sz w:val="18"/>
                      <w:szCs w:val="18"/>
                    </w:rPr>
                  </w:rPrChange>
                </w:rPr>
                <w:fldChar w:fldCharType="begin"/>
              </w:r>
              <w:r w:rsidRPr="005717E9">
                <w:rPr>
                  <w:rFonts w:cs="Arial"/>
                  <w:szCs w:val="20"/>
                  <w:rPrChange w:id="947" w:author="Amy Byers" w:date="2014-09-26T12:51:00Z">
                    <w:rPr>
                      <w:rFonts w:cs="Arial"/>
                      <w:sz w:val="18"/>
                      <w:szCs w:val="18"/>
                    </w:rPr>
                  </w:rPrChange>
                </w:rPr>
                <w:instrText xml:space="preserve"> REF _Ref399498504 \r \h </w:instrText>
              </w:r>
              <w:r w:rsidRPr="005717E9">
                <w:rPr>
                  <w:rFonts w:cs="Arial"/>
                  <w:szCs w:val="20"/>
                  <w:rPrChange w:id="948" w:author="Amy Byers" w:date="2014-09-26T12:51:00Z">
                    <w:rPr>
                      <w:rFonts w:cs="Arial"/>
                      <w:sz w:val="18"/>
                      <w:szCs w:val="18"/>
                    </w:rPr>
                  </w:rPrChange>
                </w:rPr>
              </w:r>
            </w:ins>
            <w:r w:rsidR="005717E9" w:rsidRPr="005717E9">
              <w:rPr>
                <w:rFonts w:cs="Arial"/>
                <w:szCs w:val="20"/>
                <w:rPrChange w:id="949" w:author="Amy Byers" w:date="2014-09-26T12:51:00Z">
                  <w:rPr>
                    <w:rFonts w:cs="Arial"/>
                    <w:szCs w:val="20"/>
                  </w:rPr>
                </w:rPrChange>
              </w:rPr>
              <w:instrText xml:space="preserve"> \* MERGEFORMAT </w:instrText>
            </w:r>
            <w:ins w:id="950" w:author="Amy Byers" w:date="2014-09-26T12:39:00Z">
              <w:r w:rsidRPr="005717E9">
                <w:rPr>
                  <w:rFonts w:cs="Arial"/>
                  <w:szCs w:val="20"/>
                  <w:rPrChange w:id="951" w:author="Amy Byers" w:date="2014-09-26T12:51:00Z">
                    <w:rPr>
                      <w:rFonts w:cs="Arial"/>
                      <w:sz w:val="18"/>
                      <w:szCs w:val="18"/>
                    </w:rPr>
                  </w:rPrChange>
                </w:rPr>
                <w:fldChar w:fldCharType="separate"/>
              </w:r>
            </w:ins>
            <w:ins w:id="952" w:author="Amy Byers" w:date="2014-09-26T12:51:00Z">
              <w:r w:rsidR="005717E9" w:rsidRPr="005717E9">
                <w:rPr>
                  <w:rFonts w:cs="Arial"/>
                  <w:szCs w:val="20"/>
                  <w:rPrChange w:id="953" w:author="Amy Byers" w:date="2014-09-26T12:51:00Z">
                    <w:rPr>
                      <w:rFonts w:cs="Arial"/>
                      <w:sz w:val="18"/>
                      <w:szCs w:val="18"/>
                    </w:rPr>
                  </w:rPrChange>
                </w:rPr>
                <w:t>4.6</w:t>
              </w:r>
            </w:ins>
            <w:ins w:id="954" w:author="Amy Byers" w:date="2014-09-26T12:39:00Z">
              <w:r w:rsidRPr="005717E9">
                <w:rPr>
                  <w:rFonts w:cs="Arial"/>
                  <w:szCs w:val="20"/>
                  <w:rPrChange w:id="955" w:author="Amy Byers" w:date="2014-09-26T12:51:00Z">
                    <w:rPr>
                      <w:rFonts w:cs="Arial"/>
                      <w:sz w:val="18"/>
                      <w:szCs w:val="18"/>
                    </w:rPr>
                  </w:rPrChange>
                </w:rPr>
                <w:fldChar w:fldCharType="end"/>
              </w:r>
              <w:r w:rsidRPr="005717E9">
                <w:rPr>
                  <w:rFonts w:cs="Arial"/>
                  <w:szCs w:val="20"/>
                  <w:rPrChange w:id="956" w:author="Amy Byers" w:date="2014-09-26T12:51:00Z">
                    <w:rPr>
                      <w:rFonts w:cs="Arial"/>
                      <w:sz w:val="18"/>
                      <w:szCs w:val="18"/>
                    </w:rPr>
                  </w:rPrChange>
                </w:rPr>
                <w:t xml:space="preserve"> </w:t>
              </w:r>
              <w:r w:rsidRPr="005717E9">
                <w:rPr>
                  <w:rFonts w:cs="Arial"/>
                  <w:szCs w:val="20"/>
                  <w:rPrChange w:id="957" w:author="Amy Byers" w:date="2014-09-26T12:51:00Z">
                    <w:rPr>
                      <w:rFonts w:cs="Arial"/>
                      <w:sz w:val="18"/>
                      <w:szCs w:val="18"/>
                    </w:rPr>
                  </w:rPrChange>
                </w:rPr>
                <w:fldChar w:fldCharType="begin"/>
              </w:r>
              <w:r w:rsidRPr="005717E9">
                <w:rPr>
                  <w:rFonts w:cs="Arial"/>
                  <w:szCs w:val="20"/>
                  <w:rPrChange w:id="958" w:author="Amy Byers" w:date="2014-09-26T12:51:00Z">
                    <w:rPr>
                      <w:rFonts w:cs="Arial"/>
                      <w:sz w:val="18"/>
                      <w:szCs w:val="18"/>
                    </w:rPr>
                  </w:rPrChange>
                </w:rPr>
                <w:instrText xml:space="preserve"> REF _Ref399498504 \h </w:instrText>
              </w:r>
              <w:r w:rsidRPr="005717E9">
                <w:rPr>
                  <w:rFonts w:cs="Arial"/>
                  <w:szCs w:val="20"/>
                  <w:rPrChange w:id="959" w:author="Amy Byers" w:date="2014-09-26T12:51:00Z">
                    <w:rPr>
                      <w:rFonts w:cs="Arial"/>
                      <w:sz w:val="18"/>
                      <w:szCs w:val="18"/>
                    </w:rPr>
                  </w:rPrChange>
                </w:rPr>
              </w:r>
            </w:ins>
            <w:r w:rsidR="005717E9" w:rsidRPr="005717E9">
              <w:rPr>
                <w:rFonts w:cs="Arial"/>
                <w:szCs w:val="20"/>
                <w:rPrChange w:id="960" w:author="Amy Byers" w:date="2014-09-26T12:51:00Z">
                  <w:rPr>
                    <w:rFonts w:cs="Arial"/>
                    <w:szCs w:val="20"/>
                  </w:rPr>
                </w:rPrChange>
              </w:rPr>
              <w:instrText xml:space="preserve"> \* MERGEFORMAT </w:instrText>
            </w:r>
            <w:ins w:id="961" w:author="Amy Byers" w:date="2014-09-26T12:39:00Z">
              <w:r w:rsidRPr="005717E9">
                <w:rPr>
                  <w:rFonts w:cs="Arial"/>
                  <w:szCs w:val="20"/>
                  <w:rPrChange w:id="962" w:author="Amy Byers" w:date="2014-09-26T12:51:00Z">
                    <w:rPr>
                      <w:rFonts w:cs="Arial"/>
                      <w:sz w:val="18"/>
                      <w:szCs w:val="18"/>
                    </w:rPr>
                  </w:rPrChange>
                </w:rPr>
                <w:fldChar w:fldCharType="separate"/>
              </w:r>
            </w:ins>
            <w:ins w:id="963" w:author="Amy Byers" w:date="2014-09-26T12:51:00Z">
              <w:r w:rsidR="005717E9" w:rsidRPr="005717E9">
                <w:rPr>
                  <w:szCs w:val="20"/>
                  <w:rPrChange w:id="964" w:author="Amy Byers" w:date="2014-09-26T12:51:00Z">
                    <w:rPr/>
                  </w:rPrChange>
                </w:rPr>
                <w:t>Special Requirements</w:t>
              </w:r>
            </w:ins>
            <w:ins w:id="965" w:author="Amy Byers" w:date="2014-09-26T12:39:00Z">
              <w:r w:rsidRPr="005717E9">
                <w:rPr>
                  <w:rFonts w:cs="Arial"/>
                  <w:szCs w:val="20"/>
                  <w:rPrChange w:id="966" w:author="Amy Byers" w:date="2014-09-26T12:51:00Z">
                    <w:rPr>
                      <w:rFonts w:cs="Arial"/>
                      <w:sz w:val="18"/>
                      <w:szCs w:val="18"/>
                    </w:rPr>
                  </w:rPrChange>
                </w:rPr>
                <w:fldChar w:fldCharType="end"/>
              </w:r>
            </w:ins>
          </w:p>
        </w:tc>
      </w:tr>
      <w:tr w:rsidR="00787D3C" w:rsidRPr="005717E9" w:rsidTr="00B43842">
        <w:tblPrEx>
          <w:tblPrExChange w:id="967" w:author="Amy Byers" w:date="2014-09-26T12:32:00Z">
            <w:tblPrEx>
              <w:tblW w:w="4896" w:type="pct"/>
            </w:tblPrEx>
          </w:tblPrExChange>
        </w:tblPrEx>
        <w:trPr>
          <w:cantSplit/>
          <w:ins w:id="968" w:author="Amy Byers" w:date="2014-09-26T12:31:00Z"/>
          <w:trPrChange w:id="969" w:author="Amy Byers" w:date="2014-09-26T12:32:00Z">
            <w:trPr>
              <w:cantSplit/>
            </w:trPr>
          </w:trPrChange>
        </w:trPr>
        <w:tc>
          <w:tcPr>
            <w:tcW w:w="836" w:type="dxa"/>
            <w:tcBorders>
              <w:top w:val="single" w:sz="8" w:space="0" w:color="4F81BD"/>
              <w:left w:val="single" w:sz="8" w:space="0" w:color="4F81BD"/>
              <w:bottom w:val="single" w:sz="8" w:space="0" w:color="4F81BD"/>
              <w:right w:val="single" w:sz="8" w:space="0" w:color="4F81BD"/>
            </w:tcBorders>
            <w:shd w:val="clear" w:color="auto" w:fill="auto"/>
            <w:tcPrChange w:id="970" w:author="Amy Byers" w:date="2014-09-26T12:32:00Z">
              <w:tcPr>
                <w:tcW w:w="836" w:type="dxa"/>
                <w:gridSpan w:val="2"/>
                <w:tcBorders>
                  <w:top w:val="single" w:sz="8" w:space="0" w:color="4F81BD"/>
                  <w:left w:val="single" w:sz="8" w:space="0" w:color="4F81BD"/>
                  <w:bottom w:val="single" w:sz="8" w:space="0" w:color="4F81BD"/>
                  <w:right w:val="single" w:sz="8" w:space="0" w:color="4F81BD"/>
                </w:tcBorders>
                <w:shd w:val="clear" w:color="auto" w:fill="auto"/>
              </w:tcPr>
            </w:tcPrChange>
          </w:tcPr>
          <w:p w:rsidR="00787D3C" w:rsidRPr="005717E9" w:rsidRDefault="00787D3C" w:rsidP="00787D3C">
            <w:pPr>
              <w:rPr>
                <w:ins w:id="971" w:author="Amy Byers" w:date="2014-09-26T12:31:00Z"/>
                <w:rFonts w:cs="Arial"/>
                <w:szCs w:val="20"/>
                <w:rPrChange w:id="972" w:author="Amy Byers" w:date="2014-09-26T12:51:00Z">
                  <w:rPr>
                    <w:ins w:id="973" w:author="Amy Byers" w:date="2014-09-26T12:31:00Z"/>
                    <w:rFonts w:cs="Arial"/>
                    <w:szCs w:val="20"/>
                  </w:rPr>
                </w:rPrChange>
              </w:rPr>
            </w:pPr>
            <w:ins w:id="974" w:author="Amy Byers" w:date="2014-09-26T12:31:00Z">
              <w:r w:rsidRPr="005717E9">
                <w:rPr>
                  <w:rFonts w:cs="Arial"/>
                  <w:szCs w:val="20"/>
                  <w:rPrChange w:id="975" w:author="Amy Byers" w:date="2014-09-26T12:51:00Z">
                    <w:rPr>
                      <w:rFonts w:cs="Arial"/>
                      <w:szCs w:val="20"/>
                    </w:rPr>
                  </w:rPrChange>
                </w:rPr>
                <w:t>2.44</w:t>
              </w:r>
            </w:ins>
          </w:p>
        </w:tc>
        <w:tc>
          <w:tcPr>
            <w:tcW w:w="1710" w:type="dxa"/>
            <w:tcBorders>
              <w:top w:val="single" w:sz="8" w:space="0" w:color="4F81BD"/>
              <w:left w:val="single" w:sz="8" w:space="0" w:color="4F81BD"/>
              <w:bottom w:val="single" w:sz="8" w:space="0" w:color="4F81BD"/>
              <w:right w:val="single" w:sz="8" w:space="0" w:color="4F81BD"/>
            </w:tcBorders>
            <w:tcPrChange w:id="976" w:author="Amy Byers" w:date="2014-09-26T12:32:00Z">
              <w:tcPr>
                <w:tcW w:w="1800" w:type="dxa"/>
                <w:gridSpan w:val="2"/>
                <w:tcBorders>
                  <w:top w:val="single" w:sz="8" w:space="0" w:color="4F81BD"/>
                  <w:left w:val="single" w:sz="8" w:space="0" w:color="4F81BD"/>
                  <w:bottom w:val="single" w:sz="8" w:space="0" w:color="4F81BD"/>
                  <w:right w:val="single" w:sz="8" w:space="0" w:color="4F81BD"/>
                </w:tcBorders>
              </w:tcPr>
            </w:tcPrChange>
          </w:tcPr>
          <w:p w:rsidR="00787D3C" w:rsidRPr="005717E9" w:rsidRDefault="00787D3C" w:rsidP="00787D3C">
            <w:pPr>
              <w:rPr>
                <w:ins w:id="977" w:author="Amy Byers" w:date="2014-09-26T12:31:00Z"/>
                <w:rFonts w:cs="Arial"/>
                <w:szCs w:val="20"/>
                <w:rPrChange w:id="978" w:author="Amy Byers" w:date="2014-09-26T12:51:00Z">
                  <w:rPr>
                    <w:ins w:id="979" w:author="Amy Byers" w:date="2014-09-26T12:31:00Z"/>
                    <w:rFonts w:cs="Arial"/>
                    <w:szCs w:val="20"/>
                  </w:rPr>
                </w:rPrChange>
              </w:rPr>
            </w:pPr>
            <w:ins w:id="980" w:author="Amy Byers" w:date="2014-09-26T12:31:00Z">
              <w:r w:rsidRPr="005717E9">
                <w:rPr>
                  <w:rFonts w:cs="Arial"/>
                  <w:szCs w:val="20"/>
                  <w:rPrChange w:id="981" w:author="Amy Byers" w:date="2014-09-26T12:51:00Z">
                    <w:rPr>
                      <w:rFonts w:cs="Arial"/>
                      <w:szCs w:val="20"/>
                    </w:rPr>
                  </w:rPrChange>
                </w:rPr>
                <w:t>Gift Card Balance Inquiry</w:t>
              </w:r>
            </w:ins>
          </w:p>
        </w:tc>
        <w:tc>
          <w:tcPr>
            <w:tcW w:w="5490" w:type="dxa"/>
            <w:tcBorders>
              <w:top w:val="single" w:sz="8" w:space="0" w:color="4F81BD"/>
              <w:left w:val="single" w:sz="8" w:space="0" w:color="4F81BD"/>
              <w:bottom w:val="single" w:sz="8" w:space="0" w:color="4F81BD"/>
              <w:right w:val="single" w:sz="8" w:space="0" w:color="4F81BD"/>
            </w:tcBorders>
            <w:shd w:val="clear" w:color="auto" w:fill="auto"/>
            <w:tcPrChange w:id="982" w:author="Amy Byers" w:date="2014-09-26T12:32:00Z">
              <w:tcPr>
                <w:tcW w:w="4950" w:type="dxa"/>
                <w:gridSpan w:val="2"/>
                <w:tcBorders>
                  <w:top w:val="single" w:sz="8" w:space="0" w:color="4F81BD"/>
                  <w:left w:val="single" w:sz="8" w:space="0" w:color="4F81BD"/>
                  <w:bottom w:val="single" w:sz="8" w:space="0" w:color="4F81BD"/>
                  <w:right w:val="single" w:sz="8" w:space="0" w:color="4F81BD"/>
                </w:tcBorders>
                <w:shd w:val="clear" w:color="auto" w:fill="auto"/>
              </w:tcPr>
            </w:tcPrChange>
          </w:tcPr>
          <w:p w:rsidR="00787D3C" w:rsidRPr="005717E9" w:rsidRDefault="00787D3C" w:rsidP="00787D3C">
            <w:pPr>
              <w:rPr>
                <w:ins w:id="983" w:author="Amy Byers" w:date="2014-09-26T12:31:00Z"/>
                <w:rFonts w:cs="Arial"/>
                <w:szCs w:val="20"/>
                <w:rPrChange w:id="984" w:author="Amy Byers" w:date="2014-09-26T12:51:00Z">
                  <w:rPr>
                    <w:ins w:id="985" w:author="Amy Byers" w:date="2014-09-26T12:31:00Z"/>
                    <w:rFonts w:cs="Arial"/>
                    <w:szCs w:val="20"/>
                  </w:rPr>
                </w:rPrChange>
              </w:rPr>
            </w:pPr>
            <w:ins w:id="986" w:author="Amy Byers" w:date="2014-09-26T12:31:00Z">
              <w:r w:rsidRPr="005717E9">
                <w:rPr>
                  <w:rFonts w:cs="Arial"/>
                  <w:szCs w:val="20"/>
                  <w:rPrChange w:id="987" w:author="Amy Byers" w:date="2014-09-26T12:51:00Z">
                    <w:rPr>
                      <w:rFonts w:cs="Arial"/>
                      <w:szCs w:val="20"/>
                    </w:rPr>
                  </w:rPrChange>
                </w:rPr>
                <w:t>A user will be able to validate the balance on a Gift Card or Store Credit (Store Value Card).</w:t>
              </w:r>
            </w:ins>
          </w:p>
        </w:tc>
        <w:tc>
          <w:tcPr>
            <w:tcW w:w="2520" w:type="dxa"/>
            <w:tcBorders>
              <w:top w:val="single" w:sz="8" w:space="0" w:color="4F81BD"/>
              <w:left w:val="single" w:sz="8" w:space="0" w:color="4F81BD"/>
              <w:bottom w:val="single" w:sz="8" w:space="0" w:color="4F81BD"/>
              <w:right w:val="single" w:sz="8" w:space="0" w:color="4F81BD"/>
            </w:tcBorders>
            <w:shd w:val="clear" w:color="auto" w:fill="auto"/>
            <w:vAlign w:val="center"/>
            <w:tcPrChange w:id="988" w:author="Amy Byers" w:date="2014-09-26T12:32:00Z">
              <w:tcPr>
                <w:tcW w:w="2970" w:type="dxa"/>
                <w:gridSpan w:val="2"/>
                <w:tcBorders>
                  <w:top w:val="single" w:sz="8" w:space="0" w:color="4F81BD"/>
                  <w:left w:val="single" w:sz="8" w:space="0" w:color="4F81BD"/>
                  <w:bottom w:val="single" w:sz="8" w:space="0" w:color="4F81BD"/>
                  <w:right w:val="single" w:sz="8" w:space="0" w:color="4F81BD"/>
                </w:tcBorders>
                <w:shd w:val="clear" w:color="auto" w:fill="auto"/>
                <w:vAlign w:val="center"/>
              </w:tcPr>
            </w:tcPrChange>
          </w:tcPr>
          <w:p w:rsidR="00787D3C" w:rsidRPr="005717E9" w:rsidRDefault="00787D3C" w:rsidP="00787D3C">
            <w:pPr>
              <w:numPr>
                <w:ilvl w:val="0"/>
                <w:numId w:val="1"/>
              </w:numPr>
              <w:rPr>
                <w:ins w:id="989" w:author="Amy Byers" w:date="2014-09-26T12:31:00Z"/>
                <w:rFonts w:cs="Arial"/>
                <w:szCs w:val="20"/>
                <w:rPrChange w:id="990" w:author="Amy Byers" w:date="2014-09-26T12:51:00Z">
                  <w:rPr>
                    <w:ins w:id="991" w:author="Amy Byers" w:date="2014-09-26T12:31:00Z"/>
                    <w:rFonts w:cs="Arial"/>
                    <w:sz w:val="18"/>
                    <w:szCs w:val="18"/>
                  </w:rPr>
                </w:rPrChange>
              </w:rPr>
            </w:pPr>
            <w:ins w:id="992" w:author="Amy Byers" w:date="2014-09-26T12:39:00Z">
              <w:r w:rsidRPr="005717E9">
                <w:rPr>
                  <w:rFonts w:cs="Arial"/>
                  <w:szCs w:val="20"/>
                  <w:rPrChange w:id="993" w:author="Amy Byers" w:date="2014-09-26T12:51:00Z">
                    <w:rPr>
                      <w:rFonts w:cs="Arial"/>
                      <w:sz w:val="18"/>
                      <w:szCs w:val="18"/>
                    </w:rPr>
                  </w:rPrChange>
                </w:rPr>
                <w:fldChar w:fldCharType="begin"/>
              </w:r>
              <w:r w:rsidRPr="005717E9">
                <w:rPr>
                  <w:rFonts w:cs="Arial"/>
                  <w:szCs w:val="20"/>
                  <w:rPrChange w:id="994" w:author="Amy Byers" w:date="2014-09-26T12:51:00Z">
                    <w:rPr>
                      <w:rFonts w:cs="Arial"/>
                      <w:sz w:val="18"/>
                      <w:szCs w:val="18"/>
                    </w:rPr>
                  </w:rPrChange>
                </w:rPr>
                <w:instrText xml:space="preserve"> REF _Ref399498374 \r \h </w:instrText>
              </w:r>
              <w:r w:rsidRPr="005717E9">
                <w:rPr>
                  <w:rFonts w:cs="Arial"/>
                  <w:szCs w:val="20"/>
                  <w:rPrChange w:id="995" w:author="Amy Byers" w:date="2014-09-26T12:51:00Z">
                    <w:rPr>
                      <w:rFonts w:cs="Arial"/>
                      <w:sz w:val="18"/>
                      <w:szCs w:val="18"/>
                    </w:rPr>
                  </w:rPrChange>
                </w:rPr>
              </w:r>
            </w:ins>
            <w:r w:rsidR="005717E9" w:rsidRPr="005717E9">
              <w:rPr>
                <w:rFonts w:cs="Arial"/>
                <w:szCs w:val="20"/>
                <w:rPrChange w:id="996" w:author="Amy Byers" w:date="2014-09-26T12:51:00Z">
                  <w:rPr>
                    <w:rFonts w:cs="Arial"/>
                    <w:szCs w:val="20"/>
                  </w:rPr>
                </w:rPrChange>
              </w:rPr>
              <w:instrText xml:space="preserve"> \* MERGEFORMAT </w:instrText>
            </w:r>
            <w:ins w:id="997" w:author="Amy Byers" w:date="2014-09-26T12:39:00Z">
              <w:r w:rsidRPr="005717E9">
                <w:rPr>
                  <w:rFonts w:cs="Arial"/>
                  <w:szCs w:val="20"/>
                  <w:rPrChange w:id="998" w:author="Amy Byers" w:date="2014-09-26T12:51:00Z">
                    <w:rPr>
                      <w:rFonts w:cs="Arial"/>
                      <w:sz w:val="18"/>
                      <w:szCs w:val="18"/>
                    </w:rPr>
                  </w:rPrChange>
                </w:rPr>
                <w:fldChar w:fldCharType="separate"/>
              </w:r>
            </w:ins>
            <w:ins w:id="999" w:author="Amy Byers" w:date="2014-09-26T12:51:00Z">
              <w:r w:rsidR="005717E9" w:rsidRPr="005717E9">
                <w:rPr>
                  <w:rFonts w:cs="Arial"/>
                  <w:szCs w:val="20"/>
                  <w:rPrChange w:id="1000" w:author="Amy Byers" w:date="2014-09-26T12:51:00Z">
                    <w:rPr>
                      <w:rFonts w:cs="Arial"/>
                      <w:sz w:val="18"/>
                      <w:szCs w:val="18"/>
                    </w:rPr>
                  </w:rPrChange>
                </w:rPr>
                <w:t>4</w:t>
              </w:r>
            </w:ins>
            <w:ins w:id="1001" w:author="Amy Byers" w:date="2014-09-26T12:39:00Z">
              <w:r w:rsidRPr="005717E9">
                <w:rPr>
                  <w:rFonts w:cs="Arial"/>
                  <w:szCs w:val="20"/>
                  <w:rPrChange w:id="1002" w:author="Amy Byers" w:date="2014-09-26T12:51:00Z">
                    <w:rPr>
                      <w:rFonts w:cs="Arial"/>
                      <w:sz w:val="18"/>
                      <w:szCs w:val="18"/>
                    </w:rPr>
                  </w:rPrChange>
                </w:rPr>
                <w:fldChar w:fldCharType="end"/>
              </w:r>
              <w:r w:rsidRPr="005717E9">
                <w:rPr>
                  <w:rFonts w:cs="Arial"/>
                  <w:szCs w:val="20"/>
                  <w:rPrChange w:id="1003" w:author="Amy Byers" w:date="2014-09-26T12:51:00Z">
                    <w:rPr>
                      <w:rFonts w:cs="Arial"/>
                      <w:sz w:val="18"/>
                      <w:szCs w:val="18"/>
                    </w:rPr>
                  </w:rPrChange>
                </w:rPr>
                <w:t xml:space="preserve"> </w:t>
              </w:r>
              <w:r w:rsidRPr="005717E9">
                <w:rPr>
                  <w:rFonts w:cs="Arial"/>
                  <w:szCs w:val="20"/>
                  <w:rPrChange w:id="1004" w:author="Amy Byers" w:date="2014-09-26T12:51:00Z">
                    <w:rPr>
                      <w:rFonts w:cs="Arial"/>
                      <w:sz w:val="18"/>
                      <w:szCs w:val="18"/>
                    </w:rPr>
                  </w:rPrChange>
                </w:rPr>
                <w:fldChar w:fldCharType="begin"/>
              </w:r>
              <w:r w:rsidRPr="005717E9">
                <w:rPr>
                  <w:rFonts w:cs="Arial"/>
                  <w:szCs w:val="20"/>
                  <w:rPrChange w:id="1005" w:author="Amy Byers" w:date="2014-09-26T12:51:00Z">
                    <w:rPr>
                      <w:rFonts w:cs="Arial"/>
                      <w:sz w:val="18"/>
                      <w:szCs w:val="18"/>
                    </w:rPr>
                  </w:rPrChange>
                </w:rPr>
                <w:instrText xml:space="preserve"> REF _Ref399498374 \h </w:instrText>
              </w:r>
              <w:r w:rsidRPr="005717E9">
                <w:rPr>
                  <w:rFonts w:cs="Arial"/>
                  <w:szCs w:val="20"/>
                  <w:rPrChange w:id="1006" w:author="Amy Byers" w:date="2014-09-26T12:51:00Z">
                    <w:rPr>
                      <w:rFonts w:cs="Arial"/>
                      <w:sz w:val="18"/>
                      <w:szCs w:val="18"/>
                    </w:rPr>
                  </w:rPrChange>
                </w:rPr>
              </w:r>
            </w:ins>
            <w:r w:rsidR="005717E9" w:rsidRPr="005717E9">
              <w:rPr>
                <w:rFonts w:cs="Arial"/>
                <w:szCs w:val="20"/>
                <w:rPrChange w:id="1007" w:author="Amy Byers" w:date="2014-09-26T12:51:00Z">
                  <w:rPr>
                    <w:rFonts w:cs="Arial"/>
                    <w:szCs w:val="20"/>
                  </w:rPr>
                </w:rPrChange>
              </w:rPr>
              <w:instrText xml:space="preserve"> \* MERGEFORMAT </w:instrText>
            </w:r>
            <w:ins w:id="1008" w:author="Amy Byers" w:date="2014-09-26T12:39:00Z">
              <w:r w:rsidRPr="005717E9">
                <w:rPr>
                  <w:rFonts w:cs="Arial"/>
                  <w:szCs w:val="20"/>
                  <w:rPrChange w:id="1009" w:author="Amy Byers" w:date="2014-09-26T12:51:00Z">
                    <w:rPr>
                      <w:rFonts w:cs="Arial"/>
                      <w:sz w:val="18"/>
                      <w:szCs w:val="18"/>
                    </w:rPr>
                  </w:rPrChange>
                </w:rPr>
                <w:fldChar w:fldCharType="separate"/>
              </w:r>
            </w:ins>
            <w:ins w:id="1010" w:author="Amy Byers" w:date="2014-09-26T12:51:00Z">
              <w:r w:rsidR="005717E9" w:rsidRPr="005717E9">
                <w:rPr>
                  <w:szCs w:val="20"/>
                  <w:rPrChange w:id="1011" w:author="Amy Byers" w:date="2014-09-26T12:51:00Z">
                    <w:rPr>
                      <w:i/>
                    </w:rPr>
                  </w:rPrChange>
                </w:rPr>
                <w:t xml:space="preserve">USE CASE: Gift Card </w:t>
              </w:r>
              <w:r w:rsidR="005717E9" w:rsidRPr="005717E9">
                <w:rPr>
                  <w:szCs w:val="20"/>
                  <w:rPrChange w:id="1012" w:author="Amy Byers" w:date="2014-09-26T12:51:00Z">
                    <w:rPr>
                      <w:i/>
                    </w:rPr>
                  </w:rPrChange>
                </w:rPr>
                <w:t>Balance Inquiry</w:t>
              </w:r>
            </w:ins>
            <w:ins w:id="1013" w:author="Amy Byers" w:date="2014-09-26T12:39:00Z">
              <w:r w:rsidRPr="005717E9">
                <w:rPr>
                  <w:rFonts w:cs="Arial"/>
                  <w:szCs w:val="20"/>
                  <w:rPrChange w:id="1014" w:author="Amy Byers" w:date="2014-09-26T12:51:00Z">
                    <w:rPr>
                      <w:rFonts w:cs="Arial"/>
                      <w:sz w:val="18"/>
                      <w:szCs w:val="18"/>
                    </w:rPr>
                  </w:rPrChange>
                </w:rPr>
                <w:fldChar w:fldCharType="end"/>
              </w:r>
            </w:ins>
          </w:p>
        </w:tc>
      </w:tr>
      <w:tr w:rsidR="00787D3C" w:rsidRPr="005717E9" w:rsidTr="00B43842">
        <w:tblPrEx>
          <w:tblPrExChange w:id="1015" w:author="Amy Byers" w:date="2014-09-26T12:32:00Z">
            <w:tblPrEx>
              <w:tblW w:w="4896" w:type="pct"/>
            </w:tblPrEx>
          </w:tblPrExChange>
        </w:tblPrEx>
        <w:trPr>
          <w:cantSplit/>
          <w:ins w:id="1016" w:author="Amy Byers" w:date="2014-09-26T12:31:00Z"/>
          <w:trPrChange w:id="1017" w:author="Amy Byers" w:date="2014-09-26T12:32:00Z">
            <w:trPr>
              <w:cantSplit/>
            </w:trPr>
          </w:trPrChange>
        </w:trPr>
        <w:tc>
          <w:tcPr>
            <w:tcW w:w="836" w:type="dxa"/>
            <w:tcBorders>
              <w:top w:val="single" w:sz="8" w:space="0" w:color="4F81BD"/>
              <w:left w:val="single" w:sz="8" w:space="0" w:color="4F81BD"/>
              <w:bottom w:val="single" w:sz="8" w:space="0" w:color="4F81BD"/>
              <w:right w:val="single" w:sz="8" w:space="0" w:color="4F81BD"/>
            </w:tcBorders>
            <w:shd w:val="clear" w:color="auto" w:fill="auto"/>
            <w:tcPrChange w:id="1018" w:author="Amy Byers" w:date="2014-09-26T12:32:00Z">
              <w:tcPr>
                <w:tcW w:w="836" w:type="dxa"/>
                <w:gridSpan w:val="2"/>
                <w:tcBorders>
                  <w:top w:val="single" w:sz="8" w:space="0" w:color="4F81BD"/>
                  <w:left w:val="single" w:sz="8" w:space="0" w:color="4F81BD"/>
                  <w:bottom w:val="single" w:sz="8" w:space="0" w:color="4F81BD"/>
                  <w:right w:val="single" w:sz="8" w:space="0" w:color="4F81BD"/>
                </w:tcBorders>
                <w:shd w:val="clear" w:color="auto" w:fill="auto"/>
              </w:tcPr>
            </w:tcPrChange>
          </w:tcPr>
          <w:p w:rsidR="00787D3C" w:rsidRPr="005717E9" w:rsidRDefault="00787D3C" w:rsidP="00787D3C">
            <w:pPr>
              <w:rPr>
                <w:ins w:id="1019" w:author="Amy Byers" w:date="2014-09-26T12:31:00Z"/>
                <w:rFonts w:cs="Arial"/>
                <w:szCs w:val="20"/>
                <w:rPrChange w:id="1020" w:author="Amy Byers" w:date="2014-09-26T12:51:00Z">
                  <w:rPr>
                    <w:ins w:id="1021" w:author="Amy Byers" w:date="2014-09-26T12:31:00Z"/>
                    <w:rFonts w:cs="Arial"/>
                    <w:szCs w:val="20"/>
                  </w:rPr>
                </w:rPrChange>
              </w:rPr>
            </w:pPr>
            <w:ins w:id="1022" w:author="Amy Byers" w:date="2014-09-26T12:31:00Z">
              <w:r w:rsidRPr="005717E9">
                <w:rPr>
                  <w:rFonts w:cs="Arial"/>
                  <w:szCs w:val="20"/>
                  <w:rPrChange w:id="1023" w:author="Amy Byers" w:date="2014-09-26T12:51:00Z">
                    <w:rPr>
                      <w:rFonts w:cs="Arial"/>
                      <w:szCs w:val="20"/>
                    </w:rPr>
                  </w:rPrChange>
                </w:rPr>
                <w:t>2.45</w:t>
              </w:r>
            </w:ins>
          </w:p>
        </w:tc>
        <w:tc>
          <w:tcPr>
            <w:tcW w:w="1710" w:type="dxa"/>
            <w:tcBorders>
              <w:top w:val="single" w:sz="8" w:space="0" w:color="4F81BD"/>
              <w:left w:val="single" w:sz="8" w:space="0" w:color="4F81BD"/>
              <w:bottom w:val="single" w:sz="8" w:space="0" w:color="4F81BD"/>
              <w:right w:val="single" w:sz="8" w:space="0" w:color="4F81BD"/>
            </w:tcBorders>
            <w:tcPrChange w:id="1024" w:author="Amy Byers" w:date="2014-09-26T12:32:00Z">
              <w:tcPr>
                <w:tcW w:w="1800" w:type="dxa"/>
                <w:gridSpan w:val="2"/>
                <w:tcBorders>
                  <w:top w:val="single" w:sz="8" w:space="0" w:color="4F81BD"/>
                  <w:left w:val="single" w:sz="8" w:space="0" w:color="4F81BD"/>
                  <w:bottom w:val="single" w:sz="8" w:space="0" w:color="4F81BD"/>
                  <w:right w:val="single" w:sz="8" w:space="0" w:color="4F81BD"/>
                </w:tcBorders>
              </w:tcPr>
            </w:tcPrChange>
          </w:tcPr>
          <w:p w:rsidR="00787D3C" w:rsidRPr="005717E9" w:rsidRDefault="00787D3C" w:rsidP="00787D3C">
            <w:pPr>
              <w:rPr>
                <w:ins w:id="1025" w:author="Amy Byers" w:date="2014-09-26T12:31:00Z"/>
                <w:rFonts w:cs="Arial"/>
                <w:szCs w:val="20"/>
                <w:rPrChange w:id="1026" w:author="Amy Byers" w:date="2014-09-26T12:51:00Z">
                  <w:rPr>
                    <w:ins w:id="1027" w:author="Amy Byers" w:date="2014-09-26T12:31:00Z"/>
                    <w:rFonts w:cs="Arial"/>
                    <w:szCs w:val="20"/>
                  </w:rPr>
                </w:rPrChange>
              </w:rPr>
            </w:pPr>
            <w:ins w:id="1028" w:author="Amy Byers" w:date="2014-09-26T12:31:00Z">
              <w:r w:rsidRPr="005717E9">
                <w:rPr>
                  <w:rFonts w:cs="Arial"/>
                  <w:szCs w:val="20"/>
                  <w:rPrChange w:id="1029" w:author="Amy Byers" w:date="2014-09-26T12:51:00Z">
                    <w:rPr>
                      <w:rFonts w:cs="Arial"/>
                      <w:szCs w:val="20"/>
                    </w:rPr>
                  </w:rPrChange>
                </w:rPr>
                <w:t>Gift Card Balance Inquiry</w:t>
              </w:r>
            </w:ins>
          </w:p>
        </w:tc>
        <w:tc>
          <w:tcPr>
            <w:tcW w:w="5490" w:type="dxa"/>
            <w:tcBorders>
              <w:top w:val="single" w:sz="8" w:space="0" w:color="4F81BD"/>
              <w:left w:val="single" w:sz="8" w:space="0" w:color="4F81BD"/>
              <w:bottom w:val="single" w:sz="8" w:space="0" w:color="4F81BD"/>
              <w:right w:val="single" w:sz="8" w:space="0" w:color="4F81BD"/>
            </w:tcBorders>
            <w:shd w:val="clear" w:color="auto" w:fill="auto"/>
            <w:tcPrChange w:id="1030" w:author="Amy Byers" w:date="2014-09-26T12:32:00Z">
              <w:tcPr>
                <w:tcW w:w="4950" w:type="dxa"/>
                <w:gridSpan w:val="2"/>
                <w:tcBorders>
                  <w:top w:val="single" w:sz="8" w:space="0" w:color="4F81BD"/>
                  <w:left w:val="single" w:sz="8" w:space="0" w:color="4F81BD"/>
                  <w:bottom w:val="single" w:sz="8" w:space="0" w:color="4F81BD"/>
                  <w:right w:val="single" w:sz="8" w:space="0" w:color="4F81BD"/>
                </w:tcBorders>
                <w:shd w:val="clear" w:color="auto" w:fill="auto"/>
              </w:tcPr>
            </w:tcPrChange>
          </w:tcPr>
          <w:p w:rsidR="00787D3C" w:rsidRPr="005717E9" w:rsidRDefault="00787D3C" w:rsidP="00787D3C">
            <w:pPr>
              <w:rPr>
                <w:ins w:id="1031" w:author="Amy Byers" w:date="2014-09-26T12:31:00Z"/>
                <w:rFonts w:cs="Arial"/>
                <w:szCs w:val="20"/>
                <w:rPrChange w:id="1032" w:author="Amy Byers" w:date="2014-09-26T12:51:00Z">
                  <w:rPr>
                    <w:ins w:id="1033" w:author="Amy Byers" w:date="2014-09-26T12:31:00Z"/>
                    <w:rFonts w:cs="Arial"/>
                    <w:szCs w:val="20"/>
                  </w:rPr>
                </w:rPrChange>
              </w:rPr>
            </w:pPr>
            <w:ins w:id="1034" w:author="Amy Byers" w:date="2014-09-26T12:31:00Z">
              <w:r w:rsidRPr="005717E9">
                <w:rPr>
                  <w:rFonts w:cs="Arial"/>
                  <w:szCs w:val="20"/>
                  <w:rPrChange w:id="1035" w:author="Amy Byers" w:date="2014-09-26T12:51:00Z">
                    <w:rPr>
                      <w:rFonts w:cs="Arial"/>
                      <w:szCs w:val="20"/>
                    </w:rPr>
                  </w:rPrChange>
                </w:rPr>
                <w:t>A user will be able to swipe, scan or manually enter (on the Signature Capture Device) the Gift Card/SVC to perform the balance inquiry.</w:t>
              </w:r>
            </w:ins>
          </w:p>
        </w:tc>
        <w:tc>
          <w:tcPr>
            <w:tcW w:w="2520" w:type="dxa"/>
            <w:tcBorders>
              <w:top w:val="single" w:sz="8" w:space="0" w:color="4F81BD"/>
              <w:left w:val="single" w:sz="8" w:space="0" w:color="4F81BD"/>
              <w:bottom w:val="single" w:sz="8" w:space="0" w:color="4F81BD"/>
              <w:right w:val="single" w:sz="8" w:space="0" w:color="4F81BD"/>
            </w:tcBorders>
            <w:shd w:val="clear" w:color="auto" w:fill="auto"/>
            <w:vAlign w:val="center"/>
            <w:tcPrChange w:id="1036" w:author="Amy Byers" w:date="2014-09-26T12:32:00Z">
              <w:tcPr>
                <w:tcW w:w="2970" w:type="dxa"/>
                <w:gridSpan w:val="2"/>
                <w:tcBorders>
                  <w:top w:val="single" w:sz="8" w:space="0" w:color="4F81BD"/>
                  <w:left w:val="single" w:sz="8" w:space="0" w:color="4F81BD"/>
                  <w:bottom w:val="single" w:sz="8" w:space="0" w:color="4F81BD"/>
                  <w:right w:val="single" w:sz="8" w:space="0" w:color="4F81BD"/>
                </w:tcBorders>
                <w:shd w:val="clear" w:color="auto" w:fill="auto"/>
                <w:vAlign w:val="center"/>
              </w:tcPr>
            </w:tcPrChange>
          </w:tcPr>
          <w:p w:rsidR="00787D3C" w:rsidRPr="005717E9" w:rsidRDefault="00787D3C" w:rsidP="00787D3C">
            <w:pPr>
              <w:numPr>
                <w:ilvl w:val="0"/>
                <w:numId w:val="1"/>
              </w:numPr>
              <w:rPr>
                <w:ins w:id="1037" w:author="Amy Byers" w:date="2014-09-26T12:31:00Z"/>
                <w:rFonts w:cs="Arial"/>
                <w:szCs w:val="20"/>
                <w:rPrChange w:id="1038" w:author="Amy Byers" w:date="2014-09-26T12:51:00Z">
                  <w:rPr>
                    <w:ins w:id="1039" w:author="Amy Byers" w:date="2014-09-26T12:31:00Z"/>
                    <w:rFonts w:cs="Arial"/>
                    <w:sz w:val="18"/>
                    <w:szCs w:val="18"/>
                  </w:rPr>
                </w:rPrChange>
              </w:rPr>
            </w:pPr>
            <w:ins w:id="1040" w:author="Amy Byers" w:date="2014-09-26T12:39:00Z">
              <w:r w:rsidRPr="005717E9">
                <w:rPr>
                  <w:rFonts w:cs="Arial"/>
                  <w:szCs w:val="20"/>
                  <w:rPrChange w:id="1041" w:author="Amy Byers" w:date="2014-09-26T12:51:00Z">
                    <w:rPr>
                      <w:rFonts w:cs="Arial"/>
                      <w:sz w:val="18"/>
                      <w:szCs w:val="18"/>
                    </w:rPr>
                  </w:rPrChange>
                </w:rPr>
                <w:fldChar w:fldCharType="begin"/>
              </w:r>
              <w:r w:rsidRPr="005717E9">
                <w:rPr>
                  <w:rFonts w:cs="Arial"/>
                  <w:szCs w:val="20"/>
                  <w:rPrChange w:id="1042" w:author="Amy Byers" w:date="2014-09-26T12:51:00Z">
                    <w:rPr>
                      <w:rFonts w:cs="Arial"/>
                      <w:sz w:val="18"/>
                      <w:szCs w:val="18"/>
                    </w:rPr>
                  </w:rPrChange>
                </w:rPr>
                <w:instrText xml:space="preserve"> REF _Ref399498374 \r \h </w:instrText>
              </w:r>
              <w:r w:rsidRPr="005717E9">
                <w:rPr>
                  <w:rFonts w:cs="Arial"/>
                  <w:szCs w:val="20"/>
                  <w:rPrChange w:id="1043" w:author="Amy Byers" w:date="2014-09-26T12:51:00Z">
                    <w:rPr>
                      <w:rFonts w:cs="Arial"/>
                      <w:sz w:val="18"/>
                      <w:szCs w:val="18"/>
                    </w:rPr>
                  </w:rPrChange>
                </w:rPr>
              </w:r>
            </w:ins>
            <w:r w:rsidR="005717E9" w:rsidRPr="005717E9">
              <w:rPr>
                <w:rFonts w:cs="Arial"/>
                <w:szCs w:val="20"/>
                <w:rPrChange w:id="1044" w:author="Amy Byers" w:date="2014-09-26T12:51:00Z">
                  <w:rPr>
                    <w:rFonts w:cs="Arial"/>
                    <w:szCs w:val="20"/>
                  </w:rPr>
                </w:rPrChange>
              </w:rPr>
              <w:instrText xml:space="preserve"> \* MERGEFORMAT </w:instrText>
            </w:r>
            <w:ins w:id="1045" w:author="Amy Byers" w:date="2014-09-26T12:39:00Z">
              <w:r w:rsidRPr="005717E9">
                <w:rPr>
                  <w:rFonts w:cs="Arial"/>
                  <w:szCs w:val="20"/>
                  <w:rPrChange w:id="1046" w:author="Amy Byers" w:date="2014-09-26T12:51:00Z">
                    <w:rPr>
                      <w:rFonts w:cs="Arial"/>
                      <w:sz w:val="18"/>
                      <w:szCs w:val="18"/>
                    </w:rPr>
                  </w:rPrChange>
                </w:rPr>
                <w:fldChar w:fldCharType="separate"/>
              </w:r>
            </w:ins>
            <w:ins w:id="1047" w:author="Amy Byers" w:date="2014-09-26T12:51:00Z">
              <w:r w:rsidR="005717E9" w:rsidRPr="005717E9">
                <w:rPr>
                  <w:rFonts w:cs="Arial"/>
                  <w:szCs w:val="20"/>
                  <w:rPrChange w:id="1048" w:author="Amy Byers" w:date="2014-09-26T12:51:00Z">
                    <w:rPr>
                      <w:rFonts w:cs="Arial"/>
                      <w:sz w:val="18"/>
                      <w:szCs w:val="18"/>
                    </w:rPr>
                  </w:rPrChange>
                </w:rPr>
                <w:t>4</w:t>
              </w:r>
            </w:ins>
            <w:ins w:id="1049" w:author="Amy Byers" w:date="2014-09-26T12:39:00Z">
              <w:r w:rsidRPr="005717E9">
                <w:rPr>
                  <w:rFonts w:cs="Arial"/>
                  <w:szCs w:val="20"/>
                  <w:rPrChange w:id="1050" w:author="Amy Byers" w:date="2014-09-26T12:51:00Z">
                    <w:rPr>
                      <w:rFonts w:cs="Arial"/>
                      <w:sz w:val="18"/>
                      <w:szCs w:val="18"/>
                    </w:rPr>
                  </w:rPrChange>
                </w:rPr>
                <w:fldChar w:fldCharType="end"/>
              </w:r>
              <w:r w:rsidRPr="005717E9">
                <w:rPr>
                  <w:rFonts w:cs="Arial"/>
                  <w:szCs w:val="20"/>
                  <w:rPrChange w:id="1051" w:author="Amy Byers" w:date="2014-09-26T12:51:00Z">
                    <w:rPr>
                      <w:rFonts w:cs="Arial"/>
                      <w:sz w:val="18"/>
                      <w:szCs w:val="18"/>
                    </w:rPr>
                  </w:rPrChange>
                </w:rPr>
                <w:t xml:space="preserve"> </w:t>
              </w:r>
              <w:r w:rsidRPr="005717E9">
                <w:rPr>
                  <w:rFonts w:cs="Arial"/>
                  <w:szCs w:val="20"/>
                  <w:rPrChange w:id="1052" w:author="Amy Byers" w:date="2014-09-26T12:51:00Z">
                    <w:rPr>
                      <w:rFonts w:cs="Arial"/>
                      <w:sz w:val="18"/>
                      <w:szCs w:val="18"/>
                    </w:rPr>
                  </w:rPrChange>
                </w:rPr>
                <w:fldChar w:fldCharType="begin"/>
              </w:r>
              <w:r w:rsidRPr="005717E9">
                <w:rPr>
                  <w:rFonts w:cs="Arial"/>
                  <w:szCs w:val="20"/>
                  <w:rPrChange w:id="1053" w:author="Amy Byers" w:date="2014-09-26T12:51:00Z">
                    <w:rPr>
                      <w:rFonts w:cs="Arial"/>
                      <w:sz w:val="18"/>
                      <w:szCs w:val="18"/>
                    </w:rPr>
                  </w:rPrChange>
                </w:rPr>
                <w:instrText xml:space="preserve"> REF _Ref399498374 \h </w:instrText>
              </w:r>
              <w:r w:rsidRPr="005717E9">
                <w:rPr>
                  <w:rFonts w:cs="Arial"/>
                  <w:szCs w:val="20"/>
                  <w:rPrChange w:id="1054" w:author="Amy Byers" w:date="2014-09-26T12:51:00Z">
                    <w:rPr>
                      <w:rFonts w:cs="Arial"/>
                      <w:sz w:val="18"/>
                      <w:szCs w:val="18"/>
                    </w:rPr>
                  </w:rPrChange>
                </w:rPr>
              </w:r>
            </w:ins>
            <w:r w:rsidR="005717E9" w:rsidRPr="005717E9">
              <w:rPr>
                <w:rFonts w:cs="Arial"/>
                <w:szCs w:val="20"/>
                <w:rPrChange w:id="1055" w:author="Amy Byers" w:date="2014-09-26T12:51:00Z">
                  <w:rPr>
                    <w:rFonts w:cs="Arial"/>
                    <w:szCs w:val="20"/>
                  </w:rPr>
                </w:rPrChange>
              </w:rPr>
              <w:instrText xml:space="preserve"> \* MERGEFORMAT </w:instrText>
            </w:r>
            <w:ins w:id="1056" w:author="Amy Byers" w:date="2014-09-26T12:39:00Z">
              <w:r w:rsidRPr="005717E9">
                <w:rPr>
                  <w:rFonts w:cs="Arial"/>
                  <w:szCs w:val="20"/>
                  <w:rPrChange w:id="1057" w:author="Amy Byers" w:date="2014-09-26T12:51:00Z">
                    <w:rPr>
                      <w:rFonts w:cs="Arial"/>
                      <w:sz w:val="18"/>
                      <w:szCs w:val="18"/>
                    </w:rPr>
                  </w:rPrChange>
                </w:rPr>
                <w:fldChar w:fldCharType="separate"/>
              </w:r>
            </w:ins>
            <w:ins w:id="1058" w:author="Amy Byers" w:date="2014-09-26T12:51:00Z">
              <w:r w:rsidR="005717E9" w:rsidRPr="005717E9">
                <w:rPr>
                  <w:szCs w:val="20"/>
                  <w:rPrChange w:id="1059" w:author="Amy Byers" w:date="2014-09-26T12:51:00Z">
                    <w:rPr>
                      <w:i/>
                    </w:rPr>
                  </w:rPrChange>
                </w:rPr>
                <w:t xml:space="preserve">USE CASE: Gift Card </w:t>
              </w:r>
              <w:r w:rsidR="005717E9" w:rsidRPr="005717E9">
                <w:rPr>
                  <w:szCs w:val="20"/>
                  <w:rPrChange w:id="1060" w:author="Amy Byers" w:date="2014-09-26T12:51:00Z">
                    <w:rPr>
                      <w:i/>
                    </w:rPr>
                  </w:rPrChange>
                </w:rPr>
                <w:t>Balance Inquiry</w:t>
              </w:r>
            </w:ins>
            <w:ins w:id="1061" w:author="Amy Byers" w:date="2014-09-26T12:39:00Z">
              <w:r w:rsidRPr="005717E9">
                <w:rPr>
                  <w:rFonts w:cs="Arial"/>
                  <w:szCs w:val="20"/>
                  <w:rPrChange w:id="1062" w:author="Amy Byers" w:date="2014-09-26T12:51:00Z">
                    <w:rPr>
                      <w:rFonts w:cs="Arial"/>
                      <w:sz w:val="18"/>
                      <w:szCs w:val="18"/>
                    </w:rPr>
                  </w:rPrChange>
                </w:rPr>
                <w:fldChar w:fldCharType="end"/>
              </w:r>
            </w:ins>
          </w:p>
        </w:tc>
      </w:tr>
      <w:tr w:rsidR="00787D3C" w:rsidRPr="005717E9" w:rsidTr="00B43842">
        <w:tblPrEx>
          <w:tblPrExChange w:id="1063" w:author="Amy Byers" w:date="2014-09-26T12:32:00Z">
            <w:tblPrEx>
              <w:tblW w:w="4896" w:type="pct"/>
            </w:tblPrEx>
          </w:tblPrExChange>
        </w:tblPrEx>
        <w:trPr>
          <w:cantSplit/>
          <w:ins w:id="1064" w:author="Amy Byers" w:date="2014-09-26T12:31:00Z"/>
          <w:trPrChange w:id="1065" w:author="Amy Byers" w:date="2014-09-26T12:32:00Z">
            <w:trPr>
              <w:cantSplit/>
            </w:trPr>
          </w:trPrChange>
        </w:trPr>
        <w:tc>
          <w:tcPr>
            <w:tcW w:w="836" w:type="dxa"/>
            <w:tcBorders>
              <w:top w:val="single" w:sz="8" w:space="0" w:color="4F81BD"/>
              <w:left w:val="single" w:sz="8" w:space="0" w:color="4F81BD"/>
              <w:bottom w:val="single" w:sz="8" w:space="0" w:color="4F81BD"/>
              <w:right w:val="single" w:sz="8" w:space="0" w:color="4F81BD"/>
            </w:tcBorders>
            <w:shd w:val="clear" w:color="auto" w:fill="auto"/>
            <w:tcPrChange w:id="1066" w:author="Amy Byers" w:date="2014-09-26T12:32:00Z">
              <w:tcPr>
                <w:tcW w:w="836" w:type="dxa"/>
                <w:gridSpan w:val="2"/>
                <w:tcBorders>
                  <w:top w:val="single" w:sz="8" w:space="0" w:color="4F81BD"/>
                  <w:left w:val="single" w:sz="8" w:space="0" w:color="4F81BD"/>
                  <w:bottom w:val="single" w:sz="8" w:space="0" w:color="4F81BD"/>
                  <w:right w:val="single" w:sz="8" w:space="0" w:color="4F81BD"/>
                </w:tcBorders>
                <w:shd w:val="clear" w:color="auto" w:fill="auto"/>
              </w:tcPr>
            </w:tcPrChange>
          </w:tcPr>
          <w:p w:rsidR="00787D3C" w:rsidRPr="005717E9" w:rsidRDefault="00787D3C" w:rsidP="00787D3C">
            <w:pPr>
              <w:rPr>
                <w:ins w:id="1067" w:author="Amy Byers" w:date="2014-09-26T12:31:00Z"/>
                <w:rFonts w:cs="Arial"/>
                <w:szCs w:val="20"/>
                <w:rPrChange w:id="1068" w:author="Amy Byers" w:date="2014-09-26T12:51:00Z">
                  <w:rPr>
                    <w:ins w:id="1069" w:author="Amy Byers" w:date="2014-09-26T12:31:00Z"/>
                    <w:rFonts w:cs="Arial"/>
                    <w:szCs w:val="20"/>
                  </w:rPr>
                </w:rPrChange>
              </w:rPr>
            </w:pPr>
            <w:ins w:id="1070" w:author="Amy Byers" w:date="2014-09-26T12:31:00Z">
              <w:r w:rsidRPr="005717E9">
                <w:rPr>
                  <w:rFonts w:cs="Arial"/>
                  <w:szCs w:val="20"/>
                  <w:rPrChange w:id="1071" w:author="Amy Byers" w:date="2014-09-26T12:51:00Z">
                    <w:rPr>
                      <w:rFonts w:cs="Arial"/>
                      <w:szCs w:val="20"/>
                    </w:rPr>
                  </w:rPrChange>
                </w:rPr>
                <w:t>2.48</w:t>
              </w:r>
            </w:ins>
          </w:p>
        </w:tc>
        <w:tc>
          <w:tcPr>
            <w:tcW w:w="1710" w:type="dxa"/>
            <w:tcBorders>
              <w:top w:val="single" w:sz="8" w:space="0" w:color="4F81BD"/>
              <w:left w:val="single" w:sz="8" w:space="0" w:color="4F81BD"/>
              <w:bottom w:val="single" w:sz="8" w:space="0" w:color="4F81BD"/>
              <w:right w:val="single" w:sz="8" w:space="0" w:color="4F81BD"/>
            </w:tcBorders>
            <w:tcPrChange w:id="1072" w:author="Amy Byers" w:date="2014-09-26T12:32:00Z">
              <w:tcPr>
                <w:tcW w:w="1800" w:type="dxa"/>
                <w:gridSpan w:val="2"/>
                <w:tcBorders>
                  <w:top w:val="single" w:sz="8" w:space="0" w:color="4F81BD"/>
                  <w:left w:val="single" w:sz="8" w:space="0" w:color="4F81BD"/>
                  <w:bottom w:val="single" w:sz="8" w:space="0" w:color="4F81BD"/>
                  <w:right w:val="single" w:sz="8" w:space="0" w:color="4F81BD"/>
                </w:tcBorders>
              </w:tcPr>
            </w:tcPrChange>
          </w:tcPr>
          <w:p w:rsidR="00787D3C" w:rsidRPr="005717E9" w:rsidRDefault="00787D3C" w:rsidP="00787D3C">
            <w:pPr>
              <w:rPr>
                <w:ins w:id="1073" w:author="Amy Byers" w:date="2014-09-26T12:31:00Z"/>
                <w:rFonts w:cs="Arial"/>
                <w:szCs w:val="20"/>
                <w:rPrChange w:id="1074" w:author="Amy Byers" w:date="2014-09-26T12:51:00Z">
                  <w:rPr>
                    <w:ins w:id="1075" w:author="Amy Byers" w:date="2014-09-26T12:31:00Z"/>
                    <w:rFonts w:cs="Arial"/>
                    <w:szCs w:val="20"/>
                  </w:rPr>
                </w:rPrChange>
              </w:rPr>
            </w:pPr>
            <w:ins w:id="1076" w:author="Amy Byers" w:date="2014-09-26T12:31:00Z">
              <w:r w:rsidRPr="005717E9">
                <w:rPr>
                  <w:rFonts w:cs="Arial"/>
                  <w:szCs w:val="20"/>
                  <w:rPrChange w:id="1077" w:author="Amy Byers" w:date="2014-09-26T12:51:00Z">
                    <w:rPr>
                      <w:rFonts w:cs="Arial"/>
                      <w:szCs w:val="20"/>
                    </w:rPr>
                  </w:rPrChange>
                </w:rPr>
                <w:t>Gift Card Reload</w:t>
              </w:r>
            </w:ins>
          </w:p>
        </w:tc>
        <w:tc>
          <w:tcPr>
            <w:tcW w:w="5490" w:type="dxa"/>
            <w:tcBorders>
              <w:top w:val="single" w:sz="8" w:space="0" w:color="4F81BD"/>
              <w:left w:val="single" w:sz="8" w:space="0" w:color="4F81BD"/>
              <w:bottom w:val="single" w:sz="8" w:space="0" w:color="4F81BD"/>
              <w:right w:val="single" w:sz="8" w:space="0" w:color="4F81BD"/>
            </w:tcBorders>
            <w:shd w:val="clear" w:color="auto" w:fill="auto"/>
            <w:tcPrChange w:id="1078" w:author="Amy Byers" w:date="2014-09-26T12:32:00Z">
              <w:tcPr>
                <w:tcW w:w="4950" w:type="dxa"/>
                <w:gridSpan w:val="2"/>
                <w:tcBorders>
                  <w:top w:val="single" w:sz="8" w:space="0" w:color="4F81BD"/>
                  <w:left w:val="single" w:sz="8" w:space="0" w:color="4F81BD"/>
                  <w:bottom w:val="single" w:sz="8" w:space="0" w:color="4F81BD"/>
                  <w:right w:val="single" w:sz="8" w:space="0" w:color="4F81BD"/>
                </w:tcBorders>
                <w:shd w:val="clear" w:color="auto" w:fill="auto"/>
              </w:tcPr>
            </w:tcPrChange>
          </w:tcPr>
          <w:p w:rsidR="00787D3C" w:rsidRPr="005717E9" w:rsidRDefault="00787D3C" w:rsidP="00787D3C">
            <w:pPr>
              <w:rPr>
                <w:ins w:id="1079" w:author="Amy Byers" w:date="2014-09-26T12:31:00Z"/>
                <w:rFonts w:cs="Arial"/>
                <w:szCs w:val="20"/>
                <w:rPrChange w:id="1080" w:author="Amy Byers" w:date="2014-09-26T12:51:00Z">
                  <w:rPr>
                    <w:ins w:id="1081" w:author="Amy Byers" w:date="2014-09-26T12:31:00Z"/>
                    <w:rFonts w:cs="Arial"/>
                    <w:szCs w:val="20"/>
                  </w:rPr>
                </w:rPrChange>
              </w:rPr>
            </w:pPr>
            <w:ins w:id="1082" w:author="Amy Byers" w:date="2014-09-26T12:31:00Z">
              <w:r w:rsidRPr="005717E9">
                <w:rPr>
                  <w:rFonts w:cs="Arial"/>
                  <w:szCs w:val="20"/>
                  <w:rPrChange w:id="1083" w:author="Amy Byers" w:date="2014-09-26T12:51:00Z">
                    <w:rPr>
                      <w:rFonts w:cs="Arial"/>
                      <w:szCs w:val="20"/>
                    </w:rPr>
                  </w:rPrChange>
                </w:rPr>
                <w:t>XPOS will allow a user to perform a Gift Card Reload</w:t>
              </w:r>
              <w:proofErr w:type="gramStart"/>
              <w:r w:rsidRPr="005717E9">
                <w:rPr>
                  <w:rFonts w:cs="Arial"/>
                  <w:szCs w:val="20"/>
                  <w:rPrChange w:id="1084" w:author="Amy Byers" w:date="2014-09-26T12:51:00Z">
                    <w:rPr>
                      <w:rFonts w:cs="Arial"/>
                      <w:szCs w:val="20"/>
                    </w:rPr>
                  </w:rPrChange>
                </w:rPr>
                <w:t>,  without</w:t>
              </w:r>
              <w:proofErr w:type="gramEnd"/>
              <w:r w:rsidRPr="005717E9">
                <w:rPr>
                  <w:rFonts w:cs="Arial"/>
                  <w:szCs w:val="20"/>
                  <w:rPrChange w:id="1085" w:author="Amy Byers" w:date="2014-09-26T12:51:00Z">
                    <w:rPr>
                      <w:rFonts w:cs="Arial"/>
                      <w:szCs w:val="20"/>
                    </w:rPr>
                  </w:rPrChange>
                </w:rPr>
                <w:t xml:space="preserve"> starting a transaction or within a transaction.</w:t>
              </w:r>
            </w:ins>
          </w:p>
        </w:tc>
        <w:tc>
          <w:tcPr>
            <w:tcW w:w="2520" w:type="dxa"/>
            <w:tcBorders>
              <w:top w:val="single" w:sz="8" w:space="0" w:color="4F81BD"/>
              <w:left w:val="single" w:sz="8" w:space="0" w:color="4F81BD"/>
              <w:bottom w:val="single" w:sz="8" w:space="0" w:color="4F81BD"/>
              <w:right w:val="single" w:sz="8" w:space="0" w:color="4F81BD"/>
            </w:tcBorders>
            <w:shd w:val="clear" w:color="auto" w:fill="auto"/>
            <w:vAlign w:val="center"/>
            <w:tcPrChange w:id="1086" w:author="Amy Byers" w:date="2014-09-26T12:32:00Z">
              <w:tcPr>
                <w:tcW w:w="2970" w:type="dxa"/>
                <w:gridSpan w:val="2"/>
                <w:tcBorders>
                  <w:top w:val="single" w:sz="8" w:space="0" w:color="4F81BD"/>
                  <w:left w:val="single" w:sz="8" w:space="0" w:color="4F81BD"/>
                  <w:bottom w:val="single" w:sz="8" w:space="0" w:color="4F81BD"/>
                  <w:right w:val="single" w:sz="8" w:space="0" w:color="4F81BD"/>
                </w:tcBorders>
                <w:shd w:val="clear" w:color="auto" w:fill="auto"/>
                <w:vAlign w:val="center"/>
              </w:tcPr>
            </w:tcPrChange>
          </w:tcPr>
          <w:p w:rsidR="00787D3C" w:rsidRPr="005717E9" w:rsidRDefault="00787D3C" w:rsidP="00787D3C">
            <w:pPr>
              <w:numPr>
                <w:ilvl w:val="0"/>
                <w:numId w:val="1"/>
              </w:numPr>
              <w:rPr>
                <w:ins w:id="1087" w:author="Amy Byers" w:date="2014-09-26T12:31:00Z"/>
                <w:rFonts w:cs="Arial"/>
                <w:szCs w:val="20"/>
                <w:rPrChange w:id="1088" w:author="Amy Byers" w:date="2014-09-26T12:51:00Z">
                  <w:rPr>
                    <w:ins w:id="1089" w:author="Amy Byers" w:date="2014-09-26T12:31:00Z"/>
                    <w:rFonts w:cs="Arial"/>
                    <w:sz w:val="18"/>
                    <w:szCs w:val="18"/>
                  </w:rPr>
                </w:rPrChange>
              </w:rPr>
            </w:pPr>
            <w:ins w:id="1090" w:author="Amy Byers" w:date="2014-09-26T12:40:00Z">
              <w:r w:rsidRPr="005717E9">
                <w:rPr>
                  <w:rFonts w:cs="Arial"/>
                  <w:szCs w:val="20"/>
                  <w:rPrChange w:id="1091" w:author="Amy Byers" w:date="2014-09-26T12:51:00Z">
                    <w:rPr>
                      <w:rFonts w:cs="Arial"/>
                      <w:sz w:val="18"/>
                      <w:szCs w:val="18"/>
                    </w:rPr>
                  </w:rPrChange>
                </w:rPr>
                <w:fldChar w:fldCharType="begin"/>
              </w:r>
              <w:r w:rsidRPr="005717E9">
                <w:rPr>
                  <w:rFonts w:cs="Arial"/>
                  <w:szCs w:val="20"/>
                  <w:rPrChange w:id="1092" w:author="Amy Byers" w:date="2014-09-26T12:51:00Z">
                    <w:rPr>
                      <w:rFonts w:cs="Arial"/>
                      <w:sz w:val="18"/>
                      <w:szCs w:val="18"/>
                    </w:rPr>
                  </w:rPrChange>
                </w:rPr>
                <w:instrText xml:space="preserve"> REF _Ref399498575 \r \h </w:instrText>
              </w:r>
              <w:r w:rsidRPr="005717E9">
                <w:rPr>
                  <w:rFonts w:cs="Arial"/>
                  <w:szCs w:val="20"/>
                  <w:rPrChange w:id="1093" w:author="Amy Byers" w:date="2014-09-26T12:51:00Z">
                    <w:rPr>
                      <w:rFonts w:cs="Arial"/>
                      <w:sz w:val="18"/>
                      <w:szCs w:val="18"/>
                    </w:rPr>
                  </w:rPrChange>
                </w:rPr>
              </w:r>
            </w:ins>
            <w:r w:rsidR="005717E9" w:rsidRPr="005717E9">
              <w:rPr>
                <w:rFonts w:cs="Arial"/>
                <w:szCs w:val="20"/>
                <w:rPrChange w:id="1094" w:author="Amy Byers" w:date="2014-09-26T12:51:00Z">
                  <w:rPr>
                    <w:rFonts w:cs="Arial"/>
                    <w:szCs w:val="20"/>
                  </w:rPr>
                </w:rPrChange>
              </w:rPr>
              <w:instrText xml:space="preserve"> \* MERGEFORMAT </w:instrText>
            </w:r>
            <w:r w:rsidRPr="005717E9">
              <w:rPr>
                <w:rFonts w:cs="Arial"/>
                <w:szCs w:val="20"/>
                <w:rPrChange w:id="1095" w:author="Amy Byers" w:date="2014-09-26T12:51:00Z">
                  <w:rPr>
                    <w:rFonts w:cs="Arial"/>
                    <w:sz w:val="18"/>
                    <w:szCs w:val="18"/>
                  </w:rPr>
                </w:rPrChange>
              </w:rPr>
              <w:fldChar w:fldCharType="separate"/>
            </w:r>
            <w:ins w:id="1096" w:author="Amy Byers" w:date="2014-09-26T12:51:00Z">
              <w:r w:rsidR="005717E9" w:rsidRPr="005717E9">
                <w:rPr>
                  <w:rFonts w:cs="Arial"/>
                  <w:szCs w:val="20"/>
                  <w:rPrChange w:id="1097" w:author="Amy Byers" w:date="2014-09-26T12:51:00Z">
                    <w:rPr>
                      <w:rFonts w:cs="Arial"/>
                      <w:sz w:val="18"/>
                      <w:szCs w:val="18"/>
                    </w:rPr>
                  </w:rPrChange>
                </w:rPr>
                <w:t>5.6</w:t>
              </w:r>
            </w:ins>
            <w:ins w:id="1098" w:author="Amy Byers" w:date="2014-09-26T12:40:00Z">
              <w:r w:rsidRPr="005717E9">
                <w:rPr>
                  <w:rFonts w:cs="Arial"/>
                  <w:szCs w:val="20"/>
                  <w:rPrChange w:id="1099" w:author="Amy Byers" w:date="2014-09-26T12:51:00Z">
                    <w:rPr>
                      <w:rFonts w:cs="Arial"/>
                      <w:sz w:val="18"/>
                      <w:szCs w:val="18"/>
                    </w:rPr>
                  </w:rPrChange>
                </w:rPr>
                <w:fldChar w:fldCharType="end"/>
              </w:r>
              <w:r w:rsidRPr="005717E9">
                <w:rPr>
                  <w:rFonts w:cs="Arial"/>
                  <w:szCs w:val="20"/>
                  <w:rPrChange w:id="1100" w:author="Amy Byers" w:date="2014-09-26T12:51:00Z">
                    <w:rPr>
                      <w:rFonts w:cs="Arial"/>
                      <w:sz w:val="18"/>
                      <w:szCs w:val="18"/>
                    </w:rPr>
                  </w:rPrChange>
                </w:rPr>
                <w:t xml:space="preserve"> </w:t>
              </w:r>
              <w:r w:rsidRPr="005717E9">
                <w:rPr>
                  <w:rFonts w:cs="Arial"/>
                  <w:szCs w:val="20"/>
                  <w:rPrChange w:id="1101" w:author="Amy Byers" w:date="2014-09-26T12:51:00Z">
                    <w:rPr>
                      <w:rFonts w:cs="Arial"/>
                      <w:sz w:val="18"/>
                      <w:szCs w:val="18"/>
                    </w:rPr>
                  </w:rPrChange>
                </w:rPr>
                <w:fldChar w:fldCharType="begin"/>
              </w:r>
              <w:r w:rsidRPr="005717E9">
                <w:rPr>
                  <w:rFonts w:cs="Arial"/>
                  <w:szCs w:val="20"/>
                  <w:rPrChange w:id="1102" w:author="Amy Byers" w:date="2014-09-26T12:51:00Z">
                    <w:rPr>
                      <w:rFonts w:cs="Arial"/>
                      <w:sz w:val="18"/>
                      <w:szCs w:val="18"/>
                    </w:rPr>
                  </w:rPrChange>
                </w:rPr>
                <w:instrText xml:space="preserve"> REF _Ref399498575 \h </w:instrText>
              </w:r>
              <w:r w:rsidRPr="005717E9">
                <w:rPr>
                  <w:rFonts w:cs="Arial"/>
                  <w:szCs w:val="20"/>
                  <w:rPrChange w:id="1103" w:author="Amy Byers" w:date="2014-09-26T12:51:00Z">
                    <w:rPr>
                      <w:rFonts w:cs="Arial"/>
                      <w:sz w:val="18"/>
                      <w:szCs w:val="18"/>
                    </w:rPr>
                  </w:rPrChange>
                </w:rPr>
              </w:r>
            </w:ins>
            <w:r w:rsidR="005717E9" w:rsidRPr="005717E9">
              <w:rPr>
                <w:rFonts w:cs="Arial"/>
                <w:szCs w:val="20"/>
                <w:rPrChange w:id="1104" w:author="Amy Byers" w:date="2014-09-26T12:51:00Z">
                  <w:rPr>
                    <w:rFonts w:cs="Arial"/>
                    <w:szCs w:val="20"/>
                  </w:rPr>
                </w:rPrChange>
              </w:rPr>
              <w:instrText xml:space="preserve"> \* MERGEFORMAT </w:instrText>
            </w:r>
            <w:r w:rsidRPr="005717E9">
              <w:rPr>
                <w:rFonts w:cs="Arial"/>
                <w:szCs w:val="20"/>
                <w:rPrChange w:id="1105" w:author="Amy Byers" w:date="2014-09-26T12:51:00Z">
                  <w:rPr>
                    <w:rFonts w:cs="Arial"/>
                    <w:sz w:val="18"/>
                    <w:szCs w:val="18"/>
                  </w:rPr>
                </w:rPrChange>
              </w:rPr>
              <w:fldChar w:fldCharType="separate"/>
            </w:r>
            <w:ins w:id="1106" w:author="Amy Byers" w:date="2014-09-26T12:51:00Z">
              <w:r w:rsidR="005717E9" w:rsidRPr="005717E9">
                <w:rPr>
                  <w:szCs w:val="20"/>
                  <w:rPrChange w:id="1107" w:author="Amy Byers" w:date="2014-09-26T12:51:00Z">
                    <w:rPr/>
                  </w:rPrChange>
                </w:rPr>
                <w:t>Special Requirements</w:t>
              </w:r>
            </w:ins>
            <w:ins w:id="1108" w:author="Amy Byers" w:date="2014-09-26T12:40:00Z">
              <w:r w:rsidRPr="005717E9">
                <w:rPr>
                  <w:rFonts w:cs="Arial"/>
                  <w:szCs w:val="20"/>
                  <w:rPrChange w:id="1109" w:author="Amy Byers" w:date="2014-09-26T12:51:00Z">
                    <w:rPr>
                      <w:rFonts w:cs="Arial"/>
                      <w:sz w:val="18"/>
                      <w:szCs w:val="18"/>
                    </w:rPr>
                  </w:rPrChange>
                </w:rPr>
                <w:fldChar w:fldCharType="end"/>
              </w:r>
            </w:ins>
          </w:p>
        </w:tc>
      </w:tr>
      <w:tr w:rsidR="00787D3C" w:rsidRPr="005717E9" w:rsidTr="00B43842">
        <w:tblPrEx>
          <w:tblPrExChange w:id="1110" w:author="Amy Byers" w:date="2014-09-26T12:32:00Z">
            <w:tblPrEx>
              <w:tblW w:w="4896" w:type="pct"/>
            </w:tblPrEx>
          </w:tblPrExChange>
        </w:tblPrEx>
        <w:trPr>
          <w:cantSplit/>
          <w:ins w:id="1111" w:author="Amy Byers" w:date="2014-09-26T12:31:00Z"/>
          <w:trPrChange w:id="1112" w:author="Amy Byers" w:date="2014-09-26T12:32:00Z">
            <w:trPr>
              <w:cantSplit/>
            </w:trPr>
          </w:trPrChange>
        </w:trPr>
        <w:tc>
          <w:tcPr>
            <w:tcW w:w="836" w:type="dxa"/>
            <w:tcBorders>
              <w:top w:val="single" w:sz="8" w:space="0" w:color="4F81BD"/>
              <w:left w:val="single" w:sz="8" w:space="0" w:color="4F81BD"/>
              <w:bottom w:val="single" w:sz="8" w:space="0" w:color="4F81BD"/>
              <w:right w:val="single" w:sz="8" w:space="0" w:color="4F81BD"/>
            </w:tcBorders>
            <w:shd w:val="clear" w:color="auto" w:fill="auto"/>
            <w:tcPrChange w:id="1113" w:author="Amy Byers" w:date="2014-09-26T12:32:00Z">
              <w:tcPr>
                <w:tcW w:w="836" w:type="dxa"/>
                <w:gridSpan w:val="2"/>
                <w:tcBorders>
                  <w:top w:val="single" w:sz="8" w:space="0" w:color="4F81BD"/>
                  <w:left w:val="single" w:sz="8" w:space="0" w:color="4F81BD"/>
                  <w:bottom w:val="single" w:sz="8" w:space="0" w:color="4F81BD"/>
                  <w:right w:val="single" w:sz="8" w:space="0" w:color="4F81BD"/>
                </w:tcBorders>
                <w:shd w:val="clear" w:color="auto" w:fill="auto"/>
              </w:tcPr>
            </w:tcPrChange>
          </w:tcPr>
          <w:p w:rsidR="00787D3C" w:rsidRPr="005717E9" w:rsidRDefault="00787D3C" w:rsidP="00787D3C">
            <w:pPr>
              <w:rPr>
                <w:ins w:id="1114" w:author="Amy Byers" w:date="2014-09-26T12:31:00Z"/>
                <w:rFonts w:cs="Arial"/>
                <w:szCs w:val="20"/>
                <w:rPrChange w:id="1115" w:author="Amy Byers" w:date="2014-09-26T12:51:00Z">
                  <w:rPr>
                    <w:ins w:id="1116" w:author="Amy Byers" w:date="2014-09-26T12:31:00Z"/>
                    <w:rFonts w:cs="Arial"/>
                    <w:szCs w:val="20"/>
                  </w:rPr>
                </w:rPrChange>
              </w:rPr>
            </w:pPr>
            <w:ins w:id="1117" w:author="Amy Byers" w:date="2014-09-26T12:31:00Z">
              <w:r w:rsidRPr="005717E9">
                <w:rPr>
                  <w:rFonts w:cs="Arial"/>
                  <w:szCs w:val="20"/>
                  <w:rPrChange w:id="1118" w:author="Amy Byers" w:date="2014-09-26T12:51:00Z">
                    <w:rPr>
                      <w:rFonts w:cs="Arial"/>
                      <w:szCs w:val="20"/>
                    </w:rPr>
                  </w:rPrChange>
                </w:rPr>
                <w:t>2.48.1</w:t>
              </w:r>
            </w:ins>
          </w:p>
        </w:tc>
        <w:tc>
          <w:tcPr>
            <w:tcW w:w="1710" w:type="dxa"/>
            <w:tcBorders>
              <w:top w:val="single" w:sz="8" w:space="0" w:color="4F81BD"/>
              <w:left w:val="single" w:sz="8" w:space="0" w:color="4F81BD"/>
              <w:bottom w:val="single" w:sz="8" w:space="0" w:color="4F81BD"/>
              <w:right w:val="single" w:sz="8" w:space="0" w:color="4F81BD"/>
            </w:tcBorders>
            <w:tcPrChange w:id="1119" w:author="Amy Byers" w:date="2014-09-26T12:32:00Z">
              <w:tcPr>
                <w:tcW w:w="1800" w:type="dxa"/>
                <w:gridSpan w:val="2"/>
                <w:tcBorders>
                  <w:top w:val="single" w:sz="8" w:space="0" w:color="4F81BD"/>
                  <w:left w:val="single" w:sz="8" w:space="0" w:color="4F81BD"/>
                  <w:bottom w:val="single" w:sz="8" w:space="0" w:color="4F81BD"/>
                  <w:right w:val="single" w:sz="8" w:space="0" w:color="4F81BD"/>
                </w:tcBorders>
              </w:tcPr>
            </w:tcPrChange>
          </w:tcPr>
          <w:p w:rsidR="00787D3C" w:rsidRPr="005717E9" w:rsidRDefault="00787D3C" w:rsidP="00787D3C">
            <w:pPr>
              <w:rPr>
                <w:ins w:id="1120" w:author="Amy Byers" w:date="2014-09-26T12:31:00Z"/>
                <w:rFonts w:cs="Arial"/>
                <w:szCs w:val="20"/>
                <w:rPrChange w:id="1121" w:author="Amy Byers" w:date="2014-09-26T12:51:00Z">
                  <w:rPr>
                    <w:ins w:id="1122" w:author="Amy Byers" w:date="2014-09-26T12:31:00Z"/>
                    <w:rFonts w:cs="Arial"/>
                    <w:szCs w:val="20"/>
                  </w:rPr>
                </w:rPrChange>
              </w:rPr>
            </w:pPr>
            <w:ins w:id="1123" w:author="Amy Byers" w:date="2014-09-26T12:31:00Z">
              <w:r w:rsidRPr="005717E9">
                <w:rPr>
                  <w:rFonts w:cs="Arial"/>
                  <w:szCs w:val="20"/>
                  <w:rPrChange w:id="1124" w:author="Amy Byers" w:date="2014-09-26T12:51:00Z">
                    <w:rPr>
                      <w:rFonts w:cs="Arial"/>
                      <w:szCs w:val="20"/>
                    </w:rPr>
                  </w:rPrChange>
                </w:rPr>
                <w:t>Gift Card Reload</w:t>
              </w:r>
            </w:ins>
          </w:p>
        </w:tc>
        <w:tc>
          <w:tcPr>
            <w:tcW w:w="5490" w:type="dxa"/>
            <w:tcBorders>
              <w:top w:val="single" w:sz="8" w:space="0" w:color="4F81BD"/>
              <w:left w:val="single" w:sz="8" w:space="0" w:color="4F81BD"/>
              <w:bottom w:val="single" w:sz="8" w:space="0" w:color="4F81BD"/>
              <w:right w:val="single" w:sz="8" w:space="0" w:color="4F81BD"/>
            </w:tcBorders>
            <w:shd w:val="clear" w:color="auto" w:fill="auto"/>
            <w:tcPrChange w:id="1125" w:author="Amy Byers" w:date="2014-09-26T12:32:00Z">
              <w:tcPr>
                <w:tcW w:w="4950" w:type="dxa"/>
                <w:gridSpan w:val="2"/>
                <w:tcBorders>
                  <w:top w:val="single" w:sz="8" w:space="0" w:color="4F81BD"/>
                  <w:left w:val="single" w:sz="8" w:space="0" w:color="4F81BD"/>
                  <w:bottom w:val="single" w:sz="8" w:space="0" w:color="4F81BD"/>
                  <w:right w:val="single" w:sz="8" w:space="0" w:color="4F81BD"/>
                </w:tcBorders>
                <w:shd w:val="clear" w:color="auto" w:fill="auto"/>
              </w:tcPr>
            </w:tcPrChange>
          </w:tcPr>
          <w:p w:rsidR="00787D3C" w:rsidRPr="005717E9" w:rsidRDefault="00787D3C" w:rsidP="00787D3C">
            <w:pPr>
              <w:rPr>
                <w:ins w:id="1126" w:author="Amy Byers" w:date="2014-09-26T12:31:00Z"/>
                <w:rFonts w:cs="Arial"/>
                <w:szCs w:val="20"/>
                <w:rPrChange w:id="1127" w:author="Amy Byers" w:date="2014-09-26T12:51:00Z">
                  <w:rPr>
                    <w:ins w:id="1128" w:author="Amy Byers" w:date="2014-09-26T12:31:00Z"/>
                    <w:rFonts w:cs="Arial"/>
                    <w:szCs w:val="20"/>
                  </w:rPr>
                </w:rPrChange>
              </w:rPr>
            </w:pPr>
            <w:ins w:id="1129" w:author="Amy Byers" w:date="2014-09-26T12:31:00Z">
              <w:r w:rsidRPr="005717E9">
                <w:rPr>
                  <w:rFonts w:cs="Arial"/>
                  <w:szCs w:val="20"/>
                  <w:rPrChange w:id="1130" w:author="Amy Byers" w:date="2014-09-26T12:51:00Z">
                    <w:rPr>
                      <w:rFonts w:cs="Arial"/>
                      <w:szCs w:val="20"/>
                    </w:rPr>
                  </w:rPrChange>
                </w:rPr>
                <w:t>A Gift Card Reload may be performed within any Sale transaction type.</w:t>
              </w:r>
            </w:ins>
          </w:p>
        </w:tc>
        <w:tc>
          <w:tcPr>
            <w:tcW w:w="2520" w:type="dxa"/>
            <w:tcBorders>
              <w:top w:val="single" w:sz="8" w:space="0" w:color="4F81BD"/>
              <w:left w:val="single" w:sz="8" w:space="0" w:color="4F81BD"/>
              <w:bottom w:val="single" w:sz="8" w:space="0" w:color="4F81BD"/>
              <w:right w:val="single" w:sz="8" w:space="0" w:color="4F81BD"/>
            </w:tcBorders>
            <w:shd w:val="clear" w:color="auto" w:fill="auto"/>
            <w:vAlign w:val="center"/>
            <w:tcPrChange w:id="1131" w:author="Amy Byers" w:date="2014-09-26T12:32:00Z">
              <w:tcPr>
                <w:tcW w:w="2970" w:type="dxa"/>
                <w:gridSpan w:val="2"/>
                <w:tcBorders>
                  <w:top w:val="single" w:sz="8" w:space="0" w:color="4F81BD"/>
                  <w:left w:val="single" w:sz="8" w:space="0" w:color="4F81BD"/>
                  <w:bottom w:val="single" w:sz="8" w:space="0" w:color="4F81BD"/>
                  <w:right w:val="single" w:sz="8" w:space="0" w:color="4F81BD"/>
                </w:tcBorders>
                <w:shd w:val="clear" w:color="auto" w:fill="auto"/>
                <w:vAlign w:val="center"/>
              </w:tcPr>
            </w:tcPrChange>
          </w:tcPr>
          <w:p w:rsidR="00787D3C" w:rsidRPr="005717E9" w:rsidRDefault="00787D3C" w:rsidP="00787D3C">
            <w:pPr>
              <w:numPr>
                <w:ilvl w:val="0"/>
                <w:numId w:val="1"/>
              </w:numPr>
              <w:rPr>
                <w:ins w:id="1132" w:author="Amy Byers" w:date="2014-09-26T12:31:00Z"/>
                <w:rFonts w:cs="Arial"/>
                <w:szCs w:val="20"/>
                <w:rPrChange w:id="1133" w:author="Amy Byers" w:date="2014-09-26T12:51:00Z">
                  <w:rPr>
                    <w:ins w:id="1134" w:author="Amy Byers" w:date="2014-09-26T12:31:00Z"/>
                    <w:rFonts w:cs="Arial"/>
                    <w:sz w:val="18"/>
                    <w:szCs w:val="18"/>
                  </w:rPr>
                </w:rPrChange>
              </w:rPr>
            </w:pPr>
            <w:ins w:id="1135" w:author="Amy Byers" w:date="2014-09-26T12:40:00Z">
              <w:r w:rsidRPr="005717E9">
                <w:rPr>
                  <w:rFonts w:cs="Arial"/>
                  <w:szCs w:val="20"/>
                  <w:rPrChange w:id="1136" w:author="Amy Byers" w:date="2014-09-26T12:51:00Z">
                    <w:rPr>
                      <w:rFonts w:cs="Arial"/>
                      <w:sz w:val="18"/>
                      <w:szCs w:val="18"/>
                    </w:rPr>
                  </w:rPrChange>
                </w:rPr>
                <w:fldChar w:fldCharType="begin"/>
              </w:r>
              <w:r w:rsidRPr="005717E9">
                <w:rPr>
                  <w:rFonts w:cs="Arial"/>
                  <w:szCs w:val="20"/>
                  <w:rPrChange w:id="1137" w:author="Amy Byers" w:date="2014-09-26T12:51:00Z">
                    <w:rPr>
                      <w:rFonts w:cs="Arial"/>
                      <w:sz w:val="18"/>
                      <w:szCs w:val="18"/>
                    </w:rPr>
                  </w:rPrChange>
                </w:rPr>
                <w:instrText xml:space="preserve"> REF _Ref399498575 \r \h </w:instrText>
              </w:r>
              <w:r w:rsidRPr="005717E9">
                <w:rPr>
                  <w:rFonts w:cs="Arial"/>
                  <w:szCs w:val="20"/>
                  <w:rPrChange w:id="1138" w:author="Amy Byers" w:date="2014-09-26T12:51:00Z">
                    <w:rPr>
                      <w:rFonts w:cs="Arial"/>
                      <w:sz w:val="18"/>
                      <w:szCs w:val="18"/>
                    </w:rPr>
                  </w:rPrChange>
                </w:rPr>
              </w:r>
            </w:ins>
            <w:r w:rsidR="005717E9" w:rsidRPr="005717E9">
              <w:rPr>
                <w:rFonts w:cs="Arial"/>
                <w:szCs w:val="20"/>
                <w:rPrChange w:id="1139" w:author="Amy Byers" w:date="2014-09-26T12:51:00Z">
                  <w:rPr>
                    <w:rFonts w:cs="Arial"/>
                    <w:szCs w:val="20"/>
                  </w:rPr>
                </w:rPrChange>
              </w:rPr>
              <w:instrText xml:space="preserve"> \* MERGEFORMAT </w:instrText>
            </w:r>
            <w:ins w:id="1140" w:author="Amy Byers" w:date="2014-09-26T12:40:00Z">
              <w:r w:rsidRPr="005717E9">
                <w:rPr>
                  <w:rFonts w:cs="Arial"/>
                  <w:szCs w:val="20"/>
                  <w:rPrChange w:id="1141" w:author="Amy Byers" w:date="2014-09-26T12:51:00Z">
                    <w:rPr>
                      <w:rFonts w:cs="Arial"/>
                      <w:sz w:val="18"/>
                      <w:szCs w:val="18"/>
                    </w:rPr>
                  </w:rPrChange>
                </w:rPr>
                <w:fldChar w:fldCharType="separate"/>
              </w:r>
            </w:ins>
            <w:ins w:id="1142" w:author="Amy Byers" w:date="2014-09-26T12:51:00Z">
              <w:r w:rsidR="005717E9" w:rsidRPr="005717E9">
                <w:rPr>
                  <w:rFonts w:cs="Arial"/>
                  <w:szCs w:val="20"/>
                  <w:rPrChange w:id="1143" w:author="Amy Byers" w:date="2014-09-26T12:51:00Z">
                    <w:rPr>
                      <w:rFonts w:cs="Arial"/>
                      <w:sz w:val="18"/>
                      <w:szCs w:val="18"/>
                    </w:rPr>
                  </w:rPrChange>
                </w:rPr>
                <w:t>5.6</w:t>
              </w:r>
            </w:ins>
            <w:ins w:id="1144" w:author="Amy Byers" w:date="2014-09-26T12:40:00Z">
              <w:r w:rsidRPr="005717E9">
                <w:rPr>
                  <w:rFonts w:cs="Arial"/>
                  <w:szCs w:val="20"/>
                  <w:rPrChange w:id="1145" w:author="Amy Byers" w:date="2014-09-26T12:51:00Z">
                    <w:rPr>
                      <w:rFonts w:cs="Arial"/>
                      <w:sz w:val="18"/>
                      <w:szCs w:val="18"/>
                    </w:rPr>
                  </w:rPrChange>
                </w:rPr>
                <w:fldChar w:fldCharType="end"/>
              </w:r>
              <w:r w:rsidRPr="005717E9">
                <w:rPr>
                  <w:rFonts w:cs="Arial"/>
                  <w:szCs w:val="20"/>
                  <w:rPrChange w:id="1146" w:author="Amy Byers" w:date="2014-09-26T12:51:00Z">
                    <w:rPr>
                      <w:rFonts w:cs="Arial"/>
                      <w:sz w:val="18"/>
                      <w:szCs w:val="18"/>
                    </w:rPr>
                  </w:rPrChange>
                </w:rPr>
                <w:t xml:space="preserve"> </w:t>
              </w:r>
              <w:r w:rsidRPr="005717E9">
                <w:rPr>
                  <w:rFonts w:cs="Arial"/>
                  <w:szCs w:val="20"/>
                  <w:rPrChange w:id="1147" w:author="Amy Byers" w:date="2014-09-26T12:51:00Z">
                    <w:rPr>
                      <w:rFonts w:cs="Arial"/>
                      <w:sz w:val="18"/>
                      <w:szCs w:val="18"/>
                    </w:rPr>
                  </w:rPrChange>
                </w:rPr>
                <w:fldChar w:fldCharType="begin"/>
              </w:r>
              <w:r w:rsidRPr="005717E9">
                <w:rPr>
                  <w:rFonts w:cs="Arial"/>
                  <w:szCs w:val="20"/>
                  <w:rPrChange w:id="1148" w:author="Amy Byers" w:date="2014-09-26T12:51:00Z">
                    <w:rPr>
                      <w:rFonts w:cs="Arial"/>
                      <w:sz w:val="18"/>
                      <w:szCs w:val="18"/>
                    </w:rPr>
                  </w:rPrChange>
                </w:rPr>
                <w:instrText xml:space="preserve"> REF _Ref399498575 \h </w:instrText>
              </w:r>
              <w:r w:rsidRPr="005717E9">
                <w:rPr>
                  <w:rFonts w:cs="Arial"/>
                  <w:szCs w:val="20"/>
                  <w:rPrChange w:id="1149" w:author="Amy Byers" w:date="2014-09-26T12:51:00Z">
                    <w:rPr>
                      <w:rFonts w:cs="Arial"/>
                      <w:sz w:val="18"/>
                      <w:szCs w:val="18"/>
                    </w:rPr>
                  </w:rPrChange>
                </w:rPr>
              </w:r>
            </w:ins>
            <w:r w:rsidR="005717E9" w:rsidRPr="005717E9">
              <w:rPr>
                <w:rFonts w:cs="Arial"/>
                <w:szCs w:val="20"/>
                <w:rPrChange w:id="1150" w:author="Amy Byers" w:date="2014-09-26T12:51:00Z">
                  <w:rPr>
                    <w:rFonts w:cs="Arial"/>
                    <w:szCs w:val="20"/>
                  </w:rPr>
                </w:rPrChange>
              </w:rPr>
              <w:instrText xml:space="preserve"> \* MERGEFORMAT </w:instrText>
            </w:r>
            <w:ins w:id="1151" w:author="Amy Byers" w:date="2014-09-26T12:40:00Z">
              <w:r w:rsidRPr="005717E9">
                <w:rPr>
                  <w:rFonts w:cs="Arial"/>
                  <w:szCs w:val="20"/>
                  <w:rPrChange w:id="1152" w:author="Amy Byers" w:date="2014-09-26T12:51:00Z">
                    <w:rPr>
                      <w:rFonts w:cs="Arial"/>
                      <w:sz w:val="18"/>
                      <w:szCs w:val="18"/>
                    </w:rPr>
                  </w:rPrChange>
                </w:rPr>
                <w:fldChar w:fldCharType="separate"/>
              </w:r>
            </w:ins>
            <w:ins w:id="1153" w:author="Amy Byers" w:date="2014-09-26T12:51:00Z">
              <w:r w:rsidR="005717E9" w:rsidRPr="005717E9">
                <w:rPr>
                  <w:szCs w:val="20"/>
                  <w:rPrChange w:id="1154" w:author="Amy Byers" w:date="2014-09-26T12:51:00Z">
                    <w:rPr/>
                  </w:rPrChange>
                </w:rPr>
                <w:t>Special Requirements</w:t>
              </w:r>
            </w:ins>
            <w:ins w:id="1155" w:author="Amy Byers" w:date="2014-09-26T12:40:00Z">
              <w:r w:rsidRPr="005717E9">
                <w:rPr>
                  <w:rFonts w:cs="Arial"/>
                  <w:szCs w:val="20"/>
                  <w:rPrChange w:id="1156" w:author="Amy Byers" w:date="2014-09-26T12:51:00Z">
                    <w:rPr>
                      <w:rFonts w:cs="Arial"/>
                      <w:sz w:val="18"/>
                      <w:szCs w:val="18"/>
                    </w:rPr>
                  </w:rPrChange>
                </w:rPr>
                <w:fldChar w:fldCharType="end"/>
              </w:r>
            </w:ins>
          </w:p>
        </w:tc>
      </w:tr>
      <w:tr w:rsidR="00787D3C" w:rsidRPr="005717E9" w:rsidTr="00B43842">
        <w:tblPrEx>
          <w:tblPrExChange w:id="1157" w:author="Amy Byers" w:date="2014-09-26T12:32:00Z">
            <w:tblPrEx>
              <w:tblW w:w="4896" w:type="pct"/>
            </w:tblPrEx>
          </w:tblPrExChange>
        </w:tblPrEx>
        <w:trPr>
          <w:cantSplit/>
          <w:ins w:id="1158" w:author="Amy Byers" w:date="2014-09-26T12:31:00Z"/>
          <w:trPrChange w:id="1159" w:author="Amy Byers" w:date="2014-09-26T12:32:00Z">
            <w:trPr>
              <w:cantSplit/>
            </w:trPr>
          </w:trPrChange>
        </w:trPr>
        <w:tc>
          <w:tcPr>
            <w:tcW w:w="836" w:type="dxa"/>
            <w:tcBorders>
              <w:top w:val="single" w:sz="8" w:space="0" w:color="4F81BD"/>
              <w:left w:val="single" w:sz="8" w:space="0" w:color="4F81BD"/>
              <w:bottom w:val="single" w:sz="8" w:space="0" w:color="4F81BD"/>
              <w:right w:val="single" w:sz="8" w:space="0" w:color="4F81BD"/>
            </w:tcBorders>
            <w:shd w:val="clear" w:color="auto" w:fill="auto"/>
            <w:tcPrChange w:id="1160" w:author="Amy Byers" w:date="2014-09-26T12:32:00Z">
              <w:tcPr>
                <w:tcW w:w="836" w:type="dxa"/>
                <w:gridSpan w:val="2"/>
                <w:tcBorders>
                  <w:top w:val="single" w:sz="8" w:space="0" w:color="4F81BD"/>
                  <w:left w:val="single" w:sz="8" w:space="0" w:color="4F81BD"/>
                  <w:bottom w:val="single" w:sz="8" w:space="0" w:color="4F81BD"/>
                  <w:right w:val="single" w:sz="8" w:space="0" w:color="4F81BD"/>
                </w:tcBorders>
                <w:shd w:val="clear" w:color="auto" w:fill="auto"/>
              </w:tcPr>
            </w:tcPrChange>
          </w:tcPr>
          <w:p w:rsidR="00787D3C" w:rsidRPr="005717E9" w:rsidRDefault="00787D3C" w:rsidP="00787D3C">
            <w:pPr>
              <w:rPr>
                <w:ins w:id="1161" w:author="Amy Byers" w:date="2014-09-26T12:31:00Z"/>
                <w:rFonts w:cs="Arial"/>
                <w:szCs w:val="20"/>
                <w:rPrChange w:id="1162" w:author="Amy Byers" w:date="2014-09-26T12:51:00Z">
                  <w:rPr>
                    <w:ins w:id="1163" w:author="Amy Byers" w:date="2014-09-26T12:31:00Z"/>
                    <w:rFonts w:cs="Arial"/>
                    <w:szCs w:val="20"/>
                  </w:rPr>
                </w:rPrChange>
              </w:rPr>
            </w:pPr>
            <w:ins w:id="1164" w:author="Amy Byers" w:date="2014-09-26T12:31:00Z">
              <w:r w:rsidRPr="005717E9">
                <w:rPr>
                  <w:rFonts w:cs="Arial"/>
                  <w:szCs w:val="20"/>
                  <w:rPrChange w:id="1165" w:author="Amy Byers" w:date="2014-09-26T12:51:00Z">
                    <w:rPr>
                      <w:rFonts w:cs="Arial"/>
                      <w:szCs w:val="20"/>
                    </w:rPr>
                  </w:rPrChange>
                </w:rPr>
                <w:t>2.49</w:t>
              </w:r>
            </w:ins>
          </w:p>
        </w:tc>
        <w:tc>
          <w:tcPr>
            <w:tcW w:w="1710" w:type="dxa"/>
            <w:tcBorders>
              <w:top w:val="single" w:sz="8" w:space="0" w:color="4F81BD"/>
              <w:left w:val="single" w:sz="8" w:space="0" w:color="4F81BD"/>
              <w:bottom w:val="single" w:sz="8" w:space="0" w:color="4F81BD"/>
              <w:right w:val="single" w:sz="8" w:space="0" w:color="4F81BD"/>
            </w:tcBorders>
            <w:tcPrChange w:id="1166" w:author="Amy Byers" w:date="2014-09-26T12:32:00Z">
              <w:tcPr>
                <w:tcW w:w="1800" w:type="dxa"/>
                <w:gridSpan w:val="2"/>
                <w:tcBorders>
                  <w:top w:val="single" w:sz="8" w:space="0" w:color="4F81BD"/>
                  <w:left w:val="single" w:sz="8" w:space="0" w:color="4F81BD"/>
                  <w:bottom w:val="single" w:sz="8" w:space="0" w:color="4F81BD"/>
                  <w:right w:val="single" w:sz="8" w:space="0" w:color="4F81BD"/>
                </w:tcBorders>
              </w:tcPr>
            </w:tcPrChange>
          </w:tcPr>
          <w:p w:rsidR="00787D3C" w:rsidRPr="005717E9" w:rsidRDefault="00787D3C" w:rsidP="00787D3C">
            <w:pPr>
              <w:rPr>
                <w:ins w:id="1167" w:author="Amy Byers" w:date="2014-09-26T12:31:00Z"/>
                <w:rFonts w:cs="Arial"/>
                <w:szCs w:val="20"/>
                <w:rPrChange w:id="1168" w:author="Amy Byers" w:date="2014-09-26T12:51:00Z">
                  <w:rPr>
                    <w:ins w:id="1169" w:author="Amy Byers" w:date="2014-09-26T12:31:00Z"/>
                    <w:rFonts w:cs="Arial"/>
                    <w:szCs w:val="20"/>
                  </w:rPr>
                </w:rPrChange>
              </w:rPr>
            </w:pPr>
            <w:ins w:id="1170" w:author="Amy Byers" w:date="2014-09-26T12:31:00Z">
              <w:r w:rsidRPr="005717E9">
                <w:rPr>
                  <w:rFonts w:cs="Arial"/>
                  <w:szCs w:val="20"/>
                  <w:rPrChange w:id="1171" w:author="Amy Byers" w:date="2014-09-26T12:51:00Z">
                    <w:rPr>
                      <w:rFonts w:cs="Arial"/>
                      <w:szCs w:val="20"/>
                    </w:rPr>
                  </w:rPrChange>
                </w:rPr>
                <w:t>Gift Card Reload</w:t>
              </w:r>
            </w:ins>
          </w:p>
        </w:tc>
        <w:tc>
          <w:tcPr>
            <w:tcW w:w="5490" w:type="dxa"/>
            <w:tcBorders>
              <w:top w:val="single" w:sz="8" w:space="0" w:color="4F81BD"/>
              <w:left w:val="single" w:sz="8" w:space="0" w:color="4F81BD"/>
              <w:bottom w:val="single" w:sz="8" w:space="0" w:color="4F81BD"/>
              <w:right w:val="single" w:sz="8" w:space="0" w:color="4F81BD"/>
            </w:tcBorders>
            <w:shd w:val="clear" w:color="auto" w:fill="auto"/>
            <w:tcPrChange w:id="1172" w:author="Amy Byers" w:date="2014-09-26T12:32:00Z">
              <w:tcPr>
                <w:tcW w:w="4950" w:type="dxa"/>
                <w:gridSpan w:val="2"/>
                <w:tcBorders>
                  <w:top w:val="single" w:sz="8" w:space="0" w:color="4F81BD"/>
                  <w:left w:val="single" w:sz="8" w:space="0" w:color="4F81BD"/>
                  <w:bottom w:val="single" w:sz="8" w:space="0" w:color="4F81BD"/>
                  <w:right w:val="single" w:sz="8" w:space="0" w:color="4F81BD"/>
                </w:tcBorders>
                <w:shd w:val="clear" w:color="auto" w:fill="auto"/>
              </w:tcPr>
            </w:tcPrChange>
          </w:tcPr>
          <w:p w:rsidR="00787D3C" w:rsidRPr="005717E9" w:rsidRDefault="00787D3C" w:rsidP="00787D3C">
            <w:pPr>
              <w:rPr>
                <w:ins w:id="1173" w:author="Amy Byers" w:date="2014-09-26T12:31:00Z"/>
                <w:rFonts w:cs="Arial"/>
                <w:szCs w:val="20"/>
                <w:rPrChange w:id="1174" w:author="Amy Byers" w:date="2014-09-26T12:51:00Z">
                  <w:rPr>
                    <w:ins w:id="1175" w:author="Amy Byers" w:date="2014-09-26T12:31:00Z"/>
                    <w:rFonts w:cs="Arial"/>
                    <w:szCs w:val="20"/>
                  </w:rPr>
                </w:rPrChange>
              </w:rPr>
            </w:pPr>
            <w:ins w:id="1176" w:author="Amy Byers" w:date="2014-09-26T12:31:00Z">
              <w:r w:rsidRPr="005717E9">
                <w:rPr>
                  <w:rFonts w:cs="Arial"/>
                  <w:szCs w:val="20"/>
                  <w:rPrChange w:id="1177" w:author="Amy Byers" w:date="2014-09-26T12:51:00Z">
                    <w:rPr>
                      <w:rFonts w:cs="Arial"/>
                      <w:szCs w:val="20"/>
                    </w:rPr>
                  </w:rPrChange>
                </w:rPr>
                <w:t>A user will be able to swipe, scan or manually enter (on the signature capture device) the Gift Card to reload funds to the card.</w:t>
              </w:r>
            </w:ins>
          </w:p>
        </w:tc>
        <w:tc>
          <w:tcPr>
            <w:tcW w:w="2520" w:type="dxa"/>
            <w:tcBorders>
              <w:top w:val="single" w:sz="8" w:space="0" w:color="4F81BD"/>
              <w:left w:val="single" w:sz="8" w:space="0" w:color="4F81BD"/>
              <w:bottom w:val="single" w:sz="8" w:space="0" w:color="4F81BD"/>
              <w:right w:val="single" w:sz="8" w:space="0" w:color="4F81BD"/>
            </w:tcBorders>
            <w:shd w:val="clear" w:color="auto" w:fill="auto"/>
            <w:vAlign w:val="center"/>
            <w:tcPrChange w:id="1178" w:author="Amy Byers" w:date="2014-09-26T12:32:00Z">
              <w:tcPr>
                <w:tcW w:w="2970" w:type="dxa"/>
                <w:gridSpan w:val="2"/>
                <w:tcBorders>
                  <w:top w:val="single" w:sz="8" w:space="0" w:color="4F81BD"/>
                  <w:left w:val="single" w:sz="8" w:space="0" w:color="4F81BD"/>
                  <w:bottom w:val="single" w:sz="8" w:space="0" w:color="4F81BD"/>
                  <w:right w:val="single" w:sz="8" w:space="0" w:color="4F81BD"/>
                </w:tcBorders>
                <w:shd w:val="clear" w:color="auto" w:fill="auto"/>
                <w:vAlign w:val="center"/>
              </w:tcPr>
            </w:tcPrChange>
          </w:tcPr>
          <w:p w:rsidR="00787D3C" w:rsidRPr="005717E9" w:rsidRDefault="00787D3C" w:rsidP="00787D3C">
            <w:pPr>
              <w:numPr>
                <w:ilvl w:val="0"/>
                <w:numId w:val="1"/>
              </w:numPr>
              <w:rPr>
                <w:ins w:id="1179" w:author="Amy Byers" w:date="2014-09-26T12:31:00Z"/>
                <w:rFonts w:cs="Arial"/>
                <w:szCs w:val="20"/>
                <w:rPrChange w:id="1180" w:author="Amy Byers" w:date="2014-09-26T12:51:00Z">
                  <w:rPr>
                    <w:ins w:id="1181" w:author="Amy Byers" w:date="2014-09-26T12:31:00Z"/>
                    <w:rFonts w:cs="Arial"/>
                    <w:sz w:val="18"/>
                    <w:szCs w:val="18"/>
                  </w:rPr>
                </w:rPrChange>
              </w:rPr>
            </w:pPr>
            <w:ins w:id="1182" w:author="Amy Byers" w:date="2014-09-26T12:41:00Z">
              <w:r w:rsidRPr="005717E9">
                <w:rPr>
                  <w:rFonts w:cs="Arial"/>
                  <w:szCs w:val="20"/>
                  <w:rPrChange w:id="1183" w:author="Amy Byers" w:date="2014-09-26T12:51:00Z">
                    <w:rPr>
                      <w:rFonts w:cs="Arial"/>
                      <w:sz w:val="18"/>
                      <w:szCs w:val="18"/>
                    </w:rPr>
                  </w:rPrChange>
                </w:rPr>
                <w:fldChar w:fldCharType="begin"/>
              </w:r>
              <w:r w:rsidRPr="005717E9">
                <w:rPr>
                  <w:rFonts w:cs="Arial"/>
                  <w:szCs w:val="20"/>
                  <w:rPrChange w:id="1184" w:author="Amy Byers" w:date="2014-09-26T12:51:00Z">
                    <w:rPr>
                      <w:rFonts w:cs="Arial"/>
                      <w:sz w:val="18"/>
                      <w:szCs w:val="18"/>
                    </w:rPr>
                  </w:rPrChange>
                </w:rPr>
                <w:instrText xml:space="preserve"> REF _Ref399498603 \r \h </w:instrText>
              </w:r>
              <w:r w:rsidRPr="005717E9">
                <w:rPr>
                  <w:rFonts w:cs="Arial"/>
                  <w:szCs w:val="20"/>
                  <w:rPrChange w:id="1185" w:author="Amy Byers" w:date="2014-09-26T12:51:00Z">
                    <w:rPr>
                      <w:rFonts w:cs="Arial"/>
                      <w:sz w:val="18"/>
                      <w:szCs w:val="18"/>
                    </w:rPr>
                  </w:rPrChange>
                </w:rPr>
              </w:r>
            </w:ins>
            <w:r w:rsidR="005717E9" w:rsidRPr="005717E9">
              <w:rPr>
                <w:rFonts w:cs="Arial"/>
                <w:szCs w:val="20"/>
                <w:rPrChange w:id="1186" w:author="Amy Byers" w:date="2014-09-26T12:51:00Z">
                  <w:rPr>
                    <w:rFonts w:cs="Arial"/>
                    <w:szCs w:val="20"/>
                  </w:rPr>
                </w:rPrChange>
              </w:rPr>
              <w:instrText xml:space="preserve"> \* MERGEFORMAT </w:instrText>
            </w:r>
            <w:r w:rsidRPr="005717E9">
              <w:rPr>
                <w:rFonts w:cs="Arial"/>
                <w:szCs w:val="20"/>
                <w:rPrChange w:id="1187" w:author="Amy Byers" w:date="2014-09-26T12:51:00Z">
                  <w:rPr>
                    <w:rFonts w:cs="Arial"/>
                    <w:sz w:val="18"/>
                    <w:szCs w:val="18"/>
                  </w:rPr>
                </w:rPrChange>
              </w:rPr>
              <w:fldChar w:fldCharType="separate"/>
            </w:r>
            <w:ins w:id="1188" w:author="Amy Byers" w:date="2014-09-26T12:51:00Z">
              <w:r w:rsidR="005717E9" w:rsidRPr="005717E9">
                <w:rPr>
                  <w:rFonts w:cs="Arial"/>
                  <w:szCs w:val="20"/>
                  <w:rPrChange w:id="1189" w:author="Amy Byers" w:date="2014-09-26T12:51:00Z">
                    <w:rPr>
                      <w:rFonts w:cs="Arial"/>
                      <w:sz w:val="18"/>
                      <w:szCs w:val="18"/>
                    </w:rPr>
                  </w:rPrChange>
                </w:rPr>
                <w:t>5</w:t>
              </w:r>
            </w:ins>
            <w:ins w:id="1190" w:author="Amy Byers" w:date="2014-09-26T12:41:00Z">
              <w:r w:rsidRPr="005717E9">
                <w:rPr>
                  <w:rFonts w:cs="Arial"/>
                  <w:szCs w:val="20"/>
                  <w:rPrChange w:id="1191" w:author="Amy Byers" w:date="2014-09-26T12:51:00Z">
                    <w:rPr>
                      <w:rFonts w:cs="Arial"/>
                      <w:sz w:val="18"/>
                      <w:szCs w:val="18"/>
                    </w:rPr>
                  </w:rPrChange>
                </w:rPr>
                <w:fldChar w:fldCharType="end"/>
              </w:r>
              <w:r w:rsidRPr="005717E9">
                <w:rPr>
                  <w:rFonts w:cs="Arial"/>
                  <w:szCs w:val="20"/>
                  <w:rPrChange w:id="1192" w:author="Amy Byers" w:date="2014-09-26T12:51:00Z">
                    <w:rPr>
                      <w:rFonts w:cs="Arial"/>
                      <w:sz w:val="18"/>
                      <w:szCs w:val="18"/>
                    </w:rPr>
                  </w:rPrChange>
                </w:rPr>
                <w:t xml:space="preserve"> </w:t>
              </w:r>
              <w:r w:rsidRPr="005717E9">
                <w:rPr>
                  <w:rFonts w:cs="Arial"/>
                  <w:szCs w:val="20"/>
                  <w:rPrChange w:id="1193" w:author="Amy Byers" w:date="2014-09-26T12:51:00Z">
                    <w:rPr>
                      <w:rFonts w:cs="Arial"/>
                      <w:sz w:val="18"/>
                      <w:szCs w:val="18"/>
                    </w:rPr>
                  </w:rPrChange>
                </w:rPr>
                <w:fldChar w:fldCharType="begin"/>
              </w:r>
              <w:r w:rsidRPr="005717E9">
                <w:rPr>
                  <w:rFonts w:cs="Arial"/>
                  <w:szCs w:val="20"/>
                  <w:rPrChange w:id="1194" w:author="Amy Byers" w:date="2014-09-26T12:51:00Z">
                    <w:rPr>
                      <w:rFonts w:cs="Arial"/>
                      <w:sz w:val="18"/>
                      <w:szCs w:val="18"/>
                    </w:rPr>
                  </w:rPrChange>
                </w:rPr>
                <w:instrText xml:space="preserve"> REF _Ref399498603 \h </w:instrText>
              </w:r>
              <w:r w:rsidRPr="005717E9">
                <w:rPr>
                  <w:rFonts w:cs="Arial"/>
                  <w:szCs w:val="20"/>
                  <w:rPrChange w:id="1195" w:author="Amy Byers" w:date="2014-09-26T12:51:00Z">
                    <w:rPr>
                      <w:rFonts w:cs="Arial"/>
                      <w:sz w:val="18"/>
                      <w:szCs w:val="18"/>
                    </w:rPr>
                  </w:rPrChange>
                </w:rPr>
              </w:r>
            </w:ins>
            <w:r w:rsidR="005717E9" w:rsidRPr="005717E9">
              <w:rPr>
                <w:rFonts w:cs="Arial"/>
                <w:szCs w:val="20"/>
                <w:rPrChange w:id="1196" w:author="Amy Byers" w:date="2014-09-26T12:51:00Z">
                  <w:rPr>
                    <w:rFonts w:cs="Arial"/>
                    <w:szCs w:val="20"/>
                  </w:rPr>
                </w:rPrChange>
              </w:rPr>
              <w:instrText xml:space="preserve"> \* MERGEFORMAT </w:instrText>
            </w:r>
            <w:r w:rsidRPr="005717E9">
              <w:rPr>
                <w:rFonts w:cs="Arial"/>
                <w:szCs w:val="20"/>
                <w:rPrChange w:id="1197" w:author="Amy Byers" w:date="2014-09-26T12:51:00Z">
                  <w:rPr>
                    <w:rFonts w:cs="Arial"/>
                    <w:sz w:val="18"/>
                    <w:szCs w:val="18"/>
                  </w:rPr>
                </w:rPrChange>
              </w:rPr>
              <w:fldChar w:fldCharType="separate"/>
            </w:r>
            <w:ins w:id="1198" w:author="Amy Byers" w:date="2014-09-26T12:51:00Z">
              <w:r w:rsidR="005717E9" w:rsidRPr="005717E9">
                <w:rPr>
                  <w:szCs w:val="20"/>
                  <w:rPrChange w:id="1199" w:author="Amy Byers" w:date="2014-09-26T12:51:00Z">
                    <w:rPr>
                      <w:i/>
                    </w:rPr>
                  </w:rPrChange>
                </w:rPr>
                <w:t xml:space="preserve">USE CASE: Gift Card </w:t>
              </w:r>
              <w:r w:rsidR="005717E9" w:rsidRPr="005717E9">
                <w:rPr>
                  <w:szCs w:val="20"/>
                  <w:rPrChange w:id="1200" w:author="Amy Byers" w:date="2014-09-26T12:51:00Z">
                    <w:rPr>
                      <w:i/>
                    </w:rPr>
                  </w:rPrChange>
                </w:rPr>
                <w:t>Reload</w:t>
              </w:r>
            </w:ins>
            <w:ins w:id="1201" w:author="Amy Byers" w:date="2014-09-26T12:41:00Z">
              <w:r w:rsidRPr="005717E9">
                <w:rPr>
                  <w:rFonts w:cs="Arial"/>
                  <w:szCs w:val="20"/>
                  <w:rPrChange w:id="1202" w:author="Amy Byers" w:date="2014-09-26T12:51:00Z">
                    <w:rPr>
                      <w:rFonts w:cs="Arial"/>
                      <w:sz w:val="18"/>
                      <w:szCs w:val="18"/>
                    </w:rPr>
                  </w:rPrChange>
                </w:rPr>
                <w:fldChar w:fldCharType="end"/>
              </w:r>
            </w:ins>
          </w:p>
        </w:tc>
      </w:tr>
      <w:tr w:rsidR="00787D3C" w:rsidRPr="005717E9" w:rsidTr="00B43842">
        <w:tblPrEx>
          <w:tblPrExChange w:id="1203" w:author="Amy Byers" w:date="2014-09-26T12:32:00Z">
            <w:tblPrEx>
              <w:tblW w:w="4896" w:type="pct"/>
            </w:tblPrEx>
          </w:tblPrExChange>
        </w:tblPrEx>
        <w:trPr>
          <w:cantSplit/>
          <w:ins w:id="1204" w:author="Amy Byers" w:date="2014-09-26T12:31:00Z"/>
          <w:trPrChange w:id="1205" w:author="Amy Byers" w:date="2014-09-26T12:32:00Z">
            <w:trPr>
              <w:cantSplit/>
            </w:trPr>
          </w:trPrChange>
        </w:trPr>
        <w:tc>
          <w:tcPr>
            <w:tcW w:w="836" w:type="dxa"/>
            <w:tcBorders>
              <w:top w:val="single" w:sz="8" w:space="0" w:color="4F81BD"/>
              <w:left w:val="single" w:sz="8" w:space="0" w:color="4F81BD"/>
              <w:bottom w:val="single" w:sz="8" w:space="0" w:color="4F81BD"/>
              <w:right w:val="single" w:sz="8" w:space="0" w:color="4F81BD"/>
            </w:tcBorders>
            <w:shd w:val="clear" w:color="auto" w:fill="auto"/>
            <w:tcPrChange w:id="1206" w:author="Amy Byers" w:date="2014-09-26T12:32:00Z">
              <w:tcPr>
                <w:tcW w:w="836" w:type="dxa"/>
                <w:gridSpan w:val="2"/>
                <w:tcBorders>
                  <w:top w:val="single" w:sz="8" w:space="0" w:color="4F81BD"/>
                  <w:left w:val="single" w:sz="8" w:space="0" w:color="4F81BD"/>
                  <w:bottom w:val="single" w:sz="8" w:space="0" w:color="4F81BD"/>
                  <w:right w:val="single" w:sz="8" w:space="0" w:color="4F81BD"/>
                </w:tcBorders>
                <w:shd w:val="clear" w:color="auto" w:fill="auto"/>
              </w:tcPr>
            </w:tcPrChange>
          </w:tcPr>
          <w:p w:rsidR="00787D3C" w:rsidRPr="005717E9" w:rsidRDefault="00787D3C" w:rsidP="00787D3C">
            <w:pPr>
              <w:rPr>
                <w:ins w:id="1207" w:author="Amy Byers" w:date="2014-09-26T12:31:00Z"/>
                <w:rFonts w:cs="Arial"/>
                <w:szCs w:val="20"/>
                <w:rPrChange w:id="1208" w:author="Amy Byers" w:date="2014-09-26T12:51:00Z">
                  <w:rPr>
                    <w:ins w:id="1209" w:author="Amy Byers" w:date="2014-09-26T12:31:00Z"/>
                    <w:rFonts w:cs="Arial"/>
                    <w:szCs w:val="20"/>
                  </w:rPr>
                </w:rPrChange>
              </w:rPr>
            </w:pPr>
            <w:ins w:id="1210" w:author="Amy Byers" w:date="2014-09-26T12:31:00Z">
              <w:r w:rsidRPr="005717E9">
                <w:rPr>
                  <w:rFonts w:cs="Arial"/>
                  <w:szCs w:val="20"/>
                  <w:rPrChange w:id="1211" w:author="Amy Byers" w:date="2014-09-26T12:51:00Z">
                    <w:rPr>
                      <w:rFonts w:cs="Arial"/>
                      <w:szCs w:val="20"/>
                    </w:rPr>
                  </w:rPrChange>
                </w:rPr>
                <w:t>2.50</w:t>
              </w:r>
            </w:ins>
          </w:p>
        </w:tc>
        <w:tc>
          <w:tcPr>
            <w:tcW w:w="1710" w:type="dxa"/>
            <w:tcBorders>
              <w:top w:val="single" w:sz="8" w:space="0" w:color="4F81BD"/>
              <w:left w:val="single" w:sz="8" w:space="0" w:color="4F81BD"/>
              <w:bottom w:val="single" w:sz="8" w:space="0" w:color="4F81BD"/>
              <w:right w:val="single" w:sz="8" w:space="0" w:color="4F81BD"/>
            </w:tcBorders>
            <w:tcPrChange w:id="1212" w:author="Amy Byers" w:date="2014-09-26T12:32:00Z">
              <w:tcPr>
                <w:tcW w:w="1800" w:type="dxa"/>
                <w:gridSpan w:val="2"/>
                <w:tcBorders>
                  <w:top w:val="single" w:sz="8" w:space="0" w:color="4F81BD"/>
                  <w:left w:val="single" w:sz="8" w:space="0" w:color="4F81BD"/>
                  <w:bottom w:val="single" w:sz="8" w:space="0" w:color="4F81BD"/>
                  <w:right w:val="single" w:sz="8" w:space="0" w:color="4F81BD"/>
                </w:tcBorders>
              </w:tcPr>
            </w:tcPrChange>
          </w:tcPr>
          <w:p w:rsidR="00787D3C" w:rsidRPr="005717E9" w:rsidRDefault="00787D3C" w:rsidP="00787D3C">
            <w:pPr>
              <w:rPr>
                <w:ins w:id="1213" w:author="Amy Byers" w:date="2014-09-26T12:31:00Z"/>
                <w:rFonts w:cs="Arial"/>
                <w:szCs w:val="20"/>
                <w:rPrChange w:id="1214" w:author="Amy Byers" w:date="2014-09-26T12:51:00Z">
                  <w:rPr>
                    <w:ins w:id="1215" w:author="Amy Byers" w:date="2014-09-26T12:31:00Z"/>
                    <w:rFonts w:cs="Arial"/>
                    <w:szCs w:val="20"/>
                  </w:rPr>
                </w:rPrChange>
              </w:rPr>
            </w:pPr>
            <w:ins w:id="1216" w:author="Amy Byers" w:date="2014-09-26T12:31:00Z">
              <w:r w:rsidRPr="005717E9">
                <w:rPr>
                  <w:rFonts w:cs="Arial"/>
                  <w:szCs w:val="20"/>
                  <w:rPrChange w:id="1217" w:author="Amy Byers" w:date="2014-09-26T12:51:00Z">
                    <w:rPr>
                      <w:rFonts w:cs="Arial"/>
                      <w:szCs w:val="20"/>
                    </w:rPr>
                  </w:rPrChange>
                </w:rPr>
                <w:t>Gift Card Reload</w:t>
              </w:r>
            </w:ins>
          </w:p>
        </w:tc>
        <w:tc>
          <w:tcPr>
            <w:tcW w:w="5490" w:type="dxa"/>
            <w:tcBorders>
              <w:top w:val="single" w:sz="8" w:space="0" w:color="4F81BD"/>
              <w:left w:val="single" w:sz="8" w:space="0" w:color="4F81BD"/>
              <w:bottom w:val="single" w:sz="8" w:space="0" w:color="4F81BD"/>
              <w:right w:val="single" w:sz="8" w:space="0" w:color="4F81BD"/>
            </w:tcBorders>
            <w:shd w:val="clear" w:color="auto" w:fill="auto"/>
            <w:tcPrChange w:id="1218" w:author="Amy Byers" w:date="2014-09-26T12:32:00Z">
              <w:tcPr>
                <w:tcW w:w="4950" w:type="dxa"/>
                <w:gridSpan w:val="2"/>
                <w:tcBorders>
                  <w:top w:val="single" w:sz="8" w:space="0" w:color="4F81BD"/>
                  <w:left w:val="single" w:sz="8" w:space="0" w:color="4F81BD"/>
                  <w:bottom w:val="single" w:sz="8" w:space="0" w:color="4F81BD"/>
                  <w:right w:val="single" w:sz="8" w:space="0" w:color="4F81BD"/>
                </w:tcBorders>
                <w:shd w:val="clear" w:color="auto" w:fill="auto"/>
              </w:tcPr>
            </w:tcPrChange>
          </w:tcPr>
          <w:p w:rsidR="00787D3C" w:rsidRPr="005717E9" w:rsidRDefault="00787D3C" w:rsidP="00787D3C">
            <w:pPr>
              <w:rPr>
                <w:ins w:id="1219" w:author="Amy Byers" w:date="2014-09-26T12:31:00Z"/>
                <w:rFonts w:cs="Arial"/>
                <w:szCs w:val="20"/>
                <w:rPrChange w:id="1220" w:author="Amy Byers" w:date="2014-09-26T12:51:00Z">
                  <w:rPr>
                    <w:ins w:id="1221" w:author="Amy Byers" w:date="2014-09-26T12:31:00Z"/>
                    <w:rFonts w:cs="Arial"/>
                    <w:szCs w:val="20"/>
                  </w:rPr>
                </w:rPrChange>
              </w:rPr>
            </w:pPr>
            <w:ins w:id="1222" w:author="Amy Byers" w:date="2014-09-26T12:31:00Z">
              <w:r w:rsidRPr="005717E9">
                <w:rPr>
                  <w:rFonts w:cs="Arial"/>
                  <w:szCs w:val="20"/>
                  <w:rPrChange w:id="1223" w:author="Amy Byers" w:date="2014-09-26T12:51:00Z">
                    <w:rPr>
                      <w:rFonts w:cs="Arial"/>
                      <w:szCs w:val="20"/>
                    </w:rPr>
                  </w:rPrChange>
                </w:rPr>
                <w:t>A user will be able to reload a Gift Card only.  Store Credit (Store Value Card) are not reloadable.</w:t>
              </w:r>
            </w:ins>
          </w:p>
        </w:tc>
        <w:tc>
          <w:tcPr>
            <w:tcW w:w="2520" w:type="dxa"/>
            <w:tcBorders>
              <w:top w:val="single" w:sz="8" w:space="0" w:color="4F81BD"/>
              <w:left w:val="single" w:sz="8" w:space="0" w:color="4F81BD"/>
              <w:bottom w:val="single" w:sz="8" w:space="0" w:color="4F81BD"/>
              <w:right w:val="single" w:sz="8" w:space="0" w:color="4F81BD"/>
            </w:tcBorders>
            <w:shd w:val="clear" w:color="auto" w:fill="auto"/>
            <w:vAlign w:val="center"/>
            <w:tcPrChange w:id="1224" w:author="Amy Byers" w:date="2014-09-26T12:32:00Z">
              <w:tcPr>
                <w:tcW w:w="2970" w:type="dxa"/>
                <w:gridSpan w:val="2"/>
                <w:tcBorders>
                  <w:top w:val="single" w:sz="8" w:space="0" w:color="4F81BD"/>
                  <w:left w:val="single" w:sz="8" w:space="0" w:color="4F81BD"/>
                  <w:bottom w:val="single" w:sz="8" w:space="0" w:color="4F81BD"/>
                  <w:right w:val="single" w:sz="8" w:space="0" w:color="4F81BD"/>
                </w:tcBorders>
                <w:shd w:val="clear" w:color="auto" w:fill="auto"/>
                <w:vAlign w:val="center"/>
              </w:tcPr>
            </w:tcPrChange>
          </w:tcPr>
          <w:p w:rsidR="00787D3C" w:rsidRPr="005717E9" w:rsidRDefault="00787D3C" w:rsidP="00787D3C">
            <w:pPr>
              <w:numPr>
                <w:ilvl w:val="0"/>
                <w:numId w:val="1"/>
              </w:numPr>
              <w:rPr>
                <w:ins w:id="1225" w:author="Amy Byers" w:date="2014-09-26T12:31:00Z"/>
                <w:rFonts w:cs="Arial"/>
                <w:szCs w:val="20"/>
                <w:rPrChange w:id="1226" w:author="Amy Byers" w:date="2014-09-26T12:51:00Z">
                  <w:rPr>
                    <w:ins w:id="1227" w:author="Amy Byers" w:date="2014-09-26T12:31:00Z"/>
                    <w:rFonts w:cs="Arial"/>
                    <w:sz w:val="18"/>
                    <w:szCs w:val="18"/>
                  </w:rPr>
                </w:rPrChange>
              </w:rPr>
            </w:pPr>
            <w:ins w:id="1228" w:author="Amy Byers" w:date="2014-09-26T12:41:00Z">
              <w:r w:rsidRPr="005717E9">
                <w:rPr>
                  <w:rFonts w:cs="Arial"/>
                  <w:szCs w:val="20"/>
                  <w:rPrChange w:id="1229" w:author="Amy Byers" w:date="2014-09-26T12:51:00Z">
                    <w:rPr>
                      <w:rFonts w:cs="Arial"/>
                      <w:sz w:val="18"/>
                      <w:szCs w:val="18"/>
                    </w:rPr>
                  </w:rPrChange>
                </w:rPr>
                <w:fldChar w:fldCharType="begin"/>
              </w:r>
              <w:r w:rsidRPr="005717E9">
                <w:rPr>
                  <w:rFonts w:cs="Arial"/>
                  <w:szCs w:val="20"/>
                  <w:rPrChange w:id="1230" w:author="Amy Byers" w:date="2014-09-26T12:51:00Z">
                    <w:rPr>
                      <w:rFonts w:cs="Arial"/>
                      <w:sz w:val="18"/>
                      <w:szCs w:val="18"/>
                    </w:rPr>
                  </w:rPrChange>
                </w:rPr>
                <w:instrText xml:space="preserve"> REF _Ref399498603 \r \h </w:instrText>
              </w:r>
              <w:r w:rsidRPr="005717E9">
                <w:rPr>
                  <w:rFonts w:cs="Arial"/>
                  <w:szCs w:val="20"/>
                  <w:rPrChange w:id="1231" w:author="Amy Byers" w:date="2014-09-26T12:51:00Z">
                    <w:rPr>
                      <w:rFonts w:cs="Arial"/>
                      <w:sz w:val="18"/>
                      <w:szCs w:val="18"/>
                    </w:rPr>
                  </w:rPrChange>
                </w:rPr>
              </w:r>
            </w:ins>
            <w:r w:rsidR="005717E9" w:rsidRPr="005717E9">
              <w:rPr>
                <w:rFonts w:cs="Arial"/>
                <w:szCs w:val="20"/>
                <w:rPrChange w:id="1232" w:author="Amy Byers" w:date="2014-09-26T12:51:00Z">
                  <w:rPr>
                    <w:rFonts w:cs="Arial"/>
                    <w:szCs w:val="20"/>
                  </w:rPr>
                </w:rPrChange>
              </w:rPr>
              <w:instrText xml:space="preserve"> \* MERGEFORMAT </w:instrText>
            </w:r>
            <w:ins w:id="1233" w:author="Amy Byers" w:date="2014-09-26T12:41:00Z">
              <w:r w:rsidRPr="005717E9">
                <w:rPr>
                  <w:rFonts w:cs="Arial"/>
                  <w:szCs w:val="20"/>
                  <w:rPrChange w:id="1234" w:author="Amy Byers" w:date="2014-09-26T12:51:00Z">
                    <w:rPr>
                      <w:rFonts w:cs="Arial"/>
                      <w:sz w:val="18"/>
                      <w:szCs w:val="18"/>
                    </w:rPr>
                  </w:rPrChange>
                </w:rPr>
                <w:fldChar w:fldCharType="separate"/>
              </w:r>
            </w:ins>
            <w:ins w:id="1235" w:author="Amy Byers" w:date="2014-09-26T12:51:00Z">
              <w:r w:rsidR="005717E9" w:rsidRPr="005717E9">
                <w:rPr>
                  <w:rFonts w:cs="Arial"/>
                  <w:szCs w:val="20"/>
                  <w:rPrChange w:id="1236" w:author="Amy Byers" w:date="2014-09-26T12:51:00Z">
                    <w:rPr>
                      <w:rFonts w:cs="Arial"/>
                      <w:sz w:val="18"/>
                      <w:szCs w:val="18"/>
                    </w:rPr>
                  </w:rPrChange>
                </w:rPr>
                <w:t>5</w:t>
              </w:r>
            </w:ins>
            <w:ins w:id="1237" w:author="Amy Byers" w:date="2014-09-26T12:41:00Z">
              <w:r w:rsidRPr="005717E9">
                <w:rPr>
                  <w:rFonts w:cs="Arial"/>
                  <w:szCs w:val="20"/>
                  <w:rPrChange w:id="1238" w:author="Amy Byers" w:date="2014-09-26T12:51:00Z">
                    <w:rPr>
                      <w:rFonts w:cs="Arial"/>
                      <w:sz w:val="18"/>
                      <w:szCs w:val="18"/>
                    </w:rPr>
                  </w:rPrChange>
                </w:rPr>
                <w:fldChar w:fldCharType="end"/>
              </w:r>
              <w:r w:rsidRPr="005717E9">
                <w:rPr>
                  <w:rFonts w:cs="Arial"/>
                  <w:szCs w:val="20"/>
                  <w:rPrChange w:id="1239" w:author="Amy Byers" w:date="2014-09-26T12:51:00Z">
                    <w:rPr>
                      <w:rFonts w:cs="Arial"/>
                      <w:sz w:val="18"/>
                      <w:szCs w:val="18"/>
                    </w:rPr>
                  </w:rPrChange>
                </w:rPr>
                <w:t xml:space="preserve"> </w:t>
              </w:r>
              <w:r w:rsidRPr="005717E9">
                <w:rPr>
                  <w:rFonts w:cs="Arial"/>
                  <w:szCs w:val="20"/>
                  <w:rPrChange w:id="1240" w:author="Amy Byers" w:date="2014-09-26T12:51:00Z">
                    <w:rPr>
                      <w:rFonts w:cs="Arial"/>
                      <w:sz w:val="18"/>
                      <w:szCs w:val="18"/>
                    </w:rPr>
                  </w:rPrChange>
                </w:rPr>
                <w:fldChar w:fldCharType="begin"/>
              </w:r>
              <w:r w:rsidRPr="005717E9">
                <w:rPr>
                  <w:rFonts w:cs="Arial"/>
                  <w:szCs w:val="20"/>
                  <w:rPrChange w:id="1241" w:author="Amy Byers" w:date="2014-09-26T12:51:00Z">
                    <w:rPr>
                      <w:rFonts w:cs="Arial"/>
                      <w:sz w:val="18"/>
                      <w:szCs w:val="18"/>
                    </w:rPr>
                  </w:rPrChange>
                </w:rPr>
                <w:instrText xml:space="preserve"> REF _Ref399498603 \h </w:instrText>
              </w:r>
              <w:r w:rsidRPr="005717E9">
                <w:rPr>
                  <w:rFonts w:cs="Arial"/>
                  <w:szCs w:val="20"/>
                  <w:rPrChange w:id="1242" w:author="Amy Byers" w:date="2014-09-26T12:51:00Z">
                    <w:rPr>
                      <w:rFonts w:cs="Arial"/>
                      <w:sz w:val="18"/>
                      <w:szCs w:val="18"/>
                    </w:rPr>
                  </w:rPrChange>
                </w:rPr>
              </w:r>
            </w:ins>
            <w:r w:rsidR="005717E9" w:rsidRPr="005717E9">
              <w:rPr>
                <w:rFonts w:cs="Arial"/>
                <w:szCs w:val="20"/>
                <w:rPrChange w:id="1243" w:author="Amy Byers" w:date="2014-09-26T12:51:00Z">
                  <w:rPr>
                    <w:rFonts w:cs="Arial"/>
                    <w:szCs w:val="20"/>
                  </w:rPr>
                </w:rPrChange>
              </w:rPr>
              <w:instrText xml:space="preserve"> \* MERGEFORMAT </w:instrText>
            </w:r>
            <w:ins w:id="1244" w:author="Amy Byers" w:date="2014-09-26T12:41:00Z">
              <w:r w:rsidRPr="005717E9">
                <w:rPr>
                  <w:rFonts w:cs="Arial"/>
                  <w:szCs w:val="20"/>
                  <w:rPrChange w:id="1245" w:author="Amy Byers" w:date="2014-09-26T12:51:00Z">
                    <w:rPr>
                      <w:rFonts w:cs="Arial"/>
                      <w:sz w:val="18"/>
                      <w:szCs w:val="18"/>
                    </w:rPr>
                  </w:rPrChange>
                </w:rPr>
                <w:fldChar w:fldCharType="separate"/>
              </w:r>
            </w:ins>
            <w:ins w:id="1246" w:author="Amy Byers" w:date="2014-09-26T12:51:00Z">
              <w:r w:rsidR="005717E9" w:rsidRPr="005717E9">
                <w:rPr>
                  <w:szCs w:val="20"/>
                  <w:rPrChange w:id="1247" w:author="Amy Byers" w:date="2014-09-26T12:51:00Z">
                    <w:rPr>
                      <w:i/>
                    </w:rPr>
                  </w:rPrChange>
                </w:rPr>
                <w:t xml:space="preserve">USE CASE: Gift Card </w:t>
              </w:r>
              <w:r w:rsidR="005717E9" w:rsidRPr="005717E9">
                <w:rPr>
                  <w:szCs w:val="20"/>
                  <w:rPrChange w:id="1248" w:author="Amy Byers" w:date="2014-09-26T12:51:00Z">
                    <w:rPr>
                      <w:i/>
                    </w:rPr>
                  </w:rPrChange>
                </w:rPr>
                <w:t>Reload</w:t>
              </w:r>
            </w:ins>
            <w:ins w:id="1249" w:author="Amy Byers" w:date="2014-09-26T12:41:00Z">
              <w:r w:rsidRPr="005717E9">
                <w:rPr>
                  <w:rFonts w:cs="Arial"/>
                  <w:szCs w:val="20"/>
                  <w:rPrChange w:id="1250" w:author="Amy Byers" w:date="2014-09-26T12:51:00Z">
                    <w:rPr>
                      <w:rFonts w:cs="Arial"/>
                      <w:sz w:val="18"/>
                      <w:szCs w:val="18"/>
                    </w:rPr>
                  </w:rPrChange>
                </w:rPr>
                <w:fldChar w:fldCharType="end"/>
              </w:r>
            </w:ins>
          </w:p>
        </w:tc>
      </w:tr>
      <w:tr w:rsidR="00787D3C" w:rsidRPr="005717E9" w:rsidTr="00B43842">
        <w:tblPrEx>
          <w:tblPrExChange w:id="1251" w:author="Amy Byers" w:date="2014-09-26T12:32:00Z">
            <w:tblPrEx>
              <w:tblW w:w="4896" w:type="pct"/>
            </w:tblPrEx>
          </w:tblPrExChange>
        </w:tblPrEx>
        <w:trPr>
          <w:cantSplit/>
          <w:ins w:id="1252" w:author="Amy Byers" w:date="2014-09-26T12:31:00Z"/>
          <w:trPrChange w:id="1253" w:author="Amy Byers" w:date="2014-09-26T12:32:00Z">
            <w:trPr>
              <w:cantSplit/>
            </w:trPr>
          </w:trPrChange>
        </w:trPr>
        <w:tc>
          <w:tcPr>
            <w:tcW w:w="836" w:type="dxa"/>
            <w:tcBorders>
              <w:top w:val="single" w:sz="8" w:space="0" w:color="4F81BD"/>
              <w:left w:val="single" w:sz="8" w:space="0" w:color="4F81BD"/>
              <w:bottom w:val="single" w:sz="8" w:space="0" w:color="4F81BD"/>
              <w:right w:val="single" w:sz="8" w:space="0" w:color="4F81BD"/>
            </w:tcBorders>
            <w:shd w:val="clear" w:color="auto" w:fill="auto"/>
            <w:tcPrChange w:id="1254" w:author="Amy Byers" w:date="2014-09-26T12:32:00Z">
              <w:tcPr>
                <w:tcW w:w="836" w:type="dxa"/>
                <w:gridSpan w:val="2"/>
                <w:tcBorders>
                  <w:top w:val="single" w:sz="8" w:space="0" w:color="4F81BD"/>
                  <w:left w:val="single" w:sz="8" w:space="0" w:color="4F81BD"/>
                  <w:bottom w:val="single" w:sz="8" w:space="0" w:color="4F81BD"/>
                  <w:right w:val="single" w:sz="8" w:space="0" w:color="4F81BD"/>
                </w:tcBorders>
                <w:shd w:val="clear" w:color="auto" w:fill="auto"/>
              </w:tcPr>
            </w:tcPrChange>
          </w:tcPr>
          <w:p w:rsidR="00787D3C" w:rsidRPr="005717E9" w:rsidRDefault="00787D3C" w:rsidP="00787D3C">
            <w:pPr>
              <w:rPr>
                <w:ins w:id="1255" w:author="Amy Byers" w:date="2014-09-26T12:31:00Z"/>
                <w:rFonts w:cs="Arial"/>
                <w:szCs w:val="20"/>
                <w:rPrChange w:id="1256" w:author="Amy Byers" w:date="2014-09-26T12:51:00Z">
                  <w:rPr>
                    <w:ins w:id="1257" w:author="Amy Byers" w:date="2014-09-26T12:31:00Z"/>
                    <w:rFonts w:cs="Arial"/>
                    <w:szCs w:val="20"/>
                  </w:rPr>
                </w:rPrChange>
              </w:rPr>
            </w:pPr>
            <w:ins w:id="1258" w:author="Amy Byers" w:date="2014-09-26T12:31:00Z">
              <w:r w:rsidRPr="005717E9">
                <w:rPr>
                  <w:rFonts w:cs="Arial"/>
                  <w:szCs w:val="20"/>
                  <w:rPrChange w:id="1259" w:author="Amy Byers" w:date="2014-09-26T12:51:00Z">
                    <w:rPr>
                      <w:rFonts w:cs="Arial"/>
                      <w:szCs w:val="20"/>
                    </w:rPr>
                  </w:rPrChange>
                </w:rPr>
                <w:t>2.50.1</w:t>
              </w:r>
            </w:ins>
          </w:p>
        </w:tc>
        <w:tc>
          <w:tcPr>
            <w:tcW w:w="1710" w:type="dxa"/>
            <w:tcBorders>
              <w:top w:val="single" w:sz="8" w:space="0" w:color="4F81BD"/>
              <w:left w:val="single" w:sz="8" w:space="0" w:color="4F81BD"/>
              <w:bottom w:val="single" w:sz="8" w:space="0" w:color="4F81BD"/>
              <w:right w:val="single" w:sz="8" w:space="0" w:color="4F81BD"/>
            </w:tcBorders>
            <w:tcPrChange w:id="1260" w:author="Amy Byers" w:date="2014-09-26T12:32:00Z">
              <w:tcPr>
                <w:tcW w:w="1800" w:type="dxa"/>
                <w:gridSpan w:val="2"/>
                <w:tcBorders>
                  <w:top w:val="single" w:sz="8" w:space="0" w:color="4F81BD"/>
                  <w:left w:val="single" w:sz="8" w:space="0" w:color="4F81BD"/>
                  <w:bottom w:val="single" w:sz="8" w:space="0" w:color="4F81BD"/>
                  <w:right w:val="single" w:sz="8" w:space="0" w:color="4F81BD"/>
                </w:tcBorders>
              </w:tcPr>
            </w:tcPrChange>
          </w:tcPr>
          <w:p w:rsidR="00787D3C" w:rsidRPr="005717E9" w:rsidRDefault="00787D3C" w:rsidP="00787D3C">
            <w:pPr>
              <w:rPr>
                <w:ins w:id="1261" w:author="Amy Byers" w:date="2014-09-26T12:31:00Z"/>
                <w:rFonts w:cs="Arial"/>
                <w:szCs w:val="20"/>
                <w:rPrChange w:id="1262" w:author="Amy Byers" w:date="2014-09-26T12:51:00Z">
                  <w:rPr>
                    <w:ins w:id="1263" w:author="Amy Byers" w:date="2014-09-26T12:31:00Z"/>
                    <w:rFonts w:cs="Arial"/>
                    <w:szCs w:val="20"/>
                  </w:rPr>
                </w:rPrChange>
              </w:rPr>
            </w:pPr>
            <w:ins w:id="1264" w:author="Amy Byers" w:date="2014-09-26T12:31:00Z">
              <w:r w:rsidRPr="005717E9">
                <w:rPr>
                  <w:rFonts w:cs="Arial"/>
                  <w:szCs w:val="20"/>
                  <w:rPrChange w:id="1265" w:author="Amy Byers" w:date="2014-09-26T12:51:00Z">
                    <w:rPr>
                      <w:rFonts w:cs="Arial"/>
                      <w:szCs w:val="20"/>
                    </w:rPr>
                  </w:rPrChange>
                </w:rPr>
                <w:t>Gift Card Reload</w:t>
              </w:r>
            </w:ins>
          </w:p>
        </w:tc>
        <w:tc>
          <w:tcPr>
            <w:tcW w:w="5490" w:type="dxa"/>
            <w:tcBorders>
              <w:top w:val="single" w:sz="8" w:space="0" w:color="4F81BD"/>
              <w:left w:val="single" w:sz="8" w:space="0" w:color="4F81BD"/>
              <w:bottom w:val="single" w:sz="8" w:space="0" w:color="4F81BD"/>
              <w:right w:val="single" w:sz="8" w:space="0" w:color="4F81BD"/>
            </w:tcBorders>
            <w:shd w:val="clear" w:color="auto" w:fill="auto"/>
            <w:tcPrChange w:id="1266" w:author="Amy Byers" w:date="2014-09-26T12:32:00Z">
              <w:tcPr>
                <w:tcW w:w="4950" w:type="dxa"/>
                <w:gridSpan w:val="2"/>
                <w:tcBorders>
                  <w:top w:val="single" w:sz="8" w:space="0" w:color="4F81BD"/>
                  <w:left w:val="single" w:sz="8" w:space="0" w:color="4F81BD"/>
                  <w:bottom w:val="single" w:sz="8" w:space="0" w:color="4F81BD"/>
                  <w:right w:val="single" w:sz="8" w:space="0" w:color="4F81BD"/>
                </w:tcBorders>
                <w:shd w:val="clear" w:color="auto" w:fill="auto"/>
              </w:tcPr>
            </w:tcPrChange>
          </w:tcPr>
          <w:p w:rsidR="00787D3C" w:rsidRPr="005717E9" w:rsidRDefault="00787D3C" w:rsidP="00787D3C">
            <w:pPr>
              <w:rPr>
                <w:ins w:id="1267" w:author="Amy Byers" w:date="2014-09-26T12:31:00Z"/>
                <w:rFonts w:cs="Arial"/>
                <w:szCs w:val="20"/>
                <w:rPrChange w:id="1268" w:author="Amy Byers" w:date="2014-09-26T12:51:00Z">
                  <w:rPr>
                    <w:ins w:id="1269" w:author="Amy Byers" w:date="2014-09-26T12:31:00Z"/>
                    <w:rFonts w:cs="Arial"/>
                    <w:szCs w:val="20"/>
                  </w:rPr>
                </w:rPrChange>
              </w:rPr>
            </w:pPr>
            <w:ins w:id="1270" w:author="Amy Byers" w:date="2014-09-26T12:31:00Z">
              <w:r w:rsidRPr="005717E9">
                <w:rPr>
                  <w:rFonts w:cs="Arial"/>
                  <w:szCs w:val="20"/>
                  <w:rPrChange w:id="1271" w:author="Amy Byers" w:date="2014-09-26T12:51:00Z">
                    <w:rPr>
                      <w:rFonts w:cs="Arial"/>
                      <w:szCs w:val="20"/>
                    </w:rPr>
                  </w:rPrChange>
                </w:rPr>
                <w:t xml:space="preserve">Should a user attempt to reload a Store Credit (Store Value Card), an error message indicating that the card type </w:t>
              </w:r>
              <w:proofErr w:type="spellStart"/>
              <w:r w:rsidRPr="005717E9">
                <w:rPr>
                  <w:rFonts w:cs="Arial"/>
                  <w:szCs w:val="20"/>
                  <w:rPrChange w:id="1272" w:author="Amy Byers" w:date="2014-09-26T12:51:00Z">
                    <w:rPr>
                      <w:rFonts w:cs="Arial"/>
                      <w:szCs w:val="20"/>
                    </w:rPr>
                  </w:rPrChange>
                </w:rPr>
                <w:t>can not</w:t>
              </w:r>
              <w:proofErr w:type="spellEnd"/>
              <w:r w:rsidRPr="005717E9">
                <w:rPr>
                  <w:rFonts w:cs="Arial"/>
                  <w:szCs w:val="20"/>
                  <w:rPrChange w:id="1273" w:author="Amy Byers" w:date="2014-09-26T12:51:00Z">
                    <w:rPr>
                      <w:rFonts w:cs="Arial"/>
                      <w:szCs w:val="20"/>
                    </w:rPr>
                  </w:rPrChange>
                </w:rPr>
                <w:t xml:space="preserve"> have funds added to it, will be displayed to the user.  Once acknowledged, the user will be returned to the item entry screen.</w:t>
              </w:r>
            </w:ins>
          </w:p>
        </w:tc>
        <w:tc>
          <w:tcPr>
            <w:tcW w:w="2520" w:type="dxa"/>
            <w:tcBorders>
              <w:top w:val="single" w:sz="8" w:space="0" w:color="4F81BD"/>
              <w:left w:val="single" w:sz="8" w:space="0" w:color="4F81BD"/>
              <w:bottom w:val="single" w:sz="8" w:space="0" w:color="4F81BD"/>
              <w:right w:val="single" w:sz="8" w:space="0" w:color="4F81BD"/>
            </w:tcBorders>
            <w:shd w:val="clear" w:color="auto" w:fill="auto"/>
            <w:vAlign w:val="center"/>
            <w:tcPrChange w:id="1274" w:author="Amy Byers" w:date="2014-09-26T12:32:00Z">
              <w:tcPr>
                <w:tcW w:w="2970" w:type="dxa"/>
                <w:gridSpan w:val="2"/>
                <w:tcBorders>
                  <w:top w:val="single" w:sz="8" w:space="0" w:color="4F81BD"/>
                  <w:left w:val="single" w:sz="8" w:space="0" w:color="4F81BD"/>
                  <w:bottom w:val="single" w:sz="8" w:space="0" w:color="4F81BD"/>
                  <w:right w:val="single" w:sz="8" w:space="0" w:color="4F81BD"/>
                </w:tcBorders>
                <w:shd w:val="clear" w:color="auto" w:fill="auto"/>
                <w:vAlign w:val="center"/>
              </w:tcPr>
            </w:tcPrChange>
          </w:tcPr>
          <w:p w:rsidR="00787D3C" w:rsidRPr="005717E9" w:rsidRDefault="00787D3C" w:rsidP="00787D3C">
            <w:pPr>
              <w:numPr>
                <w:ilvl w:val="0"/>
                <w:numId w:val="1"/>
              </w:numPr>
              <w:rPr>
                <w:ins w:id="1275" w:author="Amy Byers" w:date="2014-09-26T12:31:00Z"/>
                <w:rFonts w:cs="Arial"/>
                <w:szCs w:val="20"/>
                <w:rPrChange w:id="1276" w:author="Amy Byers" w:date="2014-09-26T12:51:00Z">
                  <w:rPr>
                    <w:ins w:id="1277" w:author="Amy Byers" w:date="2014-09-26T12:31:00Z"/>
                    <w:rFonts w:cs="Arial"/>
                    <w:sz w:val="18"/>
                    <w:szCs w:val="18"/>
                  </w:rPr>
                </w:rPrChange>
              </w:rPr>
            </w:pPr>
            <w:ins w:id="1278" w:author="Amy Byers" w:date="2014-09-26T12:41:00Z">
              <w:r w:rsidRPr="005717E9">
                <w:rPr>
                  <w:rFonts w:cs="Arial"/>
                  <w:szCs w:val="20"/>
                  <w:rPrChange w:id="1279" w:author="Amy Byers" w:date="2014-09-26T12:51:00Z">
                    <w:rPr>
                      <w:rFonts w:cs="Arial"/>
                      <w:sz w:val="18"/>
                      <w:szCs w:val="18"/>
                    </w:rPr>
                  </w:rPrChange>
                </w:rPr>
                <w:fldChar w:fldCharType="begin"/>
              </w:r>
              <w:r w:rsidRPr="005717E9">
                <w:rPr>
                  <w:rFonts w:cs="Arial"/>
                  <w:szCs w:val="20"/>
                  <w:rPrChange w:id="1280" w:author="Amy Byers" w:date="2014-09-26T12:51:00Z">
                    <w:rPr>
                      <w:rFonts w:cs="Arial"/>
                      <w:sz w:val="18"/>
                      <w:szCs w:val="18"/>
                    </w:rPr>
                  </w:rPrChange>
                </w:rPr>
                <w:instrText xml:space="preserve"> REF _Ref399498603 \r \h </w:instrText>
              </w:r>
              <w:r w:rsidRPr="005717E9">
                <w:rPr>
                  <w:rFonts w:cs="Arial"/>
                  <w:szCs w:val="20"/>
                  <w:rPrChange w:id="1281" w:author="Amy Byers" w:date="2014-09-26T12:51:00Z">
                    <w:rPr>
                      <w:rFonts w:cs="Arial"/>
                      <w:sz w:val="18"/>
                      <w:szCs w:val="18"/>
                    </w:rPr>
                  </w:rPrChange>
                </w:rPr>
              </w:r>
            </w:ins>
            <w:r w:rsidR="005717E9" w:rsidRPr="005717E9">
              <w:rPr>
                <w:rFonts w:cs="Arial"/>
                <w:szCs w:val="20"/>
                <w:rPrChange w:id="1282" w:author="Amy Byers" w:date="2014-09-26T12:51:00Z">
                  <w:rPr>
                    <w:rFonts w:cs="Arial"/>
                    <w:szCs w:val="20"/>
                  </w:rPr>
                </w:rPrChange>
              </w:rPr>
              <w:instrText xml:space="preserve"> \* MERGEFORMAT </w:instrText>
            </w:r>
            <w:ins w:id="1283" w:author="Amy Byers" w:date="2014-09-26T12:41:00Z">
              <w:r w:rsidRPr="005717E9">
                <w:rPr>
                  <w:rFonts w:cs="Arial"/>
                  <w:szCs w:val="20"/>
                  <w:rPrChange w:id="1284" w:author="Amy Byers" w:date="2014-09-26T12:51:00Z">
                    <w:rPr>
                      <w:rFonts w:cs="Arial"/>
                      <w:sz w:val="18"/>
                      <w:szCs w:val="18"/>
                    </w:rPr>
                  </w:rPrChange>
                </w:rPr>
                <w:fldChar w:fldCharType="separate"/>
              </w:r>
            </w:ins>
            <w:ins w:id="1285" w:author="Amy Byers" w:date="2014-09-26T12:51:00Z">
              <w:r w:rsidR="005717E9" w:rsidRPr="005717E9">
                <w:rPr>
                  <w:rFonts w:cs="Arial"/>
                  <w:szCs w:val="20"/>
                  <w:rPrChange w:id="1286" w:author="Amy Byers" w:date="2014-09-26T12:51:00Z">
                    <w:rPr>
                      <w:rFonts w:cs="Arial"/>
                      <w:sz w:val="18"/>
                      <w:szCs w:val="18"/>
                    </w:rPr>
                  </w:rPrChange>
                </w:rPr>
                <w:t>5</w:t>
              </w:r>
            </w:ins>
            <w:ins w:id="1287" w:author="Amy Byers" w:date="2014-09-26T12:41:00Z">
              <w:r w:rsidRPr="005717E9">
                <w:rPr>
                  <w:rFonts w:cs="Arial"/>
                  <w:szCs w:val="20"/>
                  <w:rPrChange w:id="1288" w:author="Amy Byers" w:date="2014-09-26T12:51:00Z">
                    <w:rPr>
                      <w:rFonts w:cs="Arial"/>
                      <w:sz w:val="18"/>
                      <w:szCs w:val="18"/>
                    </w:rPr>
                  </w:rPrChange>
                </w:rPr>
                <w:fldChar w:fldCharType="end"/>
              </w:r>
              <w:r w:rsidRPr="005717E9">
                <w:rPr>
                  <w:rFonts w:cs="Arial"/>
                  <w:szCs w:val="20"/>
                  <w:rPrChange w:id="1289" w:author="Amy Byers" w:date="2014-09-26T12:51:00Z">
                    <w:rPr>
                      <w:rFonts w:cs="Arial"/>
                      <w:sz w:val="18"/>
                      <w:szCs w:val="18"/>
                    </w:rPr>
                  </w:rPrChange>
                </w:rPr>
                <w:t xml:space="preserve"> </w:t>
              </w:r>
              <w:r w:rsidRPr="005717E9">
                <w:rPr>
                  <w:rFonts w:cs="Arial"/>
                  <w:szCs w:val="20"/>
                  <w:rPrChange w:id="1290" w:author="Amy Byers" w:date="2014-09-26T12:51:00Z">
                    <w:rPr>
                      <w:rFonts w:cs="Arial"/>
                      <w:sz w:val="18"/>
                      <w:szCs w:val="18"/>
                    </w:rPr>
                  </w:rPrChange>
                </w:rPr>
                <w:fldChar w:fldCharType="begin"/>
              </w:r>
              <w:r w:rsidRPr="005717E9">
                <w:rPr>
                  <w:rFonts w:cs="Arial"/>
                  <w:szCs w:val="20"/>
                  <w:rPrChange w:id="1291" w:author="Amy Byers" w:date="2014-09-26T12:51:00Z">
                    <w:rPr>
                      <w:rFonts w:cs="Arial"/>
                      <w:sz w:val="18"/>
                      <w:szCs w:val="18"/>
                    </w:rPr>
                  </w:rPrChange>
                </w:rPr>
                <w:instrText xml:space="preserve"> REF _Ref399498603 \h </w:instrText>
              </w:r>
              <w:r w:rsidRPr="005717E9">
                <w:rPr>
                  <w:rFonts w:cs="Arial"/>
                  <w:szCs w:val="20"/>
                  <w:rPrChange w:id="1292" w:author="Amy Byers" w:date="2014-09-26T12:51:00Z">
                    <w:rPr>
                      <w:rFonts w:cs="Arial"/>
                      <w:sz w:val="18"/>
                      <w:szCs w:val="18"/>
                    </w:rPr>
                  </w:rPrChange>
                </w:rPr>
              </w:r>
            </w:ins>
            <w:r w:rsidR="005717E9" w:rsidRPr="005717E9">
              <w:rPr>
                <w:rFonts w:cs="Arial"/>
                <w:szCs w:val="20"/>
                <w:rPrChange w:id="1293" w:author="Amy Byers" w:date="2014-09-26T12:51:00Z">
                  <w:rPr>
                    <w:rFonts w:cs="Arial"/>
                    <w:szCs w:val="20"/>
                  </w:rPr>
                </w:rPrChange>
              </w:rPr>
              <w:instrText xml:space="preserve"> \* MERGEFORMAT </w:instrText>
            </w:r>
            <w:ins w:id="1294" w:author="Amy Byers" w:date="2014-09-26T12:41:00Z">
              <w:r w:rsidRPr="005717E9">
                <w:rPr>
                  <w:rFonts w:cs="Arial"/>
                  <w:szCs w:val="20"/>
                  <w:rPrChange w:id="1295" w:author="Amy Byers" w:date="2014-09-26T12:51:00Z">
                    <w:rPr>
                      <w:rFonts w:cs="Arial"/>
                      <w:sz w:val="18"/>
                      <w:szCs w:val="18"/>
                    </w:rPr>
                  </w:rPrChange>
                </w:rPr>
                <w:fldChar w:fldCharType="separate"/>
              </w:r>
            </w:ins>
            <w:ins w:id="1296" w:author="Amy Byers" w:date="2014-09-26T12:51:00Z">
              <w:r w:rsidR="005717E9" w:rsidRPr="005717E9">
                <w:rPr>
                  <w:szCs w:val="20"/>
                  <w:rPrChange w:id="1297" w:author="Amy Byers" w:date="2014-09-26T12:51:00Z">
                    <w:rPr>
                      <w:i/>
                    </w:rPr>
                  </w:rPrChange>
                </w:rPr>
                <w:t xml:space="preserve">USE CASE: Gift Card </w:t>
              </w:r>
              <w:r w:rsidR="005717E9" w:rsidRPr="005717E9">
                <w:rPr>
                  <w:szCs w:val="20"/>
                  <w:rPrChange w:id="1298" w:author="Amy Byers" w:date="2014-09-26T12:51:00Z">
                    <w:rPr>
                      <w:i/>
                    </w:rPr>
                  </w:rPrChange>
                </w:rPr>
                <w:t>Reload</w:t>
              </w:r>
            </w:ins>
            <w:ins w:id="1299" w:author="Amy Byers" w:date="2014-09-26T12:41:00Z">
              <w:r w:rsidRPr="005717E9">
                <w:rPr>
                  <w:rFonts w:cs="Arial"/>
                  <w:szCs w:val="20"/>
                  <w:rPrChange w:id="1300" w:author="Amy Byers" w:date="2014-09-26T12:51:00Z">
                    <w:rPr>
                      <w:rFonts w:cs="Arial"/>
                      <w:sz w:val="18"/>
                      <w:szCs w:val="18"/>
                    </w:rPr>
                  </w:rPrChange>
                </w:rPr>
                <w:fldChar w:fldCharType="end"/>
              </w:r>
            </w:ins>
          </w:p>
        </w:tc>
      </w:tr>
    </w:tbl>
    <w:p w:rsidR="00B43842" w:rsidRDefault="00B43842" w:rsidP="00B43842">
      <w:pPr>
        <w:rPr>
          <w:ins w:id="1301" w:author="Amy Byers" w:date="2014-09-26T12:28:00Z"/>
          <w:b/>
          <w:sz w:val="24"/>
        </w:rPr>
      </w:pPr>
    </w:p>
    <w:p w:rsidR="00A36851" w:rsidRPr="00992FE0" w:rsidRDefault="00A36851" w:rsidP="00A36851">
      <w:pPr>
        <w:pStyle w:val="Heading1"/>
        <w:rPr>
          <w:i/>
        </w:rPr>
      </w:pPr>
      <w:bookmarkStart w:id="1302" w:name="_Toc399499255"/>
      <w:proofErr w:type="gramStart"/>
      <w:r w:rsidRPr="00992FE0">
        <w:rPr>
          <w:i/>
        </w:rPr>
        <w:t xml:space="preserve">Appendix </w:t>
      </w:r>
      <w:proofErr w:type="gramEnd"/>
      <w:ins w:id="1303" w:author="Amy Byers" w:date="2014-09-26T12:42:00Z">
        <w:r w:rsidR="005717E9" w:rsidRPr="002318D1">
          <w:fldChar w:fldCharType="begin"/>
        </w:r>
        <w:r w:rsidR="005717E9" w:rsidRPr="002318D1">
          <w:instrText xml:space="preserve"> AUTONUMLGL  \* ALPHABETIC \e </w:instrText>
        </w:r>
        <w:r w:rsidR="005717E9" w:rsidRPr="002318D1">
          <w:fldChar w:fldCharType="end"/>
        </w:r>
      </w:ins>
      <w:del w:id="1304" w:author="Amy Byers" w:date="2014-09-26T12:42:00Z">
        <w:r w:rsidRPr="00992FE0" w:rsidDel="005717E9">
          <w:rPr>
            <w:i/>
          </w:rPr>
          <w:delText>A</w:delText>
        </w:r>
      </w:del>
      <w:r w:rsidRPr="00992FE0">
        <w:rPr>
          <w:i/>
        </w:rPr>
        <w:t>: Glossary</w:t>
      </w:r>
      <w:bookmarkEnd w:id="839"/>
      <w:bookmarkEnd w:id="1302"/>
    </w:p>
    <w:tbl>
      <w:tblPr>
        <w:tblW w:w="489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847"/>
        <w:gridCol w:w="8696"/>
      </w:tblGrid>
      <w:tr w:rsidR="00A36851" w:rsidRPr="00992FE0" w:rsidTr="00D1562E">
        <w:trPr>
          <w:cantSplit/>
        </w:trPr>
        <w:tc>
          <w:tcPr>
            <w:tcW w:w="1879" w:type="dxa"/>
            <w:tcBorders>
              <w:top w:val="single" w:sz="8" w:space="0" w:color="4F81BD"/>
              <w:left w:val="single" w:sz="8" w:space="0" w:color="4F81BD"/>
              <w:bottom w:val="single" w:sz="18" w:space="0" w:color="4F81BD"/>
              <w:right w:val="single" w:sz="8" w:space="0" w:color="4F81BD"/>
            </w:tcBorders>
          </w:tcPr>
          <w:p w:rsidR="00A36851" w:rsidRPr="00992FE0" w:rsidRDefault="00A36851" w:rsidP="002C3E74">
            <w:pPr>
              <w:rPr>
                <w:b/>
                <w:bCs/>
                <w:szCs w:val="20"/>
              </w:rPr>
            </w:pPr>
            <w:r w:rsidRPr="00992FE0">
              <w:rPr>
                <w:b/>
                <w:bCs/>
                <w:szCs w:val="20"/>
              </w:rPr>
              <w:t>Term</w:t>
            </w:r>
          </w:p>
        </w:tc>
        <w:tc>
          <w:tcPr>
            <w:tcW w:w="8908" w:type="dxa"/>
            <w:tcBorders>
              <w:top w:val="single" w:sz="8" w:space="0" w:color="4F81BD"/>
              <w:left w:val="single" w:sz="8" w:space="0" w:color="4F81BD"/>
              <w:bottom w:val="single" w:sz="18" w:space="0" w:color="4F81BD"/>
              <w:right w:val="single" w:sz="8" w:space="0" w:color="4F81BD"/>
            </w:tcBorders>
          </w:tcPr>
          <w:p w:rsidR="00A36851" w:rsidRPr="00992FE0" w:rsidRDefault="00A36851" w:rsidP="002C3E74">
            <w:pPr>
              <w:rPr>
                <w:b/>
                <w:bCs/>
                <w:szCs w:val="20"/>
              </w:rPr>
            </w:pPr>
            <w:r w:rsidRPr="00992FE0">
              <w:rPr>
                <w:b/>
                <w:bCs/>
                <w:szCs w:val="20"/>
              </w:rPr>
              <w:t>Definition</w:t>
            </w:r>
          </w:p>
        </w:tc>
      </w:tr>
      <w:tr w:rsidR="005F28D7" w:rsidRPr="00992FE0" w:rsidTr="005F28D7">
        <w:trPr>
          <w:cantSplit/>
        </w:trPr>
        <w:tc>
          <w:tcPr>
            <w:tcW w:w="1879" w:type="dxa"/>
            <w:tcBorders>
              <w:top w:val="single" w:sz="8" w:space="0" w:color="4F81BD"/>
              <w:left w:val="single" w:sz="8" w:space="0" w:color="4F81BD"/>
              <w:bottom w:val="single" w:sz="8" w:space="0" w:color="4F81BD"/>
              <w:right w:val="single" w:sz="8" w:space="0" w:color="4F81BD"/>
            </w:tcBorders>
            <w:shd w:val="clear" w:color="auto" w:fill="D3DFEE"/>
          </w:tcPr>
          <w:p w:rsidR="005F28D7" w:rsidRPr="00992FE0" w:rsidRDefault="005F28D7" w:rsidP="005F28D7">
            <w:pPr>
              <w:rPr>
                <w:bCs/>
                <w:szCs w:val="20"/>
              </w:rPr>
            </w:pPr>
            <w:r w:rsidRPr="00992FE0">
              <w:rPr>
                <w:bCs/>
                <w:szCs w:val="20"/>
              </w:rPr>
              <w:t>BIN</w:t>
            </w:r>
          </w:p>
        </w:tc>
        <w:tc>
          <w:tcPr>
            <w:tcW w:w="8908" w:type="dxa"/>
            <w:tcBorders>
              <w:top w:val="single" w:sz="8" w:space="0" w:color="4F81BD"/>
              <w:left w:val="single" w:sz="8" w:space="0" w:color="4F81BD"/>
              <w:bottom w:val="single" w:sz="8" w:space="0" w:color="4F81BD"/>
              <w:right w:val="single" w:sz="8" w:space="0" w:color="4F81BD"/>
            </w:tcBorders>
            <w:shd w:val="clear" w:color="auto" w:fill="D3DFEE"/>
          </w:tcPr>
          <w:p w:rsidR="005F28D7" w:rsidRPr="00992FE0" w:rsidRDefault="005F28D7" w:rsidP="005F28D7">
            <w:pPr>
              <w:rPr>
                <w:szCs w:val="20"/>
              </w:rPr>
            </w:pPr>
            <w:r w:rsidRPr="00992FE0">
              <w:rPr>
                <w:rFonts w:cs="Arial"/>
                <w:szCs w:val="20"/>
              </w:rPr>
              <w:t xml:space="preserve">BIN stands for </w:t>
            </w:r>
            <w:r w:rsidR="009375AA">
              <w:fldChar w:fldCharType="begin"/>
            </w:r>
            <w:r w:rsidR="009375AA">
              <w:instrText xml:space="preserve"> HYPERLINK "http://en.wikipedia.org/wiki/Bank_Identification_Number" </w:instrText>
            </w:r>
            <w:ins w:id="1305" w:author="Amy Byers" w:date="2014-09-26T12:51:00Z"/>
            <w:r w:rsidR="009375AA">
              <w:fldChar w:fldCharType="separate"/>
            </w:r>
            <w:r w:rsidRPr="00992FE0">
              <w:rPr>
                <w:rStyle w:val="Hyperlink"/>
                <w:rFonts w:cs="Arial"/>
                <w:szCs w:val="20"/>
              </w:rPr>
              <w:t>Bank Identification Number</w:t>
            </w:r>
            <w:r w:rsidR="009375AA">
              <w:rPr>
                <w:rStyle w:val="Hyperlink"/>
                <w:rFonts w:cs="Arial"/>
                <w:szCs w:val="20"/>
              </w:rPr>
              <w:fldChar w:fldCharType="end"/>
            </w:r>
            <w:r w:rsidRPr="00992FE0">
              <w:rPr>
                <w:rFonts w:cs="Arial"/>
                <w:szCs w:val="20"/>
              </w:rPr>
              <w:t xml:space="preserve"> and is the first 6 digits of the card (identifies the issuer).  Also known as Issuer Identification Number.  A typical BIN file contains a list of number ranges to identify valid cards and to distinguish Debit Cards from Credit Cards and other types of cards such as Pre-Paid Credit Cards and Private Label Credit Cards.</w:t>
            </w:r>
          </w:p>
        </w:tc>
      </w:tr>
      <w:tr w:rsidR="00A36851" w:rsidRPr="00162D93" w:rsidTr="00D1562E">
        <w:trPr>
          <w:cantSplit/>
        </w:trPr>
        <w:tc>
          <w:tcPr>
            <w:tcW w:w="1879" w:type="dxa"/>
            <w:tcBorders>
              <w:top w:val="single" w:sz="8" w:space="0" w:color="4F81BD"/>
              <w:left w:val="single" w:sz="8" w:space="0" w:color="4F81BD"/>
              <w:bottom w:val="single" w:sz="8" w:space="0" w:color="4F81BD"/>
              <w:right w:val="single" w:sz="8" w:space="0" w:color="4F81BD"/>
            </w:tcBorders>
            <w:shd w:val="clear" w:color="auto" w:fill="D3DFEE"/>
          </w:tcPr>
          <w:p w:rsidR="00A36851" w:rsidRPr="00992FE0" w:rsidRDefault="001A77DB" w:rsidP="005F28D7">
            <w:pPr>
              <w:rPr>
                <w:bCs/>
                <w:szCs w:val="20"/>
              </w:rPr>
            </w:pPr>
            <w:r w:rsidRPr="00992FE0">
              <w:rPr>
                <w:bCs/>
                <w:szCs w:val="20"/>
              </w:rPr>
              <w:t>Open Value</w:t>
            </w:r>
            <w:r w:rsidR="005F28D7" w:rsidRPr="00992FE0">
              <w:rPr>
                <w:bCs/>
                <w:szCs w:val="20"/>
              </w:rPr>
              <w:t xml:space="preserve"> Gift  Card</w:t>
            </w:r>
          </w:p>
        </w:tc>
        <w:tc>
          <w:tcPr>
            <w:tcW w:w="8908" w:type="dxa"/>
            <w:tcBorders>
              <w:top w:val="single" w:sz="8" w:space="0" w:color="4F81BD"/>
              <w:left w:val="single" w:sz="8" w:space="0" w:color="4F81BD"/>
              <w:bottom w:val="single" w:sz="8" w:space="0" w:color="4F81BD"/>
              <w:right w:val="single" w:sz="8" w:space="0" w:color="4F81BD"/>
            </w:tcBorders>
            <w:shd w:val="clear" w:color="auto" w:fill="D3DFEE"/>
          </w:tcPr>
          <w:p w:rsidR="00162D93" w:rsidRPr="00162D93" w:rsidRDefault="00162D93" w:rsidP="00162D93">
            <w:pPr>
              <w:rPr>
                <w:szCs w:val="20"/>
              </w:rPr>
            </w:pPr>
            <w:r w:rsidRPr="00992FE0">
              <w:t>A type of Gift Card that does not have a set balance when issued.</w:t>
            </w:r>
            <w:r w:rsidRPr="00162D93">
              <w:t xml:space="preserve">  </w:t>
            </w:r>
          </w:p>
        </w:tc>
      </w:tr>
    </w:tbl>
    <w:p w:rsidR="00CB18A7" w:rsidRPr="004F72C3" w:rsidRDefault="00CB18A7" w:rsidP="00414418">
      <w:pPr>
        <w:rPr>
          <w:b/>
          <w:sz w:val="24"/>
        </w:rPr>
      </w:pPr>
    </w:p>
    <w:sectPr w:rsidR="00CB18A7" w:rsidRPr="004F72C3" w:rsidSect="00DD7ACA">
      <w:headerReference w:type="default" r:id="rId31"/>
      <w:footerReference w:type="default" r:id="rId32"/>
      <w:footerReference w:type="first" r:id="rId33"/>
      <w:pgSz w:w="12240" w:h="15840" w:code="1"/>
      <w:pgMar w:top="720" w:right="720" w:bottom="720" w:left="720" w:header="432" w:footer="43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5C56" w:rsidRDefault="00785C56">
      <w:r>
        <w:separator/>
      </w:r>
    </w:p>
  </w:endnote>
  <w:endnote w:type="continuationSeparator" w:id="0">
    <w:p w:rsidR="00785C56" w:rsidRDefault="00785C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75AA" w:rsidRPr="00A6001F" w:rsidRDefault="009375AA" w:rsidP="00A6001F">
    <w:pPr>
      <w:pStyle w:val="Footer"/>
      <w:jc w:val="right"/>
      <w:rPr>
        <w:sz w:val="18"/>
        <w:szCs w:val="18"/>
      </w:rPr>
    </w:pPr>
    <w:r>
      <w:ptab w:relativeTo="margin" w:alignment="center" w:leader="none"/>
    </w:r>
    <w:r>
      <w:ptab w:relativeTo="margin" w:alignment="right" w:leader="none"/>
    </w:r>
    <w:r w:rsidRPr="00091B36">
      <w:rPr>
        <w:i/>
        <w:sz w:val="18"/>
        <w:szCs w:val="18"/>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75AA" w:rsidRDefault="009375AA" w:rsidP="00AA76BC">
    <w:pPr>
      <w:ind w:left="72"/>
      <w:jc w:val="right"/>
      <w:rPr>
        <w:rFonts w:cs="Arial"/>
        <w:szCs w:val="20"/>
      </w:rPr>
    </w:pPr>
    <w:r w:rsidRPr="003C0044">
      <w:rPr>
        <w:rStyle w:val="Strong"/>
        <w:rFonts w:cs="Arial"/>
        <w:b w:val="0"/>
        <w:sz w:val="24"/>
        <w:bdr w:val="none" w:sz="0" w:space="0" w:color="auto" w:frame="1"/>
      </w:rPr>
      <w:t xml:space="preserve">Stella Nova Technologies, </w:t>
    </w:r>
    <w:proofErr w:type="spellStart"/>
    <w:r w:rsidRPr="003C0044">
      <w:rPr>
        <w:rStyle w:val="Strong"/>
        <w:rFonts w:cs="Arial"/>
        <w:b w:val="0"/>
        <w:sz w:val="24"/>
        <w:bdr w:val="none" w:sz="0" w:space="0" w:color="auto" w:frame="1"/>
      </w:rPr>
      <w:t>Inc</w:t>
    </w:r>
    <w:proofErr w:type="spellEnd"/>
    <w:r w:rsidRPr="005E21B2">
      <w:rPr>
        <w:rFonts w:cs="Arial"/>
        <w:sz w:val="24"/>
      </w:rPr>
      <w:br/>
    </w:r>
    <w:r>
      <w:rPr>
        <w:rFonts w:cs="Arial"/>
        <w:szCs w:val="20"/>
      </w:rPr>
      <w:t>11635 North Park Drive</w:t>
    </w:r>
  </w:p>
  <w:p w:rsidR="009375AA" w:rsidRDefault="009375AA" w:rsidP="00AA76BC">
    <w:pPr>
      <w:ind w:left="72"/>
      <w:jc w:val="right"/>
      <w:rPr>
        <w:rFonts w:cs="Arial"/>
        <w:szCs w:val="20"/>
      </w:rPr>
    </w:pPr>
    <w:r>
      <w:rPr>
        <w:rFonts w:cs="Arial"/>
        <w:szCs w:val="20"/>
      </w:rPr>
      <w:t>Suite 100</w:t>
    </w:r>
  </w:p>
  <w:p w:rsidR="009375AA" w:rsidRPr="005E21B2" w:rsidRDefault="009375AA" w:rsidP="00AA76BC">
    <w:pPr>
      <w:ind w:left="72"/>
      <w:jc w:val="right"/>
      <w:rPr>
        <w:b/>
        <w:iCs/>
        <w:sz w:val="24"/>
      </w:rPr>
    </w:pPr>
    <w:r>
      <w:rPr>
        <w:rFonts w:cs="Arial"/>
        <w:szCs w:val="20"/>
      </w:rPr>
      <w:t>Wake Forest, NC 27587</w:t>
    </w:r>
    <w:r w:rsidRPr="005E21B2">
      <w:rPr>
        <w:rFonts w:cs="Arial"/>
        <w:szCs w:val="20"/>
      </w:rPr>
      <w:br/>
    </w:r>
    <w:r>
      <w:rPr>
        <w:rFonts w:cs="Arial"/>
        <w:szCs w:val="20"/>
      </w:rPr>
      <w:t>919.435.9900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5C56" w:rsidRDefault="00785C56">
      <w:r>
        <w:separator/>
      </w:r>
    </w:p>
  </w:footnote>
  <w:footnote w:type="continuationSeparator" w:id="0">
    <w:p w:rsidR="00785C56" w:rsidRDefault="00785C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00" w:type="pct"/>
      <w:tblInd w:w="144" w:type="dxa"/>
      <w:tblLook w:val="04A0" w:firstRow="1" w:lastRow="0" w:firstColumn="1" w:lastColumn="0" w:noHBand="0" w:noVBand="1"/>
    </w:tblPr>
    <w:tblGrid>
      <w:gridCol w:w="5274"/>
      <w:gridCol w:w="5310"/>
    </w:tblGrid>
    <w:tr w:rsidR="009375AA" w:rsidRPr="005E4C1F" w:rsidTr="00091B36">
      <w:trPr>
        <w:trHeight w:val="267"/>
      </w:trPr>
      <w:tc>
        <w:tcPr>
          <w:tcW w:w="5508" w:type="dxa"/>
          <w:vAlign w:val="center"/>
        </w:tcPr>
        <w:p w:rsidR="009375AA" w:rsidRPr="005E4C1F" w:rsidRDefault="009375AA" w:rsidP="008113C1">
          <w:pPr>
            <w:pStyle w:val="Header"/>
            <w:rPr>
              <w:i/>
              <w:iCs/>
              <w:sz w:val="18"/>
              <w:szCs w:val="18"/>
            </w:rPr>
          </w:pPr>
          <w:r w:rsidRPr="005E4C1F">
            <w:rPr>
              <w:i/>
              <w:iCs/>
              <w:sz w:val="18"/>
              <w:szCs w:val="18"/>
            </w:rPr>
            <w:t>Gift Card Feature Document</w:t>
          </w:r>
        </w:p>
      </w:tc>
      <w:tc>
        <w:tcPr>
          <w:tcW w:w="5508" w:type="dxa"/>
          <w:vAlign w:val="center"/>
        </w:tcPr>
        <w:p w:rsidR="009375AA" w:rsidRPr="005E4C1F" w:rsidRDefault="009375AA" w:rsidP="009375AA">
          <w:pPr>
            <w:pStyle w:val="Header"/>
            <w:jc w:val="right"/>
            <w:rPr>
              <w:i/>
              <w:sz w:val="18"/>
              <w:szCs w:val="18"/>
            </w:rPr>
          </w:pPr>
          <w:r>
            <w:rPr>
              <w:i/>
              <w:sz w:val="18"/>
              <w:szCs w:val="18"/>
            </w:rPr>
            <w:t xml:space="preserve">Revision Date: </w:t>
          </w:r>
          <w:del w:id="1306" w:author="Amy Byers" w:date="2014-09-25T11:22:00Z">
            <w:r w:rsidDel="009375AA">
              <w:rPr>
                <w:i/>
                <w:sz w:val="18"/>
                <w:szCs w:val="18"/>
              </w:rPr>
              <w:delText>01/19/2013</w:delText>
            </w:r>
          </w:del>
          <w:ins w:id="1307" w:author="Amy Byers" w:date="2014-09-25T11:22:00Z">
            <w:r>
              <w:rPr>
                <w:i/>
                <w:sz w:val="18"/>
                <w:szCs w:val="18"/>
              </w:rPr>
              <w:t>9/25/2014</w:t>
            </w:r>
          </w:ins>
        </w:p>
      </w:tc>
    </w:tr>
    <w:tr w:rsidR="009375AA" w:rsidRPr="001E1F93" w:rsidTr="001E1F93">
      <w:tc>
        <w:tcPr>
          <w:tcW w:w="5508" w:type="dxa"/>
          <w:vAlign w:val="center"/>
        </w:tcPr>
        <w:p w:rsidR="009375AA" w:rsidRPr="001E1F93" w:rsidRDefault="009375AA" w:rsidP="00A36851">
          <w:pPr>
            <w:pStyle w:val="Header"/>
            <w:rPr>
              <w:b/>
              <w:i/>
              <w:iCs/>
              <w:sz w:val="18"/>
              <w:szCs w:val="18"/>
            </w:rPr>
          </w:pPr>
          <w:r w:rsidRPr="001E1F93">
            <w:rPr>
              <w:b/>
              <w:i/>
              <w:iCs/>
              <w:sz w:val="18"/>
              <w:szCs w:val="18"/>
            </w:rPr>
            <w:t xml:space="preserve">Stella Nova </w:t>
          </w:r>
          <w:r>
            <w:rPr>
              <w:b/>
              <w:i/>
              <w:iCs/>
              <w:sz w:val="18"/>
              <w:szCs w:val="18"/>
            </w:rPr>
            <w:t xml:space="preserve">and Best Buy Canada </w:t>
          </w:r>
          <w:r w:rsidRPr="001E1F93">
            <w:rPr>
              <w:b/>
              <w:i/>
              <w:iCs/>
              <w:sz w:val="18"/>
              <w:szCs w:val="18"/>
            </w:rPr>
            <w:t>Confidential</w:t>
          </w:r>
        </w:p>
      </w:tc>
      <w:tc>
        <w:tcPr>
          <w:tcW w:w="5508" w:type="dxa"/>
          <w:vAlign w:val="center"/>
        </w:tcPr>
        <w:p w:rsidR="009375AA" w:rsidRPr="00AA76BC" w:rsidRDefault="009375AA" w:rsidP="00AA76BC">
          <w:pPr>
            <w:pStyle w:val="Footer"/>
            <w:jc w:val="right"/>
            <w:rPr>
              <w:sz w:val="18"/>
              <w:szCs w:val="18"/>
            </w:rPr>
          </w:pPr>
          <w:r w:rsidRPr="001E1F93">
            <w:rPr>
              <w:i/>
              <w:sz w:val="18"/>
              <w:szCs w:val="18"/>
            </w:rPr>
            <w:t xml:space="preserve">Page </w:t>
          </w:r>
          <w:r w:rsidRPr="001E1F93">
            <w:rPr>
              <w:i/>
              <w:sz w:val="18"/>
              <w:szCs w:val="18"/>
            </w:rPr>
            <w:fldChar w:fldCharType="begin"/>
          </w:r>
          <w:r w:rsidRPr="001E1F93">
            <w:rPr>
              <w:i/>
              <w:sz w:val="18"/>
              <w:szCs w:val="18"/>
            </w:rPr>
            <w:instrText xml:space="preserve"> PAGE </w:instrText>
          </w:r>
          <w:r w:rsidRPr="001E1F93">
            <w:rPr>
              <w:i/>
              <w:sz w:val="18"/>
              <w:szCs w:val="18"/>
            </w:rPr>
            <w:fldChar w:fldCharType="separate"/>
          </w:r>
          <w:r w:rsidR="005717E9">
            <w:rPr>
              <w:i/>
              <w:noProof/>
              <w:sz w:val="18"/>
              <w:szCs w:val="18"/>
            </w:rPr>
            <w:t>22</w:t>
          </w:r>
          <w:r w:rsidRPr="001E1F93">
            <w:rPr>
              <w:i/>
              <w:sz w:val="18"/>
              <w:szCs w:val="18"/>
            </w:rPr>
            <w:fldChar w:fldCharType="end"/>
          </w:r>
          <w:r w:rsidRPr="001E1F93">
            <w:rPr>
              <w:i/>
              <w:sz w:val="18"/>
              <w:szCs w:val="18"/>
            </w:rPr>
            <w:t xml:space="preserve"> of </w:t>
          </w:r>
          <w:r w:rsidRPr="001E1F93">
            <w:rPr>
              <w:i/>
              <w:sz w:val="18"/>
              <w:szCs w:val="18"/>
            </w:rPr>
            <w:fldChar w:fldCharType="begin"/>
          </w:r>
          <w:r w:rsidRPr="001E1F93">
            <w:rPr>
              <w:i/>
              <w:sz w:val="18"/>
              <w:szCs w:val="18"/>
            </w:rPr>
            <w:instrText xml:space="preserve"> NUMPAGES </w:instrText>
          </w:r>
          <w:r w:rsidRPr="001E1F93">
            <w:rPr>
              <w:i/>
              <w:sz w:val="18"/>
              <w:szCs w:val="18"/>
            </w:rPr>
            <w:fldChar w:fldCharType="separate"/>
          </w:r>
          <w:r w:rsidR="005717E9">
            <w:rPr>
              <w:i/>
              <w:noProof/>
              <w:sz w:val="18"/>
              <w:szCs w:val="18"/>
            </w:rPr>
            <w:t>24</w:t>
          </w:r>
          <w:r w:rsidRPr="001E1F93">
            <w:rPr>
              <w:i/>
              <w:sz w:val="18"/>
              <w:szCs w:val="18"/>
            </w:rPr>
            <w:fldChar w:fldCharType="end"/>
          </w:r>
        </w:p>
      </w:tc>
    </w:tr>
  </w:tbl>
  <w:p w:rsidR="009375AA" w:rsidRPr="008E55BA" w:rsidRDefault="009375AA" w:rsidP="001164C3">
    <w:pPr>
      <w:pStyle w:val="Heade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A88F00C"/>
    <w:lvl w:ilvl="0">
      <w:start w:val="1"/>
      <w:numFmt w:val="decimal"/>
      <w:lvlText w:val="%1."/>
      <w:lvlJc w:val="left"/>
      <w:pPr>
        <w:tabs>
          <w:tab w:val="num" w:pos="1800"/>
        </w:tabs>
        <w:ind w:left="1800" w:hanging="360"/>
      </w:pPr>
    </w:lvl>
  </w:abstractNum>
  <w:abstractNum w:abstractNumId="1">
    <w:nsid w:val="FFFFFF7D"/>
    <w:multiLevelType w:val="singleLevel"/>
    <w:tmpl w:val="27483F86"/>
    <w:lvl w:ilvl="0">
      <w:start w:val="1"/>
      <w:numFmt w:val="decimal"/>
      <w:lvlText w:val="%1."/>
      <w:lvlJc w:val="left"/>
      <w:pPr>
        <w:tabs>
          <w:tab w:val="num" w:pos="1440"/>
        </w:tabs>
        <w:ind w:left="1440" w:hanging="360"/>
      </w:pPr>
    </w:lvl>
  </w:abstractNum>
  <w:abstractNum w:abstractNumId="2">
    <w:nsid w:val="FFFFFF7E"/>
    <w:multiLevelType w:val="singleLevel"/>
    <w:tmpl w:val="5BB0C3EE"/>
    <w:lvl w:ilvl="0">
      <w:start w:val="1"/>
      <w:numFmt w:val="decimal"/>
      <w:lvlText w:val="%1."/>
      <w:lvlJc w:val="left"/>
      <w:pPr>
        <w:tabs>
          <w:tab w:val="num" w:pos="1080"/>
        </w:tabs>
        <w:ind w:left="1080" w:hanging="360"/>
      </w:pPr>
    </w:lvl>
  </w:abstractNum>
  <w:abstractNum w:abstractNumId="3">
    <w:nsid w:val="FFFFFF7F"/>
    <w:multiLevelType w:val="singleLevel"/>
    <w:tmpl w:val="65ACD3D0"/>
    <w:lvl w:ilvl="0">
      <w:start w:val="1"/>
      <w:numFmt w:val="decimal"/>
      <w:lvlText w:val="%1."/>
      <w:lvlJc w:val="left"/>
      <w:pPr>
        <w:tabs>
          <w:tab w:val="num" w:pos="720"/>
        </w:tabs>
        <w:ind w:left="720" w:hanging="360"/>
      </w:pPr>
    </w:lvl>
  </w:abstractNum>
  <w:abstractNum w:abstractNumId="4">
    <w:nsid w:val="FFFFFF80"/>
    <w:multiLevelType w:val="singleLevel"/>
    <w:tmpl w:val="3AA8C1E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87E4A74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F00EFE3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7B6899E"/>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816A23C0"/>
    <w:lvl w:ilvl="0">
      <w:start w:val="1"/>
      <w:numFmt w:val="decimal"/>
      <w:lvlText w:val="%1."/>
      <w:lvlJc w:val="left"/>
      <w:pPr>
        <w:tabs>
          <w:tab w:val="num" w:pos="360"/>
        </w:tabs>
        <w:ind w:left="360" w:hanging="360"/>
      </w:pPr>
    </w:lvl>
  </w:abstractNum>
  <w:abstractNum w:abstractNumId="9">
    <w:nsid w:val="FFFFFF89"/>
    <w:multiLevelType w:val="singleLevel"/>
    <w:tmpl w:val="E5020E4E"/>
    <w:lvl w:ilvl="0">
      <w:start w:val="1"/>
      <w:numFmt w:val="bullet"/>
      <w:lvlText w:val=""/>
      <w:lvlJc w:val="left"/>
      <w:pPr>
        <w:tabs>
          <w:tab w:val="num" w:pos="360"/>
        </w:tabs>
        <w:ind w:left="360" w:hanging="360"/>
      </w:pPr>
      <w:rPr>
        <w:rFonts w:ascii="Symbol" w:hAnsi="Symbol" w:hint="default"/>
      </w:rPr>
    </w:lvl>
  </w:abstractNum>
  <w:abstractNum w:abstractNumId="10">
    <w:nsid w:val="006C6162"/>
    <w:multiLevelType w:val="hybridMultilevel"/>
    <w:tmpl w:val="D7F698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05011950"/>
    <w:multiLevelType w:val="hybridMultilevel"/>
    <w:tmpl w:val="AF34FB0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08C102D5"/>
    <w:multiLevelType w:val="multilevel"/>
    <w:tmpl w:val="DA4069E8"/>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pStyle w:val="Heading4"/>
      <w:lvlText w:val="%1.%2.%3.%4."/>
      <w:lvlJc w:val="left"/>
      <w:pPr>
        <w:tabs>
          <w:tab w:val="num" w:pos="2160"/>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3">
    <w:nsid w:val="09C45B19"/>
    <w:multiLevelType w:val="hybridMultilevel"/>
    <w:tmpl w:val="2F6237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0C9A167D"/>
    <w:multiLevelType w:val="hybridMultilevel"/>
    <w:tmpl w:val="FE1ABD18"/>
    <w:lvl w:ilvl="0" w:tplc="0409000F">
      <w:start w:val="1"/>
      <w:numFmt w:val="decimal"/>
      <w:lvlText w:val="%1."/>
      <w:lvlJc w:val="left"/>
      <w:pPr>
        <w:ind w:left="396" w:hanging="360"/>
      </w:p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15">
    <w:nsid w:val="1363775B"/>
    <w:multiLevelType w:val="hybridMultilevel"/>
    <w:tmpl w:val="2F6237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15713F79"/>
    <w:multiLevelType w:val="hybridMultilevel"/>
    <w:tmpl w:val="D7F698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16961EBD"/>
    <w:multiLevelType w:val="hybridMultilevel"/>
    <w:tmpl w:val="DBA027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1D1F6E99"/>
    <w:multiLevelType w:val="hybridMultilevel"/>
    <w:tmpl w:val="9FC60F46"/>
    <w:lvl w:ilvl="0" w:tplc="8FE0178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51136DC"/>
    <w:multiLevelType w:val="hybridMultilevel"/>
    <w:tmpl w:val="95EC2D7A"/>
    <w:lvl w:ilvl="0" w:tplc="04090001">
      <w:start w:val="1"/>
      <w:numFmt w:val="bullet"/>
      <w:lvlText w:val=""/>
      <w:lvlJc w:val="left"/>
      <w:pPr>
        <w:tabs>
          <w:tab w:val="num" w:pos="792"/>
        </w:tabs>
        <w:ind w:left="792" w:hanging="360"/>
      </w:pPr>
      <w:rPr>
        <w:rFonts w:ascii="Symbol" w:hAnsi="Symbol" w:hint="default"/>
      </w:rPr>
    </w:lvl>
    <w:lvl w:ilvl="1" w:tplc="04090003" w:tentative="1">
      <w:start w:val="1"/>
      <w:numFmt w:val="bullet"/>
      <w:lvlText w:val="o"/>
      <w:lvlJc w:val="left"/>
      <w:pPr>
        <w:tabs>
          <w:tab w:val="num" w:pos="1512"/>
        </w:tabs>
        <w:ind w:left="1512" w:hanging="360"/>
      </w:pPr>
      <w:rPr>
        <w:rFonts w:ascii="Courier New" w:hAnsi="Courier New" w:cs="Courier New" w:hint="default"/>
      </w:rPr>
    </w:lvl>
    <w:lvl w:ilvl="2" w:tplc="04090005" w:tentative="1">
      <w:start w:val="1"/>
      <w:numFmt w:val="bullet"/>
      <w:lvlText w:val=""/>
      <w:lvlJc w:val="left"/>
      <w:pPr>
        <w:tabs>
          <w:tab w:val="num" w:pos="2232"/>
        </w:tabs>
        <w:ind w:left="2232" w:hanging="360"/>
      </w:pPr>
      <w:rPr>
        <w:rFonts w:ascii="Wingdings" w:hAnsi="Wingdings" w:hint="default"/>
      </w:rPr>
    </w:lvl>
    <w:lvl w:ilvl="3" w:tplc="04090001" w:tentative="1">
      <w:start w:val="1"/>
      <w:numFmt w:val="bullet"/>
      <w:lvlText w:val=""/>
      <w:lvlJc w:val="left"/>
      <w:pPr>
        <w:tabs>
          <w:tab w:val="num" w:pos="2952"/>
        </w:tabs>
        <w:ind w:left="2952" w:hanging="360"/>
      </w:pPr>
      <w:rPr>
        <w:rFonts w:ascii="Symbol" w:hAnsi="Symbol" w:hint="default"/>
      </w:rPr>
    </w:lvl>
    <w:lvl w:ilvl="4" w:tplc="04090003" w:tentative="1">
      <w:start w:val="1"/>
      <w:numFmt w:val="bullet"/>
      <w:lvlText w:val="o"/>
      <w:lvlJc w:val="left"/>
      <w:pPr>
        <w:tabs>
          <w:tab w:val="num" w:pos="3672"/>
        </w:tabs>
        <w:ind w:left="3672" w:hanging="360"/>
      </w:pPr>
      <w:rPr>
        <w:rFonts w:ascii="Courier New" w:hAnsi="Courier New" w:cs="Courier New" w:hint="default"/>
      </w:rPr>
    </w:lvl>
    <w:lvl w:ilvl="5" w:tplc="04090005" w:tentative="1">
      <w:start w:val="1"/>
      <w:numFmt w:val="bullet"/>
      <w:lvlText w:val=""/>
      <w:lvlJc w:val="left"/>
      <w:pPr>
        <w:tabs>
          <w:tab w:val="num" w:pos="4392"/>
        </w:tabs>
        <w:ind w:left="4392" w:hanging="360"/>
      </w:pPr>
      <w:rPr>
        <w:rFonts w:ascii="Wingdings" w:hAnsi="Wingdings" w:hint="default"/>
      </w:rPr>
    </w:lvl>
    <w:lvl w:ilvl="6" w:tplc="04090001" w:tentative="1">
      <w:start w:val="1"/>
      <w:numFmt w:val="bullet"/>
      <w:lvlText w:val=""/>
      <w:lvlJc w:val="left"/>
      <w:pPr>
        <w:tabs>
          <w:tab w:val="num" w:pos="5112"/>
        </w:tabs>
        <w:ind w:left="5112" w:hanging="360"/>
      </w:pPr>
      <w:rPr>
        <w:rFonts w:ascii="Symbol" w:hAnsi="Symbol" w:hint="default"/>
      </w:rPr>
    </w:lvl>
    <w:lvl w:ilvl="7" w:tplc="04090003" w:tentative="1">
      <w:start w:val="1"/>
      <w:numFmt w:val="bullet"/>
      <w:lvlText w:val="o"/>
      <w:lvlJc w:val="left"/>
      <w:pPr>
        <w:tabs>
          <w:tab w:val="num" w:pos="5832"/>
        </w:tabs>
        <w:ind w:left="5832" w:hanging="360"/>
      </w:pPr>
      <w:rPr>
        <w:rFonts w:ascii="Courier New" w:hAnsi="Courier New" w:cs="Courier New" w:hint="default"/>
      </w:rPr>
    </w:lvl>
    <w:lvl w:ilvl="8" w:tplc="04090005" w:tentative="1">
      <w:start w:val="1"/>
      <w:numFmt w:val="bullet"/>
      <w:lvlText w:val=""/>
      <w:lvlJc w:val="left"/>
      <w:pPr>
        <w:tabs>
          <w:tab w:val="num" w:pos="6552"/>
        </w:tabs>
        <w:ind w:left="6552" w:hanging="360"/>
      </w:pPr>
      <w:rPr>
        <w:rFonts w:ascii="Wingdings" w:hAnsi="Wingdings" w:hint="default"/>
      </w:rPr>
    </w:lvl>
  </w:abstractNum>
  <w:abstractNum w:abstractNumId="20">
    <w:nsid w:val="25491C29"/>
    <w:multiLevelType w:val="hybridMultilevel"/>
    <w:tmpl w:val="2E7E14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28015B97"/>
    <w:multiLevelType w:val="hybridMultilevel"/>
    <w:tmpl w:val="AC64FF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289E7195"/>
    <w:multiLevelType w:val="hybridMultilevel"/>
    <w:tmpl w:val="86969028"/>
    <w:lvl w:ilvl="0" w:tplc="816A23C0">
      <w:start w:val="1"/>
      <w:numFmt w:val="decimal"/>
      <w:lvlText w:val="%1."/>
      <w:lvlJc w:val="left"/>
      <w:pPr>
        <w:ind w:left="396" w:hanging="360"/>
      </w:p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23">
    <w:nsid w:val="2D072BE2"/>
    <w:multiLevelType w:val="hybridMultilevel"/>
    <w:tmpl w:val="780A925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nsid w:val="2EAF1DA9"/>
    <w:multiLevelType w:val="hybridMultilevel"/>
    <w:tmpl w:val="A54E5332"/>
    <w:lvl w:ilvl="0" w:tplc="82EE54D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EBC217D"/>
    <w:multiLevelType w:val="hybridMultilevel"/>
    <w:tmpl w:val="2F6237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350D69D2"/>
    <w:multiLevelType w:val="hybridMultilevel"/>
    <w:tmpl w:val="FE1ABD18"/>
    <w:lvl w:ilvl="0" w:tplc="0409000F">
      <w:start w:val="1"/>
      <w:numFmt w:val="decimal"/>
      <w:lvlText w:val="%1."/>
      <w:lvlJc w:val="left"/>
      <w:pPr>
        <w:ind w:left="396" w:hanging="360"/>
      </w:p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27">
    <w:nsid w:val="391F0D71"/>
    <w:multiLevelType w:val="hybridMultilevel"/>
    <w:tmpl w:val="2F6237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3BB7119A"/>
    <w:multiLevelType w:val="hybridMultilevel"/>
    <w:tmpl w:val="FE1ABD18"/>
    <w:lvl w:ilvl="0" w:tplc="0409000F">
      <w:start w:val="1"/>
      <w:numFmt w:val="decimal"/>
      <w:lvlText w:val="%1."/>
      <w:lvlJc w:val="left"/>
      <w:pPr>
        <w:ind w:left="396" w:hanging="360"/>
      </w:p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29">
    <w:nsid w:val="415943B2"/>
    <w:multiLevelType w:val="hybridMultilevel"/>
    <w:tmpl w:val="D7F698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41D1355F"/>
    <w:multiLevelType w:val="hybridMultilevel"/>
    <w:tmpl w:val="729C5644"/>
    <w:lvl w:ilvl="0" w:tplc="82EE54D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63B7D93"/>
    <w:multiLevelType w:val="multilevel"/>
    <w:tmpl w:val="29E8FB4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648"/>
      </w:pPr>
      <w:rPr>
        <w:rFonts w:hint="default"/>
      </w:rPr>
    </w:lvl>
    <w:lvl w:ilvl="2">
      <w:start w:val="1"/>
      <w:numFmt w:val="decimal"/>
      <w:lvlText w:val="%1.%2.%3"/>
      <w:lvlJc w:val="left"/>
      <w:pPr>
        <w:tabs>
          <w:tab w:val="num" w:pos="1440"/>
        </w:tabs>
        <w:ind w:left="1224" w:hanging="504"/>
      </w:pPr>
      <w:rPr>
        <w:rFonts w:hint="default"/>
      </w:rPr>
    </w:lvl>
    <w:lvl w:ilvl="3">
      <w:start w:val="1"/>
      <w:numFmt w:val="decimal"/>
      <w:pStyle w:val="H3"/>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2">
    <w:nsid w:val="46502BD5"/>
    <w:multiLevelType w:val="hybridMultilevel"/>
    <w:tmpl w:val="2F6237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47BF3E53"/>
    <w:multiLevelType w:val="hybridMultilevel"/>
    <w:tmpl w:val="2F6237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48E41FD3"/>
    <w:multiLevelType w:val="hybridMultilevel"/>
    <w:tmpl w:val="3856C758"/>
    <w:lvl w:ilvl="0" w:tplc="0409000F">
      <w:start w:val="1"/>
      <w:numFmt w:val="decimal"/>
      <w:lvlText w:val="%1."/>
      <w:lvlJc w:val="left"/>
      <w:pPr>
        <w:ind w:left="396" w:hanging="360"/>
      </w:p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35">
    <w:nsid w:val="4E2A745A"/>
    <w:multiLevelType w:val="hybridMultilevel"/>
    <w:tmpl w:val="C1CE8546"/>
    <w:lvl w:ilvl="0" w:tplc="1EB091E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245619A"/>
    <w:multiLevelType w:val="hybridMultilevel"/>
    <w:tmpl w:val="2F6237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6C63C44"/>
    <w:multiLevelType w:val="hybridMultilevel"/>
    <w:tmpl w:val="D7F698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575D50E1"/>
    <w:multiLevelType w:val="hybridMultilevel"/>
    <w:tmpl w:val="2F6237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5CAE4515"/>
    <w:multiLevelType w:val="hybridMultilevel"/>
    <w:tmpl w:val="F076630A"/>
    <w:lvl w:ilvl="0" w:tplc="0409000F">
      <w:start w:val="1"/>
      <w:numFmt w:val="decimal"/>
      <w:lvlText w:val="%1."/>
      <w:lvlJc w:val="left"/>
      <w:pPr>
        <w:ind w:left="396" w:hanging="360"/>
      </w:p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40">
    <w:nsid w:val="63103999"/>
    <w:multiLevelType w:val="hybridMultilevel"/>
    <w:tmpl w:val="D7F698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64E55FAF"/>
    <w:multiLevelType w:val="hybridMultilevel"/>
    <w:tmpl w:val="20B631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64F71ABC"/>
    <w:multiLevelType w:val="hybridMultilevel"/>
    <w:tmpl w:val="2F6237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68CE650E"/>
    <w:multiLevelType w:val="hybridMultilevel"/>
    <w:tmpl w:val="245090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68F25C12"/>
    <w:multiLevelType w:val="hybridMultilevel"/>
    <w:tmpl w:val="D7F698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698848F8"/>
    <w:multiLevelType w:val="hybridMultilevel"/>
    <w:tmpl w:val="D7F698DC"/>
    <w:lvl w:ilvl="0" w:tplc="0409000F">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6">
    <w:nsid w:val="72B54810"/>
    <w:multiLevelType w:val="hybridMultilevel"/>
    <w:tmpl w:val="A96AB1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74D55FE5"/>
    <w:multiLevelType w:val="hybridMultilevel"/>
    <w:tmpl w:val="606473F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8">
    <w:nsid w:val="76CD6184"/>
    <w:multiLevelType w:val="hybridMultilevel"/>
    <w:tmpl w:val="A9AEEA5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9">
    <w:nsid w:val="783D15A6"/>
    <w:multiLevelType w:val="hybridMultilevel"/>
    <w:tmpl w:val="7B0E62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78D565C4"/>
    <w:multiLevelType w:val="hybridMultilevel"/>
    <w:tmpl w:val="B0867E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7DA615FE"/>
    <w:multiLevelType w:val="hybridMultilevel"/>
    <w:tmpl w:val="D7F698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1"/>
  </w:num>
  <w:num w:numId="2">
    <w:abstractNumId w:val="50"/>
  </w:num>
  <w:num w:numId="3">
    <w:abstractNumId w:val="20"/>
  </w:num>
  <w:num w:numId="4">
    <w:abstractNumId w:val="12"/>
  </w:num>
  <w:num w:numId="5">
    <w:abstractNumId w:val="31"/>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39"/>
  </w:num>
  <w:num w:numId="20">
    <w:abstractNumId w:val="34"/>
  </w:num>
  <w:num w:numId="21">
    <w:abstractNumId w:val="44"/>
  </w:num>
  <w:num w:numId="22">
    <w:abstractNumId w:val="36"/>
  </w:num>
  <w:num w:numId="23">
    <w:abstractNumId w:val="38"/>
  </w:num>
  <w:num w:numId="24">
    <w:abstractNumId w:val="37"/>
  </w:num>
  <w:num w:numId="25">
    <w:abstractNumId w:val="25"/>
  </w:num>
  <w:num w:numId="26">
    <w:abstractNumId w:val="42"/>
  </w:num>
  <w:num w:numId="27">
    <w:abstractNumId w:val="22"/>
  </w:num>
  <w:num w:numId="28">
    <w:abstractNumId w:val="43"/>
  </w:num>
  <w:num w:numId="29">
    <w:abstractNumId w:val="49"/>
  </w:num>
  <w:num w:numId="30">
    <w:abstractNumId w:val="17"/>
  </w:num>
  <w:num w:numId="31">
    <w:abstractNumId w:val="12"/>
  </w:num>
  <w:num w:numId="32">
    <w:abstractNumId w:val="51"/>
  </w:num>
  <w:num w:numId="3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num>
  <w:num w:numId="35">
    <w:abstractNumId w:val="48"/>
  </w:num>
  <w:num w:numId="36">
    <w:abstractNumId w:val="16"/>
  </w:num>
  <w:num w:numId="37">
    <w:abstractNumId w:val="47"/>
  </w:num>
  <w:num w:numId="38">
    <w:abstractNumId w:val="23"/>
  </w:num>
  <w:num w:numId="39">
    <w:abstractNumId w:val="19"/>
  </w:num>
  <w:num w:numId="40">
    <w:abstractNumId w:val="46"/>
  </w:num>
  <w:num w:numId="4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num>
  <w:num w:numId="43">
    <w:abstractNumId w:val="18"/>
  </w:num>
  <w:num w:numId="44">
    <w:abstractNumId w:val="40"/>
  </w:num>
  <w:num w:numId="45">
    <w:abstractNumId w:val="30"/>
  </w:num>
  <w:num w:numId="46">
    <w:abstractNumId w:val="41"/>
  </w:num>
  <w:num w:numId="47">
    <w:abstractNumId w:val="24"/>
  </w:num>
  <w:num w:numId="48">
    <w:abstractNumId w:val="29"/>
  </w:num>
  <w:num w:numId="49">
    <w:abstractNumId w:val="13"/>
  </w:num>
  <w:num w:numId="50">
    <w:abstractNumId w:val="15"/>
  </w:num>
  <w:num w:numId="51">
    <w:abstractNumId w:val="28"/>
  </w:num>
  <w:num w:numId="52">
    <w:abstractNumId w:val="10"/>
  </w:num>
  <w:num w:numId="53">
    <w:abstractNumId w:val="32"/>
  </w:num>
  <w:num w:numId="54">
    <w:abstractNumId w:val="33"/>
  </w:num>
  <w:num w:numId="55">
    <w:abstractNumId w:val="26"/>
  </w:num>
  <w:num w:numId="56">
    <w:abstractNumId w:val="35"/>
  </w:num>
  <w:numIdMacAtCleanup w:val="5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my Byers">
    <w15:presenceInfo w15:providerId="AD" w15:userId="S-1-5-21-1937516682-3587700642-2321761428-11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5C02"/>
    <w:rsid w:val="00003F23"/>
    <w:rsid w:val="000275EF"/>
    <w:rsid w:val="00027F72"/>
    <w:rsid w:val="00030013"/>
    <w:rsid w:val="00030EA9"/>
    <w:rsid w:val="000319F1"/>
    <w:rsid w:val="00033621"/>
    <w:rsid w:val="00041038"/>
    <w:rsid w:val="00044518"/>
    <w:rsid w:val="00045070"/>
    <w:rsid w:val="00051E40"/>
    <w:rsid w:val="00054B8D"/>
    <w:rsid w:val="00057F27"/>
    <w:rsid w:val="000600F0"/>
    <w:rsid w:val="00066883"/>
    <w:rsid w:val="0008094E"/>
    <w:rsid w:val="00081E3A"/>
    <w:rsid w:val="00085C05"/>
    <w:rsid w:val="0009029B"/>
    <w:rsid w:val="000916F9"/>
    <w:rsid w:val="00091B36"/>
    <w:rsid w:val="000A0B8D"/>
    <w:rsid w:val="000A0C45"/>
    <w:rsid w:val="000A1810"/>
    <w:rsid w:val="000B559C"/>
    <w:rsid w:val="000C45C5"/>
    <w:rsid w:val="000D325A"/>
    <w:rsid w:val="000D42DE"/>
    <w:rsid w:val="000D6F5D"/>
    <w:rsid w:val="000E1080"/>
    <w:rsid w:val="000E52BB"/>
    <w:rsid w:val="000E559C"/>
    <w:rsid w:val="000E5B5D"/>
    <w:rsid w:val="0010635C"/>
    <w:rsid w:val="00111F1F"/>
    <w:rsid w:val="001141C4"/>
    <w:rsid w:val="001164C3"/>
    <w:rsid w:val="00125DA6"/>
    <w:rsid w:val="00135643"/>
    <w:rsid w:val="00145772"/>
    <w:rsid w:val="0015173B"/>
    <w:rsid w:val="00153183"/>
    <w:rsid w:val="0016259E"/>
    <w:rsid w:val="00162D93"/>
    <w:rsid w:val="00166947"/>
    <w:rsid w:val="00172AE1"/>
    <w:rsid w:val="00176C64"/>
    <w:rsid w:val="001773E0"/>
    <w:rsid w:val="00181D3C"/>
    <w:rsid w:val="001827F0"/>
    <w:rsid w:val="00185B56"/>
    <w:rsid w:val="00192316"/>
    <w:rsid w:val="0019273A"/>
    <w:rsid w:val="001A0897"/>
    <w:rsid w:val="001A0B23"/>
    <w:rsid w:val="001A475B"/>
    <w:rsid w:val="001A652E"/>
    <w:rsid w:val="001A77DB"/>
    <w:rsid w:val="001B1EE2"/>
    <w:rsid w:val="001C1554"/>
    <w:rsid w:val="001C1E2A"/>
    <w:rsid w:val="001C4517"/>
    <w:rsid w:val="001C4CC0"/>
    <w:rsid w:val="001C4EEF"/>
    <w:rsid w:val="001C75E8"/>
    <w:rsid w:val="001D2B93"/>
    <w:rsid w:val="001D3A0B"/>
    <w:rsid w:val="001D3EDF"/>
    <w:rsid w:val="001E1F93"/>
    <w:rsid w:val="001E2F8D"/>
    <w:rsid w:val="001E4EA8"/>
    <w:rsid w:val="001E73F7"/>
    <w:rsid w:val="001E7558"/>
    <w:rsid w:val="001F04B8"/>
    <w:rsid w:val="001F07F8"/>
    <w:rsid w:val="0020711F"/>
    <w:rsid w:val="0021254E"/>
    <w:rsid w:val="00217BFF"/>
    <w:rsid w:val="00226956"/>
    <w:rsid w:val="002332EB"/>
    <w:rsid w:val="00234825"/>
    <w:rsid w:val="002410ED"/>
    <w:rsid w:val="0024163E"/>
    <w:rsid w:val="002467F5"/>
    <w:rsid w:val="00250E49"/>
    <w:rsid w:val="00251252"/>
    <w:rsid w:val="00257032"/>
    <w:rsid w:val="00265366"/>
    <w:rsid w:val="0026699F"/>
    <w:rsid w:val="0026723D"/>
    <w:rsid w:val="00272D35"/>
    <w:rsid w:val="00272E9F"/>
    <w:rsid w:val="00275DB5"/>
    <w:rsid w:val="00285A4E"/>
    <w:rsid w:val="00287B14"/>
    <w:rsid w:val="002948BD"/>
    <w:rsid w:val="00295827"/>
    <w:rsid w:val="002A2D8D"/>
    <w:rsid w:val="002A338B"/>
    <w:rsid w:val="002A5785"/>
    <w:rsid w:val="002B14F0"/>
    <w:rsid w:val="002B26B0"/>
    <w:rsid w:val="002B3CC0"/>
    <w:rsid w:val="002C01B3"/>
    <w:rsid w:val="002C3E74"/>
    <w:rsid w:val="002D0D92"/>
    <w:rsid w:val="002D4AB1"/>
    <w:rsid w:val="002D5593"/>
    <w:rsid w:val="002D61CD"/>
    <w:rsid w:val="002E2827"/>
    <w:rsid w:val="002E2B74"/>
    <w:rsid w:val="002E733C"/>
    <w:rsid w:val="002E7B28"/>
    <w:rsid w:val="002F2CC7"/>
    <w:rsid w:val="00305B5F"/>
    <w:rsid w:val="0030664E"/>
    <w:rsid w:val="003113FA"/>
    <w:rsid w:val="00315981"/>
    <w:rsid w:val="00315E7B"/>
    <w:rsid w:val="0031760C"/>
    <w:rsid w:val="00320A86"/>
    <w:rsid w:val="00320DD3"/>
    <w:rsid w:val="00325DEE"/>
    <w:rsid w:val="00334375"/>
    <w:rsid w:val="00337215"/>
    <w:rsid w:val="00341299"/>
    <w:rsid w:val="00342344"/>
    <w:rsid w:val="00346A2E"/>
    <w:rsid w:val="003477B8"/>
    <w:rsid w:val="00347D18"/>
    <w:rsid w:val="00356C69"/>
    <w:rsid w:val="00357D33"/>
    <w:rsid w:val="00363873"/>
    <w:rsid w:val="003646A7"/>
    <w:rsid w:val="00366130"/>
    <w:rsid w:val="003740F8"/>
    <w:rsid w:val="0037641C"/>
    <w:rsid w:val="00391788"/>
    <w:rsid w:val="00395324"/>
    <w:rsid w:val="0039539A"/>
    <w:rsid w:val="00395BE1"/>
    <w:rsid w:val="003A2D38"/>
    <w:rsid w:val="003A31C9"/>
    <w:rsid w:val="003A372C"/>
    <w:rsid w:val="003A7D06"/>
    <w:rsid w:val="003B0BAD"/>
    <w:rsid w:val="003B6D48"/>
    <w:rsid w:val="003C0044"/>
    <w:rsid w:val="003C188D"/>
    <w:rsid w:val="003C243B"/>
    <w:rsid w:val="003C4BF0"/>
    <w:rsid w:val="003C5E6D"/>
    <w:rsid w:val="003C787D"/>
    <w:rsid w:val="003D572C"/>
    <w:rsid w:val="003D7502"/>
    <w:rsid w:val="003E2091"/>
    <w:rsid w:val="003E714C"/>
    <w:rsid w:val="003F0F99"/>
    <w:rsid w:val="003F4A29"/>
    <w:rsid w:val="00402B28"/>
    <w:rsid w:val="0040315B"/>
    <w:rsid w:val="00406A08"/>
    <w:rsid w:val="00412E93"/>
    <w:rsid w:val="00413942"/>
    <w:rsid w:val="00414418"/>
    <w:rsid w:val="0042187E"/>
    <w:rsid w:val="00423426"/>
    <w:rsid w:val="004266B9"/>
    <w:rsid w:val="0043295B"/>
    <w:rsid w:val="0043653D"/>
    <w:rsid w:val="00441601"/>
    <w:rsid w:val="0044166A"/>
    <w:rsid w:val="004423DD"/>
    <w:rsid w:val="004433E7"/>
    <w:rsid w:val="0045158B"/>
    <w:rsid w:val="0045532B"/>
    <w:rsid w:val="00460D9E"/>
    <w:rsid w:val="004618E7"/>
    <w:rsid w:val="00465BF1"/>
    <w:rsid w:val="00466B34"/>
    <w:rsid w:val="00473E68"/>
    <w:rsid w:val="00475581"/>
    <w:rsid w:val="004855CF"/>
    <w:rsid w:val="004979C0"/>
    <w:rsid w:val="00497A05"/>
    <w:rsid w:val="004A4A5B"/>
    <w:rsid w:val="004A4B16"/>
    <w:rsid w:val="004B2C0E"/>
    <w:rsid w:val="004B422B"/>
    <w:rsid w:val="004B4F05"/>
    <w:rsid w:val="004B67CC"/>
    <w:rsid w:val="004B6D8D"/>
    <w:rsid w:val="004D1EE5"/>
    <w:rsid w:val="004E04F1"/>
    <w:rsid w:val="004E2365"/>
    <w:rsid w:val="004E55FD"/>
    <w:rsid w:val="004F3634"/>
    <w:rsid w:val="004F72C3"/>
    <w:rsid w:val="00503A6B"/>
    <w:rsid w:val="00510DBC"/>
    <w:rsid w:val="0051277F"/>
    <w:rsid w:val="00517CA9"/>
    <w:rsid w:val="0052770C"/>
    <w:rsid w:val="00530FAC"/>
    <w:rsid w:val="00534175"/>
    <w:rsid w:val="00535B22"/>
    <w:rsid w:val="00535E1D"/>
    <w:rsid w:val="005370C3"/>
    <w:rsid w:val="0054037C"/>
    <w:rsid w:val="00541917"/>
    <w:rsid w:val="00547E56"/>
    <w:rsid w:val="0055040B"/>
    <w:rsid w:val="0055670F"/>
    <w:rsid w:val="0056491E"/>
    <w:rsid w:val="005717E9"/>
    <w:rsid w:val="0058708D"/>
    <w:rsid w:val="00590257"/>
    <w:rsid w:val="005949D3"/>
    <w:rsid w:val="0059713B"/>
    <w:rsid w:val="005A238B"/>
    <w:rsid w:val="005A5521"/>
    <w:rsid w:val="005B008D"/>
    <w:rsid w:val="005C11F8"/>
    <w:rsid w:val="005C58B2"/>
    <w:rsid w:val="005D33EE"/>
    <w:rsid w:val="005E21B2"/>
    <w:rsid w:val="005E267C"/>
    <w:rsid w:val="005E3236"/>
    <w:rsid w:val="005E48DD"/>
    <w:rsid w:val="005E4C1F"/>
    <w:rsid w:val="005E4C66"/>
    <w:rsid w:val="005E602C"/>
    <w:rsid w:val="005F239C"/>
    <w:rsid w:val="005F28D7"/>
    <w:rsid w:val="005F78F9"/>
    <w:rsid w:val="006002A3"/>
    <w:rsid w:val="00603033"/>
    <w:rsid w:val="00603E71"/>
    <w:rsid w:val="00614A12"/>
    <w:rsid w:val="006176AC"/>
    <w:rsid w:val="0062533E"/>
    <w:rsid w:val="0063125C"/>
    <w:rsid w:val="00631F2B"/>
    <w:rsid w:val="00635B7F"/>
    <w:rsid w:val="006378B2"/>
    <w:rsid w:val="006518B7"/>
    <w:rsid w:val="006608E7"/>
    <w:rsid w:val="00664B7C"/>
    <w:rsid w:val="0066627A"/>
    <w:rsid w:val="0066640E"/>
    <w:rsid w:val="0067185A"/>
    <w:rsid w:val="00680F2D"/>
    <w:rsid w:val="00684E9D"/>
    <w:rsid w:val="00684FA0"/>
    <w:rsid w:val="00687453"/>
    <w:rsid w:val="00690081"/>
    <w:rsid w:val="006940B6"/>
    <w:rsid w:val="006A25A6"/>
    <w:rsid w:val="006A3026"/>
    <w:rsid w:val="006A4448"/>
    <w:rsid w:val="006A5454"/>
    <w:rsid w:val="006A5947"/>
    <w:rsid w:val="006B0B15"/>
    <w:rsid w:val="006B0ED2"/>
    <w:rsid w:val="006C3201"/>
    <w:rsid w:val="006C3372"/>
    <w:rsid w:val="006D10B4"/>
    <w:rsid w:val="006D79C5"/>
    <w:rsid w:val="006D7E11"/>
    <w:rsid w:val="006E238A"/>
    <w:rsid w:val="006E30BB"/>
    <w:rsid w:val="006F19B4"/>
    <w:rsid w:val="006F35DD"/>
    <w:rsid w:val="00701E87"/>
    <w:rsid w:val="0070539B"/>
    <w:rsid w:val="0070676F"/>
    <w:rsid w:val="007114DB"/>
    <w:rsid w:val="00711DD6"/>
    <w:rsid w:val="00714531"/>
    <w:rsid w:val="0071531C"/>
    <w:rsid w:val="00715858"/>
    <w:rsid w:val="0072172B"/>
    <w:rsid w:val="00721745"/>
    <w:rsid w:val="00722BEC"/>
    <w:rsid w:val="00731DE3"/>
    <w:rsid w:val="007345D8"/>
    <w:rsid w:val="007345F4"/>
    <w:rsid w:val="0074024C"/>
    <w:rsid w:val="00742C6B"/>
    <w:rsid w:val="00743397"/>
    <w:rsid w:val="00750589"/>
    <w:rsid w:val="00751D38"/>
    <w:rsid w:val="00754B2E"/>
    <w:rsid w:val="00754FE8"/>
    <w:rsid w:val="00755B64"/>
    <w:rsid w:val="007609E9"/>
    <w:rsid w:val="00761A70"/>
    <w:rsid w:val="00761EFD"/>
    <w:rsid w:val="00763E93"/>
    <w:rsid w:val="007837D8"/>
    <w:rsid w:val="00785B71"/>
    <w:rsid w:val="00785C56"/>
    <w:rsid w:val="00787D3C"/>
    <w:rsid w:val="00791019"/>
    <w:rsid w:val="007926DE"/>
    <w:rsid w:val="00796618"/>
    <w:rsid w:val="007A035E"/>
    <w:rsid w:val="007A7B45"/>
    <w:rsid w:val="007A7CDB"/>
    <w:rsid w:val="007B374D"/>
    <w:rsid w:val="007B6CD4"/>
    <w:rsid w:val="007B762B"/>
    <w:rsid w:val="007C0402"/>
    <w:rsid w:val="007C5414"/>
    <w:rsid w:val="007C6B69"/>
    <w:rsid w:val="007D05E5"/>
    <w:rsid w:val="007D0777"/>
    <w:rsid w:val="007E0D4C"/>
    <w:rsid w:val="007E27B3"/>
    <w:rsid w:val="007E383E"/>
    <w:rsid w:val="007E5DBE"/>
    <w:rsid w:val="007F05E8"/>
    <w:rsid w:val="007F66C9"/>
    <w:rsid w:val="00810DFF"/>
    <w:rsid w:val="008113C1"/>
    <w:rsid w:val="00813925"/>
    <w:rsid w:val="008163BF"/>
    <w:rsid w:val="00820A87"/>
    <w:rsid w:val="00820BAC"/>
    <w:rsid w:val="008217D6"/>
    <w:rsid w:val="008236AC"/>
    <w:rsid w:val="00826DFB"/>
    <w:rsid w:val="008339B3"/>
    <w:rsid w:val="00833A64"/>
    <w:rsid w:val="00853264"/>
    <w:rsid w:val="00853DB2"/>
    <w:rsid w:val="00854E6A"/>
    <w:rsid w:val="00861D6A"/>
    <w:rsid w:val="00873AD1"/>
    <w:rsid w:val="00874D1C"/>
    <w:rsid w:val="008752FB"/>
    <w:rsid w:val="00875AFC"/>
    <w:rsid w:val="00891F6B"/>
    <w:rsid w:val="008922E6"/>
    <w:rsid w:val="008A0D9D"/>
    <w:rsid w:val="008A4907"/>
    <w:rsid w:val="008B7389"/>
    <w:rsid w:val="008B7CA7"/>
    <w:rsid w:val="008C60DE"/>
    <w:rsid w:val="008D0EDA"/>
    <w:rsid w:val="008D1C19"/>
    <w:rsid w:val="008E08A7"/>
    <w:rsid w:val="008E2B96"/>
    <w:rsid w:val="008E4F9B"/>
    <w:rsid w:val="008E55BA"/>
    <w:rsid w:val="008E686A"/>
    <w:rsid w:val="008F032C"/>
    <w:rsid w:val="008F35BD"/>
    <w:rsid w:val="00901827"/>
    <w:rsid w:val="00905B54"/>
    <w:rsid w:val="0090606B"/>
    <w:rsid w:val="0091423E"/>
    <w:rsid w:val="00915CFB"/>
    <w:rsid w:val="00916768"/>
    <w:rsid w:val="00916A52"/>
    <w:rsid w:val="009255DF"/>
    <w:rsid w:val="00926898"/>
    <w:rsid w:val="009318F6"/>
    <w:rsid w:val="00936FF8"/>
    <w:rsid w:val="009375AA"/>
    <w:rsid w:val="009414AB"/>
    <w:rsid w:val="009424F1"/>
    <w:rsid w:val="009430AD"/>
    <w:rsid w:val="009439F2"/>
    <w:rsid w:val="009447C9"/>
    <w:rsid w:val="00951280"/>
    <w:rsid w:val="009621B6"/>
    <w:rsid w:val="009621D0"/>
    <w:rsid w:val="00972134"/>
    <w:rsid w:val="0097690B"/>
    <w:rsid w:val="00981219"/>
    <w:rsid w:val="00983899"/>
    <w:rsid w:val="00987A25"/>
    <w:rsid w:val="00992FE0"/>
    <w:rsid w:val="009942AA"/>
    <w:rsid w:val="00994CCD"/>
    <w:rsid w:val="009A1955"/>
    <w:rsid w:val="009A7DB0"/>
    <w:rsid w:val="009A7F67"/>
    <w:rsid w:val="009B0C00"/>
    <w:rsid w:val="009B1F8D"/>
    <w:rsid w:val="009B24E6"/>
    <w:rsid w:val="009B6B95"/>
    <w:rsid w:val="009C0DD5"/>
    <w:rsid w:val="009C1EF5"/>
    <w:rsid w:val="009C1FFA"/>
    <w:rsid w:val="009C37A3"/>
    <w:rsid w:val="009C7AF1"/>
    <w:rsid w:val="009D0203"/>
    <w:rsid w:val="009E2759"/>
    <w:rsid w:val="009E6876"/>
    <w:rsid w:val="009F12BE"/>
    <w:rsid w:val="009F267E"/>
    <w:rsid w:val="009F3AF2"/>
    <w:rsid w:val="009F6DED"/>
    <w:rsid w:val="00A035B7"/>
    <w:rsid w:val="00A063CA"/>
    <w:rsid w:val="00A063D3"/>
    <w:rsid w:val="00A07815"/>
    <w:rsid w:val="00A118EF"/>
    <w:rsid w:val="00A126DA"/>
    <w:rsid w:val="00A15FDA"/>
    <w:rsid w:val="00A21DEE"/>
    <w:rsid w:val="00A22E4E"/>
    <w:rsid w:val="00A25D48"/>
    <w:rsid w:val="00A36851"/>
    <w:rsid w:val="00A469F6"/>
    <w:rsid w:val="00A5528D"/>
    <w:rsid w:val="00A57609"/>
    <w:rsid w:val="00A6001F"/>
    <w:rsid w:val="00A600EE"/>
    <w:rsid w:val="00A711A3"/>
    <w:rsid w:val="00A722A7"/>
    <w:rsid w:val="00A726B2"/>
    <w:rsid w:val="00A72867"/>
    <w:rsid w:val="00A75EF6"/>
    <w:rsid w:val="00A80FCB"/>
    <w:rsid w:val="00A84B46"/>
    <w:rsid w:val="00A93346"/>
    <w:rsid w:val="00AA76BC"/>
    <w:rsid w:val="00AB07BE"/>
    <w:rsid w:val="00AB0D2E"/>
    <w:rsid w:val="00AB0FC1"/>
    <w:rsid w:val="00AB25A3"/>
    <w:rsid w:val="00AB4A1E"/>
    <w:rsid w:val="00AB4BB9"/>
    <w:rsid w:val="00AC09FA"/>
    <w:rsid w:val="00AC58D9"/>
    <w:rsid w:val="00AC5DE8"/>
    <w:rsid w:val="00AD4640"/>
    <w:rsid w:val="00AE5E97"/>
    <w:rsid w:val="00AE7DBB"/>
    <w:rsid w:val="00AF2304"/>
    <w:rsid w:val="00AF4F7C"/>
    <w:rsid w:val="00AF6D63"/>
    <w:rsid w:val="00B006D9"/>
    <w:rsid w:val="00B075D1"/>
    <w:rsid w:val="00B07E81"/>
    <w:rsid w:val="00B11BD0"/>
    <w:rsid w:val="00B226A2"/>
    <w:rsid w:val="00B22A66"/>
    <w:rsid w:val="00B24C0E"/>
    <w:rsid w:val="00B24F09"/>
    <w:rsid w:val="00B379B6"/>
    <w:rsid w:val="00B42CC4"/>
    <w:rsid w:val="00B43842"/>
    <w:rsid w:val="00B44B25"/>
    <w:rsid w:val="00B4532E"/>
    <w:rsid w:val="00B5069C"/>
    <w:rsid w:val="00B50D35"/>
    <w:rsid w:val="00B55847"/>
    <w:rsid w:val="00B63306"/>
    <w:rsid w:val="00B66BE9"/>
    <w:rsid w:val="00B75A16"/>
    <w:rsid w:val="00B845D5"/>
    <w:rsid w:val="00B85DDE"/>
    <w:rsid w:val="00B86E09"/>
    <w:rsid w:val="00B93D0E"/>
    <w:rsid w:val="00B951D2"/>
    <w:rsid w:val="00B97B24"/>
    <w:rsid w:val="00BA0DD6"/>
    <w:rsid w:val="00BA57A2"/>
    <w:rsid w:val="00BA6B7F"/>
    <w:rsid w:val="00BB054D"/>
    <w:rsid w:val="00BB5911"/>
    <w:rsid w:val="00BB5D70"/>
    <w:rsid w:val="00BB7BEF"/>
    <w:rsid w:val="00BD58FF"/>
    <w:rsid w:val="00BE5909"/>
    <w:rsid w:val="00C01BB6"/>
    <w:rsid w:val="00C079AD"/>
    <w:rsid w:val="00C10F49"/>
    <w:rsid w:val="00C11867"/>
    <w:rsid w:val="00C20FAC"/>
    <w:rsid w:val="00C2251C"/>
    <w:rsid w:val="00C275D3"/>
    <w:rsid w:val="00C27C5C"/>
    <w:rsid w:val="00C30272"/>
    <w:rsid w:val="00C341E9"/>
    <w:rsid w:val="00C45534"/>
    <w:rsid w:val="00C51482"/>
    <w:rsid w:val="00C51F46"/>
    <w:rsid w:val="00C536E5"/>
    <w:rsid w:val="00C55F63"/>
    <w:rsid w:val="00C5754B"/>
    <w:rsid w:val="00C62AEC"/>
    <w:rsid w:val="00C637E9"/>
    <w:rsid w:val="00C64790"/>
    <w:rsid w:val="00C668CA"/>
    <w:rsid w:val="00C70C86"/>
    <w:rsid w:val="00C71AC9"/>
    <w:rsid w:val="00C7306E"/>
    <w:rsid w:val="00C90138"/>
    <w:rsid w:val="00C921F5"/>
    <w:rsid w:val="00C94164"/>
    <w:rsid w:val="00C967E5"/>
    <w:rsid w:val="00CA09F6"/>
    <w:rsid w:val="00CB0501"/>
    <w:rsid w:val="00CB18A7"/>
    <w:rsid w:val="00CB4B99"/>
    <w:rsid w:val="00CB650F"/>
    <w:rsid w:val="00CC36E5"/>
    <w:rsid w:val="00CD7EA8"/>
    <w:rsid w:val="00CE0B01"/>
    <w:rsid w:val="00CF244B"/>
    <w:rsid w:val="00CF6484"/>
    <w:rsid w:val="00CF6C6A"/>
    <w:rsid w:val="00CF71C6"/>
    <w:rsid w:val="00D01C88"/>
    <w:rsid w:val="00D03A16"/>
    <w:rsid w:val="00D055C4"/>
    <w:rsid w:val="00D13A76"/>
    <w:rsid w:val="00D1562E"/>
    <w:rsid w:val="00D17350"/>
    <w:rsid w:val="00D220CA"/>
    <w:rsid w:val="00D24957"/>
    <w:rsid w:val="00D27EE3"/>
    <w:rsid w:val="00D37AE2"/>
    <w:rsid w:val="00D44178"/>
    <w:rsid w:val="00D44836"/>
    <w:rsid w:val="00D45254"/>
    <w:rsid w:val="00D61C0C"/>
    <w:rsid w:val="00D62BC6"/>
    <w:rsid w:val="00D75C02"/>
    <w:rsid w:val="00D81D1F"/>
    <w:rsid w:val="00D84285"/>
    <w:rsid w:val="00D8448E"/>
    <w:rsid w:val="00D84559"/>
    <w:rsid w:val="00D84E20"/>
    <w:rsid w:val="00D858C2"/>
    <w:rsid w:val="00D94DA6"/>
    <w:rsid w:val="00DA00C1"/>
    <w:rsid w:val="00DA0829"/>
    <w:rsid w:val="00DA1D0F"/>
    <w:rsid w:val="00DA6FBF"/>
    <w:rsid w:val="00DB187C"/>
    <w:rsid w:val="00DB5585"/>
    <w:rsid w:val="00DC1170"/>
    <w:rsid w:val="00DC37EF"/>
    <w:rsid w:val="00DD2065"/>
    <w:rsid w:val="00DD397B"/>
    <w:rsid w:val="00DD7ACA"/>
    <w:rsid w:val="00DE012D"/>
    <w:rsid w:val="00DF0801"/>
    <w:rsid w:val="00DF5250"/>
    <w:rsid w:val="00DF5ADA"/>
    <w:rsid w:val="00DF67C2"/>
    <w:rsid w:val="00DF7320"/>
    <w:rsid w:val="00E1338A"/>
    <w:rsid w:val="00E13CD4"/>
    <w:rsid w:val="00E17F58"/>
    <w:rsid w:val="00E2241B"/>
    <w:rsid w:val="00E239A9"/>
    <w:rsid w:val="00E40CC6"/>
    <w:rsid w:val="00E434AF"/>
    <w:rsid w:val="00E45620"/>
    <w:rsid w:val="00E47045"/>
    <w:rsid w:val="00E471D3"/>
    <w:rsid w:val="00E4734C"/>
    <w:rsid w:val="00E51808"/>
    <w:rsid w:val="00E53465"/>
    <w:rsid w:val="00E55802"/>
    <w:rsid w:val="00E637E3"/>
    <w:rsid w:val="00E65163"/>
    <w:rsid w:val="00E73884"/>
    <w:rsid w:val="00E76BB9"/>
    <w:rsid w:val="00E77553"/>
    <w:rsid w:val="00E8061D"/>
    <w:rsid w:val="00E8131F"/>
    <w:rsid w:val="00E829C2"/>
    <w:rsid w:val="00E830D8"/>
    <w:rsid w:val="00E871C1"/>
    <w:rsid w:val="00E92407"/>
    <w:rsid w:val="00E94CA7"/>
    <w:rsid w:val="00E957BD"/>
    <w:rsid w:val="00EA2C5A"/>
    <w:rsid w:val="00EA601C"/>
    <w:rsid w:val="00EB2DA5"/>
    <w:rsid w:val="00EB5461"/>
    <w:rsid w:val="00EC57C3"/>
    <w:rsid w:val="00ED1C34"/>
    <w:rsid w:val="00ED3A0F"/>
    <w:rsid w:val="00ED7103"/>
    <w:rsid w:val="00EE7831"/>
    <w:rsid w:val="00EF0994"/>
    <w:rsid w:val="00EF37D1"/>
    <w:rsid w:val="00EF5EC0"/>
    <w:rsid w:val="00F01916"/>
    <w:rsid w:val="00F0667B"/>
    <w:rsid w:val="00F10BDB"/>
    <w:rsid w:val="00F131F7"/>
    <w:rsid w:val="00F13B64"/>
    <w:rsid w:val="00F236D6"/>
    <w:rsid w:val="00F25325"/>
    <w:rsid w:val="00F33006"/>
    <w:rsid w:val="00F346B0"/>
    <w:rsid w:val="00F40B82"/>
    <w:rsid w:val="00F41E7B"/>
    <w:rsid w:val="00F41F64"/>
    <w:rsid w:val="00F42911"/>
    <w:rsid w:val="00F447E8"/>
    <w:rsid w:val="00F523F6"/>
    <w:rsid w:val="00F54203"/>
    <w:rsid w:val="00F55D0C"/>
    <w:rsid w:val="00F57B0C"/>
    <w:rsid w:val="00F64FEA"/>
    <w:rsid w:val="00F7330F"/>
    <w:rsid w:val="00F74EEC"/>
    <w:rsid w:val="00F7790F"/>
    <w:rsid w:val="00F819DD"/>
    <w:rsid w:val="00F845EF"/>
    <w:rsid w:val="00F91DB5"/>
    <w:rsid w:val="00F924C8"/>
    <w:rsid w:val="00F935C1"/>
    <w:rsid w:val="00F9567E"/>
    <w:rsid w:val="00FA3D7C"/>
    <w:rsid w:val="00FB0BB5"/>
    <w:rsid w:val="00FB307D"/>
    <w:rsid w:val="00FB3F03"/>
    <w:rsid w:val="00FB5898"/>
    <w:rsid w:val="00FC5731"/>
    <w:rsid w:val="00FC7043"/>
    <w:rsid w:val="00FD5BA1"/>
    <w:rsid w:val="00FD6293"/>
    <w:rsid w:val="00FE1B41"/>
    <w:rsid w:val="00FE359E"/>
    <w:rsid w:val="00FE3E6E"/>
    <w:rsid w:val="00FE6D2C"/>
    <w:rsid w:val="00FE7784"/>
    <w:rsid w:val="00FF2AD7"/>
    <w:rsid w:val="00FF6C5E"/>
    <w:rsid w:val="00FF74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5AF1FAA-E308-4A34-98A5-E3C3F3A38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1EE2"/>
    <w:rPr>
      <w:rFonts w:ascii="Arial" w:hAnsi="Arial"/>
      <w:szCs w:val="24"/>
    </w:rPr>
  </w:style>
  <w:style w:type="paragraph" w:styleId="Heading1">
    <w:name w:val="heading 1"/>
    <w:aliases w:val="shead1"/>
    <w:basedOn w:val="Normal"/>
    <w:next w:val="BodyText"/>
    <w:qFormat/>
    <w:rsid w:val="00C62AEC"/>
    <w:pPr>
      <w:keepNext/>
      <w:numPr>
        <w:numId w:val="4"/>
      </w:numPr>
      <w:pBdr>
        <w:bottom w:val="single" w:sz="6" w:space="1" w:color="auto"/>
      </w:pBdr>
      <w:spacing w:before="240" w:after="60"/>
      <w:outlineLvl w:val="0"/>
    </w:pPr>
    <w:rPr>
      <w:rFonts w:cs="Arial"/>
      <w:b/>
      <w:bCs/>
      <w:caps/>
      <w:kern w:val="32"/>
      <w:sz w:val="28"/>
      <w:szCs w:val="32"/>
    </w:rPr>
  </w:style>
  <w:style w:type="paragraph" w:styleId="Heading2">
    <w:name w:val="heading 2"/>
    <w:basedOn w:val="Normal"/>
    <w:next w:val="BodyText"/>
    <w:qFormat/>
    <w:rsid w:val="00C62AEC"/>
    <w:pPr>
      <w:keepNext/>
      <w:numPr>
        <w:ilvl w:val="1"/>
        <w:numId w:val="4"/>
      </w:numPr>
      <w:spacing w:before="240" w:after="60"/>
      <w:outlineLvl w:val="1"/>
    </w:pPr>
    <w:rPr>
      <w:rFonts w:cs="Arial"/>
      <w:b/>
      <w:bCs/>
      <w:iCs/>
      <w:sz w:val="24"/>
      <w:szCs w:val="28"/>
    </w:rPr>
  </w:style>
  <w:style w:type="paragraph" w:styleId="Heading3">
    <w:name w:val="heading 3"/>
    <w:basedOn w:val="Normal"/>
    <w:next w:val="BodyText"/>
    <w:autoRedefine/>
    <w:qFormat/>
    <w:rsid w:val="0051277F"/>
    <w:pPr>
      <w:keepNext/>
      <w:numPr>
        <w:ilvl w:val="2"/>
        <w:numId w:val="4"/>
      </w:numPr>
      <w:tabs>
        <w:tab w:val="clear" w:pos="1440"/>
        <w:tab w:val="left" w:pos="720"/>
      </w:tabs>
      <w:spacing w:before="240" w:after="60"/>
      <w:ind w:left="720" w:hanging="720"/>
      <w:outlineLvl w:val="2"/>
    </w:pPr>
    <w:rPr>
      <w:rFonts w:cs="Arial"/>
      <w:b/>
      <w:bCs/>
      <w:szCs w:val="26"/>
    </w:rPr>
  </w:style>
  <w:style w:type="paragraph" w:styleId="Heading4">
    <w:name w:val="heading 4"/>
    <w:basedOn w:val="Normal"/>
    <w:next w:val="BodyText"/>
    <w:qFormat/>
    <w:rsid w:val="00C62AEC"/>
    <w:pPr>
      <w:keepNext/>
      <w:numPr>
        <w:ilvl w:val="3"/>
        <w:numId w:val="4"/>
      </w:numPr>
      <w:spacing w:before="120"/>
      <w:outlineLvl w:val="3"/>
    </w:pPr>
    <w:rPr>
      <w:b/>
      <w:bCs/>
      <w:szCs w:val="28"/>
    </w:rPr>
  </w:style>
  <w:style w:type="paragraph" w:styleId="Heading5">
    <w:name w:val="heading 5"/>
    <w:basedOn w:val="Normal"/>
    <w:next w:val="BodyText"/>
    <w:qFormat/>
    <w:rsid w:val="00C62AEC"/>
    <w:pPr>
      <w:keepNext/>
      <w:keepLines/>
      <w:spacing w:after="60" w:line="280" w:lineRule="exact"/>
      <w:outlineLvl w:val="4"/>
    </w:pPr>
    <w:rPr>
      <w:b/>
      <w:i/>
      <w:kern w:val="28"/>
      <w:szCs w:val="20"/>
    </w:rPr>
  </w:style>
  <w:style w:type="paragraph" w:styleId="Heading6">
    <w:name w:val="heading 6"/>
    <w:basedOn w:val="Normal"/>
    <w:next w:val="BodyText"/>
    <w:qFormat/>
    <w:rsid w:val="00C62AEC"/>
    <w:pPr>
      <w:keepNext/>
      <w:keepLines/>
      <w:spacing w:after="60" w:line="280" w:lineRule="exact"/>
      <w:outlineLvl w:val="5"/>
    </w:pPr>
    <w:rPr>
      <w:b/>
      <w:kern w:val="28"/>
      <w:sz w:val="18"/>
      <w:szCs w:val="20"/>
    </w:rPr>
  </w:style>
  <w:style w:type="paragraph" w:styleId="Heading7">
    <w:name w:val="heading 7"/>
    <w:basedOn w:val="Normal"/>
    <w:next w:val="BodyText"/>
    <w:qFormat/>
    <w:rsid w:val="00C62AEC"/>
    <w:pPr>
      <w:keepNext/>
      <w:keepLines/>
      <w:spacing w:before="240" w:after="120" w:line="280" w:lineRule="exact"/>
      <w:outlineLvl w:val="6"/>
    </w:pPr>
    <w:rPr>
      <w:kern w:val="28"/>
      <w:sz w:val="22"/>
      <w:szCs w:val="20"/>
    </w:rPr>
  </w:style>
  <w:style w:type="paragraph" w:styleId="Heading8">
    <w:name w:val="heading 8"/>
    <w:basedOn w:val="Normal"/>
    <w:next w:val="BodyText"/>
    <w:qFormat/>
    <w:rsid w:val="00C62AEC"/>
    <w:pPr>
      <w:keepNext/>
      <w:keepLines/>
      <w:spacing w:before="240" w:after="120" w:line="280" w:lineRule="exact"/>
      <w:outlineLvl w:val="7"/>
    </w:pPr>
    <w:rPr>
      <w:i/>
      <w:kern w:val="28"/>
      <w:sz w:val="22"/>
      <w:szCs w:val="20"/>
    </w:rPr>
  </w:style>
  <w:style w:type="paragraph" w:styleId="Heading9">
    <w:name w:val="heading 9"/>
    <w:basedOn w:val="Normal"/>
    <w:next w:val="BodyText"/>
    <w:qFormat/>
    <w:rsid w:val="00C62AEC"/>
    <w:pPr>
      <w:keepNext/>
      <w:keepLines/>
      <w:spacing w:before="240" w:after="120" w:line="280" w:lineRule="exact"/>
      <w:outlineLvl w:val="8"/>
    </w:pPr>
    <w:rPr>
      <w:i/>
      <w:kern w:val="28"/>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C62AEC"/>
    <w:pPr>
      <w:tabs>
        <w:tab w:val="center" w:pos="4320"/>
        <w:tab w:val="right" w:pos="8640"/>
      </w:tabs>
    </w:pPr>
    <w:rPr>
      <w:sz w:val="28"/>
    </w:rPr>
  </w:style>
  <w:style w:type="paragraph" w:styleId="Footer">
    <w:name w:val="footer"/>
    <w:basedOn w:val="Normal"/>
    <w:link w:val="FooterChar"/>
    <w:uiPriority w:val="99"/>
    <w:rsid w:val="00C62AEC"/>
    <w:pPr>
      <w:tabs>
        <w:tab w:val="center" w:pos="4320"/>
        <w:tab w:val="right" w:pos="8640"/>
      </w:tabs>
    </w:pPr>
  </w:style>
  <w:style w:type="character" w:styleId="PageNumber">
    <w:name w:val="page number"/>
    <w:basedOn w:val="DefaultParagraphFont"/>
    <w:rsid w:val="00C62AEC"/>
  </w:style>
  <w:style w:type="paragraph" w:styleId="TOC1">
    <w:name w:val="toc 1"/>
    <w:basedOn w:val="Normal"/>
    <w:next w:val="Normal"/>
    <w:autoRedefine/>
    <w:uiPriority w:val="39"/>
    <w:rsid w:val="009942AA"/>
    <w:pPr>
      <w:tabs>
        <w:tab w:val="left" w:pos="480"/>
        <w:tab w:val="right" w:leader="dot" w:pos="10800"/>
      </w:tabs>
      <w:jc w:val="both"/>
    </w:pPr>
  </w:style>
  <w:style w:type="paragraph" w:styleId="TOC2">
    <w:name w:val="toc 2"/>
    <w:basedOn w:val="Normal"/>
    <w:next w:val="Normal"/>
    <w:autoRedefine/>
    <w:uiPriority w:val="39"/>
    <w:rsid w:val="009942AA"/>
    <w:pPr>
      <w:tabs>
        <w:tab w:val="left" w:pos="960"/>
        <w:tab w:val="right" w:leader="dot" w:pos="10800"/>
      </w:tabs>
      <w:ind w:left="240"/>
    </w:pPr>
  </w:style>
  <w:style w:type="paragraph" w:styleId="TOC3">
    <w:name w:val="toc 3"/>
    <w:basedOn w:val="Normal"/>
    <w:next w:val="Normal"/>
    <w:autoRedefine/>
    <w:uiPriority w:val="39"/>
    <w:rsid w:val="003A372C"/>
    <w:pPr>
      <w:tabs>
        <w:tab w:val="left" w:pos="1200"/>
        <w:tab w:val="right" w:leader="dot" w:pos="10080"/>
      </w:tabs>
      <w:ind w:left="480"/>
    </w:pPr>
  </w:style>
  <w:style w:type="paragraph" w:styleId="TOC4">
    <w:name w:val="toc 4"/>
    <w:basedOn w:val="Normal"/>
    <w:next w:val="Normal"/>
    <w:autoRedefine/>
    <w:semiHidden/>
    <w:rsid w:val="00C62AEC"/>
    <w:pPr>
      <w:ind w:left="720"/>
    </w:pPr>
  </w:style>
  <w:style w:type="paragraph" w:styleId="TOC5">
    <w:name w:val="toc 5"/>
    <w:basedOn w:val="Normal"/>
    <w:next w:val="Normal"/>
    <w:autoRedefine/>
    <w:semiHidden/>
    <w:rsid w:val="00C62AEC"/>
    <w:pPr>
      <w:ind w:left="960"/>
    </w:pPr>
  </w:style>
  <w:style w:type="paragraph" w:styleId="TOC6">
    <w:name w:val="toc 6"/>
    <w:basedOn w:val="Normal"/>
    <w:next w:val="Normal"/>
    <w:autoRedefine/>
    <w:semiHidden/>
    <w:rsid w:val="00C62AEC"/>
    <w:pPr>
      <w:ind w:left="1200"/>
    </w:pPr>
  </w:style>
  <w:style w:type="paragraph" w:styleId="TOC7">
    <w:name w:val="toc 7"/>
    <w:basedOn w:val="Normal"/>
    <w:next w:val="Normal"/>
    <w:autoRedefine/>
    <w:semiHidden/>
    <w:rsid w:val="00C62AEC"/>
    <w:pPr>
      <w:ind w:left="1440"/>
    </w:pPr>
  </w:style>
  <w:style w:type="paragraph" w:styleId="TOC8">
    <w:name w:val="toc 8"/>
    <w:basedOn w:val="Normal"/>
    <w:next w:val="Normal"/>
    <w:autoRedefine/>
    <w:semiHidden/>
    <w:rsid w:val="00C62AEC"/>
    <w:pPr>
      <w:ind w:left="1680"/>
    </w:pPr>
  </w:style>
  <w:style w:type="paragraph" w:styleId="TOC9">
    <w:name w:val="toc 9"/>
    <w:basedOn w:val="Normal"/>
    <w:next w:val="Normal"/>
    <w:autoRedefine/>
    <w:semiHidden/>
    <w:rsid w:val="00C62AEC"/>
    <w:pPr>
      <w:ind w:left="1920"/>
    </w:pPr>
  </w:style>
  <w:style w:type="character" w:styleId="Hyperlink">
    <w:name w:val="Hyperlink"/>
    <w:basedOn w:val="DefaultParagraphFont"/>
    <w:uiPriority w:val="99"/>
    <w:rsid w:val="00C62AEC"/>
    <w:rPr>
      <w:color w:val="0000FF"/>
      <w:u w:val="single"/>
    </w:rPr>
  </w:style>
  <w:style w:type="paragraph" w:customStyle="1" w:styleId="H3">
    <w:name w:val="H3"/>
    <w:basedOn w:val="Normal"/>
    <w:rsid w:val="00C62AEC"/>
    <w:pPr>
      <w:numPr>
        <w:ilvl w:val="3"/>
        <w:numId w:val="5"/>
      </w:numPr>
    </w:pPr>
  </w:style>
  <w:style w:type="paragraph" w:styleId="BodyText">
    <w:name w:val="Body Text"/>
    <w:aliases w:val="Body Text Char"/>
    <w:basedOn w:val="Normal"/>
    <w:link w:val="BodyTextChar1"/>
    <w:rsid w:val="00C62AEC"/>
    <w:pPr>
      <w:spacing w:after="120"/>
    </w:pPr>
    <w:rPr>
      <w:szCs w:val="20"/>
    </w:rPr>
  </w:style>
  <w:style w:type="paragraph" w:styleId="List2">
    <w:name w:val="List 2"/>
    <w:basedOn w:val="Normal"/>
    <w:rsid w:val="00C62AEC"/>
    <w:pPr>
      <w:ind w:left="720" w:hanging="360"/>
    </w:pPr>
  </w:style>
  <w:style w:type="paragraph" w:styleId="BodyText2">
    <w:name w:val="Body Text 2"/>
    <w:basedOn w:val="Normal"/>
    <w:rsid w:val="00C62AEC"/>
    <w:rPr>
      <w:color w:val="008000"/>
    </w:rPr>
  </w:style>
  <w:style w:type="paragraph" w:styleId="TableofAuthorities">
    <w:name w:val="table of authorities"/>
    <w:basedOn w:val="Normal"/>
    <w:next w:val="Normal"/>
    <w:semiHidden/>
    <w:rsid w:val="00C62AEC"/>
    <w:pPr>
      <w:jc w:val="center"/>
    </w:pPr>
    <w:rPr>
      <w:b/>
    </w:rPr>
  </w:style>
  <w:style w:type="paragraph" w:styleId="BodyText3">
    <w:name w:val="Body Text 3"/>
    <w:basedOn w:val="Normal"/>
    <w:rsid w:val="00C62AEC"/>
    <w:pPr>
      <w:spacing w:after="120"/>
    </w:pPr>
    <w:rPr>
      <w:sz w:val="18"/>
      <w:szCs w:val="16"/>
    </w:rPr>
  </w:style>
  <w:style w:type="paragraph" w:styleId="Title">
    <w:name w:val="Title"/>
    <w:basedOn w:val="Normal"/>
    <w:link w:val="TitleChar"/>
    <w:qFormat/>
    <w:rsid w:val="00C62AEC"/>
    <w:pPr>
      <w:spacing w:before="240" w:after="60"/>
      <w:outlineLvl w:val="0"/>
    </w:pPr>
    <w:rPr>
      <w:rFonts w:cs="Arial"/>
      <w:b/>
      <w:bCs/>
      <w:kern w:val="28"/>
      <w:sz w:val="28"/>
      <w:szCs w:val="32"/>
    </w:rPr>
  </w:style>
  <w:style w:type="character" w:customStyle="1" w:styleId="hyper1">
    <w:name w:val="hyper1"/>
    <w:basedOn w:val="DefaultParagraphFont"/>
    <w:rsid w:val="00C62AEC"/>
    <w:rPr>
      <w:rFonts w:ascii="Verdana" w:hAnsi="Verdana" w:hint="default"/>
      <w:color w:val="333333"/>
      <w:sz w:val="18"/>
      <w:szCs w:val="18"/>
    </w:rPr>
  </w:style>
  <w:style w:type="character" w:styleId="FollowedHyperlink">
    <w:name w:val="FollowedHyperlink"/>
    <w:basedOn w:val="DefaultParagraphFont"/>
    <w:rsid w:val="00C62AEC"/>
    <w:rPr>
      <w:color w:val="800080"/>
      <w:u w:val="single"/>
    </w:rPr>
  </w:style>
  <w:style w:type="paragraph" w:customStyle="1" w:styleId="Title2">
    <w:name w:val="Title2"/>
    <w:basedOn w:val="Title"/>
    <w:rsid w:val="00C62AEC"/>
    <w:pPr>
      <w:spacing w:before="0" w:after="0"/>
    </w:pPr>
    <w:rPr>
      <w:rFonts w:cs="Times New Roman"/>
      <w:bCs w:val="0"/>
      <w:szCs w:val="20"/>
    </w:rPr>
  </w:style>
  <w:style w:type="table" w:styleId="TableGrid">
    <w:name w:val="Table Grid"/>
    <w:basedOn w:val="TableNormal"/>
    <w:rsid w:val="00C62A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C62AEC"/>
    <w:rPr>
      <w:rFonts w:ascii="Tahoma" w:hAnsi="Tahoma" w:cs="Tahoma"/>
      <w:sz w:val="16"/>
      <w:szCs w:val="16"/>
    </w:rPr>
  </w:style>
  <w:style w:type="character" w:customStyle="1" w:styleId="BalloonTextChar">
    <w:name w:val="Balloon Text Char"/>
    <w:basedOn w:val="DefaultParagraphFont"/>
    <w:link w:val="BalloonText"/>
    <w:rsid w:val="00C62AEC"/>
    <w:rPr>
      <w:rFonts w:ascii="Tahoma" w:hAnsi="Tahoma" w:cs="Tahoma"/>
      <w:sz w:val="16"/>
      <w:szCs w:val="16"/>
    </w:rPr>
  </w:style>
  <w:style w:type="table" w:customStyle="1" w:styleId="LightShading-Accent11">
    <w:name w:val="Light Shading - Accent 11"/>
    <w:basedOn w:val="TableNormal"/>
    <w:uiPriority w:val="60"/>
    <w:rsid w:val="00C62AE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11">
    <w:name w:val="Light Grid - Accent 11"/>
    <w:basedOn w:val="TableNormal"/>
    <w:uiPriority w:val="62"/>
    <w:rsid w:val="00C62AEC"/>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List-Accent11">
    <w:name w:val="Light List - Accent 11"/>
    <w:basedOn w:val="TableNormal"/>
    <w:uiPriority w:val="61"/>
    <w:rsid w:val="00C62AEC"/>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11">
    <w:name w:val="Medium Shading 1 - Accent 11"/>
    <w:basedOn w:val="TableNormal"/>
    <w:uiPriority w:val="63"/>
    <w:rsid w:val="00C62AE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List1-Accent11">
    <w:name w:val="Medium List 1 - Accent 11"/>
    <w:basedOn w:val="TableNormal"/>
    <w:uiPriority w:val="65"/>
    <w:rsid w:val="00C62AEC"/>
    <w:rPr>
      <w:color w:val="000000"/>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character" w:customStyle="1" w:styleId="TitleChar">
    <w:name w:val="Title Char"/>
    <w:basedOn w:val="DefaultParagraphFont"/>
    <w:link w:val="Title"/>
    <w:rsid w:val="00C62AEC"/>
    <w:rPr>
      <w:rFonts w:ascii="Arial" w:hAnsi="Arial" w:cs="Arial"/>
      <w:b/>
      <w:bCs/>
      <w:kern w:val="28"/>
      <w:sz w:val="28"/>
      <w:szCs w:val="32"/>
    </w:rPr>
  </w:style>
  <w:style w:type="paragraph" w:styleId="Caption">
    <w:name w:val="caption"/>
    <w:basedOn w:val="Normal"/>
    <w:next w:val="BodyText"/>
    <w:unhideWhenUsed/>
    <w:qFormat/>
    <w:rsid w:val="003E714C"/>
    <w:pPr>
      <w:spacing w:after="120"/>
      <w:jc w:val="center"/>
    </w:pPr>
    <w:rPr>
      <w:b/>
      <w:bCs/>
      <w:szCs w:val="20"/>
    </w:rPr>
  </w:style>
  <w:style w:type="character" w:customStyle="1" w:styleId="BodyTextChar1">
    <w:name w:val="Body Text Char1"/>
    <w:aliases w:val="Body Text Char Char"/>
    <w:basedOn w:val="DefaultParagraphFont"/>
    <w:link w:val="BodyText"/>
    <w:rsid w:val="001B1EE2"/>
    <w:rPr>
      <w:rFonts w:ascii="Arial" w:hAnsi="Arial"/>
    </w:rPr>
  </w:style>
  <w:style w:type="paragraph" w:styleId="FootnoteText">
    <w:name w:val="footnote text"/>
    <w:basedOn w:val="Normal"/>
    <w:link w:val="FootnoteTextChar"/>
    <w:rsid w:val="006176AC"/>
    <w:rPr>
      <w:szCs w:val="20"/>
    </w:rPr>
  </w:style>
  <w:style w:type="character" w:customStyle="1" w:styleId="FootnoteTextChar">
    <w:name w:val="Footnote Text Char"/>
    <w:basedOn w:val="DefaultParagraphFont"/>
    <w:link w:val="FootnoteText"/>
    <w:rsid w:val="006176AC"/>
    <w:rPr>
      <w:rFonts w:ascii="Arial" w:hAnsi="Arial"/>
    </w:rPr>
  </w:style>
  <w:style w:type="character" w:styleId="FootnoteReference">
    <w:name w:val="footnote reference"/>
    <w:basedOn w:val="DefaultParagraphFont"/>
    <w:rsid w:val="006176AC"/>
    <w:rPr>
      <w:vertAlign w:val="superscript"/>
    </w:rPr>
  </w:style>
  <w:style w:type="paragraph" w:customStyle="1" w:styleId="StyleBodyTextBodyTextCharRed">
    <w:name w:val="Style Body TextBody Text Char + Red"/>
    <w:basedOn w:val="BodyText"/>
    <w:rsid w:val="006D10B4"/>
    <w:rPr>
      <w:color w:val="FF0000"/>
    </w:rPr>
  </w:style>
  <w:style w:type="paragraph" w:customStyle="1" w:styleId="StyleHeading2Red">
    <w:name w:val="Style Heading 2 + Red"/>
    <w:basedOn w:val="Heading2"/>
    <w:next w:val="BodyText"/>
    <w:rsid w:val="00983899"/>
    <w:rPr>
      <w:iCs w:val="0"/>
      <w:color w:val="FF0000"/>
    </w:rPr>
  </w:style>
  <w:style w:type="paragraph" w:customStyle="1" w:styleId="StyleHeaderItalic">
    <w:name w:val="Style Header + Italic"/>
    <w:basedOn w:val="Header"/>
    <w:rsid w:val="008E55BA"/>
    <w:pPr>
      <w:pBdr>
        <w:bottom w:val="single" w:sz="4" w:space="1" w:color="auto"/>
      </w:pBdr>
      <w:spacing w:before="240" w:after="60"/>
    </w:pPr>
    <w:rPr>
      <w:i/>
      <w:iCs/>
    </w:rPr>
  </w:style>
  <w:style w:type="character" w:customStyle="1" w:styleId="HeaderChar">
    <w:name w:val="Header Char"/>
    <w:basedOn w:val="DefaultParagraphFont"/>
    <w:link w:val="Header"/>
    <w:uiPriority w:val="99"/>
    <w:rsid w:val="001164C3"/>
    <w:rPr>
      <w:rFonts w:ascii="Arial" w:hAnsi="Arial"/>
      <w:sz w:val="28"/>
      <w:szCs w:val="24"/>
    </w:rPr>
  </w:style>
  <w:style w:type="character" w:customStyle="1" w:styleId="FooterChar">
    <w:name w:val="Footer Char"/>
    <w:basedOn w:val="DefaultParagraphFont"/>
    <w:link w:val="Footer"/>
    <w:uiPriority w:val="99"/>
    <w:rsid w:val="00C341E9"/>
    <w:rPr>
      <w:rFonts w:ascii="Arial" w:hAnsi="Arial"/>
      <w:szCs w:val="24"/>
    </w:rPr>
  </w:style>
  <w:style w:type="character" w:styleId="CommentReference">
    <w:name w:val="annotation reference"/>
    <w:basedOn w:val="DefaultParagraphFont"/>
    <w:rsid w:val="00FD5BA1"/>
    <w:rPr>
      <w:sz w:val="16"/>
      <w:szCs w:val="16"/>
    </w:rPr>
  </w:style>
  <w:style w:type="paragraph" w:styleId="CommentText">
    <w:name w:val="annotation text"/>
    <w:basedOn w:val="Normal"/>
    <w:link w:val="CommentTextChar"/>
    <w:rsid w:val="00FD5BA1"/>
    <w:rPr>
      <w:szCs w:val="20"/>
    </w:rPr>
  </w:style>
  <w:style w:type="character" w:customStyle="1" w:styleId="CommentTextChar">
    <w:name w:val="Comment Text Char"/>
    <w:basedOn w:val="DefaultParagraphFont"/>
    <w:link w:val="CommentText"/>
    <w:rsid w:val="00FD5BA1"/>
    <w:rPr>
      <w:rFonts w:ascii="Arial" w:hAnsi="Arial"/>
    </w:rPr>
  </w:style>
  <w:style w:type="character" w:styleId="Strong">
    <w:name w:val="Strong"/>
    <w:basedOn w:val="DefaultParagraphFont"/>
    <w:uiPriority w:val="22"/>
    <w:qFormat/>
    <w:rsid w:val="00763E93"/>
    <w:rPr>
      <w:b/>
      <w:bCs/>
    </w:rPr>
  </w:style>
  <w:style w:type="paragraph" w:styleId="CommentSubject">
    <w:name w:val="annotation subject"/>
    <w:basedOn w:val="CommentText"/>
    <w:next w:val="CommentText"/>
    <w:link w:val="CommentSubjectChar"/>
    <w:rsid w:val="00C2251C"/>
    <w:rPr>
      <w:b/>
      <w:bCs/>
    </w:rPr>
  </w:style>
  <w:style w:type="character" w:customStyle="1" w:styleId="CommentSubjectChar">
    <w:name w:val="Comment Subject Char"/>
    <w:basedOn w:val="CommentTextChar"/>
    <w:link w:val="CommentSubject"/>
    <w:rsid w:val="00C2251C"/>
    <w:rPr>
      <w:rFonts w:ascii="Arial" w:hAnsi="Arial"/>
      <w:b/>
      <w:bCs/>
    </w:rPr>
  </w:style>
  <w:style w:type="paragraph" w:styleId="TableofFigures">
    <w:name w:val="table of figures"/>
    <w:basedOn w:val="Normal"/>
    <w:next w:val="Normal"/>
    <w:uiPriority w:val="99"/>
    <w:rsid w:val="004F72C3"/>
  </w:style>
  <w:style w:type="paragraph" w:styleId="ListParagraph">
    <w:name w:val="List Paragraph"/>
    <w:basedOn w:val="Normal"/>
    <w:uiPriority w:val="34"/>
    <w:qFormat/>
    <w:rsid w:val="004B4F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848622">
      <w:bodyDiv w:val="1"/>
      <w:marLeft w:val="0"/>
      <w:marRight w:val="0"/>
      <w:marTop w:val="0"/>
      <w:marBottom w:val="0"/>
      <w:divBdr>
        <w:top w:val="none" w:sz="0" w:space="0" w:color="auto"/>
        <w:left w:val="none" w:sz="0" w:space="0" w:color="auto"/>
        <w:bottom w:val="none" w:sz="0" w:space="0" w:color="auto"/>
        <w:right w:val="none" w:sz="0" w:space="0" w:color="auto"/>
      </w:divBdr>
    </w:div>
    <w:div w:id="316418713">
      <w:bodyDiv w:val="1"/>
      <w:marLeft w:val="0"/>
      <w:marRight w:val="0"/>
      <w:marTop w:val="0"/>
      <w:marBottom w:val="0"/>
      <w:divBdr>
        <w:top w:val="none" w:sz="0" w:space="0" w:color="auto"/>
        <w:left w:val="none" w:sz="0" w:space="0" w:color="auto"/>
        <w:bottom w:val="none" w:sz="0" w:space="0" w:color="auto"/>
        <w:right w:val="none" w:sz="0" w:space="0" w:color="auto"/>
      </w:divBdr>
    </w:div>
    <w:div w:id="1588071856">
      <w:bodyDiv w:val="1"/>
      <w:marLeft w:val="0"/>
      <w:marRight w:val="0"/>
      <w:marTop w:val="0"/>
      <w:marBottom w:val="0"/>
      <w:divBdr>
        <w:top w:val="none" w:sz="0" w:space="0" w:color="auto"/>
        <w:left w:val="none" w:sz="0" w:space="0" w:color="auto"/>
        <w:bottom w:val="none" w:sz="0" w:space="0" w:color="auto"/>
        <w:right w:val="none" w:sz="0" w:space="0" w:color="auto"/>
      </w:divBdr>
    </w:div>
    <w:div w:id="1848782969">
      <w:bodyDiv w:val="1"/>
      <w:marLeft w:val="0"/>
      <w:marRight w:val="0"/>
      <w:marTop w:val="0"/>
      <w:marBottom w:val="0"/>
      <w:divBdr>
        <w:top w:val="none" w:sz="0" w:space="0" w:color="auto"/>
        <w:left w:val="none" w:sz="0" w:space="0" w:color="auto"/>
        <w:bottom w:val="none" w:sz="0" w:space="0" w:color="auto"/>
        <w:right w:val="none" w:sz="0" w:space="0" w:color="auto"/>
      </w:divBdr>
    </w:div>
    <w:div w:id="2099977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oleObject" Target="embeddings/oleObject3.bin"/><Relationship Id="rId26" Type="http://schemas.openxmlformats.org/officeDocument/2006/relationships/oleObject" Target="embeddings/oleObject7.bin"/><Relationship Id="rId3" Type="http://schemas.openxmlformats.org/officeDocument/2006/relationships/customXml" Target="../customXml/item3.xml"/><Relationship Id="rId21" Type="http://schemas.openxmlformats.org/officeDocument/2006/relationships/image" Target="media/image7.emf"/><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oleObject" Target="embeddings/oleObject6.bin"/><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1.jpe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emf"/><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0.jpeg"/><Relationship Id="rId30" Type="http://schemas.openxmlformats.org/officeDocument/2006/relationships/image" Target="media/image13.jpeg"/><Relationship Id="rId35"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ackas\Documents\9%20-%20mobile\01-Canada\01%20-%20Currrent%20Documents\Release%204\BBYC%20Mobile%20Feature%20Document_04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DD96454AA006D4FBDFADC046BE8270C" ma:contentTypeVersion="0" ma:contentTypeDescription="Create a new document." ma:contentTypeScope="" ma:versionID="3276d4b053e170ae20151d5c0bd617e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0469C8-C631-4966-BEC7-E68FA8641AC4}">
  <ds:schemaRefs>
    <ds:schemaRef ds:uri="http://schemas.microsoft.com/sharepoint/v3/contenttype/forms"/>
  </ds:schemaRefs>
</ds:datastoreItem>
</file>

<file path=customXml/itemProps2.xml><?xml version="1.0" encoding="utf-8"?>
<ds:datastoreItem xmlns:ds="http://schemas.openxmlformats.org/officeDocument/2006/customXml" ds:itemID="{34998A58-387E-4E6E-976B-120B33BBCE3A}">
  <ds:schemaRefs>
    <ds:schemaRef ds:uri="http://schemas.microsoft.com/office/2006/metadata/properties"/>
  </ds:schemaRefs>
</ds:datastoreItem>
</file>

<file path=customXml/itemProps3.xml><?xml version="1.0" encoding="utf-8"?>
<ds:datastoreItem xmlns:ds="http://schemas.openxmlformats.org/officeDocument/2006/customXml" ds:itemID="{81AD60C6-26C1-4B73-A3D6-D3609FE442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CA30930B-EF15-4867-9655-4471E1E4F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BBYC Mobile Feature Document_0404.dotx</Template>
  <TotalTime>955</TotalTime>
  <Pages>24</Pages>
  <Words>5350</Words>
  <Characters>30497</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eDoc</vt:lpstr>
    </vt:vector>
  </TitlesOfParts>
  <Company>Stella Nova Technologies, Inc.</Company>
  <LinksUpToDate>false</LinksUpToDate>
  <CharactersWithSpaces>35776</CharactersWithSpaces>
  <SharedDoc>false</SharedDoc>
  <HLinks>
    <vt:vector size="252" baseType="variant">
      <vt:variant>
        <vt:i4>1441844</vt:i4>
      </vt:variant>
      <vt:variant>
        <vt:i4>254</vt:i4>
      </vt:variant>
      <vt:variant>
        <vt:i4>0</vt:i4>
      </vt:variant>
      <vt:variant>
        <vt:i4>5</vt:i4>
      </vt:variant>
      <vt:variant>
        <vt:lpwstr/>
      </vt:variant>
      <vt:variant>
        <vt:lpwstr>_Toc237224347</vt:lpwstr>
      </vt:variant>
      <vt:variant>
        <vt:i4>1441844</vt:i4>
      </vt:variant>
      <vt:variant>
        <vt:i4>248</vt:i4>
      </vt:variant>
      <vt:variant>
        <vt:i4>0</vt:i4>
      </vt:variant>
      <vt:variant>
        <vt:i4>5</vt:i4>
      </vt:variant>
      <vt:variant>
        <vt:lpwstr/>
      </vt:variant>
      <vt:variant>
        <vt:lpwstr>_Toc237224346</vt:lpwstr>
      </vt:variant>
      <vt:variant>
        <vt:i4>1441844</vt:i4>
      </vt:variant>
      <vt:variant>
        <vt:i4>242</vt:i4>
      </vt:variant>
      <vt:variant>
        <vt:i4>0</vt:i4>
      </vt:variant>
      <vt:variant>
        <vt:i4>5</vt:i4>
      </vt:variant>
      <vt:variant>
        <vt:lpwstr/>
      </vt:variant>
      <vt:variant>
        <vt:lpwstr>_Toc237224345</vt:lpwstr>
      </vt:variant>
      <vt:variant>
        <vt:i4>1441844</vt:i4>
      </vt:variant>
      <vt:variant>
        <vt:i4>236</vt:i4>
      </vt:variant>
      <vt:variant>
        <vt:i4>0</vt:i4>
      </vt:variant>
      <vt:variant>
        <vt:i4>5</vt:i4>
      </vt:variant>
      <vt:variant>
        <vt:lpwstr/>
      </vt:variant>
      <vt:variant>
        <vt:lpwstr>_Toc237224344</vt:lpwstr>
      </vt:variant>
      <vt:variant>
        <vt:i4>1441844</vt:i4>
      </vt:variant>
      <vt:variant>
        <vt:i4>230</vt:i4>
      </vt:variant>
      <vt:variant>
        <vt:i4>0</vt:i4>
      </vt:variant>
      <vt:variant>
        <vt:i4>5</vt:i4>
      </vt:variant>
      <vt:variant>
        <vt:lpwstr/>
      </vt:variant>
      <vt:variant>
        <vt:lpwstr>_Toc237224343</vt:lpwstr>
      </vt:variant>
      <vt:variant>
        <vt:i4>1441844</vt:i4>
      </vt:variant>
      <vt:variant>
        <vt:i4>224</vt:i4>
      </vt:variant>
      <vt:variant>
        <vt:i4>0</vt:i4>
      </vt:variant>
      <vt:variant>
        <vt:i4>5</vt:i4>
      </vt:variant>
      <vt:variant>
        <vt:lpwstr/>
      </vt:variant>
      <vt:variant>
        <vt:lpwstr>_Toc237224342</vt:lpwstr>
      </vt:variant>
      <vt:variant>
        <vt:i4>1441844</vt:i4>
      </vt:variant>
      <vt:variant>
        <vt:i4>218</vt:i4>
      </vt:variant>
      <vt:variant>
        <vt:i4>0</vt:i4>
      </vt:variant>
      <vt:variant>
        <vt:i4>5</vt:i4>
      </vt:variant>
      <vt:variant>
        <vt:lpwstr/>
      </vt:variant>
      <vt:variant>
        <vt:lpwstr>_Toc237224341</vt:lpwstr>
      </vt:variant>
      <vt:variant>
        <vt:i4>1441844</vt:i4>
      </vt:variant>
      <vt:variant>
        <vt:i4>212</vt:i4>
      </vt:variant>
      <vt:variant>
        <vt:i4>0</vt:i4>
      </vt:variant>
      <vt:variant>
        <vt:i4>5</vt:i4>
      </vt:variant>
      <vt:variant>
        <vt:lpwstr/>
      </vt:variant>
      <vt:variant>
        <vt:lpwstr>_Toc237224340</vt:lpwstr>
      </vt:variant>
      <vt:variant>
        <vt:i4>1114164</vt:i4>
      </vt:variant>
      <vt:variant>
        <vt:i4>206</vt:i4>
      </vt:variant>
      <vt:variant>
        <vt:i4>0</vt:i4>
      </vt:variant>
      <vt:variant>
        <vt:i4>5</vt:i4>
      </vt:variant>
      <vt:variant>
        <vt:lpwstr/>
      </vt:variant>
      <vt:variant>
        <vt:lpwstr>_Toc237224339</vt:lpwstr>
      </vt:variant>
      <vt:variant>
        <vt:i4>1114164</vt:i4>
      </vt:variant>
      <vt:variant>
        <vt:i4>200</vt:i4>
      </vt:variant>
      <vt:variant>
        <vt:i4>0</vt:i4>
      </vt:variant>
      <vt:variant>
        <vt:i4>5</vt:i4>
      </vt:variant>
      <vt:variant>
        <vt:lpwstr/>
      </vt:variant>
      <vt:variant>
        <vt:lpwstr>_Toc237224338</vt:lpwstr>
      </vt:variant>
      <vt:variant>
        <vt:i4>1114164</vt:i4>
      </vt:variant>
      <vt:variant>
        <vt:i4>194</vt:i4>
      </vt:variant>
      <vt:variant>
        <vt:i4>0</vt:i4>
      </vt:variant>
      <vt:variant>
        <vt:i4>5</vt:i4>
      </vt:variant>
      <vt:variant>
        <vt:lpwstr/>
      </vt:variant>
      <vt:variant>
        <vt:lpwstr>_Toc237224337</vt:lpwstr>
      </vt:variant>
      <vt:variant>
        <vt:i4>1114164</vt:i4>
      </vt:variant>
      <vt:variant>
        <vt:i4>188</vt:i4>
      </vt:variant>
      <vt:variant>
        <vt:i4>0</vt:i4>
      </vt:variant>
      <vt:variant>
        <vt:i4>5</vt:i4>
      </vt:variant>
      <vt:variant>
        <vt:lpwstr/>
      </vt:variant>
      <vt:variant>
        <vt:lpwstr>_Toc237224336</vt:lpwstr>
      </vt:variant>
      <vt:variant>
        <vt:i4>1114164</vt:i4>
      </vt:variant>
      <vt:variant>
        <vt:i4>182</vt:i4>
      </vt:variant>
      <vt:variant>
        <vt:i4>0</vt:i4>
      </vt:variant>
      <vt:variant>
        <vt:i4>5</vt:i4>
      </vt:variant>
      <vt:variant>
        <vt:lpwstr/>
      </vt:variant>
      <vt:variant>
        <vt:lpwstr>_Toc237224335</vt:lpwstr>
      </vt:variant>
      <vt:variant>
        <vt:i4>1114164</vt:i4>
      </vt:variant>
      <vt:variant>
        <vt:i4>176</vt:i4>
      </vt:variant>
      <vt:variant>
        <vt:i4>0</vt:i4>
      </vt:variant>
      <vt:variant>
        <vt:i4>5</vt:i4>
      </vt:variant>
      <vt:variant>
        <vt:lpwstr/>
      </vt:variant>
      <vt:variant>
        <vt:lpwstr>_Toc237224334</vt:lpwstr>
      </vt:variant>
      <vt:variant>
        <vt:i4>1114164</vt:i4>
      </vt:variant>
      <vt:variant>
        <vt:i4>170</vt:i4>
      </vt:variant>
      <vt:variant>
        <vt:i4>0</vt:i4>
      </vt:variant>
      <vt:variant>
        <vt:i4>5</vt:i4>
      </vt:variant>
      <vt:variant>
        <vt:lpwstr/>
      </vt:variant>
      <vt:variant>
        <vt:lpwstr>_Toc237224333</vt:lpwstr>
      </vt:variant>
      <vt:variant>
        <vt:i4>1114164</vt:i4>
      </vt:variant>
      <vt:variant>
        <vt:i4>164</vt:i4>
      </vt:variant>
      <vt:variant>
        <vt:i4>0</vt:i4>
      </vt:variant>
      <vt:variant>
        <vt:i4>5</vt:i4>
      </vt:variant>
      <vt:variant>
        <vt:lpwstr/>
      </vt:variant>
      <vt:variant>
        <vt:lpwstr>_Toc237224332</vt:lpwstr>
      </vt:variant>
      <vt:variant>
        <vt:i4>1114164</vt:i4>
      </vt:variant>
      <vt:variant>
        <vt:i4>158</vt:i4>
      </vt:variant>
      <vt:variant>
        <vt:i4>0</vt:i4>
      </vt:variant>
      <vt:variant>
        <vt:i4>5</vt:i4>
      </vt:variant>
      <vt:variant>
        <vt:lpwstr/>
      </vt:variant>
      <vt:variant>
        <vt:lpwstr>_Toc237224331</vt:lpwstr>
      </vt:variant>
      <vt:variant>
        <vt:i4>1114164</vt:i4>
      </vt:variant>
      <vt:variant>
        <vt:i4>152</vt:i4>
      </vt:variant>
      <vt:variant>
        <vt:i4>0</vt:i4>
      </vt:variant>
      <vt:variant>
        <vt:i4>5</vt:i4>
      </vt:variant>
      <vt:variant>
        <vt:lpwstr/>
      </vt:variant>
      <vt:variant>
        <vt:lpwstr>_Toc237224330</vt:lpwstr>
      </vt:variant>
      <vt:variant>
        <vt:i4>1048628</vt:i4>
      </vt:variant>
      <vt:variant>
        <vt:i4>146</vt:i4>
      </vt:variant>
      <vt:variant>
        <vt:i4>0</vt:i4>
      </vt:variant>
      <vt:variant>
        <vt:i4>5</vt:i4>
      </vt:variant>
      <vt:variant>
        <vt:lpwstr/>
      </vt:variant>
      <vt:variant>
        <vt:lpwstr>_Toc237224329</vt:lpwstr>
      </vt:variant>
      <vt:variant>
        <vt:i4>1048628</vt:i4>
      </vt:variant>
      <vt:variant>
        <vt:i4>140</vt:i4>
      </vt:variant>
      <vt:variant>
        <vt:i4>0</vt:i4>
      </vt:variant>
      <vt:variant>
        <vt:i4>5</vt:i4>
      </vt:variant>
      <vt:variant>
        <vt:lpwstr/>
      </vt:variant>
      <vt:variant>
        <vt:lpwstr>_Toc237224328</vt:lpwstr>
      </vt:variant>
      <vt:variant>
        <vt:i4>1048628</vt:i4>
      </vt:variant>
      <vt:variant>
        <vt:i4>134</vt:i4>
      </vt:variant>
      <vt:variant>
        <vt:i4>0</vt:i4>
      </vt:variant>
      <vt:variant>
        <vt:i4>5</vt:i4>
      </vt:variant>
      <vt:variant>
        <vt:lpwstr/>
      </vt:variant>
      <vt:variant>
        <vt:lpwstr>_Toc237224327</vt:lpwstr>
      </vt:variant>
      <vt:variant>
        <vt:i4>1048628</vt:i4>
      </vt:variant>
      <vt:variant>
        <vt:i4>128</vt:i4>
      </vt:variant>
      <vt:variant>
        <vt:i4>0</vt:i4>
      </vt:variant>
      <vt:variant>
        <vt:i4>5</vt:i4>
      </vt:variant>
      <vt:variant>
        <vt:lpwstr/>
      </vt:variant>
      <vt:variant>
        <vt:lpwstr>_Toc237224326</vt:lpwstr>
      </vt:variant>
      <vt:variant>
        <vt:i4>1048628</vt:i4>
      </vt:variant>
      <vt:variant>
        <vt:i4>122</vt:i4>
      </vt:variant>
      <vt:variant>
        <vt:i4>0</vt:i4>
      </vt:variant>
      <vt:variant>
        <vt:i4>5</vt:i4>
      </vt:variant>
      <vt:variant>
        <vt:lpwstr/>
      </vt:variant>
      <vt:variant>
        <vt:lpwstr>_Toc237224325</vt:lpwstr>
      </vt:variant>
      <vt:variant>
        <vt:i4>1048628</vt:i4>
      </vt:variant>
      <vt:variant>
        <vt:i4>116</vt:i4>
      </vt:variant>
      <vt:variant>
        <vt:i4>0</vt:i4>
      </vt:variant>
      <vt:variant>
        <vt:i4>5</vt:i4>
      </vt:variant>
      <vt:variant>
        <vt:lpwstr/>
      </vt:variant>
      <vt:variant>
        <vt:lpwstr>_Toc237224324</vt:lpwstr>
      </vt:variant>
      <vt:variant>
        <vt:i4>1048628</vt:i4>
      </vt:variant>
      <vt:variant>
        <vt:i4>110</vt:i4>
      </vt:variant>
      <vt:variant>
        <vt:i4>0</vt:i4>
      </vt:variant>
      <vt:variant>
        <vt:i4>5</vt:i4>
      </vt:variant>
      <vt:variant>
        <vt:lpwstr/>
      </vt:variant>
      <vt:variant>
        <vt:lpwstr>_Toc237224323</vt:lpwstr>
      </vt:variant>
      <vt:variant>
        <vt:i4>1048628</vt:i4>
      </vt:variant>
      <vt:variant>
        <vt:i4>104</vt:i4>
      </vt:variant>
      <vt:variant>
        <vt:i4>0</vt:i4>
      </vt:variant>
      <vt:variant>
        <vt:i4>5</vt:i4>
      </vt:variant>
      <vt:variant>
        <vt:lpwstr/>
      </vt:variant>
      <vt:variant>
        <vt:lpwstr>_Toc237224322</vt:lpwstr>
      </vt:variant>
      <vt:variant>
        <vt:i4>1048628</vt:i4>
      </vt:variant>
      <vt:variant>
        <vt:i4>98</vt:i4>
      </vt:variant>
      <vt:variant>
        <vt:i4>0</vt:i4>
      </vt:variant>
      <vt:variant>
        <vt:i4>5</vt:i4>
      </vt:variant>
      <vt:variant>
        <vt:lpwstr/>
      </vt:variant>
      <vt:variant>
        <vt:lpwstr>_Toc237224321</vt:lpwstr>
      </vt:variant>
      <vt:variant>
        <vt:i4>1048628</vt:i4>
      </vt:variant>
      <vt:variant>
        <vt:i4>92</vt:i4>
      </vt:variant>
      <vt:variant>
        <vt:i4>0</vt:i4>
      </vt:variant>
      <vt:variant>
        <vt:i4>5</vt:i4>
      </vt:variant>
      <vt:variant>
        <vt:lpwstr/>
      </vt:variant>
      <vt:variant>
        <vt:lpwstr>_Toc237224320</vt:lpwstr>
      </vt:variant>
      <vt:variant>
        <vt:i4>1245236</vt:i4>
      </vt:variant>
      <vt:variant>
        <vt:i4>86</vt:i4>
      </vt:variant>
      <vt:variant>
        <vt:i4>0</vt:i4>
      </vt:variant>
      <vt:variant>
        <vt:i4>5</vt:i4>
      </vt:variant>
      <vt:variant>
        <vt:lpwstr/>
      </vt:variant>
      <vt:variant>
        <vt:lpwstr>_Toc237224319</vt:lpwstr>
      </vt:variant>
      <vt:variant>
        <vt:i4>1245236</vt:i4>
      </vt:variant>
      <vt:variant>
        <vt:i4>80</vt:i4>
      </vt:variant>
      <vt:variant>
        <vt:i4>0</vt:i4>
      </vt:variant>
      <vt:variant>
        <vt:i4>5</vt:i4>
      </vt:variant>
      <vt:variant>
        <vt:lpwstr/>
      </vt:variant>
      <vt:variant>
        <vt:lpwstr>_Toc237224318</vt:lpwstr>
      </vt:variant>
      <vt:variant>
        <vt:i4>1245236</vt:i4>
      </vt:variant>
      <vt:variant>
        <vt:i4>74</vt:i4>
      </vt:variant>
      <vt:variant>
        <vt:i4>0</vt:i4>
      </vt:variant>
      <vt:variant>
        <vt:i4>5</vt:i4>
      </vt:variant>
      <vt:variant>
        <vt:lpwstr/>
      </vt:variant>
      <vt:variant>
        <vt:lpwstr>_Toc237224317</vt:lpwstr>
      </vt:variant>
      <vt:variant>
        <vt:i4>1245236</vt:i4>
      </vt:variant>
      <vt:variant>
        <vt:i4>68</vt:i4>
      </vt:variant>
      <vt:variant>
        <vt:i4>0</vt:i4>
      </vt:variant>
      <vt:variant>
        <vt:i4>5</vt:i4>
      </vt:variant>
      <vt:variant>
        <vt:lpwstr/>
      </vt:variant>
      <vt:variant>
        <vt:lpwstr>_Toc237224316</vt:lpwstr>
      </vt:variant>
      <vt:variant>
        <vt:i4>1245236</vt:i4>
      </vt:variant>
      <vt:variant>
        <vt:i4>62</vt:i4>
      </vt:variant>
      <vt:variant>
        <vt:i4>0</vt:i4>
      </vt:variant>
      <vt:variant>
        <vt:i4>5</vt:i4>
      </vt:variant>
      <vt:variant>
        <vt:lpwstr/>
      </vt:variant>
      <vt:variant>
        <vt:lpwstr>_Toc237224315</vt:lpwstr>
      </vt:variant>
      <vt:variant>
        <vt:i4>1245236</vt:i4>
      </vt:variant>
      <vt:variant>
        <vt:i4>56</vt:i4>
      </vt:variant>
      <vt:variant>
        <vt:i4>0</vt:i4>
      </vt:variant>
      <vt:variant>
        <vt:i4>5</vt:i4>
      </vt:variant>
      <vt:variant>
        <vt:lpwstr/>
      </vt:variant>
      <vt:variant>
        <vt:lpwstr>_Toc237224314</vt:lpwstr>
      </vt:variant>
      <vt:variant>
        <vt:i4>1245236</vt:i4>
      </vt:variant>
      <vt:variant>
        <vt:i4>50</vt:i4>
      </vt:variant>
      <vt:variant>
        <vt:i4>0</vt:i4>
      </vt:variant>
      <vt:variant>
        <vt:i4>5</vt:i4>
      </vt:variant>
      <vt:variant>
        <vt:lpwstr/>
      </vt:variant>
      <vt:variant>
        <vt:lpwstr>_Toc237224313</vt:lpwstr>
      </vt:variant>
      <vt:variant>
        <vt:i4>1245236</vt:i4>
      </vt:variant>
      <vt:variant>
        <vt:i4>44</vt:i4>
      </vt:variant>
      <vt:variant>
        <vt:i4>0</vt:i4>
      </vt:variant>
      <vt:variant>
        <vt:i4>5</vt:i4>
      </vt:variant>
      <vt:variant>
        <vt:lpwstr/>
      </vt:variant>
      <vt:variant>
        <vt:lpwstr>_Toc237224312</vt:lpwstr>
      </vt:variant>
      <vt:variant>
        <vt:i4>1245236</vt:i4>
      </vt:variant>
      <vt:variant>
        <vt:i4>38</vt:i4>
      </vt:variant>
      <vt:variant>
        <vt:i4>0</vt:i4>
      </vt:variant>
      <vt:variant>
        <vt:i4>5</vt:i4>
      </vt:variant>
      <vt:variant>
        <vt:lpwstr/>
      </vt:variant>
      <vt:variant>
        <vt:lpwstr>_Toc237224311</vt:lpwstr>
      </vt:variant>
      <vt:variant>
        <vt:i4>1245236</vt:i4>
      </vt:variant>
      <vt:variant>
        <vt:i4>32</vt:i4>
      </vt:variant>
      <vt:variant>
        <vt:i4>0</vt:i4>
      </vt:variant>
      <vt:variant>
        <vt:i4>5</vt:i4>
      </vt:variant>
      <vt:variant>
        <vt:lpwstr/>
      </vt:variant>
      <vt:variant>
        <vt:lpwstr>_Toc237224310</vt:lpwstr>
      </vt:variant>
      <vt:variant>
        <vt:i4>1179700</vt:i4>
      </vt:variant>
      <vt:variant>
        <vt:i4>26</vt:i4>
      </vt:variant>
      <vt:variant>
        <vt:i4>0</vt:i4>
      </vt:variant>
      <vt:variant>
        <vt:i4>5</vt:i4>
      </vt:variant>
      <vt:variant>
        <vt:lpwstr/>
      </vt:variant>
      <vt:variant>
        <vt:lpwstr>_Toc237224309</vt:lpwstr>
      </vt:variant>
      <vt:variant>
        <vt:i4>1179700</vt:i4>
      </vt:variant>
      <vt:variant>
        <vt:i4>20</vt:i4>
      </vt:variant>
      <vt:variant>
        <vt:i4>0</vt:i4>
      </vt:variant>
      <vt:variant>
        <vt:i4>5</vt:i4>
      </vt:variant>
      <vt:variant>
        <vt:lpwstr/>
      </vt:variant>
      <vt:variant>
        <vt:lpwstr>_Toc237224308</vt:lpwstr>
      </vt:variant>
      <vt:variant>
        <vt:i4>1179700</vt:i4>
      </vt:variant>
      <vt:variant>
        <vt:i4>14</vt:i4>
      </vt:variant>
      <vt:variant>
        <vt:i4>0</vt:i4>
      </vt:variant>
      <vt:variant>
        <vt:i4>5</vt:i4>
      </vt:variant>
      <vt:variant>
        <vt:lpwstr/>
      </vt:variant>
      <vt:variant>
        <vt:lpwstr>_Toc237224307</vt:lpwstr>
      </vt:variant>
      <vt:variant>
        <vt:i4>1179700</vt:i4>
      </vt:variant>
      <vt:variant>
        <vt:i4>8</vt:i4>
      </vt:variant>
      <vt:variant>
        <vt:i4>0</vt:i4>
      </vt:variant>
      <vt:variant>
        <vt:i4>5</vt:i4>
      </vt:variant>
      <vt:variant>
        <vt:lpwstr/>
      </vt:variant>
      <vt:variant>
        <vt:lpwstr>_Toc237224306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eDoc</dc:title>
  <dc:creator>alackas</dc:creator>
  <cp:lastModifiedBy>Amy Byers</cp:lastModifiedBy>
  <cp:revision>15</cp:revision>
  <cp:lastPrinted>2009-04-22T19:36:00Z</cp:lastPrinted>
  <dcterms:created xsi:type="dcterms:W3CDTF">2014-09-11T00:03:00Z</dcterms:created>
  <dcterms:modified xsi:type="dcterms:W3CDTF">2014-09-26T16:51:00Z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0x0101008DD96454AA006D4FBDFADC046BE8270C</vt:lpwstr>
  </property>
</Properties>
</file>