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886" w:type="pct"/>
        <w:tblInd w:w="144" w:type="dxa"/>
        <w:tblLayout w:type="fixed"/>
        <w:tblLook w:val="0000" w:firstRow="0" w:lastRow="0" w:firstColumn="0" w:lastColumn="0" w:noHBand="0" w:noVBand="0"/>
      </w:tblPr>
      <w:tblGrid>
        <w:gridCol w:w="5293"/>
        <w:gridCol w:w="5261"/>
      </w:tblGrid>
      <w:tr w:rsidR="00750589" w:rsidRPr="00B7455F" w:rsidTr="00A36851">
        <w:tc>
          <w:tcPr>
            <w:tcW w:w="5399" w:type="dxa"/>
            <w:vAlign w:val="center"/>
          </w:tcPr>
          <w:p w:rsidR="00750589" w:rsidRPr="00B7455F" w:rsidRDefault="00871C0B" w:rsidP="00A711A3">
            <w:pPr>
              <w:ind w:left="72"/>
              <w:rPr>
                <w:sz w:val="24"/>
              </w:rPr>
            </w:pPr>
            <w:ins w:id="0" w:author="Amy Byers" w:date="2015-03-23T09:34:00Z">
              <w:r w:rsidRPr="00C81A16">
                <w:rPr>
                  <w:noProof/>
                </w:rPr>
                <w:drawing>
                  <wp:inline distT="0" distB="0" distL="0" distR="0" wp14:anchorId="7173F8AB" wp14:editId="09179FE7">
                    <wp:extent cx="1847850" cy="906582"/>
                    <wp:effectExtent l="0" t="0" r="0" b="8255"/>
                    <wp:docPr id="18" name="Picture 3" descr="cid:image004.png@01CF7F10.A427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png@01CF7F10.A4275880"/>
                            <pic:cNvPicPr>
                              <a:picLocks noChangeAspect="1" noChangeArrowheads="1"/>
                            </pic:cNvPicPr>
                          </pic:nvPicPr>
                          <pic:blipFill>
                            <a:blip r:embed="rId11" r:link="rId12"/>
                            <a:srcRect/>
                            <a:stretch>
                              <a:fillRect/>
                            </a:stretch>
                          </pic:blipFill>
                          <pic:spPr bwMode="auto">
                            <a:xfrm>
                              <a:off x="0" y="0"/>
                              <a:ext cx="1860467" cy="912772"/>
                            </a:xfrm>
                            <a:prstGeom prst="rect">
                              <a:avLst/>
                            </a:prstGeom>
                            <a:noFill/>
                            <a:ln w="9525">
                              <a:noFill/>
                              <a:miter lim="800000"/>
                              <a:headEnd/>
                              <a:tailEnd/>
                            </a:ln>
                          </pic:spPr>
                        </pic:pic>
                      </a:graphicData>
                    </a:graphic>
                  </wp:inline>
                </w:drawing>
              </w:r>
            </w:ins>
            <w:del w:id="1" w:author="Amy Byers" w:date="2015-03-23T09:33:00Z">
              <w:r w:rsidR="00DA1D0F" w:rsidRPr="00B7455F" w:rsidDel="00871C0B">
                <w:rPr>
                  <w:noProof/>
                </w:rPr>
                <w:drawing>
                  <wp:inline distT="0" distB="0" distL="0" distR="0">
                    <wp:extent cx="1967230" cy="733425"/>
                    <wp:effectExtent l="0" t="0" r="0" b="0"/>
                    <wp:docPr id="1" name="Picture 4" descr="Stella No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lla Nova Logo"/>
                            <pic:cNvPicPr>
                              <a:picLocks noChangeAspect="1" noChangeArrowheads="1"/>
                            </pic:cNvPicPr>
                          </pic:nvPicPr>
                          <pic:blipFill>
                            <a:blip r:embed="rId13" cstate="print"/>
                            <a:srcRect/>
                            <a:stretch>
                              <a:fillRect/>
                            </a:stretch>
                          </pic:blipFill>
                          <pic:spPr bwMode="auto">
                            <a:xfrm>
                              <a:off x="0" y="0"/>
                              <a:ext cx="1967230" cy="733425"/>
                            </a:xfrm>
                            <a:prstGeom prst="rect">
                              <a:avLst/>
                            </a:prstGeom>
                            <a:noFill/>
                            <a:ln w="9525">
                              <a:noFill/>
                              <a:miter lim="800000"/>
                              <a:headEnd/>
                              <a:tailEnd/>
                            </a:ln>
                          </pic:spPr>
                        </pic:pic>
                      </a:graphicData>
                    </a:graphic>
                  </wp:inline>
                </w:drawing>
              </w:r>
            </w:del>
          </w:p>
        </w:tc>
        <w:tc>
          <w:tcPr>
            <w:tcW w:w="5366" w:type="dxa"/>
            <w:vAlign w:val="center"/>
          </w:tcPr>
          <w:p w:rsidR="00750589" w:rsidRPr="00B7455F" w:rsidRDefault="00A36851" w:rsidP="007345F4">
            <w:pPr>
              <w:ind w:left="72"/>
              <w:jc w:val="center"/>
              <w:rPr>
                <w:color w:val="FF0000"/>
                <w:szCs w:val="20"/>
              </w:rPr>
            </w:pPr>
            <w:r w:rsidRPr="00B7455F">
              <w:rPr>
                <w:noProof/>
                <w:color w:val="FF0000"/>
                <w:szCs w:val="20"/>
              </w:rPr>
              <w:drawing>
                <wp:inline distT="0" distB="0" distL="0" distR="0">
                  <wp:extent cx="963930" cy="690880"/>
                  <wp:effectExtent l="19050" t="0" r="7620" b="0"/>
                  <wp:docPr id="3" name="Picture 8"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4"/>
                          <pic:cNvPicPr>
                            <a:picLocks noChangeAspect="1" noChangeArrowheads="1"/>
                          </pic:cNvPicPr>
                        </pic:nvPicPr>
                        <pic:blipFill>
                          <a:blip r:embed="rId14" cstate="print"/>
                          <a:srcRect/>
                          <a:stretch>
                            <a:fillRect/>
                          </a:stretch>
                        </pic:blipFill>
                        <pic:spPr bwMode="auto">
                          <a:xfrm>
                            <a:off x="0" y="0"/>
                            <a:ext cx="963930" cy="690880"/>
                          </a:xfrm>
                          <a:prstGeom prst="rect">
                            <a:avLst/>
                          </a:prstGeom>
                          <a:noFill/>
                        </pic:spPr>
                      </pic:pic>
                    </a:graphicData>
                  </a:graphic>
                </wp:inline>
              </w:drawing>
            </w:r>
          </w:p>
        </w:tc>
      </w:tr>
      <w:tr w:rsidR="0026699F" w:rsidRPr="00B7455F" w:rsidTr="00A36851">
        <w:tc>
          <w:tcPr>
            <w:tcW w:w="10765" w:type="dxa"/>
            <w:gridSpan w:val="2"/>
            <w:vAlign w:val="center"/>
          </w:tcPr>
          <w:p w:rsidR="00A711A3" w:rsidRPr="00B7455F" w:rsidRDefault="00A711A3" w:rsidP="00A711A3">
            <w:pPr>
              <w:ind w:left="72"/>
              <w:rPr>
                <w:i/>
                <w:color w:val="FF0000"/>
                <w:sz w:val="28"/>
                <w:szCs w:val="28"/>
              </w:rPr>
            </w:pPr>
          </w:p>
          <w:p w:rsidR="00A711A3" w:rsidRPr="00B7455F" w:rsidRDefault="00A711A3" w:rsidP="00A711A3">
            <w:pPr>
              <w:ind w:left="72"/>
              <w:rPr>
                <w:i/>
                <w:color w:val="FF0000"/>
                <w:sz w:val="28"/>
                <w:szCs w:val="28"/>
              </w:rPr>
            </w:pPr>
          </w:p>
          <w:p w:rsidR="00A711A3" w:rsidRPr="00B7455F" w:rsidRDefault="00A711A3" w:rsidP="00A711A3">
            <w:pPr>
              <w:ind w:left="72"/>
              <w:rPr>
                <w:i/>
                <w:color w:val="FF0000"/>
                <w:sz w:val="28"/>
                <w:szCs w:val="28"/>
              </w:rPr>
            </w:pPr>
          </w:p>
          <w:p w:rsidR="00A711A3" w:rsidRPr="00B7455F" w:rsidRDefault="00A711A3" w:rsidP="00A711A3">
            <w:pPr>
              <w:ind w:left="72"/>
              <w:rPr>
                <w:i/>
                <w:color w:val="FF0000"/>
                <w:sz w:val="28"/>
                <w:szCs w:val="28"/>
              </w:rPr>
            </w:pPr>
          </w:p>
          <w:p w:rsidR="00A711A3" w:rsidRPr="00B7455F" w:rsidRDefault="00A711A3" w:rsidP="00A711A3">
            <w:pPr>
              <w:ind w:left="72"/>
              <w:rPr>
                <w:i/>
                <w:color w:val="FF0000"/>
                <w:sz w:val="28"/>
                <w:szCs w:val="28"/>
              </w:rPr>
            </w:pPr>
          </w:p>
          <w:p w:rsidR="00A711A3" w:rsidRPr="00B7455F" w:rsidRDefault="00A711A3" w:rsidP="00A711A3">
            <w:pPr>
              <w:ind w:left="72"/>
              <w:rPr>
                <w:i/>
                <w:color w:val="FF0000"/>
                <w:sz w:val="28"/>
                <w:szCs w:val="28"/>
              </w:rPr>
            </w:pPr>
          </w:p>
          <w:p w:rsidR="00A711A3" w:rsidRPr="00B7455F" w:rsidRDefault="00A711A3" w:rsidP="00A711A3">
            <w:pPr>
              <w:ind w:left="72"/>
              <w:rPr>
                <w:i/>
                <w:color w:val="FF0000"/>
                <w:sz w:val="28"/>
                <w:szCs w:val="28"/>
              </w:rPr>
            </w:pPr>
          </w:p>
          <w:p w:rsidR="005E21B2" w:rsidRPr="00B7455F" w:rsidRDefault="005E21B2" w:rsidP="00A711A3">
            <w:pPr>
              <w:ind w:left="72"/>
              <w:rPr>
                <w:i/>
                <w:color w:val="FF0000"/>
                <w:sz w:val="28"/>
                <w:szCs w:val="28"/>
              </w:rPr>
            </w:pPr>
          </w:p>
          <w:p w:rsidR="005E21B2" w:rsidRPr="00B7455F" w:rsidRDefault="005E21B2" w:rsidP="00A711A3">
            <w:pPr>
              <w:ind w:left="72"/>
              <w:rPr>
                <w:i/>
                <w:color w:val="FF0000"/>
                <w:sz w:val="28"/>
                <w:szCs w:val="28"/>
              </w:rPr>
            </w:pPr>
          </w:p>
          <w:p w:rsidR="005E21B2" w:rsidRPr="00B7455F" w:rsidRDefault="005E21B2" w:rsidP="00A711A3">
            <w:pPr>
              <w:ind w:left="72"/>
              <w:rPr>
                <w:i/>
                <w:color w:val="FF0000"/>
                <w:sz w:val="28"/>
                <w:szCs w:val="28"/>
              </w:rPr>
            </w:pPr>
          </w:p>
          <w:p w:rsidR="00A711A3" w:rsidRPr="00B7455F" w:rsidRDefault="00A711A3" w:rsidP="00A711A3">
            <w:pPr>
              <w:ind w:left="72"/>
              <w:rPr>
                <w:i/>
                <w:color w:val="FF0000"/>
                <w:sz w:val="28"/>
                <w:szCs w:val="28"/>
              </w:rPr>
            </w:pPr>
          </w:p>
          <w:p w:rsidR="005C11F8" w:rsidRPr="00B7455F" w:rsidRDefault="005C11F8" w:rsidP="00A711A3">
            <w:pPr>
              <w:ind w:left="72"/>
              <w:rPr>
                <w:i/>
                <w:color w:val="FF0000"/>
                <w:sz w:val="28"/>
                <w:szCs w:val="28"/>
              </w:rPr>
            </w:pPr>
          </w:p>
          <w:p w:rsidR="00A711A3" w:rsidRPr="00B7455F" w:rsidRDefault="00A711A3" w:rsidP="00A711A3">
            <w:pPr>
              <w:ind w:left="72"/>
              <w:rPr>
                <w:i/>
                <w:color w:val="FF0000"/>
                <w:sz w:val="28"/>
                <w:szCs w:val="28"/>
              </w:rPr>
            </w:pPr>
          </w:p>
          <w:p w:rsidR="00A711A3" w:rsidRPr="00B7455F" w:rsidRDefault="00A711A3" w:rsidP="00A711A3">
            <w:pPr>
              <w:ind w:left="72"/>
              <w:rPr>
                <w:i/>
                <w:color w:val="FF0000"/>
                <w:sz w:val="28"/>
                <w:szCs w:val="28"/>
              </w:rPr>
            </w:pPr>
          </w:p>
          <w:p w:rsidR="0026699F" w:rsidRPr="00B7455F" w:rsidRDefault="00A36851" w:rsidP="00A711A3">
            <w:pPr>
              <w:ind w:left="72"/>
              <w:jc w:val="right"/>
              <w:rPr>
                <w:sz w:val="36"/>
                <w:szCs w:val="36"/>
              </w:rPr>
            </w:pPr>
            <w:r w:rsidRPr="00B7455F">
              <w:rPr>
                <w:sz w:val="36"/>
                <w:szCs w:val="36"/>
              </w:rPr>
              <w:t>Best Buy Canada Mobile</w:t>
            </w:r>
          </w:p>
          <w:p w:rsidR="00A711A3" w:rsidRPr="00B7455F" w:rsidRDefault="00A711A3" w:rsidP="00A711A3">
            <w:pPr>
              <w:ind w:left="72"/>
              <w:jc w:val="center"/>
              <w:rPr>
                <w:b/>
                <w:sz w:val="36"/>
                <w:szCs w:val="36"/>
              </w:rPr>
            </w:pPr>
          </w:p>
        </w:tc>
      </w:tr>
      <w:tr w:rsidR="0026699F" w:rsidRPr="00B7455F" w:rsidTr="00A36851">
        <w:tc>
          <w:tcPr>
            <w:tcW w:w="10765" w:type="dxa"/>
            <w:gridSpan w:val="2"/>
            <w:vAlign w:val="center"/>
          </w:tcPr>
          <w:tbl>
            <w:tblPr>
              <w:tblStyle w:val="TableGrid"/>
              <w:tblW w:w="10565" w:type="dxa"/>
              <w:tblInd w:w="72" w:type="dxa"/>
              <w:tblBorders>
                <w:top w:val="none" w:sz="0" w:space="0" w:color="auto"/>
                <w:left w:val="none" w:sz="0" w:space="0" w:color="auto"/>
                <w:bottom w:val="none" w:sz="0" w:space="0" w:color="auto"/>
                <w:right w:val="none" w:sz="0" w:space="0" w:color="auto"/>
              </w:tblBorders>
              <w:shd w:val="clear" w:color="auto" w:fill="004EBC"/>
              <w:tblLayout w:type="fixed"/>
              <w:tblLook w:val="04A0" w:firstRow="1" w:lastRow="0" w:firstColumn="1" w:lastColumn="0" w:noHBand="0" w:noVBand="1"/>
            </w:tblPr>
            <w:tblGrid>
              <w:gridCol w:w="10565"/>
            </w:tblGrid>
            <w:tr w:rsidR="005C11F8" w:rsidRPr="00B7455F" w:rsidTr="00A36851">
              <w:trPr>
                <w:trHeight w:val="720"/>
              </w:trPr>
              <w:tc>
                <w:tcPr>
                  <w:tcW w:w="10565" w:type="dxa"/>
                  <w:shd w:val="clear" w:color="auto" w:fill="004EBC"/>
                  <w:vAlign w:val="center"/>
                </w:tcPr>
                <w:p w:rsidR="005C11F8" w:rsidRPr="00B7455F" w:rsidRDefault="00A04E53" w:rsidP="00A04E53">
                  <w:pPr>
                    <w:jc w:val="center"/>
                    <w:rPr>
                      <w:b/>
                      <w:color w:val="FFFFFF" w:themeColor="background1"/>
                      <w:sz w:val="36"/>
                      <w:szCs w:val="36"/>
                    </w:rPr>
                  </w:pPr>
                  <w:r w:rsidRPr="00B7455F">
                    <w:rPr>
                      <w:b/>
                      <w:color w:val="FFFFFF" w:themeColor="background1"/>
                      <w:sz w:val="36"/>
                      <w:szCs w:val="36"/>
                    </w:rPr>
                    <w:t>Sale</w:t>
                  </w:r>
                  <w:r w:rsidR="005C11F8" w:rsidRPr="00B7455F">
                    <w:rPr>
                      <w:b/>
                      <w:color w:val="FFFFFF" w:themeColor="background1"/>
                      <w:sz w:val="36"/>
                      <w:szCs w:val="36"/>
                    </w:rPr>
                    <w:t xml:space="preserve"> </w:t>
                  </w:r>
                  <w:r w:rsidR="00A36851" w:rsidRPr="00B7455F">
                    <w:rPr>
                      <w:b/>
                      <w:color w:val="FFFFFF" w:themeColor="background1"/>
                      <w:sz w:val="36"/>
                      <w:szCs w:val="36"/>
                    </w:rPr>
                    <w:t xml:space="preserve">Feature </w:t>
                  </w:r>
                  <w:r w:rsidR="005C11F8" w:rsidRPr="00B7455F">
                    <w:rPr>
                      <w:b/>
                      <w:color w:val="FFFFFF" w:themeColor="background1"/>
                      <w:sz w:val="36"/>
                      <w:szCs w:val="36"/>
                    </w:rPr>
                    <w:t>Document</w:t>
                  </w:r>
                </w:p>
              </w:tc>
            </w:tr>
          </w:tbl>
          <w:p w:rsidR="00A711A3" w:rsidRPr="00B7455F" w:rsidRDefault="00A711A3" w:rsidP="00A711A3">
            <w:pPr>
              <w:ind w:left="72"/>
              <w:jc w:val="right"/>
              <w:rPr>
                <w:color w:val="FF0000"/>
                <w:sz w:val="36"/>
                <w:szCs w:val="36"/>
              </w:rPr>
            </w:pPr>
          </w:p>
          <w:p w:rsidR="00A711A3" w:rsidRPr="00B7455F" w:rsidRDefault="00763E93" w:rsidP="00A711A3">
            <w:pPr>
              <w:ind w:left="72"/>
              <w:jc w:val="right"/>
              <w:rPr>
                <w:b/>
                <w:sz w:val="24"/>
              </w:rPr>
            </w:pPr>
            <w:r w:rsidRPr="00B7455F">
              <w:rPr>
                <w:b/>
                <w:sz w:val="24"/>
              </w:rPr>
              <w:t>Document Version</w:t>
            </w:r>
            <w:r w:rsidR="00A04E53" w:rsidRPr="00B7455F">
              <w:rPr>
                <w:b/>
                <w:sz w:val="24"/>
              </w:rPr>
              <w:t xml:space="preserve">: </w:t>
            </w:r>
            <w:r w:rsidR="000269B2" w:rsidRPr="00B7455F">
              <w:rPr>
                <w:b/>
                <w:sz w:val="24"/>
              </w:rPr>
              <w:t>1.</w:t>
            </w:r>
            <w:ins w:id="2" w:author="Amy Byers" w:date="2015-03-23T09:33:00Z">
              <w:r w:rsidR="00871C0B">
                <w:rPr>
                  <w:b/>
                  <w:sz w:val="24"/>
                </w:rPr>
                <w:t>1</w:t>
              </w:r>
            </w:ins>
            <w:del w:id="3" w:author="Amy Byers" w:date="2015-03-23T09:33:00Z">
              <w:r w:rsidR="003E05DA" w:rsidRPr="00B7455F" w:rsidDel="00871C0B">
                <w:rPr>
                  <w:b/>
                  <w:sz w:val="24"/>
                </w:rPr>
                <w:delText>0</w:delText>
              </w:r>
            </w:del>
          </w:p>
          <w:p w:rsidR="003C0044" w:rsidRPr="00B7455F" w:rsidRDefault="003C0044" w:rsidP="003C0044">
            <w:pPr>
              <w:spacing w:before="120" w:after="120"/>
              <w:ind w:left="72"/>
              <w:jc w:val="right"/>
              <w:rPr>
                <w:b/>
                <w:iCs/>
                <w:sz w:val="24"/>
              </w:rPr>
            </w:pPr>
            <w:del w:id="4" w:author="Amy Byers" w:date="2015-03-23T09:32:00Z">
              <w:r w:rsidRPr="00B7455F" w:rsidDel="00871C0B">
                <w:rPr>
                  <w:b/>
                  <w:iCs/>
                  <w:sz w:val="24"/>
                </w:rPr>
                <w:delText xml:space="preserve">Design </w:delText>
              </w:r>
            </w:del>
            <w:ins w:id="5" w:author="Amy Byers" w:date="2015-03-23T09:32:00Z">
              <w:r w:rsidR="00871C0B">
                <w:rPr>
                  <w:b/>
                  <w:iCs/>
                  <w:sz w:val="24"/>
                </w:rPr>
                <w:t>Revision</w:t>
              </w:r>
              <w:r w:rsidR="00871C0B" w:rsidRPr="00B7455F">
                <w:rPr>
                  <w:b/>
                  <w:iCs/>
                  <w:sz w:val="24"/>
                </w:rPr>
                <w:t xml:space="preserve"> </w:t>
              </w:r>
            </w:ins>
            <w:r w:rsidRPr="00B7455F">
              <w:rPr>
                <w:b/>
                <w:iCs/>
                <w:sz w:val="24"/>
              </w:rPr>
              <w:t xml:space="preserve">Date: </w:t>
            </w:r>
            <w:del w:id="6" w:author="Amy Byers" w:date="2015-03-23T09:32:00Z">
              <w:r w:rsidR="00AF63E8" w:rsidRPr="00B7455F" w:rsidDel="00871C0B">
                <w:rPr>
                  <w:b/>
                  <w:iCs/>
                  <w:sz w:val="24"/>
                </w:rPr>
                <w:delText>October 28</w:delText>
              </w:r>
              <w:r w:rsidR="003E05DA" w:rsidRPr="00B7455F" w:rsidDel="00871C0B">
                <w:rPr>
                  <w:b/>
                  <w:iCs/>
                  <w:sz w:val="24"/>
                </w:rPr>
                <w:delText>, 2013</w:delText>
              </w:r>
            </w:del>
            <w:ins w:id="7" w:author="Amy Byers" w:date="2015-03-23T09:32:00Z">
              <w:r w:rsidR="00871C0B">
                <w:rPr>
                  <w:b/>
                  <w:iCs/>
                  <w:sz w:val="24"/>
                </w:rPr>
                <w:t>March 23, 2015</w:t>
              </w:r>
            </w:ins>
          </w:p>
          <w:p w:rsidR="003C0044" w:rsidRPr="00B7455F" w:rsidRDefault="003C0044" w:rsidP="00A711A3">
            <w:pPr>
              <w:ind w:left="72"/>
              <w:jc w:val="right"/>
              <w:rPr>
                <w:b/>
                <w:sz w:val="24"/>
              </w:rPr>
            </w:pPr>
          </w:p>
          <w:p w:rsidR="00A711A3" w:rsidRPr="00B7455F" w:rsidRDefault="00A711A3" w:rsidP="00A711A3">
            <w:pPr>
              <w:ind w:left="72"/>
              <w:jc w:val="right"/>
              <w:rPr>
                <w:color w:val="FF0000"/>
                <w:sz w:val="36"/>
                <w:szCs w:val="36"/>
              </w:rPr>
            </w:pPr>
          </w:p>
          <w:p w:rsidR="0026699F" w:rsidRPr="00B7455F" w:rsidRDefault="0026699F" w:rsidP="00A711A3">
            <w:pPr>
              <w:ind w:left="72"/>
              <w:jc w:val="right"/>
              <w:rPr>
                <w:sz w:val="36"/>
                <w:szCs w:val="36"/>
              </w:rPr>
            </w:pPr>
          </w:p>
        </w:tc>
      </w:tr>
      <w:tr w:rsidR="0026699F" w:rsidRPr="00B7455F" w:rsidTr="00A36851">
        <w:tc>
          <w:tcPr>
            <w:tcW w:w="10765" w:type="dxa"/>
            <w:gridSpan w:val="2"/>
            <w:vAlign w:val="center"/>
          </w:tcPr>
          <w:p w:rsidR="00A711A3" w:rsidRPr="00B7455F" w:rsidRDefault="00A711A3" w:rsidP="00A711A3">
            <w:pPr>
              <w:ind w:left="72"/>
              <w:rPr>
                <w:i/>
                <w:color w:val="FF0000"/>
                <w:sz w:val="24"/>
              </w:rPr>
            </w:pPr>
          </w:p>
          <w:p w:rsidR="00A711A3" w:rsidRPr="00B7455F" w:rsidRDefault="00A711A3" w:rsidP="00A711A3">
            <w:pPr>
              <w:ind w:left="72"/>
              <w:rPr>
                <w:i/>
                <w:color w:val="FF0000"/>
                <w:sz w:val="24"/>
              </w:rPr>
            </w:pPr>
          </w:p>
          <w:p w:rsidR="00A711A3" w:rsidRPr="00B7455F" w:rsidRDefault="00A711A3" w:rsidP="00A711A3">
            <w:pPr>
              <w:ind w:left="72"/>
              <w:rPr>
                <w:i/>
                <w:color w:val="FF0000"/>
                <w:sz w:val="24"/>
              </w:rPr>
            </w:pPr>
          </w:p>
          <w:p w:rsidR="00A711A3" w:rsidRPr="00B7455F" w:rsidRDefault="00A711A3" w:rsidP="00A711A3">
            <w:pPr>
              <w:ind w:left="72"/>
              <w:rPr>
                <w:i/>
                <w:color w:val="FF0000"/>
                <w:sz w:val="24"/>
              </w:rPr>
            </w:pPr>
          </w:p>
          <w:p w:rsidR="00A711A3" w:rsidRPr="00B7455F" w:rsidRDefault="00A711A3" w:rsidP="00A711A3">
            <w:pPr>
              <w:ind w:left="72"/>
              <w:rPr>
                <w:i/>
                <w:color w:val="FF0000"/>
                <w:sz w:val="24"/>
              </w:rPr>
            </w:pPr>
          </w:p>
          <w:p w:rsidR="00A711A3" w:rsidRPr="00B7455F" w:rsidRDefault="00A711A3" w:rsidP="00A711A3">
            <w:pPr>
              <w:ind w:left="72"/>
              <w:rPr>
                <w:i/>
                <w:color w:val="FF0000"/>
                <w:sz w:val="24"/>
              </w:rPr>
            </w:pPr>
          </w:p>
          <w:p w:rsidR="00A711A3" w:rsidRPr="00B7455F" w:rsidRDefault="0026699F" w:rsidP="00763E93">
            <w:pPr>
              <w:ind w:left="72"/>
              <w:jc w:val="right"/>
              <w:rPr>
                <w:b/>
                <w:sz w:val="24"/>
              </w:rPr>
            </w:pPr>
            <w:r w:rsidRPr="00B7455F">
              <w:rPr>
                <w:b/>
                <w:sz w:val="24"/>
              </w:rPr>
              <w:t xml:space="preserve">Prepared By: </w:t>
            </w:r>
            <w:r w:rsidR="00A04E53" w:rsidRPr="00B7455F">
              <w:rPr>
                <w:b/>
                <w:sz w:val="24"/>
              </w:rPr>
              <w:t xml:space="preserve">Amy </w:t>
            </w:r>
            <w:del w:id="8" w:author="Amy Byers" w:date="2015-03-23T09:33:00Z">
              <w:r w:rsidR="00A04E53" w:rsidRPr="00B7455F" w:rsidDel="00871C0B">
                <w:rPr>
                  <w:b/>
                  <w:sz w:val="24"/>
                </w:rPr>
                <w:delText>Lackas</w:delText>
              </w:r>
            </w:del>
            <w:ins w:id="9" w:author="Amy Byers" w:date="2015-03-23T09:33:00Z">
              <w:r w:rsidR="00871C0B">
                <w:rPr>
                  <w:b/>
                  <w:sz w:val="24"/>
                </w:rPr>
                <w:t>Byers</w:t>
              </w:r>
            </w:ins>
          </w:p>
          <w:p w:rsidR="00763E93" w:rsidRPr="00B7455F" w:rsidRDefault="00763E93" w:rsidP="00763E93">
            <w:pPr>
              <w:ind w:left="72"/>
              <w:jc w:val="right"/>
              <w:rPr>
                <w:b/>
                <w:color w:val="FF0000"/>
                <w:sz w:val="24"/>
              </w:rPr>
            </w:pPr>
          </w:p>
          <w:p w:rsidR="00763E93" w:rsidRPr="00B7455F" w:rsidRDefault="00763E93" w:rsidP="00763E93">
            <w:pPr>
              <w:ind w:left="72"/>
              <w:jc w:val="right"/>
              <w:rPr>
                <w:b/>
                <w:color w:val="FF0000"/>
                <w:sz w:val="24"/>
              </w:rPr>
            </w:pPr>
          </w:p>
          <w:p w:rsidR="00763E93" w:rsidRPr="00B7455F" w:rsidRDefault="00763E93" w:rsidP="00763E93">
            <w:pPr>
              <w:ind w:left="72"/>
              <w:jc w:val="right"/>
              <w:rPr>
                <w:b/>
                <w:color w:val="FF0000"/>
                <w:sz w:val="24"/>
              </w:rPr>
            </w:pPr>
          </w:p>
          <w:p w:rsidR="00AA76BC" w:rsidRPr="00B7455F" w:rsidRDefault="00AA76BC" w:rsidP="00763E93">
            <w:pPr>
              <w:ind w:left="72"/>
              <w:jc w:val="right"/>
              <w:rPr>
                <w:b/>
                <w:color w:val="FF0000"/>
                <w:sz w:val="24"/>
              </w:rPr>
            </w:pPr>
          </w:p>
          <w:p w:rsidR="00763E93" w:rsidRPr="00B7455F" w:rsidRDefault="00763E93" w:rsidP="00763E93">
            <w:pPr>
              <w:ind w:left="72"/>
              <w:jc w:val="right"/>
              <w:rPr>
                <w:b/>
                <w:sz w:val="24"/>
              </w:rPr>
            </w:pPr>
          </w:p>
        </w:tc>
      </w:tr>
      <w:tr w:rsidR="0026699F" w:rsidRPr="00B7455F" w:rsidTr="00A36851">
        <w:tc>
          <w:tcPr>
            <w:tcW w:w="10765" w:type="dxa"/>
            <w:gridSpan w:val="2"/>
            <w:vAlign w:val="center"/>
          </w:tcPr>
          <w:p w:rsidR="00A711A3" w:rsidRPr="00B7455F" w:rsidRDefault="00A711A3" w:rsidP="00AA76BC">
            <w:pPr>
              <w:ind w:left="72"/>
              <w:jc w:val="right"/>
              <w:rPr>
                <w:b/>
                <w:iCs/>
                <w:sz w:val="24"/>
              </w:rPr>
            </w:pPr>
          </w:p>
        </w:tc>
      </w:tr>
    </w:tbl>
    <w:p w:rsidR="008E55BA" w:rsidRPr="00B7455F" w:rsidRDefault="008E55BA" w:rsidP="009942AA">
      <w:pPr>
        <w:pStyle w:val="StyleHeaderItalic"/>
        <w:pBdr>
          <w:bottom w:val="single" w:sz="4" w:space="0" w:color="auto"/>
        </w:pBdr>
        <w:rPr>
          <w:b/>
        </w:rPr>
      </w:pPr>
      <w:r w:rsidRPr="00B7455F">
        <w:rPr>
          <w:b/>
        </w:rPr>
        <w:lastRenderedPageBreak/>
        <w:t>Table of Contents</w:t>
      </w:r>
    </w:p>
    <w:p w:rsidR="00F0117A" w:rsidRPr="00B7455F" w:rsidRDefault="007377F0">
      <w:pPr>
        <w:pStyle w:val="TOC1"/>
        <w:rPr>
          <w:rFonts w:asciiTheme="minorHAnsi" w:eastAsiaTheme="minorEastAsia" w:hAnsiTheme="minorHAnsi" w:cstheme="minorBidi"/>
          <w:noProof/>
          <w:sz w:val="22"/>
          <w:szCs w:val="22"/>
        </w:rPr>
      </w:pPr>
      <w:r w:rsidRPr="00B7455F">
        <w:rPr>
          <w:b/>
          <w:sz w:val="24"/>
        </w:rPr>
        <w:fldChar w:fldCharType="begin"/>
      </w:r>
      <w:r w:rsidR="00D01C88" w:rsidRPr="00B7455F">
        <w:rPr>
          <w:b/>
          <w:sz w:val="24"/>
        </w:rPr>
        <w:instrText xml:space="preserve"> TOC \o "1-2" \h \z \u </w:instrText>
      </w:r>
      <w:r w:rsidRPr="00B7455F">
        <w:rPr>
          <w:b/>
          <w:sz w:val="24"/>
        </w:rPr>
        <w:fldChar w:fldCharType="separate"/>
      </w:r>
      <w:hyperlink w:anchor="_Toc370731086" w:history="1">
        <w:r w:rsidR="00F0117A" w:rsidRPr="00B7455F">
          <w:rPr>
            <w:rStyle w:val="Hyperlink"/>
            <w:i/>
            <w:noProof/>
          </w:rPr>
          <w:t>1.</w:t>
        </w:r>
        <w:r w:rsidR="00F0117A" w:rsidRPr="00B7455F">
          <w:rPr>
            <w:rFonts w:asciiTheme="minorHAnsi" w:eastAsiaTheme="minorEastAsia" w:hAnsiTheme="minorHAnsi" w:cstheme="minorBidi"/>
            <w:noProof/>
            <w:sz w:val="22"/>
            <w:szCs w:val="22"/>
          </w:rPr>
          <w:tab/>
        </w:r>
        <w:r w:rsidR="00F0117A" w:rsidRPr="00B7455F">
          <w:rPr>
            <w:rStyle w:val="Hyperlink"/>
            <w:i/>
            <w:noProof/>
          </w:rPr>
          <w:t>Feature Overview</w:t>
        </w:r>
        <w:r w:rsidR="00F0117A" w:rsidRPr="00B7455F">
          <w:rPr>
            <w:noProof/>
            <w:webHidden/>
          </w:rPr>
          <w:tab/>
        </w:r>
        <w:r w:rsidRPr="00B7455F">
          <w:rPr>
            <w:noProof/>
            <w:webHidden/>
          </w:rPr>
          <w:fldChar w:fldCharType="begin"/>
        </w:r>
        <w:r w:rsidR="00F0117A" w:rsidRPr="00B7455F">
          <w:rPr>
            <w:noProof/>
            <w:webHidden/>
          </w:rPr>
          <w:instrText xml:space="preserve"> PAGEREF _Toc370731086 \h </w:instrText>
        </w:r>
        <w:r w:rsidRPr="00B7455F">
          <w:rPr>
            <w:noProof/>
            <w:webHidden/>
          </w:rPr>
        </w:r>
        <w:r w:rsidRPr="00B7455F">
          <w:rPr>
            <w:noProof/>
            <w:webHidden/>
          </w:rPr>
          <w:fldChar w:fldCharType="separate"/>
        </w:r>
        <w:r w:rsidR="00F0117A" w:rsidRPr="00B7455F">
          <w:rPr>
            <w:noProof/>
            <w:webHidden/>
          </w:rPr>
          <w:t>3</w:t>
        </w:r>
        <w:r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087" w:history="1">
        <w:r w:rsidR="00F0117A" w:rsidRPr="00B7455F">
          <w:rPr>
            <w:rStyle w:val="Hyperlink"/>
            <w:noProof/>
          </w:rPr>
          <w:t>1.1</w:t>
        </w:r>
        <w:r w:rsidR="00F0117A" w:rsidRPr="00B7455F">
          <w:rPr>
            <w:rFonts w:asciiTheme="minorHAnsi" w:eastAsiaTheme="minorEastAsia" w:hAnsiTheme="minorHAnsi" w:cstheme="minorBidi"/>
            <w:noProof/>
            <w:sz w:val="22"/>
            <w:szCs w:val="22"/>
          </w:rPr>
          <w:tab/>
        </w:r>
        <w:r w:rsidR="00F0117A" w:rsidRPr="00B7455F">
          <w:rPr>
            <w:rStyle w:val="Hyperlink"/>
            <w:noProof/>
          </w:rPr>
          <w:t>Feature Description</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_Toc370731087 \h </w:instrText>
        </w:r>
        <w:r w:rsidR="007377F0" w:rsidRPr="00B7455F">
          <w:rPr>
            <w:noProof/>
            <w:webHidden/>
          </w:rPr>
        </w:r>
        <w:r w:rsidR="007377F0" w:rsidRPr="00B7455F">
          <w:rPr>
            <w:noProof/>
            <w:webHidden/>
          </w:rPr>
          <w:fldChar w:fldCharType="separate"/>
        </w:r>
        <w:r w:rsidR="00F0117A" w:rsidRPr="00B7455F">
          <w:rPr>
            <w:noProof/>
            <w:webHidden/>
          </w:rPr>
          <w:t>3</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088" w:history="1">
        <w:r w:rsidR="00F0117A" w:rsidRPr="00B7455F">
          <w:rPr>
            <w:rStyle w:val="Hyperlink"/>
            <w:noProof/>
          </w:rPr>
          <w:t>1.2</w:t>
        </w:r>
        <w:r w:rsidR="00F0117A" w:rsidRPr="00B7455F">
          <w:rPr>
            <w:rFonts w:asciiTheme="minorHAnsi" w:eastAsiaTheme="minorEastAsia" w:hAnsiTheme="minorHAnsi" w:cstheme="minorBidi"/>
            <w:noProof/>
            <w:sz w:val="22"/>
            <w:szCs w:val="22"/>
          </w:rPr>
          <w:tab/>
        </w:r>
        <w:r w:rsidR="00F0117A" w:rsidRPr="00B7455F">
          <w:rPr>
            <w:rStyle w:val="Hyperlink"/>
            <w:noProof/>
          </w:rPr>
          <w:t>Assumptions</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_Toc370731088 \h </w:instrText>
        </w:r>
        <w:r w:rsidR="007377F0" w:rsidRPr="00B7455F">
          <w:rPr>
            <w:noProof/>
            <w:webHidden/>
          </w:rPr>
        </w:r>
        <w:r w:rsidR="007377F0" w:rsidRPr="00B7455F">
          <w:rPr>
            <w:noProof/>
            <w:webHidden/>
          </w:rPr>
          <w:fldChar w:fldCharType="separate"/>
        </w:r>
        <w:r w:rsidR="00F0117A" w:rsidRPr="00B7455F">
          <w:rPr>
            <w:noProof/>
            <w:webHidden/>
          </w:rPr>
          <w:t>3</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089" w:history="1">
        <w:r w:rsidR="00F0117A" w:rsidRPr="00B7455F">
          <w:rPr>
            <w:rStyle w:val="Hyperlink"/>
            <w:noProof/>
          </w:rPr>
          <w:t>1.3</w:t>
        </w:r>
        <w:r w:rsidR="00F0117A" w:rsidRPr="00B7455F">
          <w:rPr>
            <w:rFonts w:asciiTheme="minorHAnsi" w:eastAsiaTheme="minorEastAsia" w:hAnsiTheme="minorHAnsi" w:cstheme="minorBidi"/>
            <w:noProof/>
            <w:sz w:val="22"/>
            <w:szCs w:val="22"/>
          </w:rPr>
          <w:tab/>
        </w:r>
        <w:r w:rsidR="00F0117A" w:rsidRPr="00B7455F">
          <w:rPr>
            <w:rStyle w:val="Hyperlink"/>
            <w:noProof/>
          </w:rPr>
          <w:t>Parameters and System Settings</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_Toc370731089 \h </w:instrText>
        </w:r>
        <w:r w:rsidR="007377F0" w:rsidRPr="00B7455F">
          <w:rPr>
            <w:noProof/>
            <w:webHidden/>
          </w:rPr>
        </w:r>
        <w:r w:rsidR="007377F0" w:rsidRPr="00B7455F">
          <w:rPr>
            <w:noProof/>
            <w:webHidden/>
          </w:rPr>
          <w:fldChar w:fldCharType="separate"/>
        </w:r>
        <w:r w:rsidR="00F0117A" w:rsidRPr="00B7455F">
          <w:rPr>
            <w:noProof/>
            <w:webHidden/>
          </w:rPr>
          <w:t>3</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090" w:history="1">
        <w:r w:rsidR="00F0117A" w:rsidRPr="00B7455F">
          <w:rPr>
            <w:rStyle w:val="Hyperlink"/>
            <w:noProof/>
          </w:rPr>
          <w:t>1.4</w:t>
        </w:r>
        <w:r w:rsidR="00F0117A" w:rsidRPr="00B7455F">
          <w:rPr>
            <w:rFonts w:asciiTheme="minorHAnsi" w:eastAsiaTheme="minorEastAsia" w:hAnsiTheme="minorHAnsi" w:cstheme="minorBidi"/>
            <w:noProof/>
            <w:sz w:val="22"/>
            <w:szCs w:val="22"/>
          </w:rPr>
          <w:tab/>
        </w:r>
        <w:r w:rsidR="00F0117A" w:rsidRPr="00B7455F">
          <w:rPr>
            <w:rStyle w:val="Hyperlink"/>
            <w:noProof/>
          </w:rPr>
          <w:t>Interfaces</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_Toc370731090 \h </w:instrText>
        </w:r>
        <w:r w:rsidR="007377F0" w:rsidRPr="00B7455F">
          <w:rPr>
            <w:noProof/>
            <w:webHidden/>
          </w:rPr>
        </w:r>
        <w:r w:rsidR="007377F0" w:rsidRPr="00B7455F">
          <w:rPr>
            <w:noProof/>
            <w:webHidden/>
          </w:rPr>
          <w:fldChar w:fldCharType="separate"/>
        </w:r>
        <w:r w:rsidR="00F0117A" w:rsidRPr="00B7455F">
          <w:rPr>
            <w:noProof/>
            <w:webHidden/>
          </w:rPr>
          <w:t>4</w:t>
        </w:r>
        <w:r w:rsidR="007377F0" w:rsidRPr="00B7455F">
          <w:rPr>
            <w:noProof/>
            <w:webHidden/>
          </w:rPr>
          <w:fldChar w:fldCharType="end"/>
        </w:r>
      </w:hyperlink>
    </w:p>
    <w:p w:rsidR="00F0117A" w:rsidRPr="00B7455F" w:rsidRDefault="00871C0B">
      <w:pPr>
        <w:pStyle w:val="TOC1"/>
        <w:rPr>
          <w:rFonts w:asciiTheme="minorHAnsi" w:eastAsiaTheme="minorEastAsia" w:hAnsiTheme="minorHAnsi" w:cstheme="minorBidi"/>
          <w:noProof/>
          <w:sz w:val="22"/>
          <w:szCs w:val="22"/>
        </w:rPr>
      </w:pPr>
      <w:hyperlink w:anchor="_Toc370731091" w:history="1">
        <w:r w:rsidR="00F0117A" w:rsidRPr="00B7455F">
          <w:rPr>
            <w:rStyle w:val="Hyperlink"/>
            <w:i/>
            <w:noProof/>
          </w:rPr>
          <w:t>2.</w:t>
        </w:r>
        <w:r w:rsidR="00F0117A" w:rsidRPr="00B7455F">
          <w:rPr>
            <w:rFonts w:asciiTheme="minorHAnsi" w:eastAsiaTheme="minorEastAsia" w:hAnsiTheme="minorHAnsi" w:cstheme="minorBidi"/>
            <w:noProof/>
            <w:sz w:val="22"/>
            <w:szCs w:val="22"/>
          </w:rPr>
          <w:tab/>
        </w:r>
        <w:r w:rsidR="00F0117A" w:rsidRPr="00B7455F">
          <w:rPr>
            <w:rStyle w:val="Hyperlink"/>
            <w:i/>
            <w:noProof/>
          </w:rPr>
          <w:t>USE CASE: Sale</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_Toc370731091 \h </w:instrText>
        </w:r>
        <w:r w:rsidR="007377F0" w:rsidRPr="00B7455F">
          <w:rPr>
            <w:noProof/>
            <w:webHidden/>
          </w:rPr>
        </w:r>
        <w:r w:rsidR="007377F0" w:rsidRPr="00B7455F">
          <w:rPr>
            <w:noProof/>
            <w:webHidden/>
          </w:rPr>
          <w:fldChar w:fldCharType="separate"/>
        </w:r>
        <w:r w:rsidR="00F0117A" w:rsidRPr="00B7455F">
          <w:rPr>
            <w:noProof/>
            <w:webHidden/>
          </w:rPr>
          <w:t>5</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092" w:history="1">
        <w:r w:rsidR="00F0117A" w:rsidRPr="00B7455F">
          <w:rPr>
            <w:rStyle w:val="Hyperlink"/>
            <w:noProof/>
          </w:rPr>
          <w:t>2.1</w:t>
        </w:r>
        <w:r w:rsidR="00F0117A" w:rsidRPr="00B7455F">
          <w:rPr>
            <w:rFonts w:asciiTheme="minorHAnsi" w:eastAsiaTheme="minorEastAsia" w:hAnsiTheme="minorHAnsi" w:cstheme="minorBidi"/>
            <w:noProof/>
            <w:sz w:val="22"/>
            <w:szCs w:val="22"/>
          </w:rPr>
          <w:tab/>
        </w:r>
        <w:r w:rsidR="00F0117A" w:rsidRPr="00B7455F">
          <w:rPr>
            <w:rStyle w:val="Hyperlink"/>
            <w:noProof/>
          </w:rPr>
          <w:t>Feature Flow</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_Toc370731092 \h </w:instrText>
        </w:r>
        <w:r w:rsidR="007377F0" w:rsidRPr="00B7455F">
          <w:rPr>
            <w:noProof/>
            <w:webHidden/>
          </w:rPr>
        </w:r>
        <w:r w:rsidR="007377F0" w:rsidRPr="00B7455F">
          <w:rPr>
            <w:noProof/>
            <w:webHidden/>
          </w:rPr>
          <w:fldChar w:fldCharType="separate"/>
        </w:r>
        <w:r w:rsidR="00F0117A" w:rsidRPr="00B7455F">
          <w:rPr>
            <w:noProof/>
            <w:webHidden/>
          </w:rPr>
          <w:t>5</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093" w:history="1">
        <w:r w:rsidR="00F0117A" w:rsidRPr="00B7455F">
          <w:rPr>
            <w:rStyle w:val="Hyperlink"/>
            <w:noProof/>
          </w:rPr>
          <w:t>2.2</w:t>
        </w:r>
        <w:r w:rsidR="00F0117A" w:rsidRPr="00B7455F">
          <w:rPr>
            <w:rFonts w:asciiTheme="minorHAnsi" w:eastAsiaTheme="minorEastAsia" w:hAnsiTheme="minorHAnsi" w:cstheme="minorBidi"/>
            <w:noProof/>
            <w:sz w:val="22"/>
            <w:szCs w:val="22"/>
          </w:rPr>
          <w:tab/>
        </w:r>
        <w:r w:rsidR="00F0117A" w:rsidRPr="00B7455F">
          <w:rPr>
            <w:rStyle w:val="Hyperlink"/>
            <w:noProof/>
          </w:rPr>
          <w:t>Precondition</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_Toc370731093 \h </w:instrText>
        </w:r>
        <w:r w:rsidR="007377F0" w:rsidRPr="00B7455F">
          <w:rPr>
            <w:noProof/>
            <w:webHidden/>
          </w:rPr>
        </w:r>
        <w:r w:rsidR="007377F0" w:rsidRPr="00B7455F">
          <w:rPr>
            <w:noProof/>
            <w:webHidden/>
          </w:rPr>
          <w:fldChar w:fldCharType="separate"/>
        </w:r>
        <w:r w:rsidR="00F0117A" w:rsidRPr="00B7455F">
          <w:rPr>
            <w:noProof/>
            <w:webHidden/>
          </w:rPr>
          <w:t>6</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094" w:history="1">
        <w:r w:rsidR="00F0117A" w:rsidRPr="00B7455F">
          <w:rPr>
            <w:rStyle w:val="Hyperlink"/>
            <w:noProof/>
          </w:rPr>
          <w:t>2.3</w:t>
        </w:r>
        <w:r w:rsidR="00F0117A" w:rsidRPr="00B7455F">
          <w:rPr>
            <w:rFonts w:asciiTheme="minorHAnsi" w:eastAsiaTheme="minorEastAsia" w:hAnsiTheme="minorHAnsi" w:cstheme="minorBidi"/>
            <w:noProof/>
            <w:sz w:val="22"/>
            <w:szCs w:val="22"/>
          </w:rPr>
          <w:tab/>
        </w:r>
        <w:r w:rsidR="00F0117A" w:rsidRPr="00B7455F">
          <w:rPr>
            <w:rStyle w:val="Hyperlink"/>
            <w:noProof/>
          </w:rPr>
          <w:t>Main Flow</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_Toc370731094 \h </w:instrText>
        </w:r>
        <w:r w:rsidR="007377F0" w:rsidRPr="00B7455F">
          <w:rPr>
            <w:noProof/>
            <w:webHidden/>
          </w:rPr>
        </w:r>
        <w:r w:rsidR="007377F0" w:rsidRPr="00B7455F">
          <w:rPr>
            <w:noProof/>
            <w:webHidden/>
          </w:rPr>
          <w:fldChar w:fldCharType="separate"/>
        </w:r>
        <w:r w:rsidR="00F0117A" w:rsidRPr="00B7455F">
          <w:rPr>
            <w:noProof/>
            <w:webHidden/>
          </w:rPr>
          <w:t>7</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095" w:history="1">
        <w:r w:rsidR="00F0117A" w:rsidRPr="00B7455F">
          <w:rPr>
            <w:rStyle w:val="Hyperlink"/>
            <w:noProof/>
          </w:rPr>
          <w:t>2.4</w:t>
        </w:r>
        <w:r w:rsidR="00F0117A" w:rsidRPr="00B7455F">
          <w:rPr>
            <w:rFonts w:asciiTheme="minorHAnsi" w:eastAsiaTheme="minorEastAsia" w:hAnsiTheme="minorHAnsi" w:cstheme="minorBidi"/>
            <w:noProof/>
            <w:sz w:val="22"/>
            <w:szCs w:val="22"/>
          </w:rPr>
          <w:tab/>
        </w:r>
        <w:r w:rsidR="00F0117A" w:rsidRPr="00B7455F">
          <w:rPr>
            <w:rStyle w:val="Hyperlink"/>
            <w:noProof/>
          </w:rPr>
          <w:t>Alternate Flows</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_Toc370731095 \h </w:instrText>
        </w:r>
        <w:r w:rsidR="007377F0" w:rsidRPr="00B7455F">
          <w:rPr>
            <w:noProof/>
            <w:webHidden/>
          </w:rPr>
        </w:r>
        <w:r w:rsidR="007377F0" w:rsidRPr="00B7455F">
          <w:rPr>
            <w:noProof/>
            <w:webHidden/>
          </w:rPr>
          <w:fldChar w:fldCharType="separate"/>
        </w:r>
        <w:r w:rsidR="00F0117A" w:rsidRPr="00B7455F">
          <w:rPr>
            <w:noProof/>
            <w:webHidden/>
          </w:rPr>
          <w:t>8</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096" w:history="1">
        <w:r w:rsidR="00F0117A" w:rsidRPr="00B7455F">
          <w:rPr>
            <w:rStyle w:val="Hyperlink"/>
            <w:noProof/>
          </w:rPr>
          <w:t>2.5</w:t>
        </w:r>
        <w:r w:rsidR="00F0117A" w:rsidRPr="00B7455F">
          <w:rPr>
            <w:rFonts w:asciiTheme="minorHAnsi" w:eastAsiaTheme="minorEastAsia" w:hAnsiTheme="minorHAnsi" w:cstheme="minorBidi"/>
            <w:noProof/>
            <w:sz w:val="22"/>
            <w:szCs w:val="22"/>
          </w:rPr>
          <w:tab/>
        </w:r>
        <w:r w:rsidR="00F0117A" w:rsidRPr="00B7455F">
          <w:rPr>
            <w:rStyle w:val="Hyperlink"/>
            <w:noProof/>
          </w:rPr>
          <w:t>Post Condition</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_Toc370731096 \h </w:instrText>
        </w:r>
        <w:r w:rsidR="007377F0" w:rsidRPr="00B7455F">
          <w:rPr>
            <w:noProof/>
            <w:webHidden/>
          </w:rPr>
        </w:r>
        <w:r w:rsidR="007377F0" w:rsidRPr="00B7455F">
          <w:rPr>
            <w:noProof/>
            <w:webHidden/>
          </w:rPr>
          <w:fldChar w:fldCharType="separate"/>
        </w:r>
        <w:r w:rsidR="00F0117A" w:rsidRPr="00B7455F">
          <w:rPr>
            <w:noProof/>
            <w:webHidden/>
          </w:rPr>
          <w:t>9</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097" w:history="1">
        <w:r w:rsidR="00F0117A" w:rsidRPr="00B7455F">
          <w:rPr>
            <w:rStyle w:val="Hyperlink"/>
            <w:noProof/>
          </w:rPr>
          <w:t>2.6</w:t>
        </w:r>
        <w:r w:rsidR="00F0117A" w:rsidRPr="00B7455F">
          <w:rPr>
            <w:rFonts w:asciiTheme="minorHAnsi" w:eastAsiaTheme="minorEastAsia" w:hAnsiTheme="minorHAnsi" w:cstheme="minorBidi"/>
            <w:noProof/>
            <w:sz w:val="22"/>
            <w:szCs w:val="22"/>
          </w:rPr>
          <w:tab/>
        </w:r>
        <w:r w:rsidR="00F0117A" w:rsidRPr="00B7455F">
          <w:rPr>
            <w:rStyle w:val="Hyperlink"/>
            <w:noProof/>
          </w:rPr>
          <w:t>Special Requirements</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_Toc370731097 \h </w:instrText>
        </w:r>
        <w:r w:rsidR="007377F0" w:rsidRPr="00B7455F">
          <w:rPr>
            <w:noProof/>
            <w:webHidden/>
          </w:rPr>
        </w:r>
        <w:r w:rsidR="007377F0" w:rsidRPr="00B7455F">
          <w:rPr>
            <w:noProof/>
            <w:webHidden/>
          </w:rPr>
          <w:fldChar w:fldCharType="separate"/>
        </w:r>
        <w:r w:rsidR="00F0117A" w:rsidRPr="00B7455F">
          <w:rPr>
            <w:noProof/>
            <w:webHidden/>
          </w:rPr>
          <w:t>9</w:t>
        </w:r>
        <w:r w:rsidR="007377F0" w:rsidRPr="00B7455F">
          <w:rPr>
            <w:noProof/>
            <w:webHidden/>
          </w:rPr>
          <w:fldChar w:fldCharType="end"/>
        </w:r>
      </w:hyperlink>
    </w:p>
    <w:p w:rsidR="00F0117A" w:rsidRPr="00B7455F" w:rsidRDefault="00871C0B">
      <w:pPr>
        <w:pStyle w:val="TOC1"/>
        <w:rPr>
          <w:rFonts w:asciiTheme="minorHAnsi" w:eastAsiaTheme="minorEastAsia" w:hAnsiTheme="minorHAnsi" w:cstheme="minorBidi"/>
          <w:noProof/>
          <w:sz w:val="22"/>
          <w:szCs w:val="22"/>
        </w:rPr>
      </w:pPr>
      <w:hyperlink w:anchor="_Toc370731098" w:history="1">
        <w:r w:rsidR="00F0117A" w:rsidRPr="00B7455F">
          <w:rPr>
            <w:rStyle w:val="Hyperlink"/>
            <w:i/>
            <w:noProof/>
          </w:rPr>
          <w:t>3.</w:t>
        </w:r>
        <w:r w:rsidR="00F0117A" w:rsidRPr="00B7455F">
          <w:rPr>
            <w:rFonts w:asciiTheme="minorHAnsi" w:eastAsiaTheme="minorEastAsia" w:hAnsiTheme="minorHAnsi" w:cstheme="minorBidi"/>
            <w:noProof/>
            <w:sz w:val="22"/>
            <w:szCs w:val="22"/>
          </w:rPr>
          <w:tab/>
        </w:r>
        <w:r w:rsidR="00F0117A" w:rsidRPr="00B7455F">
          <w:rPr>
            <w:rStyle w:val="Hyperlink"/>
            <w:i/>
            <w:noProof/>
          </w:rPr>
          <w:t>USE CASE: Price Required</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_Toc370731098 \h </w:instrText>
        </w:r>
        <w:r w:rsidR="007377F0" w:rsidRPr="00B7455F">
          <w:rPr>
            <w:noProof/>
            <w:webHidden/>
          </w:rPr>
        </w:r>
        <w:r w:rsidR="007377F0" w:rsidRPr="00B7455F">
          <w:rPr>
            <w:noProof/>
            <w:webHidden/>
          </w:rPr>
          <w:fldChar w:fldCharType="separate"/>
        </w:r>
        <w:r w:rsidR="00F0117A" w:rsidRPr="00B7455F">
          <w:rPr>
            <w:noProof/>
            <w:webHidden/>
          </w:rPr>
          <w:t>10</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099" w:history="1">
        <w:r w:rsidR="00F0117A" w:rsidRPr="00B7455F">
          <w:rPr>
            <w:rStyle w:val="Hyperlink"/>
            <w:noProof/>
          </w:rPr>
          <w:t>3.1</w:t>
        </w:r>
        <w:r w:rsidR="00F0117A" w:rsidRPr="00B7455F">
          <w:rPr>
            <w:rFonts w:asciiTheme="minorHAnsi" w:eastAsiaTheme="minorEastAsia" w:hAnsiTheme="minorHAnsi" w:cstheme="minorBidi"/>
            <w:noProof/>
            <w:sz w:val="22"/>
            <w:szCs w:val="22"/>
          </w:rPr>
          <w:tab/>
        </w:r>
        <w:r w:rsidR="00F0117A" w:rsidRPr="00B7455F">
          <w:rPr>
            <w:rStyle w:val="Hyperlink"/>
            <w:noProof/>
          </w:rPr>
          <w:t>Feature Flow</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_Toc370731099 \h </w:instrText>
        </w:r>
        <w:r w:rsidR="007377F0" w:rsidRPr="00B7455F">
          <w:rPr>
            <w:noProof/>
            <w:webHidden/>
          </w:rPr>
        </w:r>
        <w:r w:rsidR="007377F0" w:rsidRPr="00B7455F">
          <w:rPr>
            <w:noProof/>
            <w:webHidden/>
          </w:rPr>
          <w:fldChar w:fldCharType="separate"/>
        </w:r>
        <w:r w:rsidR="00F0117A" w:rsidRPr="00B7455F">
          <w:rPr>
            <w:noProof/>
            <w:webHidden/>
          </w:rPr>
          <w:t>10</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00" w:history="1">
        <w:r w:rsidR="00F0117A" w:rsidRPr="00B7455F">
          <w:rPr>
            <w:rStyle w:val="Hyperlink"/>
            <w:noProof/>
          </w:rPr>
          <w:t>3.2</w:t>
        </w:r>
        <w:r w:rsidR="00F0117A" w:rsidRPr="00B7455F">
          <w:rPr>
            <w:rFonts w:asciiTheme="minorHAnsi" w:eastAsiaTheme="minorEastAsia" w:hAnsiTheme="minorHAnsi" w:cstheme="minorBidi"/>
            <w:noProof/>
            <w:sz w:val="22"/>
            <w:szCs w:val="22"/>
          </w:rPr>
          <w:tab/>
        </w:r>
        <w:r w:rsidR="00F0117A" w:rsidRPr="00B7455F">
          <w:rPr>
            <w:rStyle w:val="Hyperlink"/>
            <w:noProof/>
          </w:rPr>
          <w:t>Precondition</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_Toc370731100 \h </w:instrText>
        </w:r>
        <w:r w:rsidR="007377F0" w:rsidRPr="00B7455F">
          <w:rPr>
            <w:noProof/>
            <w:webHidden/>
          </w:rPr>
        </w:r>
        <w:r w:rsidR="007377F0" w:rsidRPr="00B7455F">
          <w:rPr>
            <w:noProof/>
            <w:webHidden/>
          </w:rPr>
          <w:fldChar w:fldCharType="separate"/>
        </w:r>
        <w:r w:rsidR="00F0117A" w:rsidRPr="00B7455F">
          <w:rPr>
            <w:noProof/>
            <w:webHidden/>
          </w:rPr>
          <w:t>10</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01" w:history="1">
        <w:r w:rsidR="00F0117A" w:rsidRPr="00B7455F">
          <w:rPr>
            <w:rStyle w:val="Hyperlink"/>
            <w:noProof/>
          </w:rPr>
          <w:t>3.3</w:t>
        </w:r>
        <w:r w:rsidR="00F0117A" w:rsidRPr="00B7455F">
          <w:rPr>
            <w:rFonts w:asciiTheme="minorHAnsi" w:eastAsiaTheme="minorEastAsia" w:hAnsiTheme="minorHAnsi" w:cstheme="minorBidi"/>
            <w:noProof/>
            <w:sz w:val="22"/>
            <w:szCs w:val="22"/>
          </w:rPr>
          <w:tab/>
        </w:r>
        <w:r w:rsidR="00F0117A" w:rsidRPr="00B7455F">
          <w:rPr>
            <w:rStyle w:val="Hyperlink"/>
            <w:noProof/>
          </w:rPr>
          <w:t>Main Flow</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_Toc370731101 \h </w:instrText>
        </w:r>
        <w:r w:rsidR="007377F0" w:rsidRPr="00B7455F">
          <w:rPr>
            <w:noProof/>
            <w:webHidden/>
          </w:rPr>
        </w:r>
        <w:r w:rsidR="007377F0" w:rsidRPr="00B7455F">
          <w:rPr>
            <w:noProof/>
            <w:webHidden/>
          </w:rPr>
          <w:fldChar w:fldCharType="separate"/>
        </w:r>
        <w:r w:rsidR="00F0117A" w:rsidRPr="00B7455F">
          <w:rPr>
            <w:noProof/>
            <w:webHidden/>
          </w:rPr>
          <w:t>10</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02" w:history="1">
        <w:r w:rsidR="00F0117A" w:rsidRPr="00B7455F">
          <w:rPr>
            <w:rStyle w:val="Hyperlink"/>
            <w:noProof/>
          </w:rPr>
          <w:t>3.4</w:t>
        </w:r>
        <w:r w:rsidR="00F0117A" w:rsidRPr="00B7455F">
          <w:rPr>
            <w:rFonts w:asciiTheme="minorHAnsi" w:eastAsiaTheme="minorEastAsia" w:hAnsiTheme="minorHAnsi" w:cstheme="minorBidi"/>
            <w:noProof/>
            <w:sz w:val="22"/>
            <w:szCs w:val="22"/>
          </w:rPr>
          <w:tab/>
        </w:r>
        <w:r w:rsidR="00F0117A" w:rsidRPr="00B7455F">
          <w:rPr>
            <w:rStyle w:val="Hyperlink"/>
            <w:noProof/>
          </w:rPr>
          <w:t>Alternate Flows</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_Toc370731102 \h </w:instrText>
        </w:r>
        <w:r w:rsidR="007377F0" w:rsidRPr="00B7455F">
          <w:rPr>
            <w:noProof/>
            <w:webHidden/>
          </w:rPr>
        </w:r>
        <w:r w:rsidR="007377F0" w:rsidRPr="00B7455F">
          <w:rPr>
            <w:noProof/>
            <w:webHidden/>
          </w:rPr>
          <w:fldChar w:fldCharType="separate"/>
        </w:r>
        <w:r w:rsidR="00F0117A" w:rsidRPr="00B7455F">
          <w:rPr>
            <w:noProof/>
            <w:webHidden/>
          </w:rPr>
          <w:t>10</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03" w:history="1">
        <w:r w:rsidR="00F0117A" w:rsidRPr="00B7455F">
          <w:rPr>
            <w:rStyle w:val="Hyperlink"/>
            <w:noProof/>
          </w:rPr>
          <w:t>3.5</w:t>
        </w:r>
        <w:r w:rsidR="00F0117A" w:rsidRPr="00B7455F">
          <w:rPr>
            <w:rFonts w:asciiTheme="minorHAnsi" w:eastAsiaTheme="minorEastAsia" w:hAnsiTheme="minorHAnsi" w:cstheme="minorBidi"/>
            <w:noProof/>
            <w:sz w:val="22"/>
            <w:szCs w:val="22"/>
          </w:rPr>
          <w:tab/>
        </w:r>
        <w:r w:rsidR="00F0117A" w:rsidRPr="00B7455F">
          <w:rPr>
            <w:rStyle w:val="Hyperlink"/>
            <w:noProof/>
          </w:rPr>
          <w:t>Post Condition</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_Toc370731103 \h </w:instrText>
        </w:r>
        <w:r w:rsidR="007377F0" w:rsidRPr="00B7455F">
          <w:rPr>
            <w:noProof/>
            <w:webHidden/>
          </w:rPr>
        </w:r>
        <w:r w:rsidR="007377F0" w:rsidRPr="00B7455F">
          <w:rPr>
            <w:noProof/>
            <w:webHidden/>
          </w:rPr>
          <w:fldChar w:fldCharType="separate"/>
        </w:r>
        <w:r w:rsidR="00F0117A" w:rsidRPr="00B7455F">
          <w:rPr>
            <w:noProof/>
            <w:webHidden/>
          </w:rPr>
          <w:t>10</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04" w:history="1">
        <w:r w:rsidR="00F0117A" w:rsidRPr="00B7455F">
          <w:rPr>
            <w:rStyle w:val="Hyperlink"/>
            <w:noProof/>
          </w:rPr>
          <w:t>3.6</w:t>
        </w:r>
        <w:r w:rsidR="00F0117A" w:rsidRPr="00B7455F">
          <w:rPr>
            <w:rFonts w:asciiTheme="minorHAnsi" w:eastAsiaTheme="minorEastAsia" w:hAnsiTheme="minorHAnsi" w:cstheme="minorBidi"/>
            <w:noProof/>
            <w:sz w:val="22"/>
            <w:szCs w:val="22"/>
          </w:rPr>
          <w:tab/>
        </w:r>
        <w:r w:rsidR="00F0117A" w:rsidRPr="00B7455F">
          <w:rPr>
            <w:rStyle w:val="Hyperlink"/>
            <w:noProof/>
          </w:rPr>
          <w:t>Special Requirements</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_Toc370731104 \h </w:instrText>
        </w:r>
        <w:r w:rsidR="007377F0" w:rsidRPr="00B7455F">
          <w:rPr>
            <w:noProof/>
            <w:webHidden/>
          </w:rPr>
        </w:r>
        <w:r w:rsidR="007377F0" w:rsidRPr="00B7455F">
          <w:rPr>
            <w:noProof/>
            <w:webHidden/>
          </w:rPr>
          <w:fldChar w:fldCharType="separate"/>
        </w:r>
        <w:r w:rsidR="00F0117A" w:rsidRPr="00B7455F">
          <w:rPr>
            <w:noProof/>
            <w:webHidden/>
          </w:rPr>
          <w:t>10</w:t>
        </w:r>
        <w:r w:rsidR="007377F0" w:rsidRPr="00B7455F">
          <w:rPr>
            <w:noProof/>
            <w:webHidden/>
          </w:rPr>
          <w:fldChar w:fldCharType="end"/>
        </w:r>
      </w:hyperlink>
    </w:p>
    <w:p w:rsidR="00F0117A" w:rsidRPr="00B7455F" w:rsidRDefault="00871C0B">
      <w:pPr>
        <w:pStyle w:val="TOC1"/>
        <w:rPr>
          <w:rFonts w:asciiTheme="minorHAnsi" w:eastAsiaTheme="minorEastAsia" w:hAnsiTheme="minorHAnsi" w:cstheme="minorBidi"/>
          <w:noProof/>
          <w:sz w:val="22"/>
          <w:szCs w:val="22"/>
        </w:rPr>
      </w:pPr>
      <w:hyperlink w:anchor="_Toc370731105" w:history="1">
        <w:r w:rsidR="00F0117A" w:rsidRPr="00B7455F">
          <w:rPr>
            <w:rStyle w:val="Hyperlink"/>
            <w:i/>
            <w:noProof/>
          </w:rPr>
          <w:t>4.</w:t>
        </w:r>
        <w:r w:rsidR="00F0117A" w:rsidRPr="00B7455F">
          <w:rPr>
            <w:rFonts w:asciiTheme="minorHAnsi" w:eastAsiaTheme="minorEastAsia" w:hAnsiTheme="minorHAnsi" w:cstheme="minorBidi"/>
            <w:noProof/>
            <w:sz w:val="22"/>
            <w:szCs w:val="22"/>
          </w:rPr>
          <w:tab/>
        </w:r>
        <w:r w:rsidR="00F0117A" w:rsidRPr="00B7455F">
          <w:rPr>
            <w:rStyle w:val="Hyperlink"/>
            <w:i/>
            <w:noProof/>
          </w:rPr>
          <w:t>USE CASE: Open Box Item</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_Toc370731105 \h </w:instrText>
        </w:r>
        <w:r w:rsidR="007377F0" w:rsidRPr="00B7455F">
          <w:rPr>
            <w:noProof/>
            <w:webHidden/>
          </w:rPr>
        </w:r>
        <w:r w:rsidR="007377F0" w:rsidRPr="00B7455F">
          <w:rPr>
            <w:noProof/>
            <w:webHidden/>
          </w:rPr>
          <w:fldChar w:fldCharType="separate"/>
        </w:r>
        <w:r w:rsidR="00F0117A" w:rsidRPr="00B7455F">
          <w:rPr>
            <w:noProof/>
            <w:webHidden/>
          </w:rPr>
          <w:t>11</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06" w:history="1">
        <w:r w:rsidR="00F0117A" w:rsidRPr="00B7455F">
          <w:rPr>
            <w:rStyle w:val="Hyperlink"/>
            <w:noProof/>
          </w:rPr>
          <w:t>4.1</w:t>
        </w:r>
        <w:r w:rsidR="00F0117A" w:rsidRPr="00B7455F">
          <w:rPr>
            <w:rFonts w:asciiTheme="minorHAnsi" w:eastAsiaTheme="minorEastAsia" w:hAnsiTheme="minorHAnsi" w:cstheme="minorBidi"/>
            <w:noProof/>
            <w:sz w:val="22"/>
            <w:szCs w:val="22"/>
          </w:rPr>
          <w:tab/>
        </w:r>
        <w:r w:rsidR="00F0117A" w:rsidRPr="00B7455F">
          <w:rPr>
            <w:rStyle w:val="Hyperlink"/>
            <w:noProof/>
          </w:rPr>
          <w:t>Feature Flow</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_Toc370731106 \h </w:instrText>
        </w:r>
        <w:r w:rsidR="007377F0" w:rsidRPr="00B7455F">
          <w:rPr>
            <w:noProof/>
            <w:webHidden/>
          </w:rPr>
        </w:r>
        <w:r w:rsidR="007377F0" w:rsidRPr="00B7455F">
          <w:rPr>
            <w:noProof/>
            <w:webHidden/>
          </w:rPr>
          <w:fldChar w:fldCharType="separate"/>
        </w:r>
        <w:r w:rsidR="00F0117A" w:rsidRPr="00B7455F">
          <w:rPr>
            <w:noProof/>
            <w:webHidden/>
          </w:rPr>
          <w:t>11</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07" w:history="1">
        <w:r w:rsidR="00F0117A" w:rsidRPr="00B7455F">
          <w:rPr>
            <w:rStyle w:val="Hyperlink"/>
            <w:noProof/>
          </w:rPr>
          <w:t>4.2</w:t>
        </w:r>
        <w:r w:rsidR="00F0117A" w:rsidRPr="00B7455F">
          <w:rPr>
            <w:rFonts w:asciiTheme="minorHAnsi" w:eastAsiaTheme="minorEastAsia" w:hAnsiTheme="minorHAnsi" w:cstheme="minorBidi"/>
            <w:noProof/>
            <w:sz w:val="22"/>
            <w:szCs w:val="22"/>
          </w:rPr>
          <w:tab/>
        </w:r>
        <w:r w:rsidR="00F0117A" w:rsidRPr="00B7455F">
          <w:rPr>
            <w:rStyle w:val="Hyperlink"/>
            <w:noProof/>
          </w:rPr>
          <w:t>Precondition</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_Toc370731107 \h </w:instrText>
        </w:r>
        <w:r w:rsidR="007377F0" w:rsidRPr="00B7455F">
          <w:rPr>
            <w:noProof/>
            <w:webHidden/>
          </w:rPr>
        </w:r>
        <w:r w:rsidR="007377F0" w:rsidRPr="00B7455F">
          <w:rPr>
            <w:noProof/>
            <w:webHidden/>
          </w:rPr>
          <w:fldChar w:fldCharType="separate"/>
        </w:r>
        <w:r w:rsidR="00F0117A" w:rsidRPr="00B7455F">
          <w:rPr>
            <w:noProof/>
            <w:webHidden/>
          </w:rPr>
          <w:t>11</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08" w:history="1">
        <w:r w:rsidR="00F0117A" w:rsidRPr="00B7455F">
          <w:rPr>
            <w:rStyle w:val="Hyperlink"/>
            <w:noProof/>
          </w:rPr>
          <w:t>4.3</w:t>
        </w:r>
        <w:r w:rsidR="00F0117A" w:rsidRPr="00B7455F">
          <w:rPr>
            <w:rFonts w:asciiTheme="minorHAnsi" w:eastAsiaTheme="minorEastAsia" w:hAnsiTheme="minorHAnsi" w:cstheme="minorBidi"/>
            <w:noProof/>
            <w:sz w:val="22"/>
            <w:szCs w:val="22"/>
          </w:rPr>
          <w:tab/>
        </w:r>
        <w:r w:rsidR="00F0117A" w:rsidRPr="00B7455F">
          <w:rPr>
            <w:rStyle w:val="Hyperlink"/>
            <w:noProof/>
          </w:rPr>
          <w:t>Main Flow</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_Toc370731108 \h </w:instrText>
        </w:r>
        <w:r w:rsidR="007377F0" w:rsidRPr="00B7455F">
          <w:rPr>
            <w:noProof/>
            <w:webHidden/>
          </w:rPr>
        </w:r>
        <w:r w:rsidR="007377F0" w:rsidRPr="00B7455F">
          <w:rPr>
            <w:noProof/>
            <w:webHidden/>
          </w:rPr>
          <w:fldChar w:fldCharType="separate"/>
        </w:r>
        <w:r w:rsidR="00F0117A" w:rsidRPr="00B7455F">
          <w:rPr>
            <w:noProof/>
            <w:webHidden/>
          </w:rPr>
          <w:t>11</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09" w:history="1">
        <w:r w:rsidR="00F0117A" w:rsidRPr="00B7455F">
          <w:rPr>
            <w:rStyle w:val="Hyperlink"/>
            <w:noProof/>
          </w:rPr>
          <w:t>4.4</w:t>
        </w:r>
        <w:r w:rsidR="00F0117A" w:rsidRPr="00B7455F">
          <w:rPr>
            <w:rFonts w:asciiTheme="minorHAnsi" w:eastAsiaTheme="minorEastAsia" w:hAnsiTheme="minorHAnsi" w:cstheme="minorBidi"/>
            <w:noProof/>
            <w:sz w:val="22"/>
            <w:szCs w:val="22"/>
          </w:rPr>
          <w:tab/>
        </w:r>
        <w:r w:rsidR="00F0117A" w:rsidRPr="00B7455F">
          <w:rPr>
            <w:rStyle w:val="Hyperlink"/>
            <w:noProof/>
          </w:rPr>
          <w:t>Alternate Flows</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_Toc370731109 \h </w:instrText>
        </w:r>
        <w:r w:rsidR="007377F0" w:rsidRPr="00B7455F">
          <w:rPr>
            <w:noProof/>
            <w:webHidden/>
          </w:rPr>
        </w:r>
        <w:r w:rsidR="007377F0" w:rsidRPr="00B7455F">
          <w:rPr>
            <w:noProof/>
            <w:webHidden/>
          </w:rPr>
          <w:fldChar w:fldCharType="separate"/>
        </w:r>
        <w:r w:rsidR="00F0117A" w:rsidRPr="00B7455F">
          <w:rPr>
            <w:noProof/>
            <w:webHidden/>
          </w:rPr>
          <w:t>11</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10" w:history="1">
        <w:r w:rsidR="00F0117A" w:rsidRPr="00B7455F">
          <w:rPr>
            <w:rStyle w:val="Hyperlink"/>
            <w:noProof/>
          </w:rPr>
          <w:t>4.5</w:t>
        </w:r>
        <w:r w:rsidR="00F0117A" w:rsidRPr="00B7455F">
          <w:rPr>
            <w:rFonts w:asciiTheme="minorHAnsi" w:eastAsiaTheme="minorEastAsia" w:hAnsiTheme="minorHAnsi" w:cstheme="minorBidi"/>
            <w:noProof/>
            <w:sz w:val="22"/>
            <w:szCs w:val="22"/>
          </w:rPr>
          <w:tab/>
        </w:r>
        <w:r w:rsidR="00F0117A" w:rsidRPr="00B7455F">
          <w:rPr>
            <w:rStyle w:val="Hyperlink"/>
            <w:noProof/>
          </w:rPr>
          <w:t>Post Condition</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_Toc370731110 \h </w:instrText>
        </w:r>
        <w:r w:rsidR="007377F0" w:rsidRPr="00B7455F">
          <w:rPr>
            <w:noProof/>
            <w:webHidden/>
          </w:rPr>
        </w:r>
        <w:r w:rsidR="007377F0" w:rsidRPr="00B7455F">
          <w:rPr>
            <w:noProof/>
            <w:webHidden/>
          </w:rPr>
          <w:fldChar w:fldCharType="separate"/>
        </w:r>
        <w:r w:rsidR="00F0117A" w:rsidRPr="00B7455F">
          <w:rPr>
            <w:noProof/>
            <w:webHidden/>
          </w:rPr>
          <w:t>12</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11" w:history="1">
        <w:r w:rsidR="00F0117A" w:rsidRPr="00B7455F">
          <w:rPr>
            <w:rStyle w:val="Hyperlink"/>
            <w:noProof/>
          </w:rPr>
          <w:t>4.6</w:t>
        </w:r>
        <w:r w:rsidR="00F0117A" w:rsidRPr="00B7455F">
          <w:rPr>
            <w:rFonts w:asciiTheme="minorHAnsi" w:eastAsiaTheme="minorEastAsia" w:hAnsiTheme="minorHAnsi" w:cstheme="minorBidi"/>
            <w:noProof/>
            <w:sz w:val="22"/>
            <w:szCs w:val="22"/>
          </w:rPr>
          <w:tab/>
        </w:r>
        <w:r w:rsidR="00F0117A" w:rsidRPr="00B7455F">
          <w:rPr>
            <w:rStyle w:val="Hyperlink"/>
            <w:noProof/>
          </w:rPr>
          <w:t>Special Requirements</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_Toc370731111 \h </w:instrText>
        </w:r>
        <w:r w:rsidR="007377F0" w:rsidRPr="00B7455F">
          <w:rPr>
            <w:noProof/>
            <w:webHidden/>
          </w:rPr>
        </w:r>
        <w:r w:rsidR="007377F0" w:rsidRPr="00B7455F">
          <w:rPr>
            <w:noProof/>
            <w:webHidden/>
          </w:rPr>
          <w:fldChar w:fldCharType="separate"/>
        </w:r>
        <w:r w:rsidR="00F0117A" w:rsidRPr="00B7455F">
          <w:rPr>
            <w:noProof/>
            <w:webHidden/>
          </w:rPr>
          <w:t>12</w:t>
        </w:r>
        <w:r w:rsidR="007377F0" w:rsidRPr="00B7455F">
          <w:rPr>
            <w:noProof/>
            <w:webHidden/>
          </w:rPr>
          <w:fldChar w:fldCharType="end"/>
        </w:r>
      </w:hyperlink>
    </w:p>
    <w:p w:rsidR="00F0117A" w:rsidRPr="00B7455F" w:rsidRDefault="00871C0B">
      <w:pPr>
        <w:pStyle w:val="TOC1"/>
        <w:rPr>
          <w:rFonts w:asciiTheme="minorHAnsi" w:eastAsiaTheme="minorEastAsia" w:hAnsiTheme="minorHAnsi" w:cstheme="minorBidi"/>
          <w:noProof/>
          <w:sz w:val="22"/>
          <w:szCs w:val="22"/>
        </w:rPr>
      </w:pPr>
      <w:hyperlink w:anchor="_Toc370731112" w:history="1">
        <w:r w:rsidR="00F0117A" w:rsidRPr="00B7455F">
          <w:rPr>
            <w:rStyle w:val="Hyperlink"/>
            <w:i/>
            <w:noProof/>
          </w:rPr>
          <w:t>5.</w:t>
        </w:r>
        <w:r w:rsidR="00F0117A" w:rsidRPr="00B7455F">
          <w:rPr>
            <w:rFonts w:asciiTheme="minorHAnsi" w:eastAsiaTheme="minorEastAsia" w:hAnsiTheme="minorHAnsi" w:cstheme="minorBidi"/>
            <w:noProof/>
            <w:sz w:val="22"/>
            <w:szCs w:val="22"/>
          </w:rPr>
          <w:tab/>
        </w:r>
        <w:r w:rsidR="00F0117A" w:rsidRPr="00B7455F">
          <w:rPr>
            <w:rStyle w:val="Hyperlink"/>
            <w:i/>
            <w:noProof/>
          </w:rPr>
          <w:t>Supplemental Specifications</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_Toc370731112 \h </w:instrText>
        </w:r>
        <w:r w:rsidR="007377F0" w:rsidRPr="00B7455F">
          <w:rPr>
            <w:noProof/>
            <w:webHidden/>
          </w:rPr>
        </w:r>
        <w:r w:rsidR="007377F0" w:rsidRPr="00B7455F">
          <w:rPr>
            <w:noProof/>
            <w:webHidden/>
          </w:rPr>
          <w:fldChar w:fldCharType="separate"/>
        </w:r>
        <w:r w:rsidR="00F0117A" w:rsidRPr="00B7455F">
          <w:rPr>
            <w:noProof/>
            <w:webHidden/>
          </w:rPr>
          <w:t>12</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13" w:history="1">
        <w:r w:rsidR="00F0117A" w:rsidRPr="00B7455F">
          <w:rPr>
            <w:rStyle w:val="Hyperlink"/>
            <w:noProof/>
          </w:rPr>
          <w:t>5.1</w:t>
        </w:r>
        <w:r w:rsidR="00F0117A" w:rsidRPr="00B7455F">
          <w:rPr>
            <w:rFonts w:asciiTheme="minorHAnsi" w:eastAsiaTheme="minorEastAsia" w:hAnsiTheme="minorHAnsi" w:cstheme="minorBidi"/>
            <w:noProof/>
            <w:sz w:val="22"/>
            <w:szCs w:val="22"/>
          </w:rPr>
          <w:tab/>
        </w:r>
        <w:r w:rsidR="00F0117A" w:rsidRPr="00B7455F">
          <w:rPr>
            <w:rStyle w:val="Hyperlink"/>
            <w:noProof/>
          </w:rPr>
          <w:t>Deal Service Feature</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_Toc370731113 \h </w:instrText>
        </w:r>
        <w:r w:rsidR="007377F0" w:rsidRPr="00B7455F">
          <w:rPr>
            <w:noProof/>
            <w:webHidden/>
          </w:rPr>
        </w:r>
        <w:r w:rsidR="007377F0" w:rsidRPr="00B7455F">
          <w:rPr>
            <w:noProof/>
            <w:webHidden/>
          </w:rPr>
          <w:fldChar w:fldCharType="separate"/>
        </w:r>
        <w:r w:rsidR="00F0117A" w:rsidRPr="00B7455F">
          <w:rPr>
            <w:noProof/>
            <w:webHidden/>
          </w:rPr>
          <w:t>12</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14" w:history="1">
        <w:r w:rsidR="00F0117A" w:rsidRPr="00B7455F">
          <w:rPr>
            <w:rStyle w:val="Hyperlink"/>
            <w:noProof/>
          </w:rPr>
          <w:t>5.2</w:t>
        </w:r>
        <w:r w:rsidR="00F0117A" w:rsidRPr="00B7455F">
          <w:rPr>
            <w:rFonts w:asciiTheme="minorHAnsi" w:eastAsiaTheme="minorEastAsia" w:hAnsiTheme="minorHAnsi" w:cstheme="minorBidi"/>
            <w:noProof/>
            <w:sz w:val="22"/>
            <w:szCs w:val="22"/>
          </w:rPr>
          <w:tab/>
        </w:r>
        <w:r w:rsidR="00F0117A" w:rsidRPr="00B7455F">
          <w:rPr>
            <w:rStyle w:val="Hyperlink"/>
            <w:noProof/>
          </w:rPr>
          <w:t>Item Lookup Service Feature</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_Toc370731114 \h </w:instrText>
        </w:r>
        <w:r w:rsidR="007377F0" w:rsidRPr="00B7455F">
          <w:rPr>
            <w:noProof/>
            <w:webHidden/>
          </w:rPr>
        </w:r>
        <w:r w:rsidR="007377F0" w:rsidRPr="00B7455F">
          <w:rPr>
            <w:noProof/>
            <w:webHidden/>
          </w:rPr>
          <w:fldChar w:fldCharType="separate"/>
        </w:r>
        <w:r w:rsidR="00F0117A" w:rsidRPr="00B7455F">
          <w:rPr>
            <w:noProof/>
            <w:webHidden/>
          </w:rPr>
          <w:t>12</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15" w:history="1">
        <w:r w:rsidR="00F0117A" w:rsidRPr="00B7455F">
          <w:rPr>
            <w:rStyle w:val="Hyperlink"/>
            <w:noProof/>
          </w:rPr>
          <w:t>5.3</w:t>
        </w:r>
        <w:r w:rsidR="00F0117A" w:rsidRPr="00B7455F">
          <w:rPr>
            <w:rFonts w:asciiTheme="minorHAnsi" w:eastAsiaTheme="minorEastAsia" w:hAnsiTheme="minorHAnsi" w:cstheme="minorBidi"/>
            <w:noProof/>
            <w:sz w:val="22"/>
            <w:szCs w:val="22"/>
          </w:rPr>
          <w:tab/>
        </w:r>
        <w:r w:rsidR="00F0117A" w:rsidRPr="00B7455F">
          <w:rPr>
            <w:rStyle w:val="Hyperlink"/>
            <w:noProof/>
          </w:rPr>
          <w:t>Electronic Journal</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_Toc370731115 \h </w:instrText>
        </w:r>
        <w:r w:rsidR="007377F0" w:rsidRPr="00B7455F">
          <w:rPr>
            <w:noProof/>
            <w:webHidden/>
          </w:rPr>
        </w:r>
        <w:r w:rsidR="007377F0" w:rsidRPr="00B7455F">
          <w:rPr>
            <w:noProof/>
            <w:webHidden/>
          </w:rPr>
          <w:fldChar w:fldCharType="separate"/>
        </w:r>
        <w:r w:rsidR="00F0117A" w:rsidRPr="00B7455F">
          <w:rPr>
            <w:noProof/>
            <w:webHidden/>
          </w:rPr>
          <w:t>12</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16" w:history="1">
        <w:r w:rsidR="00F0117A" w:rsidRPr="00B7455F">
          <w:rPr>
            <w:rStyle w:val="Hyperlink"/>
            <w:noProof/>
          </w:rPr>
          <w:t>5.4</w:t>
        </w:r>
        <w:r w:rsidR="00F0117A" w:rsidRPr="00B7455F">
          <w:rPr>
            <w:rFonts w:asciiTheme="minorHAnsi" w:eastAsiaTheme="minorEastAsia" w:hAnsiTheme="minorHAnsi" w:cstheme="minorBidi"/>
            <w:noProof/>
            <w:sz w:val="22"/>
            <w:szCs w:val="22"/>
          </w:rPr>
          <w:tab/>
        </w:r>
        <w:r w:rsidR="00F0117A" w:rsidRPr="00B7455F">
          <w:rPr>
            <w:rStyle w:val="Hyperlink"/>
            <w:noProof/>
          </w:rPr>
          <w:t>Manager Override</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_Toc370731116 \h </w:instrText>
        </w:r>
        <w:r w:rsidR="007377F0" w:rsidRPr="00B7455F">
          <w:rPr>
            <w:noProof/>
            <w:webHidden/>
          </w:rPr>
        </w:r>
        <w:r w:rsidR="007377F0" w:rsidRPr="00B7455F">
          <w:rPr>
            <w:noProof/>
            <w:webHidden/>
          </w:rPr>
          <w:fldChar w:fldCharType="separate"/>
        </w:r>
        <w:r w:rsidR="00F0117A" w:rsidRPr="00B7455F">
          <w:rPr>
            <w:noProof/>
            <w:webHidden/>
          </w:rPr>
          <w:t>12</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17" w:history="1">
        <w:r w:rsidR="00F0117A" w:rsidRPr="00B7455F">
          <w:rPr>
            <w:rStyle w:val="Hyperlink"/>
            <w:noProof/>
          </w:rPr>
          <w:t>5.5</w:t>
        </w:r>
        <w:r w:rsidR="00F0117A" w:rsidRPr="00B7455F">
          <w:rPr>
            <w:rFonts w:asciiTheme="minorHAnsi" w:eastAsiaTheme="minorEastAsia" w:hAnsiTheme="minorHAnsi" w:cstheme="minorBidi"/>
            <w:noProof/>
            <w:sz w:val="22"/>
            <w:szCs w:val="22"/>
          </w:rPr>
          <w:tab/>
        </w:r>
        <w:r w:rsidR="00F0117A" w:rsidRPr="00B7455F">
          <w:rPr>
            <w:rStyle w:val="Hyperlink"/>
            <w:noProof/>
          </w:rPr>
          <w:t>POSLog</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_Toc370731117 \h </w:instrText>
        </w:r>
        <w:r w:rsidR="007377F0" w:rsidRPr="00B7455F">
          <w:rPr>
            <w:noProof/>
            <w:webHidden/>
          </w:rPr>
        </w:r>
        <w:r w:rsidR="007377F0" w:rsidRPr="00B7455F">
          <w:rPr>
            <w:noProof/>
            <w:webHidden/>
          </w:rPr>
          <w:fldChar w:fldCharType="separate"/>
        </w:r>
        <w:r w:rsidR="00F0117A" w:rsidRPr="00B7455F">
          <w:rPr>
            <w:noProof/>
            <w:webHidden/>
          </w:rPr>
          <w:t>12</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18" w:history="1">
        <w:r w:rsidR="00F0117A" w:rsidRPr="00B7455F">
          <w:rPr>
            <w:rStyle w:val="Hyperlink"/>
            <w:noProof/>
          </w:rPr>
          <w:t>5.6</w:t>
        </w:r>
        <w:r w:rsidR="00F0117A" w:rsidRPr="00B7455F">
          <w:rPr>
            <w:rFonts w:asciiTheme="minorHAnsi" w:eastAsiaTheme="minorEastAsia" w:hAnsiTheme="minorHAnsi" w:cstheme="minorBidi"/>
            <w:noProof/>
            <w:sz w:val="22"/>
            <w:szCs w:val="22"/>
          </w:rPr>
          <w:tab/>
        </w:r>
        <w:r w:rsidR="00F0117A" w:rsidRPr="00B7455F">
          <w:rPr>
            <w:rStyle w:val="Hyperlink"/>
            <w:noProof/>
          </w:rPr>
          <w:t>Printed Receipts</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_Toc370731118 \h </w:instrText>
        </w:r>
        <w:r w:rsidR="007377F0" w:rsidRPr="00B7455F">
          <w:rPr>
            <w:noProof/>
            <w:webHidden/>
          </w:rPr>
        </w:r>
        <w:r w:rsidR="007377F0" w:rsidRPr="00B7455F">
          <w:rPr>
            <w:noProof/>
            <w:webHidden/>
          </w:rPr>
          <w:fldChar w:fldCharType="separate"/>
        </w:r>
        <w:r w:rsidR="00F0117A" w:rsidRPr="00B7455F">
          <w:rPr>
            <w:noProof/>
            <w:webHidden/>
          </w:rPr>
          <w:t>12</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19" w:history="1">
        <w:r w:rsidR="00F0117A" w:rsidRPr="00B7455F">
          <w:rPr>
            <w:rStyle w:val="Hyperlink"/>
            <w:noProof/>
          </w:rPr>
          <w:t>5.7</w:t>
        </w:r>
        <w:r w:rsidR="00F0117A" w:rsidRPr="00B7455F">
          <w:rPr>
            <w:rFonts w:asciiTheme="minorHAnsi" w:eastAsiaTheme="minorEastAsia" w:hAnsiTheme="minorHAnsi" w:cstheme="minorBidi"/>
            <w:noProof/>
            <w:sz w:val="22"/>
            <w:szCs w:val="22"/>
          </w:rPr>
          <w:tab/>
        </w:r>
        <w:r w:rsidR="00F0117A" w:rsidRPr="00B7455F">
          <w:rPr>
            <w:rStyle w:val="Hyperlink"/>
            <w:noProof/>
          </w:rPr>
          <w:t>Related Items Feature</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_Toc370731119 \h </w:instrText>
        </w:r>
        <w:r w:rsidR="007377F0" w:rsidRPr="00B7455F">
          <w:rPr>
            <w:noProof/>
            <w:webHidden/>
          </w:rPr>
        </w:r>
        <w:r w:rsidR="007377F0" w:rsidRPr="00B7455F">
          <w:rPr>
            <w:noProof/>
            <w:webHidden/>
          </w:rPr>
          <w:fldChar w:fldCharType="separate"/>
        </w:r>
        <w:r w:rsidR="00F0117A" w:rsidRPr="00B7455F">
          <w:rPr>
            <w:noProof/>
            <w:webHidden/>
          </w:rPr>
          <w:t>13</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20" w:history="1">
        <w:r w:rsidR="00F0117A" w:rsidRPr="00B7455F">
          <w:rPr>
            <w:rStyle w:val="Hyperlink"/>
            <w:noProof/>
          </w:rPr>
          <w:t>5.8</w:t>
        </w:r>
        <w:r w:rsidR="00F0117A" w:rsidRPr="00B7455F">
          <w:rPr>
            <w:rFonts w:asciiTheme="minorHAnsi" w:eastAsiaTheme="minorEastAsia" w:hAnsiTheme="minorHAnsi" w:cstheme="minorBidi"/>
            <w:noProof/>
            <w:sz w:val="22"/>
            <w:szCs w:val="22"/>
          </w:rPr>
          <w:tab/>
        </w:r>
        <w:r w:rsidR="00F0117A" w:rsidRPr="00B7455F">
          <w:rPr>
            <w:rStyle w:val="Hyperlink"/>
            <w:noProof/>
          </w:rPr>
          <w:t>Suspend Feature</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_Toc370731120 \h </w:instrText>
        </w:r>
        <w:r w:rsidR="007377F0" w:rsidRPr="00B7455F">
          <w:rPr>
            <w:noProof/>
            <w:webHidden/>
          </w:rPr>
        </w:r>
        <w:r w:rsidR="007377F0" w:rsidRPr="00B7455F">
          <w:rPr>
            <w:noProof/>
            <w:webHidden/>
          </w:rPr>
          <w:fldChar w:fldCharType="separate"/>
        </w:r>
        <w:r w:rsidR="00F0117A" w:rsidRPr="00B7455F">
          <w:rPr>
            <w:noProof/>
            <w:webHidden/>
          </w:rPr>
          <w:t>13</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21" w:history="1">
        <w:r w:rsidR="00F0117A" w:rsidRPr="00B7455F">
          <w:rPr>
            <w:rStyle w:val="Hyperlink"/>
            <w:noProof/>
          </w:rPr>
          <w:t>5.9</w:t>
        </w:r>
        <w:r w:rsidR="00F0117A" w:rsidRPr="00B7455F">
          <w:rPr>
            <w:rFonts w:asciiTheme="minorHAnsi" w:eastAsiaTheme="minorEastAsia" w:hAnsiTheme="minorHAnsi" w:cstheme="minorBidi"/>
            <w:noProof/>
            <w:sz w:val="22"/>
            <w:szCs w:val="22"/>
          </w:rPr>
          <w:tab/>
        </w:r>
        <w:r w:rsidR="00F0117A" w:rsidRPr="00B7455F">
          <w:rPr>
            <w:rStyle w:val="Hyperlink"/>
            <w:noProof/>
          </w:rPr>
          <w:t>Tax Service Feature</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_Toc370731121 \h </w:instrText>
        </w:r>
        <w:r w:rsidR="007377F0" w:rsidRPr="00B7455F">
          <w:rPr>
            <w:noProof/>
            <w:webHidden/>
          </w:rPr>
        </w:r>
        <w:r w:rsidR="007377F0" w:rsidRPr="00B7455F">
          <w:rPr>
            <w:noProof/>
            <w:webHidden/>
          </w:rPr>
          <w:fldChar w:fldCharType="separate"/>
        </w:r>
        <w:r w:rsidR="00F0117A" w:rsidRPr="00B7455F">
          <w:rPr>
            <w:noProof/>
            <w:webHidden/>
          </w:rPr>
          <w:t>13</w:t>
        </w:r>
        <w:r w:rsidR="007377F0" w:rsidRPr="00B7455F">
          <w:rPr>
            <w:noProof/>
            <w:webHidden/>
          </w:rPr>
          <w:fldChar w:fldCharType="end"/>
        </w:r>
      </w:hyperlink>
    </w:p>
    <w:p w:rsidR="00F0117A" w:rsidRPr="00B7455F" w:rsidRDefault="00871C0B">
      <w:pPr>
        <w:pStyle w:val="TOC1"/>
        <w:rPr>
          <w:rFonts w:asciiTheme="minorHAnsi" w:eastAsiaTheme="minorEastAsia" w:hAnsiTheme="minorHAnsi" w:cstheme="minorBidi"/>
          <w:noProof/>
          <w:sz w:val="22"/>
          <w:szCs w:val="22"/>
        </w:rPr>
      </w:pPr>
      <w:hyperlink w:anchor="_Toc370731122" w:history="1">
        <w:r w:rsidR="00F0117A" w:rsidRPr="00B7455F">
          <w:rPr>
            <w:rStyle w:val="Hyperlink"/>
            <w:i/>
            <w:noProof/>
          </w:rPr>
          <w:t>6.</w:t>
        </w:r>
        <w:r w:rsidR="00F0117A" w:rsidRPr="00B7455F">
          <w:rPr>
            <w:rFonts w:asciiTheme="minorHAnsi" w:eastAsiaTheme="minorEastAsia" w:hAnsiTheme="minorHAnsi" w:cstheme="minorBidi"/>
            <w:noProof/>
            <w:sz w:val="22"/>
            <w:szCs w:val="22"/>
          </w:rPr>
          <w:tab/>
        </w:r>
        <w:r w:rsidR="00F0117A" w:rsidRPr="00B7455F">
          <w:rPr>
            <w:rStyle w:val="Hyperlink"/>
            <w:i/>
            <w:noProof/>
          </w:rPr>
          <w:t>Screen Layouts</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_Toc370731122 \h </w:instrText>
        </w:r>
        <w:r w:rsidR="007377F0" w:rsidRPr="00B7455F">
          <w:rPr>
            <w:noProof/>
            <w:webHidden/>
          </w:rPr>
        </w:r>
        <w:r w:rsidR="007377F0" w:rsidRPr="00B7455F">
          <w:rPr>
            <w:noProof/>
            <w:webHidden/>
          </w:rPr>
          <w:fldChar w:fldCharType="separate"/>
        </w:r>
        <w:r w:rsidR="00F0117A" w:rsidRPr="00B7455F">
          <w:rPr>
            <w:noProof/>
            <w:webHidden/>
          </w:rPr>
          <w:t>14</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23" w:history="1">
        <w:r w:rsidR="00F0117A" w:rsidRPr="00B7455F">
          <w:rPr>
            <w:rStyle w:val="Hyperlink"/>
            <w:noProof/>
          </w:rPr>
          <w:t>6.1</w:t>
        </w:r>
        <w:r w:rsidR="00F0117A" w:rsidRPr="00B7455F">
          <w:rPr>
            <w:rFonts w:asciiTheme="minorHAnsi" w:eastAsiaTheme="minorEastAsia" w:hAnsiTheme="minorHAnsi" w:cstheme="minorBidi"/>
            <w:noProof/>
            <w:sz w:val="22"/>
            <w:szCs w:val="22"/>
          </w:rPr>
          <w:tab/>
        </w:r>
        <w:r w:rsidR="00F0117A" w:rsidRPr="00B7455F">
          <w:rPr>
            <w:rStyle w:val="Hyperlink"/>
            <w:noProof/>
          </w:rPr>
          <w:t>Item Entry</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_Toc370731123 \h </w:instrText>
        </w:r>
        <w:r w:rsidR="007377F0" w:rsidRPr="00B7455F">
          <w:rPr>
            <w:noProof/>
            <w:webHidden/>
          </w:rPr>
        </w:r>
        <w:r w:rsidR="007377F0" w:rsidRPr="00B7455F">
          <w:rPr>
            <w:noProof/>
            <w:webHidden/>
          </w:rPr>
          <w:fldChar w:fldCharType="separate"/>
        </w:r>
        <w:r w:rsidR="00F0117A" w:rsidRPr="00B7455F">
          <w:rPr>
            <w:noProof/>
            <w:webHidden/>
          </w:rPr>
          <w:t>14</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24" w:history="1">
        <w:r w:rsidR="00F0117A" w:rsidRPr="00B7455F">
          <w:rPr>
            <w:rStyle w:val="Hyperlink"/>
            <w:noProof/>
          </w:rPr>
          <w:t>6.2</w:t>
        </w:r>
        <w:r w:rsidR="00F0117A" w:rsidRPr="00B7455F">
          <w:rPr>
            <w:rFonts w:asciiTheme="minorHAnsi" w:eastAsiaTheme="minorEastAsia" w:hAnsiTheme="minorHAnsi" w:cstheme="minorBidi"/>
            <w:noProof/>
            <w:sz w:val="22"/>
            <w:szCs w:val="22"/>
          </w:rPr>
          <w:tab/>
        </w:r>
        <w:r w:rsidR="00F0117A" w:rsidRPr="00B7455F">
          <w:rPr>
            <w:rStyle w:val="Hyperlink"/>
            <w:noProof/>
          </w:rPr>
          <w:t>Enter Price</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_Toc370731124 \h </w:instrText>
        </w:r>
        <w:r w:rsidR="007377F0" w:rsidRPr="00B7455F">
          <w:rPr>
            <w:noProof/>
            <w:webHidden/>
          </w:rPr>
        </w:r>
        <w:r w:rsidR="007377F0" w:rsidRPr="00B7455F">
          <w:rPr>
            <w:noProof/>
            <w:webHidden/>
          </w:rPr>
          <w:fldChar w:fldCharType="separate"/>
        </w:r>
        <w:r w:rsidR="00F0117A" w:rsidRPr="00B7455F">
          <w:rPr>
            <w:noProof/>
            <w:webHidden/>
          </w:rPr>
          <w:t>17</w:t>
        </w:r>
        <w:r w:rsidR="007377F0" w:rsidRPr="00B7455F">
          <w:rPr>
            <w:noProof/>
            <w:webHidden/>
          </w:rPr>
          <w:fldChar w:fldCharType="end"/>
        </w:r>
      </w:hyperlink>
    </w:p>
    <w:p w:rsidR="00F0117A" w:rsidRPr="00B7455F" w:rsidRDefault="00871C0B">
      <w:pPr>
        <w:pStyle w:val="TOC2"/>
        <w:rPr>
          <w:rFonts w:asciiTheme="minorHAnsi" w:eastAsiaTheme="minorEastAsia" w:hAnsiTheme="minorHAnsi" w:cstheme="minorBidi"/>
          <w:noProof/>
          <w:sz w:val="22"/>
          <w:szCs w:val="22"/>
        </w:rPr>
      </w:pPr>
      <w:hyperlink w:anchor="_Toc370731125" w:history="1">
        <w:r w:rsidR="00F0117A" w:rsidRPr="00B7455F">
          <w:rPr>
            <w:rStyle w:val="Hyperlink"/>
            <w:noProof/>
          </w:rPr>
          <w:t>6.3</w:t>
        </w:r>
        <w:r w:rsidR="00F0117A" w:rsidRPr="00B7455F">
          <w:rPr>
            <w:rFonts w:asciiTheme="minorHAnsi" w:eastAsiaTheme="minorEastAsia" w:hAnsiTheme="minorHAnsi" w:cstheme="minorBidi"/>
            <w:noProof/>
            <w:sz w:val="22"/>
            <w:szCs w:val="22"/>
          </w:rPr>
          <w:tab/>
        </w:r>
        <w:r w:rsidR="00F0117A" w:rsidRPr="00B7455F">
          <w:rPr>
            <w:rStyle w:val="Hyperlink"/>
            <w:noProof/>
          </w:rPr>
          <w:t>Enter Open Box Price</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_Toc370731125 \h </w:instrText>
        </w:r>
        <w:r w:rsidR="007377F0" w:rsidRPr="00B7455F">
          <w:rPr>
            <w:noProof/>
            <w:webHidden/>
          </w:rPr>
        </w:r>
        <w:r w:rsidR="007377F0" w:rsidRPr="00B7455F">
          <w:rPr>
            <w:noProof/>
            <w:webHidden/>
          </w:rPr>
          <w:fldChar w:fldCharType="separate"/>
        </w:r>
        <w:r w:rsidR="00F0117A" w:rsidRPr="00B7455F">
          <w:rPr>
            <w:noProof/>
            <w:webHidden/>
          </w:rPr>
          <w:t>18</w:t>
        </w:r>
        <w:r w:rsidR="007377F0" w:rsidRPr="00B7455F">
          <w:rPr>
            <w:noProof/>
            <w:webHidden/>
          </w:rPr>
          <w:fldChar w:fldCharType="end"/>
        </w:r>
      </w:hyperlink>
    </w:p>
    <w:p w:rsidR="00F0117A" w:rsidRPr="00B7455F" w:rsidRDefault="00871C0B">
      <w:pPr>
        <w:pStyle w:val="TOC1"/>
        <w:rPr>
          <w:rFonts w:asciiTheme="minorHAnsi" w:eastAsiaTheme="minorEastAsia" w:hAnsiTheme="minorHAnsi" w:cstheme="minorBidi"/>
          <w:noProof/>
          <w:sz w:val="22"/>
          <w:szCs w:val="22"/>
        </w:rPr>
      </w:pPr>
      <w:hyperlink w:anchor="_Toc370731126" w:history="1">
        <w:r w:rsidR="00F0117A" w:rsidRPr="00B7455F">
          <w:rPr>
            <w:rStyle w:val="Hyperlink"/>
            <w:i/>
            <w:noProof/>
          </w:rPr>
          <w:t>7.</w:t>
        </w:r>
        <w:r w:rsidR="00F0117A" w:rsidRPr="00B7455F">
          <w:rPr>
            <w:rFonts w:asciiTheme="minorHAnsi" w:eastAsiaTheme="minorEastAsia" w:hAnsiTheme="minorHAnsi" w:cstheme="minorBidi"/>
            <w:noProof/>
            <w:sz w:val="22"/>
            <w:szCs w:val="22"/>
          </w:rPr>
          <w:tab/>
        </w:r>
        <w:r w:rsidR="00F0117A" w:rsidRPr="00B7455F">
          <w:rPr>
            <w:rStyle w:val="Hyperlink"/>
            <w:i/>
            <w:noProof/>
          </w:rPr>
          <w:t>Business Sign Off</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_Toc370731126 \h </w:instrText>
        </w:r>
        <w:r w:rsidR="007377F0" w:rsidRPr="00B7455F">
          <w:rPr>
            <w:noProof/>
            <w:webHidden/>
          </w:rPr>
        </w:r>
        <w:r w:rsidR="007377F0" w:rsidRPr="00B7455F">
          <w:rPr>
            <w:noProof/>
            <w:webHidden/>
          </w:rPr>
          <w:fldChar w:fldCharType="separate"/>
        </w:r>
        <w:r w:rsidR="00F0117A" w:rsidRPr="00B7455F">
          <w:rPr>
            <w:noProof/>
            <w:webHidden/>
          </w:rPr>
          <w:t>19</w:t>
        </w:r>
        <w:r w:rsidR="007377F0" w:rsidRPr="00B7455F">
          <w:rPr>
            <w:noProof/>
            <w:webHidden/>
          </w:rPr>
          <w:fldChar w:fldCharType="end"/>
        </w:r>
      </w:hyperlink>
    </w:p>
    <w:p w:rsidR="00F0117A" w:rsidRPr="00B7455F" w:rsidRDefault="00871C0B">
      <w:pPr>
        <w:pStyle w:val="TOC1"/>
        <w:rPr>
          <w:rFonts w:asciiTheme="minorHAnsi" w:eastAsiaTheme="minorEastAsia" w:hAnsiTheme="minorHAnsi" w:cstheme="minorBidi"/>
          <w:noProof/>
          <w:sz w:val="22"/>
          <w:szCs w:val="22"/>
        </w:rPr>
      </w:pPr>
      <w:hyperlink w:anchor="_Toc370731127" w:history="1">
        <w:r w:rsidR="00F0117A" w:rsidRPr="00B7455F">
          <w:rPr>
            <w:rStyle w:val="Hyperlink"/>
            <w:i/>
            <w:noProof/>
          </w:rPr>
          <w:t>8.</w:t>
        </w:r>
        <w:r w:rsidR="00F0117A" w:rsidRPr="00B7455F">
          <w:rPr>
            <w:rFonts w:asciiTheme="minorHAnsi" w:eastAsiaTheme="minorEastAsia" w:hAnsiTheme="minorHAnsi" w:cstheme="minorBidi"/>
            <w:noProof/>
            <w:sz w:val="22"/>
            <w:szCs w:val="22"/>
          </w:rPr>
          <w:tab/>
        </w:r>
        <w:r w:rsidR="00F0117A" w:rsidRPr="00B7455F">
          <w:rPr>
            <w:rStyle w:val="Hyperlink"/>
            <w:i/>
            <w:noProof/>
          </w:rPr>
          <w:t>Revision History</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_Toc370731127 \h </w:instrText>
        </w:r>
        <w:r w:rsidR="007377F0" w:rsidRPr="00B7455F">
          <w:rPr>
            <w:noProof/>
            <w:webHidden/>
          </w:rPr>
        </w:r>
        <w:r w:rsidR="007377F0" w:rsidRPr="00B7455F">
          <w:rPr>
            <w:noProof/>
            <w:webHidden/>
          </w:rPr>
          <w:fldChar w:fldCharType="separate"/>
        </w:r>
        <w:r w:rsidR="00F0117A" w:rsidRPr="00B7455F">
          <w:rPr>
            <w:noProof/>
            <w:webHidden/>
          </w:rPr>
          <w:t>19</w:t>
        </w:r>
        <w:r w:rsidR="007377F0" w:rsidRPr="00B7455F">
          <w:rPr>
            <w:noProof/>
            <w:webHidden/>
          </w:rPr>
          <w:fldChar w:fldCharType="end"/>
        </w:r>
      </w:hyperlink>
    </w:p>
    <w:p w:rsidR="00F0117A" w:rsidRPr="00B7455F" w:rsidRDefault="00871C0B">
      <w:pPr>
        <w:pStyle w:val="TOC1"/>
        <w:rPr>
          <w:rFonts w:asciiTheme="minorHAnsi" w:eastAsiaTheme="minorEastAsia" w:hAnsiTheme="minorHAnsi" w:cstheme="minorBidi"/>
          <w:noProof/>
          <w:sz w:val="22"/>
          <w:szCs w:val="22"/>
        </w:rPr>
      </w:pPr>
      <w:hyperlink w:anchor="_Toc370731128" w:history="1">
        <w:r w:rsidR="00F0117A" w:rsidRPr="00B7455F">
          <w:rPr>
            <w:rStyle w:val="Hyperlink"/>
            <w:i/>
            <w:noProof/>
          </w:rPr>
          <w:t>9.</w:t>
        </w:r>
        <w:r w:rsidR="00F0117A" w:rsidRPr="00B7455F">
          <w:rPr>
            <w:rFonts w:asciiTheme="minorHAnsi" w:eastAsiaTheme="minorEastAsia" w:hAnsiTheme="minorHAnsi" w:cstheme="minorBidi"/>
            <w:noProof/>
            <w:sz w:val="22"/>
            <w:szCs w:val="22"/>
          </w:rPr>
          <w:tab/>
        </w:r>
        <w:r w:rsidR="00F0117A" w:rsidRPr="00B7455F">
          <w:rPr>
            <w:rStyle w:val="Hyperlink"/>
            <w:i/>
            <w:noProof/>
          </w:rPr>
          <w:t>Appendix A: Glossary</w:t>
        </w:r>
        <w:r w:rsidR="00F0117A" w:rsidRPr="00B7455F">
          <w:rPr>
            <w:noProof/>
            <w:webHidden/>
          </w:rPr>
          <w:tab/>
        </w:r>
        <w:r w:rsidR="007377F0" w:rsidRPr="00B7455F">
          <w:rPr>
            <w:noProof/>
            <w:webHidden/>
          </w:rPr>
          <w:fldChar w:fldCharType="begin"/>
        </w:r>
        <w:r w:rsidR="00F0117A" w:rsidRPr="00B7455F">
          <w:rPr>
            <w:noProof/>
            <w:webHidden/>
          </w:rPr>
          <w:instrText xml:space="preserve"> PAGEREF _Toc370731128 \h </w:instrText>
        </w:r>
        <w:r w:rsidR="007377F0" w:rsidRPr="00B7455F">
          <w:rPr>
            <w:noProof/>
            <w:webHidden/>
          </w:rPr>
        </w:r>
        <w:r w:rsidR="007377F0" w:rsidRPr="00B7455F">
          <w:rPr>
            <w:noProof/>
            <w:webHidden/>
          </w:rPr>
          <w:fldChar w:fldCharType="separate"/>
        </w:r>
        <w:r w:rsidR="00F0117A" w:rsidRPr="00B7455F">
          <w:rPr>
            <w:noProof/>
            <w:webHidden/>
          </w:rPr>
          <w:t>19</w:t>
        </w:r>
        <w:r w:rsidR="007377F0" w:rsidRPr="00B7455F">
          <w:rPr>
            <w:noProof/>
            <w:webHidden/>
          </w:rPr>
          <w:fldChar w:fldCharType="end"/>
        </w:r>
      </w:hyperlink>
    </w:p>
    <w:p w:rsidR="00F54203" w:rsidRPr="00B7455F" w:rsidRDefault="007377F0" w:rsidP="00F54203">
      <w:pPr>
        <w:pStyle w:val="BodyText"/>
      </w:pPr>
      <w:r w:rsidRPr="00B7455F">
        <w:rPr>
          <w:b/>
          <w:sz w:val="24"/>
          <w:szCs w:val="24"/>
        </w:rPr>
        <w:fldChar w:fldCharType="end"/>
      </w:r>
    </w:p>
    <w:p w:rsidR="008163BF" w:rsidRPr="00B7455F" w:rsidRDefault="00B22A66" w:rsidP="003A372C">
      <w:pPr>
        <w:pStyle w:val="Heading1"/>
        <w:rPr>
          <w:i/>
        </w:rPr>
      </w:pPr>
      <w:r w:rsidRPr="00B7455F">
        <w:rPr>
          <w:i/>
        </w:rPr>
        <w:br w:type="page"/>
      </w:r>
      <w:bookmarkStart w:id="10" w:name="_Toc122934306"/>
      <w:bookmarkStart w:id="11" w:name="_Toc370731086"/>
      <w:r w:rsidR="003B6D48" w:rsidRPr="00B7455F">
        <w:rPr>
          <w:i/>
        </w:rPr>
        <w:lastRenderedPageBreak/>
        <w:t>Feature</w:t>
      </w:r>
      <w:r w:rsidR="009C1FFA" w:rsidRPr="00B7455F">
        <w:rPr>
          <w:i/>
        </w:rPr>
        <w:t xml:space="preserve"> </w:t>
      </w:r>
      <w:bookmarkEnd w:id="10"/>
      <w:r w:rsidR="00341299" w:rsidRPr="00B7455F">
        <w:rPr>
          <w:i/>
        </w:rPr>
        <w:t>Overview</w:t>
      </w:r>
      <w:bookmarkEnd w:id="11"/>
    </w:p>
    <w:p w:rsidR="008163BF" w:rsidRPr="00B7455F" w:rsidRDefault="003B6D48" w:rsidP="008163BF">
      <w:pPr>
        <w:pStyle w:val="Heading2"/>
      </w:pPr>
      <w:bookmarkStart w:id="12" w:name="_Toc110839329"/>
      <w:bookmarkStart w:id="13" w:name="_Toc122934307"/>
      <w:bookmarkStart w:id="14" w:name="_Toc370731087"/>
      <w:r w:rsidRPr="00B7455F">
        <w:t>Feature</w:t>
      </w:r>
      <w:r w:rsidR="00A5528D" w:rsidRPr="00B7455F">
        <w:t xml:space="preserve"> </w:t>
      </w:r>
      <w:r w:rsidR="008163BF" w:rsidRPr="00B7455F">
        <w:t>Description</w:t>
      </w:r>
      <w:bookmarkEnd w:id="12"/>
      <w:bookmarkEnd w:id="13"/>
      <w:bookmarkEnd w:id="14"/>
    </w:p>
    <w:p w:rsidR="00966008" w:rsidRPr="00B7455F" w:rsidRDefault="00966008" w:rsidP="00966008">
      <w:pPr>
        <w:pStyle w:val="BodyText"/>
      </w:pPr>
      <w:r w:rsidRPr="00B7455F">
        <w:t xml:space="preserve">The Sale Feature Document describes the functionality </w:t>
      </w:r>
      <w:r w:rsidR="001F3B26" w:rsidRPr="00B7455F">
        <w:t>of</w:t>
      </w:r>
      <w:r w:rsidRPr="00B7455F">
        <w:t xml:space="preserve"> </w:t>
      </w:r>
      <w:r w:rsidR="003E5E4E" w:rsidRPr="00B7455F">
        <w:t>creating transactions</w:t>
      </w:r>
      <w:r w:rsidR="001F3B26" w:rsidRPr="00B7455F">
        <w:t xml:space="preserve"> by </w:t>
      </w:r>
      <w:r w:rsidRPr="00B7455F">
        <w:t>add</w:t>
      </w:r>
      <w:r w:rsidR="001F3B26" w:rsidRPr="00B7455F">
        <w:t xml:space="preserve">ing or </w:t>
      </w:r>
      <w:r w:rsidRPr="00B7455F">
        <w:t>edit</w:t>
      </w:r>
      <w:r w:rsidR="001F3B26" w:rsidRPr="00B7455F">
        <w:t>ing</w:t>
      </w:r>
      <w:r w:rsidRPr="00B7455F">
        <w:t xml:space="preserve"> items</w:t>
      </w:r>
      <w:r w:rsidR="001F3B26" w:rsidRPr="00B7455F">
        <w:t xml:space="preserve">.   Additional functionality is available within the Sale feature to modify items or the transaction </w:t>
      </w:r>
      <w:r w:rsidRPr="00B7455F">
        <w:t xml:space="preserve">such as capturing a serial number, </w:t>
      </w:r>
      <w:r w:rsidR="001F3B26" w:rsidRPr="00B7455F">
        <w:t xml:space="preserve">modifying </w:t>
      </w:r>
      <w:r w:rsidRPr="00B7455F">
        <w:t xml:space="preserve">the </w:t>
      </w:r>
      <w:r w:rsidR="001F3B26" w:rsidRPr="00B7455F">
        <w:t>prices of items</w:t>
      </w:r>
      <w:r w:rsidRPr="00B7455F">
        <w:t xml:space="preserve">, and </w:t>
      </w:r>
      <w:r w:rsidR="001F3B26" w:rsidRPr="00B7455F">
        <w:t xml:space="preserve">verifying the age of the customer.  The Sale use case ends when the </w:t>
      </w:r>
      <w:r w:rsidR="003E5E4E" w:rsidRPr="00B7455F">
        <w:t>operator selects</w:t>
      </w:r>
      <w:r w:rsidR="001F3B26" w:rsidRPr="00B7455F">
        <w:t xml:space="preserve"> to </w:t>
      </w:r>
      <w:r w:rsidRPr="00B7455F">
        <w:t xml:space="preserve">pay for (tender) the </w:t>
      </w:r>
      <w:r w:rsidR="00DE3B94" w:rsidRPr="00B7455F">
        <w:t>transaction</w:t>
      </w:r>
      <w:r w:rsidRPr="00B7455F">
        <w:t xml:space="preserve">.  </w:t>
      </w:r>
    </w:p>
    <w:p w:rsidR="00F523F6" w:rsidRPr="00B7455F" w:rsidRDefault="0063125C" w:rsidP="00341299">
      <w:pPr>
        <w:pStyle w:val="Heading2"/>
      </w:pPr>
      <w:bookmarkStart w:id="15" w:name="_Toc370731088"/>
      <w:r w:rsidRPr="00B7455F">
        <w:t>Assumptions</w:t>
      </w:r>
      <w:bookmarkEnd w:id="15"/>
    </w:p>
    <w:p w:rsidR="00405656" w:rsidRPr="00B7455F" w:rsidRDefault="00405656" w:rsidP="004B5B8E">
      <w:pPr>
        <w:pStyle w:val="BodyText"/>
        <w:numPr>
          <w:ilvl w:val="0"/>
          <w:numId w:val="4"/>
        </w:numPr>
      </w:pPr>
      <w:r w:rsidRPr="00B7455F">
        <w:t>All quantity required items will have quantity of 1.</w:t>
      </w:r>
    </w:p>
    <w:p w:rsidR="00B6403F" w:rsidRPr="00B7455F" w:rsidRDefault="00B6403F" w:rsidP="004B5B8E">
      <w:pPr>
        <w:pStyle w:val="BodyText"/>
        <w:numPr>
          <w:ilvl w:val="0"/>
          <w:numId w:val="4"/>
        </w:numPr>
      </w:pPr>
      <w:r w:rsidRPr="00B7455F">
        <w:t xml:space="preserve">Items </w:t>
      </w:r>
      <w:r w:rsidR="00734711" w:rsidRPr="00B7455F">
        <w:t>that are not in scope to be sold in the release are set with the item not eligible to be sold on mobile device attribute</w:t>
      </w:r>
      <w:r w:rsidRPr="00B7455F">
        <w:t>.</w:t>
      </w:r>
    </w:p>
    <w:p w:rsidR="003105EB" w:rsidRPr="00B7455F" w:rsidRDefault="003105EB" w:rsidP="003105EB">
      <w:pPr>
        <w:pStyle w:val="BodyText"/>
        <w:numPr>
          <w:ilvl w:val="0"/>
          <w:numId w:val="4"/>
        </w:numPr>
      </w:pPr>
      <w:r w:rsidRPr="00B7455F">
        <w:t>Suggested Sell is a passive process and thus is purely optional.</w:t>
      </w:r>
      <w:r w:rsidR="001F3B26" w:rsidRPr="00B7455F">
        <w:t xml:space="preserve">  </w:t>
      </w:r>
      <w:r w:rsidR="008A2C1E" w:rsidRPr="00B7455F">
        <w:t>Warranty</w:t>
      </w:r>
      <w:r w:rsidR="001F3B26" w:rsidRPr="00B7455F">
        <w:t xml:space="preserve"> items are the only items available as Suggested Sell items.</w:t>
      </w:r>
    </w:p>
    <w:p w:rsidR="002A338B" w:rsidRPr="00B7455F" w:rsidRDefault="002A338B" w:rsidP="004B5B8E">
      <w:pPr>
        <w:pStyle w:val="BodyText"/>
        <w:numPr>
          <w:ilvl w:val="0"/>
          <w:numId w:val="4"/>
        </w:numPr>
      </w:pPr>
      <w:r w:rsidRPr="00B7455F">
        <w:t xml:space="preserve">All text displayed by the system is configurable by brand to support multi-language.  Text is defined from an external source or defined within the system.  </w:t>
      </w:r>
    </w:p>
    <w:p w:rsidR="00320DD3" w:rsidRPr="00B7455F" w:rsidRDefault="00320DD3" w:rsidP="00341299">
      <w:pPr>
        <w:pStyle w:val="Heading2"/>
      </w:pPr>
      <w:bookmarkStart w:id="16" w:name="_Parameters"/>
      <w:bookmarkStart w:id="17" w:name="_Toc370731089"/>
      <w:bookmarkEnd w:id="16"/>
      <w:r w:rsidRPr="00B7455F">
        <w:t>Parameters</w:t>
      </w:r>
      <w:r w:rsidR="00027F72" w:rsidRPr="00B7455F">
        <w:t xml:space="preserve"> and System Settings</w:t>
      </w:r>
      <w:bookmarkEnd w:id="17"/>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32"/>
        <w:gridCol w:w="5352"/>
        <w:gridCol w:w="2480"/>
      </w:tblGrid>
      <w:tr w:rsidR="00731DE3" w:rsidRPr="00B7455F" w:rsidTr="00AF7EE0">
        <w:trPr>
          <w:cantSplit/>
          <w:tblHeader/>
        </w:trPr>
        <w:tc>
          <w:tcPr>
            <w:tcW w:w="1293" w:type="pct"/>
            <w:tcBorders>
              <w:top w:val="single" w:sz="8" w:space="0" w:color="4F81BD"/>
              <w:left w:val="single" w:sz="8" w:space="0" w:color="4F81BD"/>
              <w:bottom w:val="single" w:sz="18" w:space="0" w:color="4F81BD"/>
              <w:right w:val="single" w:sz="8" w:space="0" w:color="4F81BD"/>
            </w:tcBorders>
          </w:tcPr>
          <w:p w:rsidR="00731DE3" w:rsidRPr="00B7455F" w:rsidRDefault="00731DE3" w:rsidP="00721745">
            <w:pPr>
              <w:rPr>
                <w:b/>
              </w:rPr>
            </w:pPr>
            <w:r w:rsidRPr="00B7455F">
              <w:rPr>
                <w:b/>
              </w:rPr>
              <w:t>Parameter Mnemonic</w:t>
            </w:r>
          </w:p>
        </w:tc>
        <w:tc>
          <w:tcPr>
            <w:tcW w:w="2533" w:type="pct"/>
            <w:tcBorders>
              <w:top w:val="single" w:sz="8" w:space="0" w:color="4F81BD"/>
              <w:left w:val="single" w:sz="8" w:space="0" w:color="4F81BD"/>
              <w:bottom w:val="single" w:sz="18" w:space="0" w:color="4F81BD"/>
              <w:right w:val="single" w:sz="8" w:space="0" w:color="4F81BD"/>
            </w:tcBorders>
          </w:tcPr>
          <w:p w:rsidR="00731DE3" w:rsidRPr="00B7455F" w:rsidRDefault="00731DE3" w:rsidP="00721745">
            <w:pPr>
              <w:rPr>
                <w:b/>
                <w:vanish/>
                <w:szCs w:val="20"/>
              </w:rPr>
            </w:pPr>
            <w:r w:rsidRPr="00B7455F">
              <w:rPr>
                <w:b/>
                <w:szCs w:val="20"/>
              </w:rPr>
              <w:t>Description</w:t>
            </w:r>
          </w:p>
        </w:tc>
        <w:tc>
          <w:tcPr>
            <w:tcW w:w="1174" w:type="pct"/>
            <w:tcBorders>
              <w:top w:val="single" w:sz="8" w:space="0" w:color="4F81BD"/>
              <w:left w:val="single" w:sz="8" w:space="0" w:color="4F81BD"/>
              <w:bottom w:val="single" w:sz="18" w:space="0" w:color="4F81BD"/>
              <w:right w:val="single" w:sz="8" w:space="0" w:color="4F81BD"/>
            </w:tcBorders>
          </w:tcPr>
          <w:p w:rsidR="00731DE3" w:rsidRPr="00B7455F" w:rsidRDefault="00731DE3" w:rsidP="00721745">
            <w:pPr>
              <w:rPr>
                <w:b/>
                <w:szCs w:val="20"/>
              </w:rPr>
            </w:pPr>
            <w:r w:rsidRPr="00B7455F">
              <w:rPr>
                <w:b/>
                <w:szCs w:val="20"/>
              </w:rPr>
              <w:t>Valid Values</w:t>
            </w:r>
          </w:p>
        </w:tc>
      </w:tr>
      <w:tr w:rsidR="000D3D37" w:rsidRPr="00B7455F" w:rsidTr="003105EB">
        <w:trPr>
          <w:cantSplit/>
        </w:trPr>
        <w:tc>
          <w:tcPr>
            <w:tcW w:w="1293" w:type="pct"/>
            <w:tcBorders>
              <w:top w:val="single" w:sz="18" w:space="0" w:color="4F81BD"/>
              <w:left w:val="single" w:sz="8" w:space="0" w:color="4F81BD"/>
              <w:bottom w:val="single" w:sz="8" w:space="0" w:color="4F81BD"/>
              <w:right w:val="single" w:sz="8" w:space="0" w:color="4F81BD"/>
            </w:tcBorders>
            <w:shd w:val="clear" w:color="auto" w:fill="D3DFEE"/>
          </w:tcPr>
          <w:p w:rsidR="000D3D37" w:rsidRPr="00B7455F" w:rsidRDefault="000D3D37" w:rsidP="003105EB">
            <w:pPr>
              <w:rPr>
                <w:bCs/>
                <w:szCs w:val="20"/>
              </w:rPr>
            </w:pPr>
            <w:r w:rsidRPr="00B7455F">
              <w:rPr>
                <w:bCs/>
                <w:szCs w:val="20"/>
              </w:rPr>
              <w:t>Price Override Allowed</w:t>
            </w:r>
            <w:r w:rsidR="00E845D1" w:rsidRPr="00B7455F">
              <w:rPr>
                <w:bCs/>
                <w:szCs w:val="20"/>
              </w:rPr>
              <w:t xml:space="preserve"> Item Attribute</w:t>
            </w:r>
          </w:p>
        </w:tc>
        <w:tc>
          <w:tcPr>
            <w:tcW w:w="2533" w:type="pct"/>
            <w:tcBorders>
              <w:top w:val="single" w:sz="18" w:space="0" w:color="4F81BD"/>
              <w:left w:val="single" w:sz="8" w:space="0" w:color="4F81BD"/>
              <w:bottom w:val="single" w:sz="8" w:space="0" w:color="4F81BD"/>
              <w:right w:val="single" w:sz="8" w:space="0" w:color="4F81BD"/>
            </w:tcBorders>
            <w:shd w:val="clear" w:color="auto" w:fill="D3DFEE"/>
          </w:tcPr>
          <w:p w:rsidR="000D3D37" w:rsidRPr="00B7455F" w:rsidRDefault="000D3D37" w:rsidP="003105EB">
            <w:pPr>
              <w:rPr>
                <w:szCs w:val="20"/>
              </w:rPr>
            </w:pPr>
            <w:r w:rsidRPr="00B7455F">
              <w:rPr>
                <w:szCs w:val="20"/>
              </w:rPr>
              <w:t>Determines if price override can be applied to the item.</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0D3D37" w:rsidRPr="00B7455F" w:rsidRDefault="000D3D37" w:rsidP="008C1D81">
            <w:pPr>
              <w:pStyle w:val="ListParagraph"/>
              <w:numPr>
                <w:ilvl w:val="0"/>
                <w:numId w:val="8"/>
              </w:numPr>
              <w:rPr>
                <w:szCs w:val="20"/>
              </w:rPr>
            </w:pPr>
            <w:r w:rsidRPr="00B7455F">
              <w:rPr>
                <w:szCs w:val="20"/>
              </w:rPr>
              <w:t>On</w:t>
            </w:r>
          </w:p>
          <w:p w:rsidR="000D3D37" w:rsidRPr="00B7455F" w:rsidRDefault="000D3D37" w:rsidP="008C1D81">
            <w:pPr>
              <w:pStyle w:val="ListParagraph"/>
              <w:numPr>
                <w:ilvl w:val="0"/>
                <w:numId w:val="8"/>
              </w:numPr>
              <w:rPr>
                <w:szCs w:val="20"/>
              </w:rPr>
            </w:pPr>
            <w:r w:rsidRPr="00B7455F">
              <w:rPr>
                <w:szCs w:val="20"/>
              </w:rPr>
              <w:t>Off</w:t>
            </w:r>
          </w:p>
        </w:tc>
      </w:tr>
      <w:tr w:rsidR="000D3D37" w:rsidRPr="00B7455F" w:rsidTr="003105EB">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0D3D37" w:rsidRPr="00B7455F" w:rsidRDefault="000D3D37" w:rsidP="003105EB">
            <w:pPr>
              <w:rPr>
                <w:bCs/>
                <w:szCs w:val="20"/>
              </w:rPr>
            </w:pPr>
            <w:r w:rsidRPr="00B7455F">
              <w:rPr>
                <w:bCs/>
                <w:szCs w:val="20"/>
              </w:rPr>
              <w:t>Manually Discount Item</w:t>
            </w:r>
            <w:r w:rsidR="00E845D1" w:rsidRPr="00B7455F">
              <w:rPr>
                <w:bCs/>
                <w:szCs w:val="20"/>
              </w:rPr>
              <w:t xml:space="preserve">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0D3D37" w:rsidRPr="00B7455F" w:rsidRDefault="000D3D37" w:rsidP="003105EB">
            <w:pPr>
              <w:rPr>
                <w:szCs w:val="20"/>
              </w:rPr>
            </w:pPr>
            <w:r w:rsidRPr="00B7455F">
              <w:rPr>
                <w:szCs w:val="20"/>
              </w:rPr>
              <w:t>Determines if the item is eligible for manual item discount.</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0D3D37" w:rsidRPr="00B7455F" w:rsidRDefault="000D3D37" w:rsidP="008C1D81">
            <w:pPr>
              <w:pStyle w:val="ListParagraph"/>
              <w:numPr>
                <w:ilvl w:val="0"/>
                <w:numId w:val="8"/>
              </w:numPr>
              <w:rPr>
                <w:szCs w:val="20"/>
              </w:rPr>
            </w:pPr>
            <w:r w:rsidRPr="00B7455F">
              <w:rPr>
                <w:szCs w:val="20"/>
              </w:rPr>
              <w:t>On</w:t>
            </w:r>
          </w:p>
          <w:p w:rsidR="000D3D37" w:rsidRPr="00B7455F" w:rsidRDefault="000D3D37" w:rsidP="008C1D81">
            <w:pPr>
              <w:pStyle w:val="ListParagraph"/>
              <w:numPr>
                <w:ilvl w:val="0"/>
                <w:numId w:val="8"/>
              </w:numPr>
              <w:rPr>
                <w:szCs w:val="20"/>
              </w:rPr>
            </w:pPr>
            <w:r w:rsidRPr="00B7455F">
              <w:rPr>
                <w:szCs w:val="20"/>
              </w:rPr>
              <w:t>Off</w:t>
            </w:r>
          </w:p>
        </w:tc>
      </w:tr>
      <w:tr w:rsidR="000D3D37" w:rsidRPr="00B7455F" w:rsidTr="003105EB">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0D3D37" w:rsidRPr="00B7455F" w:rsidRDefault="000D3D37" w:rsidP="003105EB">
            <w:pPr>
              <w:rPr>
                <w:bCs/>
                <w:szCs w:val="20"/>
              </w:rPr>
            </w:pPr>
            <w:r w:rsidRPr="00B7455F">
              <w:rPr>
                <w:bCs/>
                <w:szCs w:val="20"/>
              </w:rPr>
              <w:t>System Promotion Allowed</w:t>
            </w:r>
            <w:r w:rsidR="00E845D1" w:rsidRPr="00B7455F">
              <w:rPr>
                <w:bCs/>
                <w:szCs w:val="20"/>
              </w:rPr>
              <w:t xml:space="preserve">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0D3D37" w:rsidRPr="00B7455F" w:rsidRDefault="000D3D37" w:rsidP="003105EB">
            <w:pPr>
              <w:rPr>
                <w:szCs w:val="20"/>
              </w:rPr>
            </w:pPr>
            <w:r w:rsidRPr="00B7455F">
              <w:rPr>
                <w:szCs w:val="20"/>
              </w:rPr>
              <w:t>Determines if the item is eligible for system promotions.</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0D3D37" w:rsidRPr="00B7455F" w:rsidRDefault="000D3D37" w:rsidP="008C1D81">
            <w:pPr>
              <w:pStyle w:val="ListParagraph"/>
              <w:numPr>
                <w:ilvl w:val="0"/>
                <w:numId w:val="8"/>
              </w:numPr>
              <w:rPr>
                <w:szCs w:val="20"/>
              </w:rPr>
            </w:pPr>
            <w:r w:rsidRPr="00B7455F">
              <w:rPr>
                <w:szCs w:val="20"/>
              </w:rPr>
              <w:t>On</w:t>
            </w:r>
          </w:p>
          <w:p w:rsidR="000D3D37" w:rsidRPr="00B7455F" w:rsidRDefault="000D3D37" w:rsidP="008C1D81">
            <w:pPr>
              <w:pStyle w:val="ListParagraph"/>
              <w:numPr>
                <w:ilvl w:val="0"/>
                <w:numId w:val="8"/>
              </w:numPr>
              <w:rPr>
                <w:szCs w:val="20"/>
              </w:rPr>
            </w:pPr>
            <w:r w:rsidRPr="00B7455F">
              <w:rPr>
                <w:szCs w:val="20"/>
              </w:rPr>
              <w:t>Off</w:t>
            </w:r>
          </w:p>
        </w:tc>
      </w:tr>
      <w:tr w:rsidR="000C52B2" w:rsidRPr="00B7455F" w:rsidTr="003105EB">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3105EB">
            <w:pPr>
              <w:rPr>
                <w:bCs/>
                <w:szCs w:val="20"/>
              </w:rPr>
            </w:pPr>
            <w:r w:rsidRPr="00B7455F">
              <w:rPr>
                <w:bCs/>
                <w:szCs w:val="20"/>
              </w:rPr>
              <w:t>Include in Global package qualification, but not in prorating</w:t>
            </w:r>
            <w:r w:rsidR="0098519F" w:rsidRPr="00B7455F">
              <w:rPr>
                <w:bCs/>
                <w:szCs w:val="20"/>
              </w:rPr>
              <w:t xml:space="preserve">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0C52B2">
            <w:pPr>
              <w:rPr>
                <w:szCs w:val="20"/>
              </w:rPr>
            </w:pPr>
            <w:r w:rsidRPr="00B7455F">
              <w:rPr>
                <w:szCs w:val="20"/>
              </w:rPr>
              <w:t>Determines items that are eligible to be part of package pricing, but is not included in any proration that occurs.</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8C1D81">
            <w:pPr>
              <w:pStyle w:val="ListParagraph"/>
              <w:numPr>
                <w:ilvl w:val="0"/>
                <w:numId w:val="8"/>
              </w:numPr>
              <w:rPr>
                <w:szCs w:val="20"/>
              </w:rPr>
            </w:pPr>
            <w:r w:rsidRPr="00B7455F">
              <w:rPr>
                <w:szCs w:val="20"/>
              </w:rPr>
              <w:t>On</w:t>
            </w:r>
          </w:p>
          <w:p w:rsidR="000C52B2" w:rsidRPr="00B7455F" w:rsidRDefault="000C52B2" w:rsidP="008C1D81">
            <w:pPr>
              <w:pStyle w:val="ListParagraph"/>
              <w:numPr>
                <w:ilvl w:val="0"/>
                <w:numId w:val="8"/>
              </w:numPr>
              <w:rPr>
                <w:szCs w:val="20"/>
              </w:rPr>
            </w:pPr>
            <w:r w:rsidRPr="00B7455F">
              <w:rPr>
                <w:szCs w:val="20"/>
              </w:rPr>
              <w:t>Off</w:t>
            </w:r>
          </w:p>
        </w:tc>
      </w:tr>
      <w:tr w:rsidR="000C52B2" w:rsidRPr="00B7455F" w:rsidTr="003105EB">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3105EB">
            <w:pPr>
              <w:rPr>
                <w:bCs/>
                <w:szCs w:val="20"/>
              </w:rPr>
            </w:pPr>
            <w:r w:rsidRPr="00B7455F">
              <w:rPr>
                <w:bCs/>
                <w:szCs w:val="20"/>
              </w:rPr>
              <w:t>Kit Eligible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AA70A5">
            <w:pPr>
              <w:rPr>
                <w:szCs w:val="20"/>
              </w:rPr>
            </w:pPr>
            <w:r w:rsidRPr="00B7455F">
              <w:rPr>
                <w:szCs w:val="20"/>
              </w:rPr>
              <w:t>Determines if the item is eligible to be part of a kit.</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8C1D81">
            <w:pPr>
              <w:pStyle w:val="ListParagraph"/>
              <w:numPr>
                <w:ilvl w:val="0"/>
                <w:numId w:val="9"/>
              </w:numPr>
              <w:rPr>
                <w:szCs w:val="20"/>
              </w:rPr>
            </w:pPr>
            <w:r w:rsidRPr="00B7455F">
              <w:rPr>
                <w:szCs w:val="20"/>
              </w:rPr>
              <w:t>On</w:t>
            </w:r>
          </w:p>
          <w:p w:rsidR="000C52B2" w:rsidRPr="00B7455F" w:rsidRDefault="000C52B2" w:rsidP="008C1D81">
            <w:pPr>
              <w:pStyle w:val="ListParagraph"/>
              <w:numPr>
                <w:ilvl w:val="0"/>
                <w:numId w:val="9"/>
              </w:numPr>
              <w:rPr>
                <w:szCs w:val="20"/>
              </w:rPr>
            </w:pPr>
            <w:r w:rsidRPr="00B7455F">
              <w:rPr>
                <w:szCs w:val="20"/>
              </w:rPr>
              <w:t>Off</w:t>
            </w:r>
          </w:p>
        </w:tc>
      </w:tr>
      <w:tr w:rsidR="000C52B2" w:rsidRPr="00B7455F" w:rsidTr="003105EB">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3105EB">
            <w:pPr>
              <w:rPr>
                <w:bCs/>
                <w:szCs w:val="20"/>
              </w:rPr>
            </w:pPr>
            <w:r w:rsidRPr="00B7455F">
              <w:rPr>
                <w:bCs/>
                <w:szCs w:val="20"/>
              </w:rPr>
              <w:t>Customer Capture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3105EB">
            <w:pPr>
              <w:rPr>
                <w:szCs w:val="20"/>
              </w:rPr>
            </w:pPr>
            <w:r w:rsidRPr="00B7455F">
              <w:rPr>
                <w:szCs w:val="20"/>
              </w:rPr>
              <w:t>Determines if a customer is required to be captured.</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8C1D81">
            <w:pPr>
              <w:pStyle w:val="ListParagraph"/>
              <w:numPr>
                <w:ilvl w:val="0"/>
                <w:numId w:val="9"/>
              </w:numPr>
              <w:rPr>
                <w:szCs w:val="20"/>
              </w:rPr>
            </w:pPr>
            <w:r w:rsidRPr="00B7455F">
              <w:rPr>
                <w:szCs w:val="20"/>
              </w:rPr>
              <w:t>On</w:t>
            </w:r>
          </w:p>
          <w:p w:rsidR="000C52B2" w:rsidRPr="00B7455F" w:rsidRDefault="000C52B2" w:rsidP="008C1D81">
            <w:pPr>
              <w:pStyle w:val="ListParagraph"/>
              <w:numPr>
                <w:ilvl w:val="0"/>
                <w:numId w:val="9"/>
              </w:numPr>
              <w:rPr>
                <w:szCs w:val="20"/>
              </w:rPr>
            </w:pPr>
            <w:r w:rsidRPr="00B7455F">
              <w:rPr>
                <w:szCs w:val="20"/>
              </w:rPr>
              <w:t>Off</w:t>
            </w:r>
          </w:p>
        </w:tc>
      </w:tr>
      <w:tr w:rsidR="000C52B2" w:rsidRPr="00B7455F" w:rsidTr="003105EB">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3105EB">
            <w:pPr>
              <w:rPr>
                <w:bCs/>
                <w:szCs w:val="20"/>
              </w:rPr>
            </w:pPr>
            <w:r w:rsidRPr="00B7455F">
              <w:rPr>
                <w:bCs/>
                <w:szCs w:val="20"/>
              </w:rPr>
              <w:t>Item Not Available to Be Sold on Mobile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3105EB">
            <w:pPr>
              <w:rPr>
                <w:szCs w:val="20"/>
              </w:rPr>
            </w:pPr>
            <w:r w:rsidRPr="00B7455F">
              <w:rPr>
                <w:szCs w:val="20"/>
              </w:rPr>
              <w:t xml:space="preserve">Determines if the item is not eligible to be sold on mobile device.  </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8C1D81">
            <w:pPr>
              <w:pStyle w:val="ListParagraph"/>
              <w:numPr>
                <w:ilvl w:val="0"/>
                <w:numId w:val="9"/>
              </w:numPr>
              <w:rPr>
                <w:szCs w:val="20"/>
              </w:rPr>
            </w:pPr>
            <w:r w:rsidRPr="00B7455F">
              <w:rPr>
                <w:szCs w:val="20"/>
              </w:rPr>
              <w:t>On</w:t>
            </w:r>
          </w:p>
          <w:p w:rsidR="000C52B2" w:rsidRPr="00B7455F" w:rsidRDefault="000C52B2" w:rsidP="008C1D81">
            <w:pPr>
              <w:pStyle w:val="ListParagraph"/>
              <w:numPr>
                <w:ilvl w:val="0"/>
                <w:numId w:val="9"/>
              </w:numPr>
              <w:rPr>
                <w:szCs w:val="20"/>
              </w:rPr>
            </w:pPr>
            <w:r w:rsidRPr="00B7455F">
              <w:rPr>
                <w:szCs w:val="20"/>
              </w:rPr>
              <w:t>Off</w:t>
            </w:r>
          </w:p>
        </w:tc>
      </w:tr>
      <w:tr w:rsidR="000C52B2" w:rsidRPr="00B7455F" w:rsidTr="003105EB">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3105EB">
            <w:pPr>
              <w:rPr>
                <w:bCs/>
                <w:szCs w:val="20"/>
              </w:rPr>
            </w:pPr>
            <w:r w:rsidRPr="00B7455F">
              <w:rPr>
                <w:bCs/>
                <w:szCs w:val="20"/>
              </w:rPr>
              <w:t>Age Verification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3105EB">
            <w:pPr>
              <w:rPr>
                <w:szCs w:val="20"/>
              </w:rPr>
            </w:pPr>
            <w:r w:rsidRPr="00B7455F">
              <w:rPr>
                <w:szCs w:val="20"/>
              </w:rPr>
              <w:t>Determines if the item is an age verification item that requires confirmation prior to selling the item</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8C1D81">
            <w:pPr>
              <w:pStyle w:val="ListParagraph"/>
              <w:numPr>
                <w:ilvl w:val="0"/>
                <w:numId w:val="9"/>
              </w:numPr>
              <w:rPr>
                <w:szCs w:val="20"/>
              </w:rPr>
            </w:pPr>
            <w:r w:rsidRPr="00B7455F">
              <w:rPr>
                <w:szCs w:val="20"/>
              </w:rPr>
              <w:t>On</w:t>
            </w:r>
          </w:p>
          <w:p w:rsidR="000C52B2" w:rsidRPr="00B7455F" w:rsidRDefault="000C52B2" w:rsidP="008C1D81">
            <w:pPr>
              <w:pStyle w:val="ListParagraph"/>
              <w:numPr>
                <w:ilvl w:val="0"/>
                <w:numId w:val="9"/>
              </w:numPr>
              <w:rPr>
                <w:szCs w:val="20"/>
              </w:rPr>
            </w:pPr>
            <w:r w:rsidRPr="00B7455F">
              <w:rPr>
                <w:szCs w:val="20"/>
              </w:rPr>
              <w:t>Off</w:t>
            </w:r>
          </w:p>
        </w:tc>
      </w:tr>
      <w:tr w:rsidR="000C52B2" w:rsidRPr="00B7455F" w:rsidTr="003105EB">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3105EB">
            <w:pPr>
              <w:rPr>
                <w:bCs/>
                <w:szCs w:val="20"/>
              </w:rPr>
            </w:pPr>
            <w:r w:rsidRPr="00B7455F">
              <w:rPr>
                <w:bCs/>
                <w:szCs w:val="20"/>
              </w:rPr>
              <w:t>Serialized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3105EB">
            <w:pPr>
              <w:rPr>
                <w:szCs w:val="20"/>
              </w:rPr>
            </w:pPr>
            <w:r w:rsidRPr="00B7455F">
              <w:rPr>
                <w:szCs w:val="20"/>
              </w:rPr>
              <w:t>Determines if the item requires serial number to be captured prior to selling the item.</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8C1D81">
            <w:pPr>
              <w:pStyle w:val="ListParagraph"/>
              <w:numPr>
                <w:ilvl w:val="0"/>
                <w:numId w:val="9"/>
              </w:numPr>
              <w:rPr>
                <w:szCs w:val="20"/>
              </w:rPr>
            </w:pPr>
            <w:r w:rsidRPr="00B7455F">
              <w:rPr>
                <w:szCs w:val="20"/>
              </w:rPr>
              <w:t>On</w:t>
            </w:r>
          </w:p>
          <w:p w:rsidR="000C52B2" w:rsidRPr="00B7455F" w:rsidRDefault="000C52B2" w:rsidP="008C1D81">
            <w:pPr>
              <w:pStyle w:val="ListParagraph"/>
              <w:numPr>
                <w:ilvl w:val="0"/>
                <w:numId w:val="9"/>
              </w:numPr>
              <w:rPr>
                <w:szCs w:val="20"/>
              </w:rPr>
            </w:pPr>
            <w:r w:rsidRPr="00B7455F">
              <w:rPr>
                <w:szCs w:val="20"/>
              </w:rPr>
              <w:t>Off</w:t>
            </w:r>
          </w:p>
        </w:tc>
      </w:tr>
      <w:tr w:rsidR="000C52B2" w:rsidRPr="00B7455F" w:rsidTr="003105EB">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3105EB">
            <w:pPr>
              <w:rPr>
                <w:bCs/>
                <w:szCs w:val="20"/>
              </w:rPr>
            </w:pPr>
            <w:r w:rsidRPr="00B7455F">
              <w:rPr>
                <w:bCs/>
                <w:szCs w:val="20"/>
              </w:rPr>
              <w:t>Price Required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3105EB">
            <w:pPr>
              <w:rPr>
                <w:szCs w:val="20"/>
              </w:rPr>
            </w:pPr>
            <w:r w:rsidRPr="00B7455F">
              <w:rPr>
                <w:szCs w:val="20"/>
              </w:rPr>
              <w:t>Determines if the item requires a price to be entered before the item can be sold.</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0C52B2" w:rsidRPr="00B7455F" w:rsidRDefault="000C52B2" w:rsidP="008C1D81">
            <w:pPr>
              <w:pStyle w:val="ListParagraph"/>
              <w:numPr>
                <w:ilvl w:val="0"/>
                <w:numId w:val="9"/>
              </w:numPr>
              <w:rPr>
                <w:szCs w:val="20"/>
              </w:rPr>
            </w:pPr>
            <w:r w:rsidRPr="00B7455F">
              <w:rPr>
                <w:szCs w:val="20"/>
              </w:rPr>
              <w:t>On</w:t>
            </w:r>
          </w:p>
          <w:p w:rsidR="000C52B2" w:rsidRPr="00B7455F" w:rsidRDefault="000C52B2" w:rsidP="008C1D81">
            <w:pPr>
              <w:pStyle w:val="ListParagraph"/>
              <w:numPr>
                <w:ilvl w:val="0"/>
                <w:numId w:val="9"/>
              </w:numPr>
              <w:rPr>
                <w:szCs w:val="20"/>
              </w:rPr>
            </w:pPr>
            <w:r w:rsidRPr="00B7455F">
              <w:rPr>
                <w:szCs w:val="20"/>
              </w:rPr>
              <w:t>Off</w:t>
            </w:r>
          </w:p>
        </w:tc>
      </w:tr>
      <w:tr w:rsidR="00EF06BD" w:rsidRPr="00B7455F" w:rsidTr="003105EB">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EF06BD" w:rsidRPr="00B7455F" w:rsidRDefault="00EF06BD" w:rsidP="003105EB">
            <w:pPr>
              <w:rPr>
                <w:bCs/>
                <w:szCs w:val="20"/>
              </w:rPr>
            </w:pPr>
            <w:r w:rsidRPr="00B7455F">
              <w:rPr>
                <w:bCs/>
                <w:szCs w:val="20"/>
              </w:rPr>
              <w:t xml:space="preserve">Out of </w:t>
            </w:r>
            <w:r w:rsidR="00CB7308" w:rsidRPr="00B7455F">
              <w:rPr>
                <w:bCs/>
                <w:szCs w:val="20"/>
              </w:rPr>
              <w:t>Transaction Inactivity Timeout</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EF06BD" w:rsidRPr="00B7455F" w:rsidRDefault="00CB7308" w:rsidP="00CB7308">
            <w:pPr>
              <w:rPr>
                <w:rFonts w:cs="Arial"/>
                <w:szCs w:val="20"/>
              </w:rPr>
            </w:pPr>
            <w:r w:rsidRPr="00B7455F">
              <w:t>Determines by device the specified amount of time in seconds that the system needs to exceed before the system logs the operator out of mobile POS.  Time starts once the operator successfully logs in and ends when a transaction is initiated. Once a transaction is</w:t>
            </w:r>
            <w:r w:rsidR="003D2718" w:rsidRPr="00B7455F">
              <w:t xml:space="preserve"> initiated, the parameter is no</w:t>
            </w:r>
            <w:r w:rsidRPr="00B7455F">
              <w:t xml:space="preserve"> longer used until </w:t>
            </w:r>
            <w:r w:rsidR="003D2718" w:rsidRPr="00B7455F">
              <w:t>transaction is completed.</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EF06BD" w:rsidRPr="00B7455F" w:rsidRDefault="00CB7308" w:rsidP="008C1D81">
            <w:pPr>
              <w:pStyle w:val="ListParagraph"/>
              <w:numPr>
                <w:ilvl w:val="0"/>
                <w:numId w:val="9"/>
              </w:numPr>
              <w:rPr>
                <w:szCs w:val="20"/>
              </w:rPr>
            </w:pPr>
            <w:r w:rsidRPr="00B7455F">
              <w:rPr>
                <w:szCs w:val="20"/>
              </w:rPr>
              <w:t>5 to 300</w:t>
            </w:r>
          </w:p>
        </w:tc>
      </w:tr>
      <w:tr w:rsidR="00265332" w:rsidRPr="00B7455F" w:rsidTr="00265332">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265332" w:rsidRPr="00B7455F" w:rsidRDefault="00265332" w:rsidP="00265332">
            <w:pPr>
              <w:rPr>
                <w:bCs/>
                <w:szCs w:val="20"/>
              </w:rPr>
            </w:pPr>
            <w:bookmarkStart w:id="18" w:name="_Toc318210821"/>
            <w:bookmarkStart w:id="19" w:name="_Toc290020120"/>
            <w:bookmarkStart w:id="20" w:name="_Toc71960215"/>
            <w:r w:rsidRPr="00B7455F">
              <w:rPr>
                <w:bCs/>
                <w:szCs w:val="20"/>
              </w:rPr>
              <w:t>Loyalty Usage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265332" w:rsidRPr="00B7455F" w:rsidRDefault="00265332" w:rsidP="00265332">
            <w:r w:rsidRPr="00B7455F">
              <w:t>Determines if the entered item is a loyalty usage item.</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265332" w:rsidRPr="00B7455F" w:rsidRDefault="00265332" w:rsidP="008C1D81">
            <w:pPr>
              <w:pStyle w:val="ListParagraph"/>
              <w:numPr>
                <w:ilvl w:val="0"/>
                <w:numId w:val="26"/>
              </w:numPr>
              <w:rPr>
                <w:szCs w:val="20"/>
              </w:rPr>
            </w:pPr>
            <w:r w:rsidRPr="00B7455F">
              <w:rPr>
                <w:szCs w:val="20"/>
              </w:rPr>
              <w:t>On</w:t>
            </w:r>
          </w:p>
          <w:p w:rsidR="00265332" w:rsidRPr="00B7455F" w:rsidRDefault="00265332" w:rsidP="008C1D81">
            <w:pPr>
              <w:pStyle w:val="ListParagraph"/>
              <w:numPr>
                <w:ilvl w:val="0"/>
                <w:numId w:val="26"/>
              </w:numPr>
              <w:rPr>
                <w:szCs w:val="20"/>
              </w:rPr>
            </w:pPr>
            <w:r w:rsidRPr="00B7455F">
              <w:rPr>
                <w:szCs w:val="20"/>
              </w:rPr>
              <w:t>Off</w:t>
            </w:r>
          </w:p>
        </w:tc>
      </w:tr>
      <w:tr w:rsidR="003E05DA" w:rsidRPr="00B7455F" w:rsidTr="00AF63E8">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3E05DA" w:rsidRPr="00B7455F" w:rsidRDefault="003E05DA" w:rsidP="00AF63E8">
            <w:pPr>
              <w:rPr>
                <w:bCs/>
                <w:szCs w:val="20"/>
              </w:rPr>
            </w:pPr>
            <w:r w:rsidRPr="00B7455F">
              <w:rPr>
                <w:bCs/>
                <w:szCs w:val="20"/>
              </w:rPr>
              <w:t>Loyalty Enrollment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3E05DA" w:rsidRPr="00B7455F" w:rsidRDefault="003E05DA" w:rsidP="00AF63E8">
            <w:r w:rsidRPr="00B7455F">
              <w:t>Determines if the entered item is a loyalty enrollment item.</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3E05DA" w:rsidRPr="00B7455F" w:rsidRDefault="003E05DA" w:rsidP="00AF63E8">
            <w:pPr>
              <w:pStyle w:val="ListParagraph"/>
              <w:numPr>
                <w:ilvl w:val="0"/>
                <w:numId w:val="26"/>
              </w:numPr>
              <w:rPr>
                <w:szCs w:val="20"/>
              </w:rPr>
            </w:pPr>
            <w:r w:rsidRPr="00B7455F">
              <w:rPr>
                <w:szCs w:val="20"/>
              </w:rPr>
              <w:t>On</w:t>
            </w:r>
          </w:p>
          <w:p w:rsidR="003E05DA" w:rsidRPr="00B7455F" w:rsidRDefault="003E05DA" w:rsidP="00AF63E8">
            <w:pPr>
              <w:pStyle w:val="ListParagraph"/>
              <w:numPr>
                <w:ilvl w:val="0"/>
                <w:numId w:val="26"/>
              </w:numPr>
              <w:rPr>
                <w:szCs w:val="20"/>
              </w:rPr>
            </w:pPr>
            <w:r w:rsidRPr="00B7455F">
              <w:rPr>
                <w:szCs w:val="20"/>
              </w:rPr>
              <w:t>Off</w:t>
            </w:r>
          </w:p>
        </w:tc>
      </w:tr>
      <w:tr w:rsidR="00EF1547" w:rsidRPr="00B7455F" w:rsidTr="00BB1D10">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EF1547" w:rsidRPr="00B7455F" w:rsidRDefault="00EF1547" w:rsidP="00BB1D10">
            <w:pPr>
              <w:rPr>
                <w:bCs/>
                <w:szCs w:val="20"/>
              </w:rPr>
            </w:pPr>
            <w:r w:rsidRPr="00B7455F">
              <w:rPr>
                <w:bCs/>
                <w:szCs w:val="20"/>
              </w:rPr>
              <w:lastRenderedPageBreak/>
              <w:t>Item Modify Menu Options</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EF1547" w:rsidRPr="00B7455F" w:rsidRDefault="00EF1547" w:rsidP="00BB1D10">
            <w:r w:rsidRPr="00B7455F">
              <w:t>Determines what functionality is available in the item modify menu.</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EF1547" w:rsidRPr="00B7455F" w:rsidRDefault="00F225EF" w:rsidP="008C1D81">
            <w:pPr>
              <w:pStyle w:val="ListParagraph"/>
              <w:numPr>
                <w:ilvl w:val="0"/>
                <w:numId w:val="27"/>
              </w:numPr>
              <w:rPr>
                <w:szCs w:val="20"/>
              </w:rPr>
            </w:pPr>
            <w:r w:rsidRPr="00B7455F">
              <w:rPr>
                <w:szCs w:val="20"/>
              </w:rPr>
              <w:t>Gift Receipt</w:t>
            </w:r>
          </w:p>
          <w:p w:rsidR="00F225EF" w:rsidRPr="00B7455F" w:rsidRDefault="00F225EF" w:rsidP="008C1D81">
            <w:pPr>
              <w:pStyle w:val="ListParagraph"/>
              <w:numPr>
                <w:ilvl w:val="0"/>
                <w:numId w:val="27"/>
              </w:numPr>
              <w:rPr>
                <w:szCs w:val="20"/>
              </w:rPr>
            </w:pPr>
            <w:r w:rsidRPr="00B7455F">
              <w:rPr>
                <w:szCs w:val="20"/>
              </w:rPr>
              <w:t>Price Override</w:t>
            </w:r>
          </w:p>
          <w:p w:rsidR="00F225EF" w:rsidRPr="00B7455F" w:rsidRDefault="00F225EF" w:rsidP="008C1D81">
            <w:pPr>
              <w:pStyle w:val="ListParagraph"/>
              <w:numPr>
                <w:ilvl w:val="0"/>
                <w:numId w:val="27"/>
              </w:numPr>
              <w:rPr>
                <w:szCs w:val="20"/>
              </w:rPr>
            </w:pPr>
            <w:r w:rsidRPr="00B7455F">
              <w:rPr>
                <w:szCs w:val="20"/>
              </w:rPr>
              <w:t>Manual Item Discount</w:t>
            </w:r>
          </w:p>
          <w:p w:rsidR="00F225EF" w:rsidRPr="00B7455F" w:rsidRDefault="00F225EF" w:rsidP="008C1D81">
            <w:pPr>
              <w:pStyle w:val="ListParagraph"/>
              <w:numPr>
                <w:ilvl w:val="0"/>
                <w:numId w:val="27"/>
              </w:numPr>
              <w:rPr>
                <w:szCs w:val="20"/>
              </w:rPr>
            </w:pPr>
            <w:r w:rsidRPr="00B7455F">
              <w:rPr>
                <w:szCs w:val="20"/>
              </w:rPr>
              <w:t>Salesperson Capture</w:t>
            </w:r>
          </w:p>
          <w:p w:rsidR="00F225EF" w:rsidRPr="00B7455F" w:rsidRDefault="00F225EF" w:rsidP="008C1D81">
            <w:pPr>
              <w:pStyle w:val="ListParagraph"/>
              <w:numPr>
                <w:ilvl w:val="0"/>
                <w:numId w:val="27"/>
              </w:numPr>
              <w:rPr>
                <w:szCs w:val="20"/>
              </w:rPr>
            </w:pPr>
            <w:r w:rsidRPr="00B7455F">
              <w:rPr>
                <w:szCs w:val="20"/>
              </w:rPr>
              <w:t>Tax Override</w:t>
            </w:r>
          </w:p>
          <w:p w:rsidR="00F225EF" w:rsidRPr="00B7455F" w:rsidRDefault="00F225EF" w:rsidP="008C1D81">
            <w:pPr>
              <w:pStyle w:val="ListParagraph"/>
              <w:numPr>
                <w:ilvl w:val="0"/>
                <w:numId w:val="27"/>
              </w:numPr>
              <w:rPr>
                <w:szCs w:val="20"/>
              </w:rPr>
            </w:pPr>
            <w:r w:rsidRPr="00B7455F">
              <w:rPr>
                <w:szCs w:val="20"/>
              </w:rPr>
              <w:t>Tax Exempt</w:t>
            </w:r>
          </w:p>
        </w:tc>
      </w:tr>
      <w:tr w:rsidR="003E05DA" w:rsidRPr="00B7455F" w:rsidTr="00EF1547">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3E05DA" w:rsidRPr="00B7455F" w:rsidRDefault="003E05DA" w:rsidP="00BB1D10">
            <w:pPr>
              <w:rPr>
                <w:bCs/>
                <w:szCs w:val="20"/>
              </w:rPr>
            </w:pPr>
            <w:r w:rsidRPr="00B7455F">
              <w:rPr>
                <w:bCs/>
                <w:szCs w:val="20"/>
              </w:rPr>
              <w:t>Signature Required</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3E05DA" w:rsidRPr="00B7455F" w:rsidRDefault="003E05DA" w:rsidP="00BB1D10">
            <w:pPr>
              <w:rPr>
                <w:szCs w:val="20"/>
              </w:rPr>
            </w:pPr>
            <w:r w:rsidRPr="00B7455F">
              <w:rPr>
                <w:szCs w:val="20"/>
              </w:rPr>
              <w:t>Determines if a function or an acceptance of Terms and Conditions requires a signature.  The parameter also defines if the signature for a feature can be consolidated.</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3E05DA" w:rsidRPr="00B7455F" w:rsidRDefault="003E05DA" w:rsidP="00AF63E8">
            <w:pPr>
              <w:rPr>
                <w:szCs w:val="20"/>
              </w:rPr>
            </w:pPr>
            <w:r w:rsidRPr="00B7455F">
              <w:rPr>
                <w:szCs w:val="20"/>
              </w:rPr>
              <w:t>Current Scope:</w:t>
            </w:r>
          </w:p>
          <w:p w:rsidR="003E05DA" w:rsidRPr="00B7455F" w:rsidRDefault="003E05DA" w:rsidP="003E05DA">
            <w:pPr>
              <w:pStyle w:val="ListParagraph"/>
              <w:numPr>
                <w:ilvl w:val="0"/>
                <w:numId w:val="29"/>
              </w:numPr>
              <w:rPr>
                <w:szCs w:val="20"/>
              </w:rPr>
            </w:pPr>
            <w:r w:rsidRPr="00B7455F">
              <w:rPr>
                <w:szCs w:val="20"/>
              </w:rPr>
              <w:t>Warranty Item – PSP</w:t>
            </w:r>
          </w:p>
          <w:p w:rsidR="003E05DA" w:rsidRPr="00B7455F" w:rsidRDefault="003E05DA" w:rsidP="003E05DA">
            <w:pPr>
              <w:pStyle w:val="ListParagraph"/>
              <w:numPr>
                <w:ilvl w:val="0"/>
                <w:numId w:val="29"/>
              </w:numPr>
              <w:rPr>
                <w:szCs w:val="20"/>
              </w:rPr>
            </w:pPr>
            <w:r w:rsidRPr="00B7455F">
              <w:rPr>
                <w:szCs w:val="20"/>
              </w:rPr>
              <w:t>Warranty Item – PRP</w:t>
            </w:r>
          </w:p>
          <w:p w:rsidR="003E05DA" w:rsidRPr="00B7455F" w:rsidRDefault="003E05DA" w:rsidP="003E05DA">
            <w:pPr>
              <w:pStyle w:val="ListParagraph"/>
              <w:numPr>
                <w:ilvl w:val="0"/>
                <w:numId w:val="29"/>
              </w:numPr>
              <w:rPr>
                <w:szCs w:val="20"/>
              </w:rPr>
            </w:pPr>
            <w:r w:rsidRPr="00B7455F">
              <w:rPr>
                <w:szCs w:val="20"/>
              </w:rPr>
              <w:t xml:space="preserve">Item Tax Exempt </w:t>
            </w:r>
          </w:p>
          <w:p w:rsidR="003E05DA" w:rsidRPr="00B7455F" w:rsidRDefault="003E05DA" w:rsidP="003E05DA">
            <w:pPr>
              <w:pStyle w:val="ListParagraph"/>
              <w:numPr>
                <w:ilvl w:val="0"/>
                <w:numId w:val="29"/>
              </w:numPr>
              <w:rPr>
                <w:szCs w:val="20"/>
              </w:rPr>
            </w:pPr>
            <w:r w:rsidRPr="00B7455F">
              <w:rPr>
                <w:szCs w:val="20"/>
              </w:rPr>
              <w:t>Tran Tax Exempt</w:t>
            </w:r>
          </w:p>
          <w:p w:rsidR="003E05DA" w:rsidRPr="00B7455F" w:rsidRDefault="003E05DA" w:rsidP="003E05DA">
            <w:pPr>
              <w:pStyle w:val="ListParagraph"/>
              <w:numPr>
                <w:ilvl w:val="0"/>
                <w:numId w:val="29"/>
              </w:numPr>
              <w:rPr>
                <w:szCs w:val="20"/>
              </w:rPr>
            </w:pPr>
            <w:r w:rsidRPr="00B7455F">
              <w:rPr>
                <w:szCs w:val="20"/>
              </w:rPr>
              <w:t>Warranty Item – Monthly</w:t>
            </w:r>
          </w:p>
          <w:p w:rsidR="003E05DA" w:rsidRPr="00B7455F" w:rsidRDefault="003E05DA" w:rsidP="003E05DA">
            <w:pPr>
              <w:pStyle w:val="ListParagraph"/>
              <w:numPr>
                <w:ilvl w:val="0"/>
                <w:numId w:val="29"/>
              </w:numPr>
              <w:rPr>
                <w:szCs w:val="20"/>
              </w:rPr>
            </w:pPr>
            <w:r w:rsidRPr="00B7455F">
              <w:rPr>
                <w:szCs w:val="20"/>
              </w:rPr>
              <w:t>Subscription Item</w:t>
            </w:r>
          </w:p>
          <w:p w:rsidR="003E05DA" w:rsidRPr="00B7455F" w:rsidRDefault="003E05DA" w:rsidP="003E05DA">
            <w:pPr>
              <w:pStyle w:val="ListParagraph"/>
              <w:numPr>
                <w:ilvl w:val="0"/>
                <w:numId w:val="29"/>
              </w:numPr>
              <w:rPr>
                <w:szCs w:val="20"/>
              </w:rPr>
            </w:pPr>
            <w:r w:rsidRPr="00B7455F">
              <w:rPr>
                <w:szCs w:val="20"/>
              </w:rPr>
              <w:t>General Item Attribute for Signature Capture with Terms</w:t>
            </w:r>
          </w:p>
          <w:p w:rsidR="003E05DA" w:rsidRPr="00B7455F" w:rsidRDefault="003E05DA" w:rsidP="003E05DA">
            <w:pPr>
              <w:pStyle w:val="ListParagraph"/>
              <w:numPr>
                <w:ilvl w:val="0"/>
                <w:numId w:val="29"/>
              </w:numPr>
              <w:rPr>
                <w:szCs w:val="20"/>
              </w:rPr>
            </w:pPr>
            <w:r w:rsidRPr="00B7455F">
              <w:rPr>
                <w:szCs w:val="20"/>
              </w:rPr>
              <w:t>Loyalty Enrollment</w:t>
            </w:r>
          </w:p>
          <w:p w:rsidR="003E05DA" w:rsidRPr="00B7455F" w:rsidRDefault="003E05DA" w:rsidP="003E05DA">
            <w:pPr>
              <w:pStyle w:val="ListParagraph"/>
              <w:numPr>
                <w:ilvl w:val="0"/>
                <w:numId w:val="29"/>
              </w:numPr>
              <w:rPr>
                <w:szCs w:val="20"/>
              </w:rPr>
            </w:pPr>
            <w:r w:rsidRPr="00B7455F">
              <w:rPr>
                <w:szCs w:val="20"/>
              </w:rPr>
              <w:t>Finance Tender</w:t>
            </w:r>
          </w:p>
          <w:p w:rsidR="00277B01" w:rsidRPr="00B7455F" w:rsidRDefault="00277B01" w:rsidP="003E05DA">
            <w:pPr>
              <w:pStyle w:val="ListParagraph"/>
              <w:numPr>
                <w:ilvl w:val="0"/>
                <w:numId w:val="29"/>
              </w:numPr>
              <w:rPr>
                <w:szCs w:val="20"/>
              </w:rPr>
            </w:pPr>
            <w:r w:rsidRPr="00B7455F">
              <w:rPr>
                <w:szCs w:val="20"/>
              </w:rPr>
              <w:t>Employee Sale</w:t>
            </w:r>
          </w:p>
        </w:tc>
      </w:tr>
      <w:tr w:rsidR="003A5328" w:rsidRPr="00B7455F" w:rsidTr="00EF1547">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3A5328" w:rsidRPr="00B7455F" w:rsidRDefault="003A5328" w:rsidP="00BB1D10">
            <w:pPr>
              <w:rPr>
                <w:bCs/>
                <w:szCs w:val="20"/>
              </w:rPr>
            </w:pPr>
            <w:r w:rsidRPr="00B7455F">
              <w:rPr>
                <w:bCs/>
                <w:szCs w:val="20"/>
              </w:rPr>
              <w:t>Activation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3A5328" w:rsidRPr="00B7455F" w:rsidRDefault="003A5328" w:rsidP="00BB1D10">
            <w:pPr>
              <w:rPr>
                <w:szCs w:val="20"/>
              </w:rPr>
            </w:pPr>
            <w:r w:rsidRPr="00B7455F">
              <w:rPr>
                <w:szCs w:val="20"/>
              </w:rPr>
              <w:t>An item attribute that determines if the item requires activation to complete the sale of the item.</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3A5328" w:rsidRPr="00B7455F" w:rsidRDefault="003A5328" w:rsidP="008C1D81">
            <w:pPr>
              <w:pStyle w:val="ListParagraph"/>
              <w:numPr>
                <w:ilvl w:val="0"/>
                <w:numId w:val="27"/>
              </w:numPr>
              <w:rPr>
                <w:szCs w:val="20"/>
              </w:rPr>
            </w:pPr>
            <w:r w:rsidRPr="00B7455F">
              <w:rPr>
                <w:szCs w:val="20"/>
              </w:rPr>
              <w:t>On</w:t>
            </w:r>
          </w:p>
          <w:p w:rsidR="003A5328" w:rsidRPr="00B7455F" w:rsidRDefault="003A5328" w:rsidP="008C1D81">
            <w:pPr>
              <w:pStyle w:val="ListParagraph"/>
              <w:numPr>
                <w:ilvl w:val="0"/>
                <w:numId w:val="27"/>
              </w:numPr>
              <w:rPr>
                <w:szCs w:val="20"/>
              </w:rPr>
            </w:pPr>
            <w:r w:rsidRPr="00B7455F">
              <w:rPr>
                <w:szCs w:val="20"/>
              </w:rPr>
              <w:t>Off</w:t>
            </w:r>
          </w:p>
        </w:tc>
      </w:tr>
      <w:tr w:rsidR="009D6EDB" w:rsidRPr="00B7455F" w:rsidTr="009D6EDB">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9D6EDB" w:rsidRPr="00B7455F" w:rsidRDefault="009D6EDB" w:rsidP="009D6EDB">
            <w:pPr>
              <w:rPr>
                <w:bCs/>
                <w:szCs w:val="20"/>
              </w:rPr>
            </w:pPr>
            <w:r w:rsidRPr="00B7455F">
              <w:rPr>
                <w:bCs/>
                <w:szCs w:val="20"/>
              </w:rPr>
              <w:t>Suggested Sell</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9D6EDB" w:rsidRPr="00B7455F" w:rsidRDefault="009D6EDB" w:rsidP="009D6EDB">
            <w:pPr>
              <w:rPr>
                <w:szCs w:val="20"/>
              </w:rPr>
            </w:pPr>
            <w:r w:rsidRPr="00B7455F">
              <w:rPr>
                <w:rFonts w:cs="Arial"/>
              </w:rPr>
              <w:t>Enables or disables Suggested Sell functionality</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9D6EDB" w:rsidRPr="00B7455F" w:rsidRDefault="009D6EDB" w:rsidP="008C1D81">
            <w:pPr>
              <w:numPr>
                <w:ilvl w:val="0"/>
                <w:numId w:val="30"/>
              </w:numPr>
              <w:rPr>
                <w:szCs w:val="20"/>
              </w:rPr>
            </w:pPr>
            <w:r w:rsidRPr="00B7455F">
              <w:rPr>
                <w:szCs w:val="20"/>
              </w:rPr>
              <w:t>On</w:t>
            </w:r>
          </w:p>
          <w:p w:rsidR="009D6EDB" w:rsidRPr="00B7455F" w:rsidRDefault="009D6EDB" w:rsidP="008C1D81">
            <w:pPr>
              <w:pStyle w:val="ListParagraph"/>
              <w:numPr>
                <w:ilvl w:val="0"/>
                <w:numId w:val="27"/>
              </w:numPr>
              <w:rPr>
                <w:szCs w:val="20"/>
              </w:rPr>
            </w:pPr>
            <w:r w:rsidRPr="00B7455F">
              <w:rPr>
                <w:szCs w:val="20"/>
              </w:rPr>
              <w:t>Off</w:t>
            </w:r>
          </w:p>
        </w:tc>
      </w:tr>
      <w:tr w:rsidR="006D5B21" w:rsidRPr="00B7455F" w:rsidTr="006016CA">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6D5B21" w:rsidRPr="00B7455F" w:rsidRDefault="006D5B21" w:rsidP="006016CA">
            <w:pPr>
              <w:rPr>
                <w:bCs/>
                <w:szCs w:val="20"/>
              </w:rPr>
            </w:pPr>
            <w:r w:rsidRPr="00B7455F">
              <w:rPr>
                <w:bCs/>
                <w:szCs w:val="20"/>
              </w:rPr>
              <w:t>Item Sold Only Through Related Item Process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6D5B21" w:rsidRPr="00B7455F" w:rsidRDefault="006D5B21" w:rsidP="006016CA">
            <w:pPr>
              <w:rPr>
                <w:rFonts w:cs="Arial"/>
              </w:rPr>
            </w:pPr>
            <w:r w:rsidRPr="00B7455F">
              <w:rPr>
                <w:rFonts w:cs="Arial"/>
              </w:rPr>
              <w:t>An item attribute that controls if an item can be sold only through the related item process (through optional/mandatory selection list or mandatory) and cannot be sold through entering the item in Sale: Item Entry.</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6D5B21" w:rsidRPr="00B7455F" w:rsidRDefault="006D5B21" w:rsidP="006016CA">
            <w:pPr>
              <w:pStyle w:val="ListParagraph"/>
              <w:numPr>
                <w:ilvl w:val="0"/>
                <w:numId w:val="27"/>
              </w:numPr>
              <w:rPr>
                <w:szCs w:val="20"/>
              </w:rPr>
            </w:pPr>
            <w:r w:rsidRPr="00B7455F">
              <w:rPr>
                <w:szCs w:val="20"/>
              </w:rPr>
              <w:t>On</w:t>
            </w:r>
          </w:p>
          <w:p w:rsidR="006D5B21" w:rsidRPr="00B7455F" w:rsidRDefault="006D5B21" w:rsidP="006016CA">
            <w:pPr>
              <w:pStyle w:val="ListParagraph"/>
              <w:numPr>
                <w:ilvl w:val="0"/>
                <w:numId w:val="27"/>
              </w:numPr>
              <w:rPr>
                <w:szCs w:val="20"/>
              </w:rPr>
            </w:pPr>
            <w:r w:rsidRPr="00B7455F">
              <w:rPr>
                <w:szCs w:val="20"/>
              </w:rPr>
              <w:t>Off</w:t>
            </w:r>
          </w:p>
        </w:tc>
      </w:tr>
      <w:tr w:rsidR="006D5B21" w:rsidRPr="00B7455F" w:rsidTr="006016CA">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6D5B21" w:rsidRPr="00B7455F" w:rsidDel="00B7697C" w:rsidRDefault="006D5B21" w:rsidP="006016CA">
            <w:pPr>
              <w:rPr>
                <w:bCs/>
                <w:szCs w:val="20"/>
              </w:rPr>
            </w:pPr>
            <w:r w:rsidRPr="00B7455F">
              <w:rPr>
                <w:bCs/>
                <w:szCs w:val="20"/>
              </w:rPr>
              <w:t>Subscription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6D5B21" w:rsidRPr="00B7455F" w:rsidRDefault="006D5B21" w:rsidP="006016CA">
            <w:r w:rsidRPr="00B7455F">
              <w:t>An item attribute that determines if the item is a subscription item.</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6D5B21" w:rsidRPr="00B7455F" w:rsidRDefault="006D5B21" w:rsidP="006016CA">
            <w:pPr>
              <w:pStyle w:val="ListParagraph"/>
              <w:numPr>
                <w:ilvl w:val="0"/>
                <w:numId w:val="27"/>
              </w:numPr>
              <w:rPr>
                <w:szCs w:val="20"/>
              </w:rPr>
            </w:pPr>
            <w:r w:rsidRPr="00B7455F">
              <w:rPr>
                <w:szCs w:val="20"/>
              </w:rPr>
              <w:t>On</w:t>
            </w:r>
          </w:p>
          <w:p w:rsidR="006D5B21" w:rsidRPr="00B7455F" w:rsidRDefault="006D5B21" w:rsidP="006016CA">
            <w:pPr>
              <w:pStyle w:val="ListParagraph"/>
              <w:numPr>
                <w:ilvl w:val="0"/>
                <w:numId w:val="27"/>
              </w:numPr>
              <w:rPr>
                <w:szCs w:val="20"/>
              </w:rPr>
            </w:pPr>
            <w:r w:rsidRPr="00B7455F">
              <w:rPr>
                <w:szCs w:val="20"/>
              </w:rPr>
              <w:t>Off</w:t>
            </w:r>
          </w:p>
        </w:tc>
      </w:tr>
      <w:tr w:rsidR="006D5B21" w:rsidRPr="00B7455F" w:rsidTr="006016CA">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6D5B21" w:rsidRPr="00B7455F" w:rsidRDefault="006D5B21" w:rsidP="006016CA">
            <w:pPr>
              <w:rPr>
                <w:bCs/>
                <w:szCs w:val="20"/>
              </w:rPr>
            </w:pPr>
            <w:r w:rsidRPr="00B7455F">
              <w:rPr>
                <w:bCs/>
                <w:szCs w:val="20"/>
              </w:rPr>
              <w:t>Generic Signature Required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6D5B21" w:rsidRPr="00B7455F" w:rsidRDefault="006D5B21" w:rsidP="006016CA">
            <w:r w:rsidRPr="00B7455F">
              <w:t>An item attribute that determines if the item requires a generic signature capture.</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6D5B21" w:rsidRPr="00B7455F" w:rsidRDefault="006D5B21" w:rsidP="006016CA">
            <w:pPr>
              <w:pStyle w:val="ListParagraph"/>
              <w:numPr>
                <w:ilvl w:val="0"/>
                <w:numId w:val="27"/>
              </w:numPr>
              <w:rPr>
                <w:szCs w:val="20"/>
              </w:rPr>
            </w:pPr>
            <w:r w:rsidRPr="00B7455F">
              <w:rPr>
                <w:szCs w:val="20"/>
              </w:rPr>
              <w:t>On</w:t>
            </w:r>
          </w:p>
          <w:p w:rsidR="006D5B21" w:rsidRPr="00B7455F" w:rsidRDefault="006D5B21" w:rsidP="006016CA">
            <w:pPr>
              <w:pStyle w:val="ListParagraph"/>
              <w:numPr>
                <w:ilvl w:val="0"/>
                <w:numId w:val="27"/>
              </w:numPr>
              <w:rPr>
                <w:szCs w:val="20"/>
              </w:rPr>
            </w:pPr>
            <w:r w:rsidRPr="00B7455F">
              <w:rPr>
                <w:szCs w:val="20"/>
              </w:rPr>
              <w:t>Off</w:t>
            </w:r>
          </w:p>
        </w:tc>
      </w:tr>
      <w:tr w:rsidR="006366F2" w:rsidRPr="00B7455F" w:rsidTr="006016CA">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6366F2" w:rsidRPr="00B7455F" w:rsidRDefault="006168CB" w:rsidP="006168CB">
            <w:pPr>
              <w:rPr>
                <w:bCs/>
                <w:szCs w:val="20"/>
              </w:rPr>
            </w:pPr>
            <w:r w:rsidRPr="00B7455F">
              <w:rPr>
                <w:bCs/>
                <w:szCs w:val="20"/>
              </w:rPr>
              <w:t xml:space="preserve">Sale Item Requires </w:t>
            </w:r>
            <w:r w:rsidR="006366F2" w:rsidRPr="00B7455F">
              <w:rPr>
                <w:bCs/>
                <w:szCs w:val="20"/>
              </w:rPr>
              <w:t>Manager Override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6366F2" w:rsidRPr="00B7455F" w:rsidRDefault="006366F2" w:rsidP="006016CA">
            <w:pPr>
              <w:rPr>
                <w:szCs w:val="20"/>
              </w:rPr>
            </w:pPr>
            <w:r w:rsidRPr="00B7455F">
              <w:rPr>
                <w:szCs w:val="20"/>
              </w:rPr>
              <w:t>An item attribute that determines if the item requires manager override</w:t>
            </w:r>
            <w:r w:rsidR="006168CB" w:rsidRPr="00B7455F">
              <w:rPr>
                <w:szCs w:val="20"/>
              </w:rPr>
              <w:t xml:space="preserve"> when the items is sold.</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6366F2" w:rsidRPr="00B7455F" w:rsidRDefault="006366F2" w:rsidP="006016CA">
            <w:pPr>
              <w:pStyle w:val="ListParagraph"/>
              <w:numPr>
                <w:ilvl w:val="0"/>
                <w:numId w:val="37"/>
              </w:numPr>
              <w:rPr>
                <w:szCs w:val="20"/>
              </w:rPr>
            </w:pPr>
            <w:r w:rsidRPr="00B7455F">
              <w:rPr>
                <w:szCs w:val="20"/>
              </w:rPr>
              <w:t>On</w:t>
            </w:r>
          </w:p>
          <w:p w:rsidR="006366F2" w:rsidRPr="00B7455F" w:rsidRDefault="006366F2" w:rsidP="006016CA">
            <w:pPr>
              <w:pStyle w:val="ListParagraph"/>
              <w:numPr>
                <w:ilvl w:val="0"/>
                <w:numId w:val="37"/>
              </w:numPr>
              <w:rPr>
                <w:szCs w:val="20"/>
              </w:rPr>
            </w:pPr>
            <w:r w:rsidRPr="00B7455F">
              <w:rPr>
                <w:szCs w:val="20"/>
              </w:rPr>
              <w:t>Off</w:t>
            </w:r>
          </w:p>
        </w:tc>
      </w:tr>
      <w:tr w:rsidR="006016CA" w:rsidRPr="00B7455F" w:rsidTr="006016CA">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6016CA" w:rsidRPr="00B7455F" w:rsidRDefault="006016CA" w:rsidP="006016CA">
            <w:pPr>
              <w:rPr>
                <w:bCs/>
                <w:szCs w:val="20"/>
              </w:rPr>
            </w:pPr>
            <w:r w:rsidRPr="00B7455F">
              <w:rPr>
                <w:bCs/>
                <w:szCs w:val="20"/>
              </w:rPr>
              <w:t>Require Service Scheduling</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6016CA" w:rsidRPr="00B7455F" w:rsidRDefault="006016CA" w:rsidP="006016CA">
            <w:pPr>
              <w:rPr>
                <w:szCs w:val="20"/>
              </w:rPr>
            </w:pPr>
            <w:r w:rsidRPr="00B7455F">
              <w:rPr>
                <w:szCs w:val="20"/>
              </w:rPr>
              <w:t>Determines if the system checks the schedulable item attribute when an item is sold through Item Entry.  If an item has the Schedulable Item Attribute enabled and the item is sold through Item Entry, the system checks if manager approval is required in order to continue.</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6016CA" w:rsidRPr="00B7455F" w:rsidRDefault="006016CA" w:rsidP="006016CA">
            <w:pPr>
              <w:pStyle w:val="ListParagraph"/>
              <w:numPr>
                <w:ilvl w:val="0"/>
                <w:numId w:val="37"/>
              </w:numPr>
              <w:rPr>
                <w:szCs w:val="20"/>
              </w:rPr>
            </w:pPr>
            <w:r w:rsidRPr="00B7455F">
              <w:rPr>
                <w:szCs w:val="20"/>
              </w:rPr>
              <w:t>On</w:t>
            </w:r>
          </w:p>
          <w:p w:rsidR="006016CA" w:rsidRPr="00B7455F" w:rsidRDefault="006016CA" w:rsidP="006016CA">
            <w:pPr>
              <w:pStyle w:val="ListParagraph"/>
              <w:numPr>
                <w:ilvl w:val="0"/>
                <w:numId w:val="37"/>
              </w:numPr>
              <w:rPr>
                <w:szCs w:val="20"/>
              </w:rPr>
            </w:pPr>
            <w:r w:rsidRPr="00B7455F">
              <w:rPr>
                <w:szCs w:val="20"/>
              </w:rPr>
              <w:t>Off</w:t>
            </w:r>
          </w:p>
        </w:tc>
      </w:tr>
      <w:tr w:rsidR="006016CA" w:rsidRPr="00B7455F" w:rsidTr="006016CA">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6016CA" w:rsidRPr="00B7455F" w:rsidRDefault="006016CA" w:rsidP="006016CA">
            <w:pPr>
              <w:rPr>
                <w:bCs/>
                <w:szCs w:val="20"/>
              </w:rPr>
            </w:pPr>
            <w:r w:rsidRPr="00B7455F">
              <w:rPr>
                <w:bCs/>
                <w:szCs w:val="20"/>
              </w:rPr>
              <w:t>Schedulable</w:t>
            </w:r>
            <w:r w:rsidR="006366F2" w:rsidRPr="00B7455F">
              <w:rPr>
                <w:bCs/>
                <w:szCs w:val="20"/>
              </w:rPr>
              <w:t xml:space="preserve"> Service</w:t>
            </w:r>
            <w:r w:rsidRPr="00B7455F">
              <w:rPr>
                <w:bCs/>
                <w:szCs w:val="20"/>
              </w:rPr>
              <w:t xml:space="preserve">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6016CA" w:rsidRPr="00B7455F" w:rsidRDefault="006016CA" w:rsidP="006016CA">
            <w:pPr>
              <w:rPr>
                <w:szCs w:val="20"/>
              </w:rPr>
            </w:pPr>
            <w:r w:rsidRPr="00B7455F">
              <w:rPr>
                <w:szCs w:val="20"/>
              </w:rPr>
              <w:t xml:space="preserve">Item attribute that defines a schedulable item.  This item attribute is used if </w:t>
            </w:r>
            <w:proofErr w:type="spellStart"/>
            <w:r w:rsidRPr="00B7455F">
              <w:rPr>
                <w:szCs w:val="20"/>
              </w:rPr>
              <w:t>the</w:t>
            </w:r>
            <w:proofErr w:type="spellEnd"/>
            <w:r w:rsidRPr="00B7455F">
              <w:rPr>
                <w:szCs w:val="20"/>
              </w:rPr>
              <w:t xml:space="preserve"> Require Service Scheduling parameter is enabled.</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6016CA" w:rsidRPr="00B7455F" w:rsidRDefault="006016CA" w:rsidP="006016CA">
            <w:pPr>
              <w:pStyle w:val="ListParagraph"/>
              <w:numPr>
                <w:ilvl w:val="0"/>
                <w:numId w:val="37"/>
              </w:numPr>
              <w:rPr>
                <w:szCs w:val="20"/>
              </w:rPr>
            </w:pPr>
            <w:r w:rsidRPr="00B7455F">
              <w:rPr>
                <w:szCs w:val="20"/>
              </w:rPr>
              <w:t>On</w:t>
            </w:r>
          </w:p>
          <w:p w:rsidR="006016CA" w:rsidRPr="00B7455F" w:rsidRDefault="006016CA" w:rsidP="006016CA">
            <w:pPr>
              <w:pStyle w:val="ListParagraph"/>
              <w:numPr>
                <w:ilvl w:val="0"/>
                <w:numId w:val="37"/>
              </w:numPr>
              <w:rPr>
                <w:szCs w:val="20"/>
              </w:rPr>
            </w:pPr>
            <w:r w:rsidRPr="00B7455F">
              <w:rPr>
                <w:szCs w:val="20"/>
              </w:rPr>
              <w:t>Off</w:t>
            </w:r>
          </w:p>
        </w:tc>
      </w:tr>
      <w:tr w:rsidR="002D464D" w:rsidRPr="00B7455F" w:rsidTr="006016CA">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2D464D" w:rsidRPr="00B7455F" w:rsidRDefault="002D464D" w:rsidP="006016CA">
            <w:pPr>
              <w:rPr>
                <w:bCs/>
                <w:szCs w:val="20"/>
              </w:rPr>
            </w:pPr>
            <w:r w:rsidRPr="00B7455F">
              <w:rPr>
                <w:rFonts w:cs="Arial"/>
                <w:color w:val="000000"/>
                <w:szCs w:val="20"/>
              </w:rPr>
              <w:t>Unscheduled Schedulable Service Item Manager Override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2D464D" w:rsidRPr="00B7455F" w:rsidRDefault="002D464D" w:rsidP="006016CA">
            <w:pPr>
              <w:rPr>
                <w:szCs w:val="20"/>
              </w:rPr>
            </w:pPr>
            <w:r w:rsidRPr="00B7455F">
              <w:rPr>
                <w:szCs w:val="20"/>
              </w:rPr>
              <w:t>Determines if selling a schedulable service item through item entry instead of through the import process requires manager override.</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2D464D" w:rsidRPr="00B7455F" w:rsidRDefault="002D464D" w:rsidP="006016CA">
            <w:pPr>
              <w:pStyle w:val="ListParagraph"/>
              <w:numPr>
                <w:ilvl w:val="0"/>
                <w:numId w:val="37"/>
              </w:numPr>
              <w:rPr>
                <w:szCs w:val="20"/>
              </w:rPr>
            </w:pPr>
            <w:r w:rsidRPr="00B7455F">
              <w:rPr>
                <w:szCs w:val="20"/>
              </w:rPr>
              <w:t>On</w:t>
            </w:r>
          </w:p>
          <w:p w:rsidR="002D464D" w:rsidRPr="00B7455F" w:rsidRDefault="002D464D" w:rsidP="002D464D">
            <w:pPr>
              <w:pStyle w:val="ListParagraph"/>
              <w:numPr>
                <w:ilvl w:val="0"/>
                <w:numId w:val="37"/>
              </w:numPr>
              <w:rPr>
                <w:szCs w:val="20"/>
              </w:rPr>
            </w:pPr>
            <w:r w:rsidRPr="00B7455F">
              <w:rPr>
                <w:szCs w:val="20"/>
              </w:rPr>
              <w:t>Off</w:t>
            </w:r>
          </w:p>
        </w:tc>
      </w:tr>
      <w:tr w:rsidR="00AF63E8" w:rsidRPr="00B7455F" w:rsidTr="00AF63E8">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AF63E8" w:rsidRPr="00B7455F" w:rsidRDefault="00AF63E8" w:rsidP="00AF63E8">
            <w:pPr>
              <w:rPr>
                <w:bCs/>
                <w:szCs w:val="20"/>
              </w:rPr>
            </w:pPr>
            <w:r w:rsidRPr="00B7455F">
              <w:rPr>
                <w:bCs/>
                <w:szCs w:val="20"/>
              </w:rPr>
              <w:t>Raincheck Eligible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AF63E8" w:rsidRPr="00B7455F" w:rsidRDefault="00AF63E8" w:rsidP="00AF63E8">
            <w:pPr>
              <w:rPr>
                <w:szCs w:val="20"/>
              </w:rPr>
            </w:pPr>
            <w:r w:rsidRPr="00B7455F">
              <w:rPr>
                <w:szCs w:val="20"/>
              </w:rPr>
              <w:t>The item attribute that determines if the item is eligible for raincheck (</w:t>
            </w:r>
            <w:r w:rsidRPr="00B7455F">
              <w:t>ATTR_ID = 49)</w:t>
            </w:r>
            <w:r w:rsidRPr="00B7455F">
              <w:rPr>
                <w:szCs w:val="20"/>
              </w:rPr>
              <w:t>.</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AF63E8" w:rsidRPr="00B7455F" w:rsidRDefault="00AF63E8" w:rsidP="00AF63E8">
            <w:pPr>
              <w:pStyle w:val="ListParagraph"/>
              <w:numPr>
                <w:ilvl w:val="0"/>
                <w:numId w:val="41"/>
              </w:numPr>
              <w:rPr>
                <w:szCs w:val="20"/>
              </w:rPr>
            </w:pPr>
            <w:r w:rsidRPr="00B7455F">
              <w:rPr>
                <w:szCs w:val="20"/>
              </w:rPr>
              <w:t>On</w:t>
            </w:r>
          </w:p>
          <w:p w:rsidR="00AF63E8" w:rsidRPr="00B7455F" w:rsidRDefault="00AF63E8" w:rsidP="00AF63E8">
            <w:pPr>
              <w:pStyle w:val="ListParagraph"/>
              <w:numPr>
                <w:ilvl w:val="0"/>
                <w:numId w:val="41"/>
              </w:numPr>
              <w:rPr>
                <w:szCs w:val="20"/>
              </w:rPr>
            </w:pPr>
            <w:r w:rsidRPr="00B7455F">
              <w:rPr>
                <w:szCs w:val="20"/>
              </w:rPr>
              <w:t>Off</w:t>
            </w:r>
          </w:p>
        </w:tc>
      </w:tr>
    </w:tbl>
    <w:p w:rsidR="00871C0B" w:rsidRPr="00B7455F" w:rsidRDefault="00871C0B" w:rsidP="00871C0B">
      <w:pPr>
        <w:pStyle w:val="BodyText"/>
        <w:rPr>
          <w:ins w:id="21" w:author="Amy Byers" w:date="2015-03-23T09:37:00Z"/>
        </w:rPr>
      </w:pPr>
      <w:bookmarkStart w:id="22" w:name="_Toc370731090"/>
    </w:p>
    <w:p w:rsidR="00871C0B" w:rsidRDefault="00871C0B">
      <w:pPr>
        <w:rPr>
          <w:ins w:id="23" w:author="Amy Byers" w:date="2015-03-23T09:37:00Z"/>
          <w:rFonts w:cs="Arial"/>
          <w:b/>
          <w:bCs/>
          <w:iCs/>
          <w:sz w:val="24"/>
          <w:szCs w:val="28"/>
        </w:rPr>
      </w:pPr>
      <w:ins w:id="24" w:author="Amy Byers" w:date="2015-03-23T09:37:00Z">
        <w:r>
          <w:br w:type="page"/>
        </w:r>
      </w:ins>
    </w:p>
    <w:p w:rsidR="00D8448E" w:rsidRPr="00B7455F" w:rsidRDefault="00D8448E" w:rsidP="00D8448E">
      <w:pPr>
        <w:pStyle w:val="Heading2"/>
      </w:pPr>
      <w:r w:rsidRPr="00B7455F">
        <w:lastRenderedPageBreak/>
        <w:t>Interfaces</w:t>
      </w:r>
      <w:bookmarkEnd w:id="18"/>
      <w:bookmarkEnd w:id="22"/>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5282"/>
        <w:gridCol w:w="5282"/>
      </w:tblGrid>
      <w:tr w:rsidR="00D8448E" w:rsidRPr="00B7455F" w:rsidTr="00871C0B">
        <w:trPr>
          <w:cantSplit/>
          <w:tblHeader/>
        </w:trPr>
        <w:tc>
          <w:tcPr>
            <w:tcW w:w="2500" w:type="pct"/>
            <w:tcBorders>
              <w:top w:val="single" w:sz="8" w:space="0" w:color="4F81BD"/>
              <w:left w:val="single" w:sz="8" w:space="0" w:color="4F81BD"/>
              <w:bottom w:val="single" w:sz="18" w:space="0" w:color="4F81BD"/>
              <w:right w:val="single" w:sz="8" w:space="0" w:color="4F81BD"/>
            </w:tcBorders>
          </w:tcPr>
          <w:p w:rsidR="00D8448E" w:rsidRPr="00B7455F" w:rsidRDefault="00D8448E" w:rsidP="00C47288">
            <w:pPr>
              <w:rPr>
                <w:b/>
              </w:rPr>
            </w:pPr>
            <w:r w:rsidRPr="00B7455F">
              <w:rPr>
                <w:b/>
              </w:rPr>
              <w:t>Interface</w:t>
            </w:r>
          </w:p>
        </w:tc>
        <w:tc>
          <w:tcPr>
            <w:tcW w:w="2500" w:type="pct"/>
            <w:tcBorders>
              <w:top w:val="single" w:sz="8" w:space="0" w:color="4F81BD"/>
              <w:left w:val="single" w:sz="8" w:space="0" w:color="4F81BD"/>
              <w:bottom w:val="single" w:sz="18" w:space="0" w:color="4F81BD"/>
              <w:right w:val="single" w:sz="8" w:space="0" w:color="4F81BD"/>
            </w:tcBorders>
          </w:tcPr>
          <w:p w:rsidR="00D8448E" w:rsidRPr="00B7455F" w:rsidRDefault="00D8448E" w:rsidP="00C47288">
            <w:pPr>
              <w:rPr>
                <w:b/>
                <w:vanish/>
                <w:szCs w:val="20"/>
              </w:rPr>
            </w:pPr>
            <w:r w:rsidRPr="00B7455F">
              <w:rPr>
                <w:b/>
                <w:szCs w:val="20"/>
              </w:rPr>
              <w:t>Description</w:t>
            </w:r>
          </w:p>
        </w:tc>
      </w:tr>
      <w:tr w:rsidR="00966008" w:rsidRPr="00B7455F" w:rsidTr="00C47288">
        <w:trPr>
          <w:cantSplit/>
        </w:trPr>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966008" w:rsidRPr="00B7455F" w:rsidRDefault="00966008" w:rsidP="00C47288">
            <w:pPr>
              <w:rPr>
                <w:bCs/>
                <w:szCs w:val="20"/>
              </w:rPr>
            </w:pPr>
            <w:r w:rsidRPr="00B7455F">
              <w:rPr>
                <w:bCs/>
                <w:szCs w:val="20"/>
              </w:rPr>
              <w:t>Stella Nova Item Lookup Service</w:t>
            </w:r>
          </w:p>
        </w:tc>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966008" w:rsidRPr="00B7455F" w:rsidRDefault="00966008" w:rsidP="00C47288">
            <w:pPr>
              <w:rPr>
                <w:szCs w:val="20"/>
              </w:rPr>
            </w:pPr>
            <w:r w:rsidRPr="00B7455F">
              <w:rPr>
                <w:szCs w:val="20"/>
              </w:rPr>
              <w:t>Service that returns item information</w:t>
            </w:r>
          </w:p>
        </w:tc>
      </w:tr>
      <w:tr w:rsidR="00966008" w:rsidRPr="00B7455F" w:rsidTr="00C47288">
        <w:trPr>
          <w:cantSplit/>
        </w:trPr>
        <w:tc>
          <w:tcPr>
            <w:tcW w:w="2500" w:type="pct"/>
            <w:tcBorders>
              <w:top w:val="single" w:sz="8" w:space="0" w:color="4F81BD"/>
              <w:left w:val="single" w:sz="8" w:space="0" w:color="4F81BD"/>
              <w:bottom w:val="single" w:sz="8" w:space="0" w:color="4F81BD"/>
              <w:right w:val="single" w:sz="8" w:space="0" w:color="4F81BD"/>
            </w:tcBorders>
            <w:shd w:val="clear" w:color="auto" w:fill="D3DFEE"/>
          </w:tcPr>
          <w:p w:rsidR="00966008" w:rsidRPr="00B7455F" w:rsidRDefault="00966008" w:rsidP="00C47288">
            <w:pPr>
              <w:rPr>
                <w:bCs/>
                <w:szCs w:val="20"/>
              </w:rPr>
            </w:pPr>
            <w:r w:rsidRPr="00B7455F">
              <w:rPr>
                <w:bCs/>
                <w:szCs w:val="20"/>
              </w:rPr>
              <w:t>Stella Nova Deal Service</w:t>
            </w:r>
          </w:p>
        </w:tc>
        <w:tc>
          <w:tcPr>
            <w:tcW w:w="2500" w:type="pct"/>
            <w:tcBorders>
              <w:top w:val="single" w:sz="8" w:space="0" w:color="4F81BD"/>
              <w:left w:val="single" w:sz="8" w:space="0" w:color="4F81BD"/>
              <w:bottom w:val="single" w:sz="8" w:space="0" w:color="4F81BD"/>
              <w:right w:val="single" w:sz="8" w:space="0" w:color="4F81BD"/>
            </w:tcBorders>
            <w:shd w:val="clear" w:color="auto" w:fill="D3DFEE"/>
          </w:tcPr>
          <w:p w:rsidR="00966008" w:rsidRPr="00B7455F" w:rsidRDefault="00966008" w:rsidP="00C47288">
            <w:pPr>
              <w:rPr>
                <w:szCs w:val="20"/>
              </w:rPr>
            </w:pPr>
            <w:r w:rsidRPr="00B7455F">
              <w:rPr>
                <w:szCs w:val="20"/>
              </w:rPr>
              <w:t>Service that returns deal information</w:t>
            </w:r>
          </w:p>
        </w:tc>
      </w:tr>
      <w:tr w:rsidR="00966008" w:rsidRPr="00B7455F" w:rsidTr="00C47288">
        <w:trPr>
          <w:cantSplit/>
        </w:trPr>
        <w:tc>
          <w:tcPr>
            <w:tcW w:w="2500" w:type="pct"/>
            <w:tcBorders>
              <w:top w:val="single" w:sz="8" w:space="0" w:color="4F81BD"/>
              <w:left w:val="single" w:sz="8" w:space="0" w:color="4F81BD"/>
              <w:bottom w:val="single" w:sz="8" w:space="0" w:color="4F81BD"/>
              <w:right w:val="single" w:sz="8" w:space="0" w:color="4F81BD"/>
            </w:tcBorders>
            <w:shd w:val="clear" w:color="auto" w:fill="D3DFEE"/>
          </w:tcPr>
          <w:p w:rsidR="00966008" w:rsidRPr="00B7455F" w:rsidRDefault="00966008" w:rsidP="00C47288">
            <w:pPr>
              <w:rPr>
                <w:bCs/>
                <w:szCs w:val="20"/>
              </w:rPr>
            </w:pPr>
            <w:r w:rsidRPr="00B7455F">
              <w:rPr>
                <w:bCs/>
                <w:szCs w:val="20"/>
              </w:rPr>
              <w:t>Stella Nova Tax Service</w:t>
            </w:r>
          </w:p>
        </w:tc>
        <w:tc>
          <w:tcPr>
            <w:tcW w:w="2500" w:type="pct"/>
            <w:tcBorders>
              <w:top w:val="single" w:sz="8" w:space="0" w:color="4F81BD"/>
              <w:left w:val="single" w:sz="8" w:space="0" w:color="4F81BD"/>
              <w:bottom w:val="single" w:sz="8" w:space="0" w:color="4F81BD"/>
              <w:right w:val="single" w:sz="8" w:space="0" w:color="4F81BD"/>
            </w:tcBorders>
            <w:shd w:val="clear" w:color="auto" w:fill="D3DFEE"/>
          </w:tcPr>
          <w:p w:rsidR="00966008" w:rsidRPr="00B7455F" w:rsidRDefault="00966008" w:rsidP="00C47288">
            <w:pPr>
              <w:rPr>
                <w:szCs w:val="20"/>
              </w:rPr>
            </w:pPr>
            <w:r w:rsidRPr="00B7455F">
              <w:rPr>
                <w:szCs w:val="20"/>
              </w:rPr>
              <w:t>Service that returns tax information</w:t>
            </w:r>
          </w:p>
        </w:tc>
      </w:tr>
    </w:tbl>
    <w:p w:rsidR="00FD5BA1" w:rsidRPr="00B7455F" w:rsidRDefault="00FD5BA1" w:rsidP="00FD5BA1">
      <w:pPr>
        <w:pStyle w:val="Heading1"/>
        <w:rPr>
          <w:i/>
        </w:rPr>
      </w:pPr>
      <w:bookmarkStart w:id="25" w:name="_Toc370731091"/>
      <w:r w:rsidRPr="00B7455F">
        <w:rPr>
          <w:i/>
        </w:rPr>
        <w:lastRenderedPageBreak/>
        <w:t xml:space="preserve">USE CASE: </w:t>
      </w:r>
      <w:r w:rsidR="00281DF5" w:rsidRPr="00B7455F">
        <w:rPr>
          <w:i/>
        </w:rPr>
        <w:t>S</w:t>
      </w:r>
      <w:r w:rsidR="00C47288" w:rsidRPr="00B7455F">
        <w:rPr>
          <w:i/>
        </w:rPr>
        <w:t>ale</w:t>
      </w:r>
      <w:bookmarkEnd w:id="19"/>
      <w:bookmarkEnd w:id="25"/>
    </w:p>
    <w:p w:rsidR="00366130" w:rsidRPr="00B7455F" w:rsidRDefault="00366130" w:rsidP="00FD5BA1">
      <w:pPr>
        <w:pStyle w:val="Heading2"/>
      </w:pPr>
      <w:bookmarkStart w:id="26" w:name="_Toc370731092"/>
      <w:bookmarkStart w:id="27" w:name="_Toc290020122"/>
      <w:r w:rsidRPr="00B7455F">
        <w:t>Feature Flow</w:t>
      </w:r>
      <w:bookmarkEnd w:id="26"/>
    </w:p>
    <w:p w:rsidR="00023050" w:rsidRPr="00B7455F" w:rsidRDefault="00F952B5" w:rsidP="00F952B5">
      <w:pPr>
        <w:pStyle w:val="BodyText"/>
        <w:jc w:val="center"/>
      </w:pPr>
      <w:r w:rsidRPr="00B7455F">
        <w:rPr>
          <w:noProof/>
        </w:rPr>
        <w:drawing>
          <wp:inline distT="0" distB="0" distL="0" distR="0" wp14:anchorId="206BF8FD" wp14:editId="693BBE60">
            <wp:extent cx="6657948" cy="800631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658021" cy="8006403"/>
                    </a:xfrm>
                    <a:prstGeom prst="rect">
                      <a:avLst/>
                    </a:prstGeom>
                    <a:noFill/>
                    <a:ln w="9525">
                      <a:noFill/>
                      <a:miter lim="800000"/>
                      <a:headEnd/>
                      <a:tailEnd/>
                    </a:ln>
                  </pic:spPr>
                </pic:pic>
              </a:graphicData>
            </a:graphic>
          </wp:inline>
        </w:drawing>
      </w:r>
    </w:p>
    <w:p w:rsidR="00C47288" w:rsidRPr="00B7455F" w:rsidRDefault="00C47288" w:rsidP="00C47288">
      <w:pPr>
        <w:pStyle w:val="Caption"/>
      </w:pPr>
      <w:r w:rsidRPr="00B7455F">
        <w:t xml:space="preserve">Figure </w:t>
      </w:r>
      <w:r w:rsidR="007377F0" w:rsidRPr="00B7455F">
        <w:fldChar w:fldCharType="begin"/>
      </w:r>
      <w:r w:rsidR="00545EC3" w:rsidRPr="00B7455F">
        <w:instrText xml:space="preserve"> SEQ Figure \* ARABIC </w:instrText>
      </w:r>
      <w:r w:rsidR="007377F0" w:rsidRPr="00B7455F">
        <w:fldChar w:fldCharType="separate"/>
      </w:r>
      <w:r w:rsidR="00F0117A" w:rsidRPr="00B7455F">
        <w:rPr>
          <w:noProof/>
        </w:rPr>
        <w:t>1</w:t>
      </w:r>
      <w:r w:rsidR="007377F0" w:rsidRPr="00B7455F">
        <w:fldChar w:fldCharType="end"/>
      </w:r>
      <w:r w:rsidRPr="00B7455F">
        <w:t>: Sale Feature Flow</w:t>
      </w:r>
    </w:p>
    <w:p w:rsidR="00C47288" w:rsidRPr="00B7455F" w:rsidRDefault="000D3002" w:rsidP="000D3002">
      <w:pPr>
        <w:pStyle w:val="BodyText"/>
        <w:jc w:val="center"/>
      </w:pPr>
      <w:ins w:id="28" w:author="Amy Byers" w:date="2015-03-19T14:37:00Z">
        <w:r>
          <w:object w:dxaOrig="10897" w:dyaOrig="14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25pt;height:664.5pt" o:ole="">
              <v:imagedata r:id="rId16" o:title=""/>
            </v:shape>
            <o:OLEObject Type="Embed" ProgID="Visio.Drawing.11" ShapeID="_x0000_i1025" DrawAspect="Content" ObjectID="_1488612195" r:id="rId17"/>
          </w:object>
        </w:r>
      </w:ins>
      <w:del w:id="29" w:author="Amy Byers" w:date="2015-03-19T14:37:00Z">
        <w:r w:rsidR="006366F2" w:rsidRPr="00B7455F" w:rsidDel="000D3002">
          <w:object w:dxaOrig="10897" w:dyaOrig="12577">
            <v:shape id="_x0000_i1026" type="#_x0000_t75" style="width:540pt;height:623.25pt" o:ole="">
              <v:imagedata r:id="rId18" o:title=""/>
            </v:shape>
            <o:OLEObject Type="Embed" ProgID="Visio.Drawing.11" ShapeID="_x0000_i1026" DrawAspect="Content" ObjectID="_1488612196" r:id="rId19"/>
          </w:object>
        </w:r>
      </w:del>
    </w:p>
    <w:p w:rsidR="00C47288" w:rsidRPr="00B7455F" w:rsidRDefault="00C47288" w:rsidP="00C47288">
      <w:pPr>
        <w:pStyle w:val="Caption"/>
      </w:pPr>
      <w:r w:rsidRPr="00B7455F">
        <w:t xml:space="preserve">Figure </w:t>
      </w:r>
      <w:r w:rsidR="007377F0" w:rsidRPr="00B7455F">
        <w:fldChar w:fldCharType="begin"/>
      </w:r>
      <w:r w:rsidR="00545EC3" w:rsidRPr="00B7455F">
        <w:instrText xml:space="preserve"> SEQ Figure \* ARABIC </w:instrText>
      </w:r>
      <w:r w:rsidR="007377F0" w:rsidRPr="00B7455F">
        <w:fldChar w:fldCharType="separate"/>
      </w:r>
      <w:r w:rsidR="00F0117A" w:rsidRPr="00B7455F">
        <w:rPr>
          <w:noProof/>
        </w:rPr>
        <w:t>2</w:t>
      </w:r>
      <w:r w:rsidR="007377F0" w:rsidRPr="00B7455F">
        <w:fldChar w:fldCharType="end"/>
      </w:r>
      <w:r w:rsidRPr="00B7455F">
        <w:t xml:space="preserve">: Sale Feature Flow – </w:t>
      </w:r>
      <w:r w:rsidR="00C83648" w:rsidRPr="00B7455F">
        <w:t>Item Workflow</w:t>
      </w:r>
      <w:r w:rsidRPr="00B7455F">
        <w:t xml:space="preserve"> </w:t>
      </w:r>
      <w:r w:rsidR="00C83648" w:rsidRPr="00B7455F">
        <w:t>Processing</w:t>
      </w:r>
    </w:p>
    <w:p w:rsidR="00C47288" w:rsidRPr="00B7455F" w:rsidRDefault="00C47288" w:rsidP="00C47288">
      <w:pPr>
        <w:pStyle w:val="BodyText"/>
      </w:pPr>
    </w:p>
    <w:p w:rsidR="00FD5BA1" w:rsidRPr="00B7455F" w:rsidRDefault="00FD5BA1" w:rsidP="00FD5BA1">
      <w:pPr>
        <w:pStyle w:val="Heading2"/>
      </w:pPr>
      <w:bookmarkStart w:id="30" w:name="_Toc370731093"/>
      <w:r w:rsidRPr="00B7455F">
        <w:t>Precondition</w:t>
      </w:r>
      <w:bookmarkEnd w:id="27"/>
      <w:bookmarkEnd w:id="30"/>
    </w:p>
    <w:p w:rsidR="00C47288" w:rsidRPr="00B7455F" w:rsidRDefault="00C47288" w:rsidP="004B5B8E">
      <w:pPr>
        <w:pStyle w:val="BodyText"/>
        <w:numPr>
          <w:ilvl w:val="0"/>
          <w:numId w:val="1"/>
        </w:numPr>
      </w:pPr>
      <w:bookmarkStart w:id="31" w:name="_Ref233697587"/>
      <w:bookmarkStart w:id="32" w:name="_Ref233697593"/>
      <w:bookmarkStart w:id="33" w:name="_Toc290020123"/>
      <w:r w:rsidRPr="00B7455F">
        <w:t>The operator has successfully logged in to the application.</w:t>
      </w:r>
    </w:p>
    <w:p w:rsidR="00FD5BA1" w:rsidRPr="00B7455F" w:rsidRDefault="00FD5BA1" w:rsidP="00FD5BA1">
      <w:pPr>
        <w:pStyle w:val="Heading2"/>
      </w:pPr>
      <w:bookmarkStart w:id="34" w:name="_Toc370731094"/>
      <w:r w:rsidRPr="00B7455F">
        <w:t>Main Flow</w:t>
      </w:r>
      <w:bookmarkEnd w:id="31"/>
      <w:bookmarkEnd w:id="32"/>
      <w:bookmarkEnd w:id="33"/>
      <w:bookmarkEnd w:id="34"/>
    </w:p>
    <w:p w:rsidR="00C47288" w:rsidRPr="00B7455F" w:rsidRDefault="00C47288" w:rsidP="004B5B8E">
      <w:pPr>
        <w:pStyle w:val="BodyText"/>
        <w:numPr>
          <w:ilvl w:val="0"/>
          <w:numId w:val="6"/>
        </w:numPr>
      </w:pPr>
      <w:bookmarkStart w:id="35" w:name="_Toc290020124"/>
      <w:r w:rsidRPr="00B7455F">
        <w:t>The system prompts the operator to enter an item or select an option.</w:t>
      </w:r>
    </w:p>
    <w:p w:rsidR="00AF63E8" w:rsidRPr="00B7455F" w:rsidRDefault="00AF63E8" w:rsidP="004B5B8E">
      <w:pPr>
        <w:pStyle w:val="BodyText"/>
        <w:numPr>
          <w:ilvl w:val="0"/>
          <w:numId w:val="6"/>
        </w:numPr>
      </w:pPr>
      <w:r w:rsidRPr="00B7455F">
        <w:t xml:space="preserve">If the operator selects to perform a layaway deposit transaction, the system switches the transaction type to Layaway Deposit and </w:t>
      </w:r>
      <w:r w:rsidR="00F0117A" w:rsidRPr="00B7455F">
        <w:t>executes the Layaway Deposit use case; the Sale use case is ended.</w:t>
      </w:r>
    </w:p>
    <w:p w:rsidR="00F0117A" w:rsidRPr="00B7455F" w:rsidRDefault="00F0117A" w:rsidP="00F0117A">
      <w:pPr>
        <w:pStyle w:val="BodyText"/>
        <w:numPr>
          <w:ilvl w:val="0"/>
          <w:numId w:val="6"/>
        </w:numPr>
      </w:pPr>
      <w:r w:rsidRPr="00B7455F">
        <w:t xml:space="preserve">If the operator selects to perform a pre-order deposit transaction, the system switches the transaction type to Pre-Order </w:t>
      </w:r>
      <w:del w:id="36" w:author="Amy Byers" w:date="2015-03-19T14:38:00Z">
        <w:r w:rsidRPr="00B7455F" w:rsidDel="000D3002">
          <w:delText xml:space="preserve"> </w:delText>
        </w:r>
      </w:del>
      <w:r w:rsidRPr="00B7455F">
        <w:t>Deposit and executes the Pre-Order Deposit use case; the Sale use case is ended.</w:t>
      </w:r>
    </w:p>
    <w:p w:rsidR="00C47288" w:rsidRPr="00B7455F" w:rsidRDefault="00C47288" w:rsidP="004B5B8E">
      <w:pPr>
        <w:pStyle w:val="BodyText"/>
        <w:numPr>
          <w:ilvl w:val="0"/>
          <w:numId w:val="6"/>
        </w:numPr>
      </w:pPr>
      <w:r w:rsidRPr="00B7455F">
        <w:t xml:space="preserve">If at any time the operator selects to view the </w:t>
      </w:r>
      <w:r w:rsidR="00DE3B94" w:rsidRPr="00B7455F">
        <w:t>transaction</w:t>
      </w:r>
      <w:r w:rsidRPr="00B7455F">
        <w:t xml:space="preserve"> information, the Information alternate flow is executed. </w:t>
      </w:r>
    </w:p>
    <w:p w:rsidR="00C47288" w:rsidRPr="00B7455F" w:rsidRDefault="00C47288" w:rsidP="004B5B8E">
      <w:pPr>
        <w:pStyle w:val="BodyText"/>
        <w:numPr>
          <w:ilvl w:val="0"/>
          <w:numId w:val="6"/>
        </w:numPr>
      </w:pPr>
      <w:r w:rsidRPr="00B7455F">
        <w:t xml:space="preserve">If </w:t>
      </w:r>
      <w:r w:rsidR="00183D99" w:rsidRPr="00B7455F">
        <w:t xml:space="preserve">at any time </w:t>
      </w:r>
      <w:r w:rsidRPr="00B7455F">
        <w:t xml:space="preserve">the operator selects </w:t>
      </w:r>
      <w:r w:rsidR="00183D99" w:rsidRPr="00B7455F">
        <w:t>to modify the transaction</w:t>
      </w:r>
      <w:r w:rsidRPr="00B7455F">
        <w:t>, the Modify Transaction use case is executed.</w:t>
      </w:r>
    </w:p>
    <w:p w:rsidR="00F0117A" w:rsidRPr="00B7455F" w:rsidRDefault="00F0117A" w:rsidP="004B5B8E">
      <w:pPr>
        <w:pStyle w:val="BodyText"/>
        <w:numPr>
          <w:ilvl w:val="0"/>
          <w:numId w:val="6"/>
        </w:numPr>
      </w:pPr>
      <w:r w:rsidRPr="00B7455F">
        <w:t>If at any time the operator scans a Raincheck Issue barcode, the Raincheck Redeemed use case is executed.</w:t>
      </w:r>
    </w:p>
    <w:p w:rsidR="00183D99" w:rsidRPr="00B7455F" w:rsidRDefault="00C47288" w:rsidP="00183D99">
      <w:pPr>
        <w:pStyle w:val="BodyText"/>
        <w:numPr>
          <w:ilvl w:val="0"/>
          <w:numId w:val="6"/>
        </w:numPr>
      </w:pPr>
      <w:r w:rsidRPr="00B7455F">
        <w:t>The operator enters an item number and accepts the entry</w:t>
      </w:r>
      <w:r w:rsidR="003C6E52" w:rsidRPr="00B7455F">
        <w:t xml:space="preserve"> or selects a Suggested Sell item</w:t>
      </w:r>
      <w:r w:rsidRPr="00B7455F">
        <w:t>.</w:t>
      </w:r>
    </w:p>
    <w:p w:rsidR="00023050" w:rsidRPr="00B7455F" w:rsidRDefault="00023050" w:rsidP="00023050">
      <w:pPr>
        <w:pStyle w:val="BodyText"/>
        <w:numPr>
          <w:ilvl w:val="0"/>
          <w:numId w:val="6"/>
        </w:numPr>
      </w:pPr>
      <w:r w:rsidRPr="00B7455F">
        <w:t>If a transaction number has not been assigned to the transaction, the system assigns and logs a transaction number to the basket.</w:t>
      </w:r>
    </w:p>
    <w:p w:rsidR="00C47288" w:rsidRPr="00B7455F" w:rsidRDefault="00C47288" w:rsidP="004B5B8E">
      <w:pPr>
        <w:pStyle w:val="BodyText"/>
        <w:numPr>
          <w:ilvl w:val="0"/>
          <w:numId w:val="6"/>
        </w:numPr>
      </w:pPr>
      <w:r w:rsidRPr="00B7455F">
        <w:t>If the entered item is an open box tag number, the Open Box Item use case is executed.</w:t>
      </w:r>
    </w:p>
    <w:p w:rsidR="00C47288" w:rsidRPr="00B7455F" w:rsidRDefault="00C47288" w:rsidP="004B5B8E">
      <w:pPr>
        <w:pStyle w:val="BodyText"/>
        <w:numPr>
          <w:ilvl w:val="0"/>
          <w:numId w:val="6"/>
        </w:numPr>
      </w:pPr>
      <w:r w:rsidRPr="00B7455F">
        <w:t xml:space="preserve">The system calls </w:t>
      </w:r>
      <w:r w:rsidR="00B32055" w:rsidRPr="00B7455F">
        <w:t>SNT Item Lookup Service</w:t>
      </w:r>
      <w:r w:rsidRPr="00B7455F">
        <w:t xml:space="preserve"> to retrieve the item data.</w:t>
      </w:r>
    </w:p>
    <w:p w:rsidR="00C47288" w:rsidRPr="00B7455F" w:rsidRDefault="00C47288" w:rsidP="004B5B8E">
      <w:pPr>
        <w:pStyle w:val="BodyText"/>
        <w:numPr>
          <w:ilvl w:val="0"/>
          <w:numId w:val="6"/>
        </w:numPr>
      </w:pPr>
      <w:r w:rsidRPr="00B7455F">
        <w:t>The system receives a response.</w:t>
      </w:r>
    </w:p>
    <w:p w:rsidR="00C47288" w:rsidRPr="00B7455F" w:rsidRDefault="00C47288" w:rsidP="004B5B8E">
      <w:pPr>
        <w:pStyle w:val="BodyText"/>
        <w:numPr>
          <w:ilvl w:val="0"/>
          <w:numId w:val="6"/>
        </w:numPr>
      </w:pPr>
      <w:r w:rsidRPr="00B7455F">
        <w:t>If the response is that the request timed out based on Item Lookup Timeout Parameter, the system displays a message, the operator acknowledges the message and the system returns to the step in the Main Flow where the system prompts the operator to enter an item.</w:t>
      </w:r>
    </w:p>
    <w:p w:rsidR="00C47288" w:rsidRPr="00B7455F" w:rsidRDefault="00C47288" w:rsidP="004B5B8E">
      <w:pPr>
        <w:pStyle w:val="BodyText"/>
        <w:numPr>
          <w:ilvl w:val="0"/>
          <w:numId w:val="6"/>
        </w:numPr>
      </w:pPr>
      <w:r w:rsidRPr="00B7455F">
        <w:t>If the response is that the item was not found, the Item Not on File use case is executed.</w:t>
      </w:r>
    </w:p>
    <w:p w:rsidR="00C47288" w:rsidRPr="00B7455F" w:rsidRDefault="00C47288" w:rsidP="004B5B8E">
      <w:pPr>
        <w:pStyle w:val="BodyText"/>
        <w:numPr>
          <w:ilvl w:val="0"/>
          <w:numId w:val="6"/>
        </w:numPr>
      </w:pPr>
      <w:r w:rsidRPr="00B7455F">
        <w:t>The system receives item information.</w:t>
      </w:r>
    </w:p>
    <w:p w:rsidR="00C47288" w:rsidRPr="00B7455F" w:rsidRDefault="00C47288" w:rsidP="004B5B8E">
      <w:pPr>
        <w:pStyle w:val="BodyText"/>
        <w:numPr>
          <w:ilvl w:val="0"/>
          <w:numId w:val="6"/>
        </w:numPr>
      </w:pPr>
      <w:r w:rsidRPr="00B7455F">
        <w:t xml:space="preserve">If the item is marked as not authorized for sale on a mobile </w:t>
      </w:r>
      <w:r w:rsidR="003C6E52" w:rsidRPr="00B7455F">
        <w:t>device</w:t>
      </w:r>
      <w:r w:rsidRPr="00B7455F">
        <w:t xml:space="preserve">, the </w:t>
      </w:r>
      <w:r w:rsidR="00C83648" w:rsidRPr="00B7455F">
        <w:t>system displays a message; the operator acknowledges the message, the system discards the item and the system restarts the Main Flow</w:t>
      </w:r>
      <w:r w:rsidRPr="00B7455F">
        <w:t>.</w:t>
      </w:r>
    </w:p>
    <w:p w:rsidR="006D5B21" w:rsidRPr="00B7455F" w:rsidRDefault="006D5B21" w:rsidP="000C34B5">
      <w:pPr>
        <w:pStyle w:val="BodyText"/>
        <w:numPr>
          <w:ilvl w:val="0"/>
          <w:numId w:val="6"/>
        </w:numPr>
      </w:pPr>
      <w:r w:rsidRPr="00B7455F">
        <w:t>If the item is a related item, the main flow continues where the system checks if the item is a gift card item.</w:t>
      </w:r>
    </w:p>
    <w:p w:rsidR="000C34B5" w:rsidRPr="00B7455F" w:rsidRDefault="000C34B5" w:rsidP="000C34B5">
      <w:pPr>
        <w:pStyle w:val="BodyText"/>
        <w:numPr>
          <w:ilvl w:val="0"/>
          <w:numId w:val="6"/>
        </w:numPr>
      </w:pPr>
      <w:r w:rsidRPr="00B7455F">
        <w:t>If the item is marked as not authorized to be sold outside of the related item process, the system displays a message; the operator acknowledges the message, the system discards the item and the system restarts the Main Flow.</w:t>
      </w:r>
    </w:p>
    <w:p w:rsidR="006366F2" w:rsidRPr="00B7455F" w:rsidRDefault="006366F2" w:rsidP="004B5B8E">
      <w:pPr>
        <w:pStyle w:val="BodyText"/>
        <w:numPr>
          <w:ilvl w:val="0"/>
          <w:numId w:val="6"/>
        </w:numPr>
      </w:pPr>
      <w:r w:rsidRPr="00B7455F">
        <w:t>If the item is a Schedulable Service Item, the Schedulable Service alternate flow is executed.</w:t>
      </w:r>
    </w:p>
    <w:p w:rsidR="006366F2" w:rsidRPr="00B7455F" w:rsidRDefault="00717D64" w:rsidP="004B5B8E">
      <w:pPr>
        <w:pStyle w:val="BodyText"/>
        <w:numPr>
          <w:ilvl w:val="0"/>
          <w:numId w:val="6"/>
        </w:numPr>
      </w:pPr>
      <w:r w:rsidRPr="00B7455F">
        <w:t>If the item requires manager override when the item is sold</w:t>
      </w:r>
      <w:r w:rsidR="006366F2" w:rsidRPr="00B7455F">
        <w:t>, the Manager Override</w:t>
      </w:r>
      <w:r w:rsidR="00346122" w:rsidRPr="00B7455F">
        <w:t xml:space="preserve"> use case is executed.</w:t>
      </w:r>
    </w:p>
    <w:p w:rsidR="00C47288" w:rsidRPr="00B7455F" w:rsidRDefault="00C47288" w:rsidP="004B5B8E">
      <w:pPr>
        <w:pStyle w:val="BodyText"/>
        <w:numPr>
          <w:ilvl w:val="0"/>
          <w:numId w:val="6"/>
        </w:numPr>
      </w:pPr>
      <w:r w:rsidRPr="00B7455F">
        <w:t>If the item is a Gift Card item, the Gift Card use case is executed.</w:t>
      </w:r>
    </w:p>
    <w:p w:rsidR="00C47288" w:rsidRPr="00B7455F" w:rsidRDefault="00C47288" w:rsidP="004B5B8E">
      <w:pPr>
        <w:pStyle w:val="BodyText"/>
        <w:numPr>
          <w:ilvl w:val="0"/>
          <w:numId w:val="6"/>
        </w:numPr>
      </w:pPr>
      <w:r w:rsidRPr="00B7455F">
        <w:t>If the item is a Warranty item, the Warranty use case is executed.</w:t>
      </w:r>
    </w:p>
    <w:p w:rsidR="003E05DA" w:rsidRPr="00B7455F" w:rsidRDefault="003E05DA" w:rsidP="003E05DA">
      <w:pPr>
        <w:pStyle w:val="BodyText"/>
        <w:numPr>
          <w:ilvl w:val="0"/>
          <w:numId w:val="6"/>
        </w:numPr>
      </w:pPr>
      <w:r w:rsidRPr="00B7455F">
        <w:t>If the item is a Loyalty Enrollment item, the Loyalty Enrollment use case is executed.</w:t>
      </w:r>
    </w:p>
    <w:p w:rsidR="00C83648" w:rsidRPr="00B7455F" w:rsidRDefault="00C83648" w:rsidP="004B5B8E">
      <w:pPr>
        <w:pStyle w:val="BodyText"/>
        <w:numPr>
          <w:ilvl w:val="0"/>
          <w:numId w:val="6"/>
        </w:numPr>
      </w:pPr>
      <w:r w:rsidRPr="00B7455F">
        <w:t>If the item is a Loyalty Usage item, the Loyalty Usage use case is executed.</w:t>
      </w:r>
    </w:p>
    <w:p w:rsidR="00C47288" w:rsidRPr="00B7455F" w:rsidRDefault="00C47288" w:rsidP="004B5B8E">
      <w:pPr>
        <w:pStyle w:val="BodyText"/>
        <w:numPr>
          <w:ilvl w:val="0"/>
          <w:numId w:val="6"/>
        </w:numPr>
      </w:pPr>
      <w:r w:rsidRPr="00B7455F">
        <w:t>If the item requires a minimum age for purchase, the Age Verification use case is executed.</w:t>
      </w:r>
    </w:p>
    <w:p w:rsidR="00C47288" w:rsidRDefault="00C47288" w:rsidP="004B5B8E">
      <w:pPr>
        <w:pStyle w:val="BodyText"/>
        <w:numPr>
          <w:ilvl w:val="0"/>
          <w:numId w:val="6"/>
        </w:numPr>
        <w:rPr>
          <w:ins w:id="37" w:author="Amy Byers" w:date="2015-03-19T10:53:00Z"/>
        </w:rPr>
      </w:pPr>
      <w:r w:rsidRPr="00B7455F">
        <w:t xml:space="preserve">If the item is a price required item, the Price </w:t>
      </w:r>
      <w:proofErr w:type="gramStart"/>
      <w:r w:rsidRPr="00B7455F">
        <w:t>Required</w:t>
      </w:r>
      <w:proofErr w:type="gramEnd"/>
      <w:r w:rsidRPr="00B7455F">
        <w:t xml:space="preserve"> use case is executed.</w:t>
      </w:r>
    </w:p>
    <w:p w:rsidR="00675037" w:rsidRPr="00B7455F" w:rsidRDefault="000D3002" w:rsidP="004B5B8E">
      <w:pPr>
        <w:pStyle w:val="BodyText"/>
        <w:numPr>
          <w:ilvl w:val="0"/>
          <w:numId w:val="6"/>
        </w:numPr>
      </w:pPr>
      <w:ins w:id="38" w:author="Amy Byers" w:date="2015-03-19T14:42:00Z">
        <w:r>
          <w:t xml:space="preserve">If the item is a quantity required item, the </w:t>
        </w:r>
      </w:ins>
      <w:ins w:id="39" w:author="Amy Byers" w:date="2015-03-19T15:00:00Z">
        <w:r w:rsidR="00C133DF">
          <w:t>Quantity Capture use case is executed.</w:t>
        </w:r>
      </w:ins>
    </w:p>
    <w:p w:rsidR="00C47288" w:rsidRPr="00B7455F" w:rsidRDefault="00C47288" w:rsidP="004B5B8E">
      <w:pPr>
        <w:pStyle w:val="BodyText"/>
        <w:numPr>
          <w:ilvl w:val="0"/>
          <w:numId w:val="6"/>
        </w:numPr>
      </w:pPr>
      <w:r w:rsidRPr="00B7455F">
        <w:t>If the item is a customer required item, the Customer use case is executed.</w:t>
      </w:r>
    </w:p>
    <w:p w:rsidR="00C83648" w:rsidRPr="00B7455F" w:rsidRDefault="00C83648" w:rsidP="00C83648">
      <w:pPr>
        <w:pStyle w:val="BodyText"/>
        <w:numPr>
          <w:ilvl w:val="0"/>
          <w:numId w:val="6"/>
        </w:numPr>
      </w:pPr>
      <w:r w:rsidRPr="00B7455F">
        <w:t xml:space="preserve">If the item requires </w:t>
      </w:r>
      <w:r w:rsidR="002B52D4" w:rsidRPr="00B7455F">
        <w:t>selection list relationships</w:t>
      </w:r>
      <w:r w:rsidRPr="00B7455F">
        <w:t>, the Related Item</w:t>
      </w:r>
      <w:r w:rsidR="002B52D4" w:rsidRPr="00B7455F">
        <w:t xml:space="preserve"> – Selection List</w:t>
      </w:r>
      <w:r w:rsidRPr="00B7455F">
        <w:t xml:space="preserve"> use case is executed.</w:t>
      </w:r>
    </w:p>
    <w:p w:rsidR="00C83648" w:rsidRPr="00B7455F" w:rsidRDefault="00C83648" w:rsidP="00C83648">
      <w:pPr>
        <w:pStyle w:val="BodyText"/>
        <w:numPr>
          <w:ilvl w:val="0"/>
          <w:numId w:val="6"/>
        </w:numPr>
      </w:pPr>
      <w:r w:rsidRPr="00B7455F">
        <w:t>If the item requires the capture of a serial number, the Serialized Item use case is executed.</w:t>
      </w:r>
    </w:p>
    <w:p w:rsidR="006D5B21" w:rsidRPr="00B7455F" w:rsidRDefault="006D5B21" w:rsidP="006D5B21">
      <w:pPr>
        <w:pStyle w:val="BodyText"/>
        <w:numPr>
          <w:ilvl w:val="0"/>
          <w:numId w:val="6"/>
        </w:numPr>
      </w:pPr>
      <w:r w:rsidRPr="00B7455F">
        <w:t>If the item requires custom prompts, the Custom Prompts use case is executed.</w:t>
      </w:r>
    </w:p>
    <w:p w:rsidR="006D5B21" w:rsidRPr="00B7455F" w:rsidRDefault="006D5B21" w:rsidP="006D5B21">
      <w:pPr>
        <w:pStyle w:val="BodyText"/>
        <w:numPr>
          <w:ilvl w:val="0"/>
          <w:numId w:val="6"/>
        </w:numPr>
      </w:pPr>
      <w:r w:rsidRPr="00B7455F">
        <w:t>If the item requires capturing of credit card information, the Capture Credit Card use case is executed.</w:t>
      </w:r>
    </w:p>
    <w:p w:rsidR="006D5B21" w:rsidRPr="00B7455F" w:rsidRDefault="006D5B21" w:rsidP="006D5B21">
      <w:pPr>
        <w:pStyle w:val="BodyText"/>
        <w:numPr>
          <w:ilvl w:val="0"/>
          <w:numId w:val="6"/>
        </w:numPr>
      </w:pPr>
      <w:r w:rsidRPr="00B7455F">
        <w:lastRenderedPageBreak/>
        <w:t>If the item is a subscription item and it requires a signature, the Signature with Terms use case is executed.</w:t>
      </w:r>
    </w:p>
    <w:p w:rsidR="006D5B21" w:rsidRPr="00B7455F" w:rsidRDefault="006D5B21" w:rsidP="006D5B21">
      <w:pPr>
        <w:pStyle w:val="BodyText"/>
        <w:numPr>
          <w:ilvl w:val="0"/>
          <w:numId w:val="6"/>
        </w:numPr>
      </w:pPr>
      <w:r w:rsidRPr="00B7455F">
        <w:t>If the item requires a signature, the Signature with Terms use case is executed.</w:t>
      </w:r>
    </w:p>
    <w:p w:rsidR="00C83648" w:rsidRPr="00B7455F" w:rsidRDefault="00C83648" w:rsidP="004B5B8E">
      <w:pPr>
        <w:pStyle w:val="BodyText"/>
        <w:numPr>
          <w:ilvl w:val="0"/>
          <w:numId w:val="6"/>
        </w:numPr>
      </w:pPr>
      <w:r w:rsidRPr="00B7455F">
        <w:t>If the item is an activation item, the Activation use case is executed.</w:t>
      </w:r>
      <w:r w:rsidR="00AF7EE0" w:rsidRPr="00B7455F">
        <w:t xml:space="preserve"> </w:t>
      </w:r>
    </w:p>
    <w:p w:rsidR="00C47288" w:rsidRPr="00B7455F" w:rsidRDefault="00C47288" w:rsidP="004B5B8E">
      <w:pPr>
        <w:pStyle w:val="BodyText"/>
        <w:numPr>
          <w:ilvl w:val="0"/>
          <w:numId w:val="6"/>
        </w:numPr>
      </w:pPr>
      <w:r w:rsidRPr="00B7455F">
        <w:t>The system calls the SNT Tax Service.</w:t>
      </w:r>
    </w:p>
    <w:p w:rsidR="00C47288" w:rsidRPr="00B7455F" w:rsidRDefault="00C47288" w:rsidP="004B5B8E">
      <w:pPr>
        <w:pStyle w:val="BodyText"/>
        <w:numPr>
          <w:ilvl w:val="0"/>
          <w:numId w:val="6"/>
        </w:numPr>
      </w:pPr>
      <w:r w:rsidRPr="00B7455F">
        <w:t xml:space="preserve">The system adds the item to the </w:t>
      </w:r>
      <w:r w:rsidR="00DE3B94" w:rsidRPr="00B7455F">
        <w:t>transaction</w:t>
      </w:r>
      <w:r w:rsidRPr="00B7455F">
        <w:t xml:space="preserve"> </w:t>
      </w:r>
    </w:p>
    <w:p w:rsidR="00F41FE4" w:rsidRPr="00B7455F" w:rsidRDefault="00F41FE4" w:rsidP="00F41FE4">
      <w:pPr>
        <w:pStyle w:val="BodyText"/>
        <w:numPr>
          <w:ilvl w:val="0"/>
          <w:numId w:val="6"/>
        </w:numPr>
      </w:pPr>
      <w:r w:rsidRPr="00B7455F">
        <w:t>The system journals the item information (description, quantity, price, discount information, final price, and tax status).</w:t>
      </w:r>
    </w:p>
    <w:p w:rsidR="00C47288" w:rsidRPr="00B7455F" w:rsidRDefault="00C47288" w:rsidP="004B5B8E">
      <w:pPr>
        <w:pStyle w:val="BodyText"/>
        <w:numPr>
          <w:ilvl w:val="0"/>
          <w:numId w:val="6"/>
        </w:numPr>
      </w:pPr>
      <w:r w:rsidRPr="00B7455F">
        <w:t>The system updates the transaction totals.</w:t>
      </w:r>
    </w:p>
    <w:p w:rsidR="009D6EDB" w:rsidRPr="00B7455F" w:rsidRDefault="009D6EDB" w:rsidP="004B5B8E">
      <w:pPr>
        <w:pStyle w:val="BodyText"/>
        <w:numPr>
          <w:ilvl w:val="0"/>
          <w:numId w:val="6"/>
        </w:numPr>
      </w:pPr>
      <w:r w:rsidRPr="00B7455F">
        <w:t xml:space="preserve">The system evaluates the </w:t>
      </w:r>
      <w:r w:rsidR="00735496" w:rsidRPr="00B7455F">
        <w:t>Suggested Sell parameter.</w:t>
      </w:r>
    </w:p>
    <w:p w:rsidR="00735496" w:rsidRPr="00B7455F" w:rsidRDefault="00735496" w:rsidP="004B5B8E">
      <w:pPr>
        <w:pStyle w:val="BodyText"/>
        <w:numPr>
          <w:ilvl w:val="0"/>
          <w:numId w:val="6"/>
        </w:numPr>
      </w:pPr>
      <w:r w:rsidRPr="00B7455F">
        <w:t>If the Suggested Sell parameter is enabled, the Related Item – Suggested Sell us</w:t>
      </w:r>
      <w:r w:rsidR="00F506DE" w:rsidRPr="00B7455F">
        <w:t>e</w:t>
      </w:r>
      <w:r w:rsidRPr="00B7455F">
        <w:t xml:space="preserve"> case is executed.</w:t>
      </w:r>
    </w:p>
    <w:p w:rsidR="00F506DE" w:rsidRPr="00B7455F" w:rsidRDefault="00F506DE" w:rsidP="004B5B8E">
      <w:pPr>
        <w:pStyle w:val="BodyText"/>
        <w:numPr>
          <w:ilvl w:val="0"/>
          <w:numId w:val="6"/>
        </w:numPr>
      </w:pPr>
      <w:r w:rsidRPr="00B7455F">
        <w:t>The Related Item – Mandatory use case is executed.</w:t>
      </w:r>
    </w:p>
    <w:p w:rsidR="006634CB" w:rsidRPr="00B7455F" w:rsidRDefault="00C47288" w:rsidP="004B5B8E">
      <w:pPr>
        <w:pStyle w:val="BodyText"/>
        <w:numPr>
          <w:ilvl w:val="0"/>
          <w:numId w:val="6"/>
        </w:numPr>
      </w:pPr>
      <w:r w:rsidRPr="00B7455F">
        <w:t xml:space="preserve">The system </w:t>
      </w:r>
      <w:r w:rsidR="006634CB" w:rsidRPr="00B7455F">
        <w:t>determines if any items need to be added due to the Related Item</w:t>
      </w:r>
      <w:r w:rsidR="00F506DE" w:rsidRPr="00B7455F">
        <w:t xml:space="preserve"> (Mandatory and Selection List)</w:t>
      </w:r>
      <w:r w:rsidR="006634CB" w:rsidRPr="00B7455F">
        <w:t xml:space="preserve"> use case processing.  </w:t>
      </w:r>
    </w:p>
    <w:p w:rsidR="00C47288" w:rsidRPr="00B7455F" w:rsidRDefault="006634CB" w:rsidP="004B5B8E">
      <w:pPr>
        <w:pStyle w:val="BodyText"/>
        <w:numPr>
          <w:ilvl w:val="0"/>
          <w:numId w:val="6"/>
        </w:numPr>
      </w:pPr>
      <w:r w:rsidRPr="00B7455F">
        <w:t xml:space="preserve">If related items exists, the system returns to the Main Flow </w:t>
      </w:r>
      <w:r w:rsidR="002B52D4" w:rsidRPr="00B7455F">
        <w:t>where the</w:t>
      </w:r>
      <w:r w:rsidRPr="00B7455F">
        <w:t xml:space="preserve"> lookup service is executed for e</w:t>
      </w:r>
      <w:r w:rsidR="00A36C62" w:rsidRPr="00B7455F">
        <w:t>ach of the related items to add</w:t>
      </w:r>
      <w:r w:rsidRPr="00B7455F">
        <w:t>.</w:t>
      </w:r>
    </w:p>
    <w:p w:rsidR="00C47288" w:rsidRPr="00B7455F" w:rsidRDefault="00C47288" w:rsidP="004B5B8E">
      <w:pPr>
        <w:pStyle w:val="BodyText"/>
        <w:numPr>
          <w:ilvl w:val="0"/>
          <w:numId w:val="6"/>
        </w:numPr>
      </w:pPr>
      <w:r w:rsidRPr="00B7455F">
        <w:t xml:space="preserve">If </w:t>
      </w:r>
      <w:r w:rsidR="003C6E52" w:rsidRPr="00B7455F">
        <w:t xml:space="preserve">at any time </w:t>
      </w:r>
      <w:r w:rsidRPr="00B7455F">
        <w:t xml:space="preserve">the operator selects to modify </w:t>
      </w:r>
      <w:r w:rsidR="003C6E52" w:rsidRPr="00B7455F">
        <w:t xml:space="preserve">an </w:t>
      </w:r>
      <w:r w:rsidRPr="00B7455F">
        <w:t>item, the Modify Item use case is executed.</w:t>
      </w:r>
    </w:p>
    <w:p w:rsidR="00C47288" w:rsidRPr="00B7455F" w:rsidRDefault="00C47288" w:rsidP="004B5B8E">
      <w:pPr>
        <w:pStyle w:val="BodyText"/>
        <w:numPr>
          <w:ilvl w:val="0"/>
          <w:numId w:val="6"/>
        </w:numPr>
      </w:pPr>
      <w:r w:rsidRPr="00B7455F">
        <w:t xml:space="preserve">If the operator selects to remove </w:t>
      </w:r>
      <w:r w:rsidR="003C6E52" w:rsidRPr="00B7455F">
        <w:t xml:space="preserve">an </w:t>
      </w:r>
      <w:r w:rsidRPr="00B7455F">
        <w:t xml:space="preserve">item, the Line Item Delete </w:t>
      </w:r>
      <w:r w:rsidR="00C8370B" w:rsidRPr="00B7455F">
        <w:t>use case</w:t>
      </w:r>
      <w:r w:rsidRPr="00B7455F">
        <w:t xml:space="preserve"> is executed.</w:t>
      </w:r>
    </w:p>
    <w:p w:rsidR="00C47288" w:rsidRPr="00B7455F" w:rsidRDefault="00C47288" w:rsidP="004B5B8E">
      <w:pPr>
        <w:pStyle w:val="BodyText"/>
        <w:numPr>
          <w:ilvl w:val="0"/>
          <w:numId w:val="6"/>
        </w:numPr>
      </w:pPr>
      <w:r w:rsidRPr="00B7455F">
        <w:t>If the operator enters an additional item, the system returns to the step in the Main Flow where the system retrieves the item data.</w:t>
      </w:r>
    </w:p>
    <w:p w:rsidR="00C47288" w:rsidRPr="00B7455F" w:rsidRDefault="00C47288" w:rsidP="004B5B8E">
      <w:pPr>
        <w:pStyle w:val="BodyText"/>
        <w:numPr>
          <w:ilvl w:val="0"/>
          <w:numId w:val="6"/>
        </w:numPr>
      </w:pPr>
      <w:r w:rsidRPr="00B7455F">
        <w:t>The operator selects Tender.</w:t>
      </w:r>
    </w:p>
    <w:p w:rsidR="003D2718" w:rsidRPr="00B7455F" w:rsidRDefault="003D2718" w:rsidP="004B5B8E">
      <w:pPr>
        <w:pStyle w:val="BodyText"/>
        <w:numPr>
          <w:ilvl w:val="0"/>
          <w:numId w:val="6"/>
        </w:numPr>
      </w:pPr>
      <w:r w:rsidRPr="00B7455F">
        <w:t>The system executes the Total Processing use case.</w:t>
      </w:r>
    </w:p>
    <w:p w:rsidR="00C47288" w:rsidRPr="00B7455F" w:rsidRDefault="00C47288" w:rsidP="004B5B8E">
      <w:pPr>
        <w:pStyle w:val="BodyText"/>
        <w:numPr>
          <w:ilvl w:val="0"/>
          <w:numId w:val="6"/>
        </w:numPr>
      </w:pPr>
      <w:r w:rsidRPr="00B7455F">
        <w:t>The system executes the Tender use case.</w:t>
      </w:r>
    </w:p>
    <w:p w:rsidR="00C47288" w:rsidRPr="00B7455F" w:rsidRDefault="00C47288" w:rsidP="004B5B8E">
      <w:pPr>
        <w:pStyle w:val="BodyText"/>
        <w:numPr>
          <w:ilvl w:val="0"/>
          <w:numId w:val="6"/>
        </w:numPr>
      </w:pPr>
      <w:r w:rsidRPr="00B7455F">
        <w:t>The system writes the transaction to the database.</w:t>
      </w:r>
    </w:p>
    <w:p w:rsidR="00C47288" w:rsidRPr="00B7455F" w:rsidRDefault="00C47288" w:rsidP="004B5B8E">
      <w:pPr>
        <w:pStyle w:val="BodyText"/>
        <w:numPr>
          <w:ilvl w:val="0"/>
          <w:numId w:val="6"/>
        </w:numPr>
      </w:pPr>
      <w:r w:rsidRPr="00B7455F">
        <w:t>The system executes the Printing use case.</w:t>
      </w:r>
    </w:p>
    <w:p w:rsidR="000269B2" w:rsidRPr="00B7455F" w:rsidRDefault="000269B2" w:rsidP="004B5B8E">
      <w:pPr>
        <w:pStyle w:val="BodyText"/>
        <w:numPr>
          <w:ilvl w:val="0"/>
          <w:numId w:val="6"/>
        </w:numPr>
      </w:pPr>
      <w:r w:rsidRPr="00B7455F">
        <w:t>The system sends data to the Save and Send process to complete the two-step activation process.</w:t>
      </w:r>
    </w:p>
    <w:p w:rsidR="00C8370B" w:rsidRPr="00B7455F" w:rsidRDefault="00C8370B" w:rsidP="004B5B8E">
      <w:pPr>
        <w:pStyle w:val="BodyText"/>
        <w:numPr>
          <w:ilvl w:val="0"/>
          <w:numId w:val="6"/>
        </w:numPr>
      </w:pPr>
      <w:r w:rsidRPr="00B7455F">
        <w:t>The system executes the Sign Of</w:t>
      </w:r>
      <w:r w:rsidR="00DB03F2" w:rsidRPr="00B7455F">
        <w:t>f</w:t>
      </w:r>
      <w:r w:rsidRPr="00B7455F">
        <w:t xml:space="preserve"> use case.</w:t>
      </w:r>
    </w:p>
    <w:p w:rsidR="00C8370B" w:rsidRPr="00B7455F" w:rsidRDefault="00C8370B" w:rsidP="004B5B8E">
      <w:pPr>
        <w:pStyle w:val="BodyText"/>
        <w:numPr>
          <w:ilvl w:val="0"/>
          <w:numId w:val="6"/>
        </w:numPr>
      </w:pPr>
      <w:r w:rsidRPr="00B7455F">
        <w:t>The use case ends and the system returns to the calling use case.</w:t>
      </w:r>
    </w:p>
    <w:p w:rsidR="00FD5BA1" w:rsidRPr="00B7455F" w:rsidRDefault="00FD5BA1" w:rsidP="00FD5BA1">
      <w:pPr>
        <w:pStyle w:val="Heading2"/>
      </w:pPr>
      <w:bookmarkStart w:id="40" w:name="_Toc370731095"/>
      <w:r w:rsidRPr="00B7455F">
        <w:t>Alternate Flows</w:t>
      </w:r>
      <w:bookmarkEnd w:id="35"/>
      <w:bookmarkEnd w:id="40"/>
    </w:p>
    <w:p w:rsidR="00C8370B" w:rsidRPr="00B7455F" w:rsidRDefault="00C8370B" w:rsidP="00281DF5">
      <w:pPr>
        <w:pStyle w:val="Heading3"/>
      </w:pPr>
      <w:bookmarkStart w:id="41" w:name="_Toc290020125"/>
      <w:r w:rsidRPr="00B7455F">
        <w:t>Information</w:t>
      </w:r>
    </w:p>
    <w:p w:rsidR="00C8370B" w:rsidRPr="00B7455F" w:rsidRDefault="00C8370B" w:rsidP="008C1D81">
      <w:pPr>
        <w:pStyle w:val="BodyText"/>
        <w:numPr>
          <w:ilvl w:val="0"/>
          <w:numId w:val="7"/>
        </w:numPr>
      </w:pPr>
      <w:r w:rsidRPr="00B7455F">
        <w:t xml:space="preserve">The system displays information specific to the </w:t>
      </w:r>
      <w:r w:rsidR="00DE3B94" w:rsidRPr="00B7455F">
        <w:t>transaction</w:t>
      </w:r>
      <w:r w:rsidRPr="00B7455F">
        <w:t>.</w:t>
      </w:r>
    </w:p>
    <w:p w:rsidR="00C8370B" w:rsidRPr="00B7455F" w:rsidRDefault="00C8370B" w:rsidP="008C1D81">
      <w:pPr>
        <w:pStyle w:val="BodyText"/>
        <w:numPr>
          <w:ilvl w:val="0"/>
          <w:numId w:val="7"/>
        </w:numPr>
      </w:pPr>
      <w:r w:rsidRPr="00B7455F">
        <w:t>The operator acknowledges the information</w:t>
      </w:r>
      <w:r w:rsidR="00183D99" w:rsidRPr="00B7455F">
        <w:t>, the alternate flow ends</w:t>
      </w:r>
      <w:r w:rsidRPr="00B7455F">
        <w:t xml:space="preserve"> and the system </w:t>
      </w:r>
      <w:r w:rsidR="00183D99" w:rsidRPr="00B7455F">
        <w:t xml:space="preserve">restarts </w:t>
      </w:r>
      <w:r w:rsidRPr="00B7455F">
        <w:t>the Main Flow.</w:t>
      </w:r>
    </w:p>
    <w:p w:rsidR="00346122" w:rsidRPr="00B7455F" w:rsidRDefault="00346122" w:rsidP="00346122">
      <w:pPr>
        <w:pStyle w:val="Heading3"/>
      </w:pPr>
      <w:r w:rsidRPr="00B7455F">
        <w:t>Schedulable Service Items</w:t>
      </w:r>
    </w:p>
    <w:p w:rsidR="002D464D" w:rsidRPr="00B7455F" w:rsidRDefault="00346122" w:rsidP="00346122">
      <w:pPr>
        <w:pStyle w:val="BodyText"/>
        <w:numPr>
          <w:ilvl w:val="0"/>
          <w:numId w:val="38"/>
        </w:numPr>
      </w:pPr>
      <w:r w:rsidRPr="00B7455F">
        <w:t xml:space="preserve">The system checks if </w:t>
      </w:r>
      <w:r w:rsidR="002D464D" w:rsidRPr="00B7455F">
        <w:t>the system requires service items to be scheduled.</w:t>
      </w:r>
    </w:p>
    <w:p w:rsidR="00346122" w:rsidRPr="00B7455F" w:rsidRDefault="002D464D" w:rsidP="00346122">
      <w:pPr>
        <w:pStyle w:val="BodyText"/>
        <w:numPr>
          <w:ilvl w:val="0"/>
          <w:numId w:val="38"/>
        </w:numPr>
      </w:pPr>
      <w:r w:rsidRPr="00B7455F">
        <w:t xml:space="preserve">If the system does not require service items to be scheduled, the system returns to the Main Flow where the system checks if the </w:t>
      </w:r>
      <w:r w:rsidR="000E6999" w:rsidRPr="00B7455F">
        <w:t xml:space="preserve">item </w:t>
      </w:r>
      <w:r w:rsidRPr="00B7455F">
        <w:t>requires manager override</w:t>
      </w:r>
      <w:r w:rsidR="000E6999" w:rsidRPr="00B7455F">
        <w:t xml:space="preserve"> for sale</w:t>
      </w:r>
      <w:r w:rsidR="00346122" w:rsidRPr="00B7455F">
        <w:t>.</w:t>
      </w:r>
    </w:p>
    <w:p w:rsidR="002D464D" w:rsidRPr="00B7455F" w:rsidRDefault="002D464D" w:rsidP="00346122">
      <w:pPr>
        <w:pStyle w:val="BodyText"/>
        <w:numPr>
          <w:ilvl w:val="0"/>
          <w:numId w:val="38"/>
        </w:numPr>
      </w:pPr>
      <w:r w:rsidRPr="00B7455F">
        <w:t xml:space="preserve">The system checks if </w:t>
      </w:r>
      <w:r w:rsidR="005A677F" w:rsidRPr="00B7455F">
        <w:t xml:space="preserve">there are </w:t>
      </w:r>
      <w:r w:rsidR="000E6999" w:rsidRPr="00B7455F">
        <w:t>scheduled items that were imported into the transaction via the service order scheduling process.</w:t>
      </w:r>
    </w:p>
    <w:p w:rsidR="00346122" w:rsidRPr="00B7455F" w:rsidRDefault="000E6999" w:rsidP="00346122">
      <w:pPr>
        <w:pStyle w:val="BodyText"/>
        <w:numPr>
          <w:ilvl w:val="0"/>
          <w:numId w:val="38"/>
        </w:numPr>
      </w:pPr>
      <w:r w:rsidRPr="00B7455F">
        <w:t>If imported scheduled service items exist in the transaction, the system displays a message; the operator acknowledges the message, the system discards the item and the system restarts the Main Flow.</w:t>
      </w:r>
    </w:p>
    <w:p w:rsidR="000E6999" w:rsidRPr="00B7455F" w:rsidRDefault="000E6999" w:rsidP="00346122">
      <w:pPr>
        <w:pStyle w:val="BodyText"/>
        <w:numPr>
          <w:ilvl w:val="0"/>
          <w:numId w:val="38"/>
        </w:numPr>
      </w:pPr>
      <w:r w:rsidRPr="00B7455F">
        <w:t>The system checks if manager override is required in order to continue.</w:t>
      </w:r>
    </w:p>
    <w:p w:rsidR="000E6999" w:rsidRPr="00B7455F" w:rsidRDefault="000E6999" w:rsidP="00346122">
      <w:pPr>
        <w:pStyle w:val="BodyText"/>
        <w:numPr>
          <w:ilvl w:val="0"/>
          <w:numId w:val="38"/>
        </w:numPr>
      </w:pPr>
      <w:r w:rsidRPr="00B7455F">
        <w:t>If manager override is not required, the system returns to the Main Flow where the system checks if the item requires manager override for sale.</w:t>
      </w:r>
    </w:p>
    <w:p w:rsidR="000E6999" w:rsidRPr="00B7455F" w:rsidRDefault="000E6999" w:rsidP="00346122">
      <w:pPr>
        <w:pStyle w:val="BodyText"/>
        <w:numPr>
          <w:ilvl w:val="0"/>
          <w:numId w:val="38"/>
        </w:numPr>
      </w:pPr>
      <w:r w:rsidRPr="00B7455F">
        <w:lastRenderedPageBreak/>
        <w:t xml:space="preserve">The system executes </w:t>
      </w:r>
      <w:r w:rsidR="00903FCF" w:rsidRPr="00B7455F">
        <w:t>the Manager Override use case.</w:t>
      </w:r>
    </w:p>
    <w:p w:rsidR="00903FCF" w:rsidRPr="00B7455F" w:rsidRDefault="00903FCF" w:rsidP="00903FCF">
      <w:pPr>
        <w:pStyle w:val="BodyText"/>
        <w:numPr>
          <w:ilvl w:val="0"/>
          <w:numId w:val="38"/>
        </w:numPr>
      </w:pPr>
      <w:r w:rsidRPr="00B7455F">
        <w:t>The system receives a manager override decision.</w:t>
      </w:r>
    </w:p>
    <w:p w:rsidR="00903FCF" w:rsidRPr="00B7455F" w:rsidRDefault="00903FCF" w:rsidP="00903FCF">
      <w:pPr>
        <w:pStyle w:val="BodyText"/>
        <w:numPr>
          <w:ilvl w:val="0"/>
          <w:numId w:val="38"/>
        </w:numPr>
      </w:pPr>
      <w:r w:rsidRPr="00B7455F">
        <w:rPr>
          <w:bCs/>
        </w:rPr>
        <w:t xml:space="preserve">If the Manager Override use case returns with an approval or queued manager response, </w:t>
      </w:r>
      <w:r w:rsidRPr="00B7455F">
        <w:t xml:space="preserve">the system returns to the Main Flow where the system checks if the item requires manager override for sale.  </w:t>
      </w:r>
      <w:r w:rsidRPr="00B7455F">
        <w:rPr>
          <w:b/>
        </w:rPr>
        <w:t>Note</w:t>
      </w:r>
      <w:r w:rsidRPr="00B7455F">
        <w:t>:  The approval is queued and is processed when the operator selects to total the transaction.</w:t>
      </w:r>
    </w:p>
    <w:p w:rsidR="00903FCF" w:rsidRPr="00B7455F" w:rsidRDefault="00903FCF" w:rsidP="00346122">
      <w:pPr>
        <w:pStyle w:val="BodyText"/>
        <w:numPr>
          <w:ilvl w:val="0"/>
          <w:numId w:val="38"/>
        </w:numPr>
      </w:pPr>
      <w:r w:rsidRPr="00B7455F">
        <w:t>If the Manager Override use case returns with a denied decision,</w:t>
      </w:r>
      <w:r w:rsidR="006168CB" w:rsidRPr="00B7455F">
        <w:t xml:space="preserve"> the system restarts the Main Flow and the item is not added to the transaction.</w:t>
      </w:r>
    </w:p>
    <w:p w:rsidR="00FD5BA1" w:rsidRPr="00B7455F" w:rsidRDefault="00FD5BA1" w:rsidP="00994CCD">
      <w:pPr>
        <w:pStyle w:val="Heading2"/>
      </w:pPr>
      <w:bookmarkStart w:id="42" w:name="_Toc370731096"/>
      <w:r w:rsidRPr="00B7455F">
        <w:t>Post Condition</w:t>
      </w:r>
      <w:bookmarkEnd w:id="41"/>
      <w:bookmarkEnd w:id="42"/>
    </w:p>
    <w:p w:rsidR="00C8370B" w:rsidRPr="00B7455F" w:rsidRDefault="00C8370B" w:rsidP="004B5B8E">
      <w:pPr>
        <w:pStyle w:val="BodyText"/>
        <w:numPr>
          <w:ilvl w:val="0"/>
          <w:numId w:val="1"/>
        </w:numPr>
      </w:pPr>
      <w:bookmarkStart w:id="43" w:name="_Toc290020126"/>
      <w:r w:rsidRPr="00B7455F">
        <w:t>A transaction is initiated.</w:t>
      </w:r>
    </w:p>
    <w:p w:rsidR="00C8370B" w:rsidRPr="00B7455F" w:rsidRDefault="00C8370B" w:rsidP="004B5B8E">
      <w:pPr>
        <w:pStyle w:val="BodyText"/>
        <w:numPr>
          <w:ilvl w:val="0"/>
          <w:numId w:val="1"/>
        </w:numPr>
      </w:pPr>
      <w:r w:rsidRPr="00B7455F">
        <w:t>A transaction is completed</w:t>
      </w:r>
      <w:r w:rsidRPr="00B7455F">
        <w:rPr>
          <w:color w:val="FF0000"/>
        </w:rPr>
        <w:t>.</w:t>
      </w:r>
    </w:p>
    <w:p w:rsidR="00FD5BA1" w:rsidRPr="00B7455F" w:rsidRDefault="00FD5BA1" w:rsidP="00994CCD">
      <w:pPr>
        <w:pStyle w:val="Heading2"/>
      </w:pPr>
      <w:bookmarkStart w:id="44" w:name="_Toc370731097"/>
      <w:r w:rsidRPr="00B7455F">
        <w:t>Special Requirements</w:t>
      </w:r>
      <w:bookmarkEnd w:id="43"/>
      <w:bookmarkEnd w:id="44"/>
    </w:p>
    <w:p w:rsidR="00D576D3" w:rsidRPr="00B7455F" w:rsidRDefault="00D576D3" w:rsidP="004B5B8E">
      <w:pPr>
        <w:pStyle w:val="BodyText"/>
        <w:numPr>
          <w:ilvl w:val="0"/>
          <w:numId w:val="5"/>
        </w:numPr>
      </w:pPr>
      <w:r w:rsidRPr="00B7455F">
        <w:t xml:space="preserve">Transaction information consists of </w:t>
      </w:r>
      <w:r w:rsidR="008B1BA4" w:rsidRPr="00B7455F">
        <w:t xml:space="preserve">Operator ID, </w:t>
      </w:r>
      <w:r w:rsidRPr="00B7455F">
        <w:t xml:space="preserve">Register </w:t>
      </w:r>
      <w:r w:rsidR="006C760B" w:rsidRPr="00B7455F">
        <w:t>Number</w:t>
      </w:r>
      <w:r w:rsidRPr="00B7455F">
        <w:t>, Transaction Number</w:t>
      </w:r>
      <w:r w:rsidR="006C760B" w:rsidRPr="00B7455F">
        <w:t xml:space="preserve"> and </w:t>
      </w:r>
      <w:r w:rsidR="008B1BA4" w:rsidRPr="00B7455F">
        <w:t xml:space="preserve">Transaction </w:t>
      </w:r>
      <w:r w:rsidR="006C760B" w:rsidRPr="00B7455F">
        <w:t>Salesperson ID</w:t>
      </w:r>
      <w:r w:rsidR="00234EA0" w:rsidRPr="00B7455F">
        <w:t>.</w:t>
      </w:r>
      <w:r w:rsidRPr="00B7455F">
        <w:t xml:space="preserve"> </w:t>
      </w:r>
    </w:p>
    <w:p w:rsidR="00234EA0" w:rsidRPr="00B7455F" w:rsidRDefault="00D576D3" w:rsidP="004B5B8E">
      <w:pPr>
        <w:pStyle w:val="BodyText"/>
        <w:numPr>
          <w:ilvl w:val="0"/>
          <w:numId w:val="5"/>
        </w:numPr>
      </w:pPr>
      <w:r w:rsidRPr="00B7455F">
        <w:t>A tran</w:t>
      </w:r>
      <w:r w:rsidR="0098519F" w:rsidRPr="00B7455F">
        <w:t xml:space="preserve">saction number is pulled from a pool of transaction numbers for the register </w:t>
      </w:r>
      <w:r w:rsidR="006C760B" w:rsidRPr="00B7455F">
        <w:t>number</w:t>
      </w:r>
      <w:r w:rsidR="0098519F" w:rsidRPr="00B7455F">
        <w:t xml:space="preserve">.  </w:t>
      </w:r>
      <w:r w:rsidRPr="00B7455F">
        <w:t xml:space="preserve">Transaction numbers range from 1-9,999 for each register </w:t>
      </w:r>
      <w:r w:rsidR="006C760B" w:rsidRPr="00B7455F">
        <w:t>number</w:t>
      </w:r>
      <w:r w:rsidRPr="00B7455F">
        <w:t xml:space="preserve"> and are incremented by one </w:t>
      </w:r>
      <w:r w:rsidR="00234EA0" w:rsidRPr="00B7455F">
        <w:t>after</w:t>
      </w:r>
      <w:r w:rsidRPr="00B7455F">
        <w:t xml:space="preserve"> each request for a transaction number.  </w:t>
      </w:r>
      <w:r w:rsidR="00234EA0" w:rsidRPr="00B7455F">
        <w:t>(</w:t>
      </w:r>
      <w:r w:rsidR="00234EA0" w:rsidRPr="00B7455F">
        <w:rPr>
          <w:b/>
        </w:rPr>
        <w:t>Note</w:t>
      </w:r>
      <w:r w:rsidR="00234EA0" w:rsidRPr="00B7455F">
        <w:t>: A register number is not the unique device ID, but is the 1-2 digit ID assigned to the device to be used in the creation of the Transaction Key.  There can be multiple devices associated with one register number.)</w:t>
      </w:r>
    </w:p>
    <w:p w:rsidR="00250353" w:rsidRPr="00B7455F" w:rsidRDefault="008B1BA4" w:rsidP="004B5B8E">
      <w:pPr>
        <w:pStyle w:val="BodyText"/>
        <w:numPr>
          <w:ilvl w:val="0"/>
          <w:numId w:val="5"/>
        </w:numPr>
      </w:pPr>
      <w:r w:rsidRPr="00B7455F">
        <w:t>For the transaction number, t</w:t>
      </w:r>
      <w:r w:rsidR="00D576D3" w:rsidRPr="00B7455F">
        <w:t xml:space="preserve">he system rolls back to 1 after reaching 9,999. </w:t>
      </w:r>
    </w:p>
    <w:p w:rsidR="00D570E9" w:rsidRPr="00B7455F" w:rsidRDefault="00D570E9" w:rsidP="004B5B8E">
      <w:pPr>
        <w:pStyle w:val="BodyText"/>
        <w:numPr>
          <w:ilvl w:val="0"/>
          <w:numId w:val="5"/>
        </w:numPr>
      </w:pPr>
      <w:r w:rsidRPr="00B7455F">
        <w:t>Item can be entered by scanning barcode, man</w:t>
      </w:r>
      <w:r w:rsidR="00234EA0" w:rsidRPr="00B7455F">
        <w:t>ually keying in item or selecting</w:t>
      </w:r>
      <w:r w:rsidRPr="00B7455F">
        <w:t xml:space="preserve"> from </w:t>
      </w:r>
      <w:r w:rsidR="00D22C4D" w:rsidRPr="00B7455F">
        <w:t xml:space="preserve">Suggested Sell </w:t>
      </w:r>
      <w:r w:rsidRPr="00B7455F">
        <w:t>list.</w:t>
      </w:r>
    </w:p>
    <w:p w:rsidR="00C8370B" w:rsidRPr="00B7455F" w:rsidRDefault="00D22C4D" w:rsidP="004B5B8E">
      <w:pPr>
        <w:pStyle w:val="BodyText"/>
        <w:numPr>
          <w:ilvl w:val="0"/>
          <w:numId w:val="5"/>
        </w:numPr>
      </w:pPr>
      <w:r w:rsidRPr="00B7455F">
        <w:t>The system</w:t>
      </w:r>
      <w:r w:rsidR="00C8370B" w:rsidRPr="00B7455F">
        <w:t xml:space="preserve"> accepts UPC codes in place of I</w:t>
      </w:r>
      <w:r w:rsidR="00234EA0" w:rsidRPr="00B7455F">
        <w:t>tem Number.  An UPC value is ass</w:t>
      </w:r>
      <w:r w:rsidR="00C8370B" w:rsidRPr="00B7455F">
        <w:t>ociated with one item, and an item can have multiple UPC values.</w:t>
      </w:r>
    </w:p>
    <w:p w:rsidR="00C8370B" w:rsidRPr="00B7455F" w:rsidRDefault="00D22C4D" w:rsidP="004B5B8E">
      <w:pPr>
        <w:pStyle w:val="BodyText"/>
        <w:numPr>
          <w:ilvl w:val="0"/>
          <w:numId w:val="5"/>
        </w:numPr>
      </w:pPr>
      <w:r w:rsidRPr="00B7455F">
        <w:t>The system</w:t>
      </w:r>
      <w:r w:rsidR="00C8370B" w:rsidRPr="00B7455F">
        <w:t xml:space="preserve"> accepts alpha-numeric value</w:t>
      </w:r>
      <w:r w:rsidRPr="00B7455F">
        <w:t>s</w:t>
      </w:r>
      <w:r w:rsidR="00C8370B" w:rsidRPr="00B7455F">
        <w:t>.</w:t>
      </w:r>
    </w:p>
    <w:p w:rsidR="00C8370B" w:rsidRPr="00B7455F" w:rsidRDefault="00C8370B" w:rsidP="004B5B8E">
      <w:pPr>
        <w:pStyle w:val="BodyText"/>
        <w:numPr>
          <w:ilvl w:val="0"/>
          <w:numId w:val="5"/>
        </w:numPr>
      </w:pPr>
      <w:r w:rsidRPr="00B7455F">
        <w:t>If an item is entered with a length of 9, the system assumes this is an Open Box Item.</w:t>
      </w:r>
    </w:p>
    <w:p w:rsidR="00C47288" w:rsidRPr="00B7455F" w:rsidRDefault="00C8370B" w:rsidP="004B5B8E">
      <w:pPr>
        <w:pStyle w:val="BodyText"/>
        <w:numPr>
          <w:ilvl w:val="0"/>
          <w:numId w:val="5"/>
        </w:numPr>
      </w:pPr>
      <w:r w:rsidRPr="00B7455F">
        <w:t>When communicating with the Stella Nova Item Lookup Service, the system treats an offline/timeout response the same as no information found response.</w:t>
      </w:r>
    </w:p>
    <w:p w:rsidR="00AA0C33" w:rsidRPr="00B7455F" w:rsidRDefault="009A33F2" w:rsidP="004B5B8E">
      <w:pPr>
        <w:pStyle w:val="BodyText"/>
        <w:numPr>
          <w:ilvl w:val="0"/>
          <w:numId w:val="5"/>
        </w:numPr>
      </w:pPr>
      <w:r w:rsidRPr="00B7455F">
        <w:t>For i</w:t>
      </w:r>
      <w:r w:rsidR="00AA0C33" w:rsidRPr="00B7455F">
        <w:t>tems not authorized to be sol</w:t>
      </w:r>
      <w:r w:rsidRPr="00B7455F">
        <w:t xml:space="preserve">d or </w:t>
      </w:r>
      <w:r w:rsidR="00D22C4D" w:rsidRPr="00B7455F">
        <w:t xml:space="preserve">items with a </w:t>
      </w:r>
      <w:r w:rsidRPr="00B7455F">
        <w:t>street date in the future</w:t>
      </w:r>
      <w:r w:rsidR="00D22C4D" w:rsidRPr="00B7455F">
        <w:t>,</w:t>
      </w:r>
      <w:r w:rsidRPr="00B7455F">
        <w:t xml:space="preserve"> </w:t>
      </w:r>
      <w:r w:rsidR="00AA0C33" w:rsidRPr="00B7455F">
        <w:t>the system treats these items as item not found.</w:t>
      </w:r>
    </w:p>
    <w:p w:rsidR="00A942ED" w:rsidRPr="00B7455F" w:rsidRDefault="00A942ED" w:rsidP="004B5B8E">
      <w:pPr>
        <w:pStyle w:val="BodyText"/>
        <w:numPr>
          <w:ilvl w:val="0"/>
          <w:numId w:val="5"/>
        </w:numPr>
      </w:pPr>
      <w:r w:rsidRPr="00B7455F">
        <w:t xml:space="preserve">The </w:t>
      </w:r>
      <w:r w:rsidR="006A6BE7" w:rsidRPr="00B7455F">
        <w:t xml:space="preserve">related items </w:t>
      </w:r>
      <w:r w:rsidRPr="00B7455F">
        <w:t>suggest sell list consists of</w:t>
      </w:r>
      <w:r w:rsidR="006A6BE7" w:rsidRPr="00B7455F">
        <w:t xml:space="preserve"> warranty items that are associated to the product item.  The checks that the current price of the item falls within the warranty item’s price band.  For example if Item A is associated Warranty X, Y and Z and the warranty price band for X and Y is that the product item price needs to be between $300-$700 and warranty price band for Z is that the product item price needs to be between $500-$900, then if the product A is sold with the price of $400 then only warranty items X and Y will be displayed.</w:t>
      </w:r>
    </w:p>
    <w:p w:rsidR="003105EB" w:rsidRPr="00B7455F" w:rsidRDefault="003105EB" w:rsidP="004B5B8E">
      <w:pPr>
        <w:pStyle w:val="BodyText"/>
        <w:numPr>
          <w:ilvl w:val="0"/>
          <w:numId w:val="5"/>
        </w:numPr>
      </w:pPr>
      <w:r w:rsidRPr="00B7455F">
        <w:t xml:space="preserve">Suggested Sell </w:t>
      </w:r>
      <w:r w:rsidR="00D570E9" w:rsidRPr="00B7455F">
        <w:t xml:space="preserve">for an item </w:t>
      </w:r>
      <w:r w:rsidRPr="00B7455F">
        <w:t xml:space="preserve">is not displayed until all steps required to add an item to a </w:t>
      </w:r>
      <w:r w:rsidR="00DE3B94" w:rsidRPr="00B7455F">
        <w:t>transaction</w:t>
      </w:r>
      <w:r w:rsidRPr="00B7455F">
        <w:t xml:space="preserve"> are complete.</w:t>
      </w:r>
    </w:p>
    <w:p w:rsidR="003105EB" w:rsidRPr="00B7455F" w:rsidRDefault="003105EB" w:rsidP="003105EB">
      <w:pPr>
        <w:pStyle w:val="BodyText"/>
        <w:numPr>
          <w:ilvl w:val="0"/>
          <w:numId w:val="5"/>
        </w:numPr>
      </w:pPr>
      <w:r w:rsidRPr="00B7455F">
        <w:t xml:space="preserve">Selected Suggested Sell items are systematically added to the current </w:t>
      </w:r>
      <w:r w:rsidR="00DE3B94" w:rsidRPr="00B7455F">
        <w:t>transaction</w:t>
      </w:r>
      <w:r w:rsidRPr="00B7455F">
        <w:t xml:space="preserve"> when selected</w:t>
      </w:r>
      <w:r w:rsidR="00D22C4D" w:rsidRPr="00B7455F">
        <w:t xml:space="preserve"> and additional requirements are met where applicable (e.g. customer capture)</w:t>
      </w:r>
      <w:r w:rsidRPr="00B7455F">
        <w:t>.</w:t>
      </w:r>
    </w:p>
    <w:p w:rsidR="000C52B2" w:rsidRPr="00B7455F" w:rsidRDefault="000C52B2" w:rsidP="003105EB">
      <w:pPr>
        <w:pStyle w:val="BodyText"/>
        <w:numPr>
          <w:ilvl w:val="0"/>
          <w:numId w:val="5"/>
        </w:numPr>
      </w:pPr>
      <w:r w:rsidRPr="00B7455F">
        <w:t xml:space="preserve">Promotions are applied when </w:t>
      </w:r>
      <w:r w:rsidR="00D22C4D" w:rsidRPr="00B7455F">
        <w:t xml:space="preserve">the Total option </w:t>
      </w:r>
      <w:r w:rsidRPr="00B7455F">
        <w:t>is selected.</w:t>
      </w:r>
    </w:p>
    <w:p w:rsidR="00742FE0" w:rsidRPr="00B7455F" w:rsidRDefault="003E5E4E" w:rsidP="00742FE0">
      <w:pPr>
        <w:pStyle w:val="BodyText"/>
        <w:numPr>
          <w:ilvl w:val="0"/>
          <w:numId w:val="5"/>
        </w:numPr>
      </w:pPr>
      <w:r w:rsidRPr="00B7455F">
        <w:t>Transaction</w:t>
      </w:r>
      <w:r w:rsidR="00742FE0" w:rsidRPr="00B7455F">
        <w:t xml:space="preserve"> level manual tax overrides apply to all future items added to the transaction.</w:t>
      </w:r>
    </w:p>
    <w:p w:rsidR="00FC3DC2" w:rsidRPr="00B7455F" w:rsidRDefault="00FC3DC2" w:rsidP="00A90F33">
      <w:pPr>
        <w:pStyle w:val="BodyText"/>
        <w:numPr>
          <w:ilvl w:val="0"/>
          <w:numId w:val="5"/>
        </w:numPr>
      </w:pPr>
      <w:r w:rsidRPr="00B7455F">
        <w:t xml:space="preserve">If the operator is logged into the system, but is not in the middle of a transaction, the system automatically logs out the operator based on the Out of Transaction Inactivity Timeout parameter. </w:t>
      </w:r>
    </w:p>
    <w:p w:rsidR="006016CA" w:rsidRPr="00B7455F" w:rsidRDefault="003F663E" w:rsidP="006016CA">
      <w:pPr>
        <w:pStyle w:val="BodyText"/>
        <w:numPr>
          <w:ilvl w:val="0"/>
          <w:numId w:val="5"/>
        </w:numPr>
      </w:pPr>
      <w:r w:rsidRPr="00B7455F">
        <w:t>If during the add item process for any of child related items the process fails or the operator stops the adding of the item, the previous items added within the relationship are deleted.</w:t>
      </w:r>
    </w:p>
    <w:p w:rsidR="00456C45" w:rsidRPr="00B7455F" w:rsidRDefault="00456C45" w:rsidP="006016CA">
      <w:pPr>
        <w:pStyle w:val="BodyText"/>
        <w:numPr>
          <w:ilvl w:val="0"/>
          <w:numId w:val="5"/>
        </w:numPr>
      </w:pPr>
      <w:r w:rsidRPr="00B7455F">
        <w:t>The delete option is not available for an item imported from the service order scheduling system</w:t>
      </w:r>
    </w:p>
    <w:p w:rsidR="00717D64" w:rsidRPr="00B7455F" w:rsidRDefault="00717D64" w:rsidP="006016CA">
      <w:pPr>
        <w:pStyle w:val="BodyText"/>
        <w:numPr>
          <w:ilvl w:val="0"/>
          <w:numId w:val="5"/>
        </w:numPr>
      </w:pPr>
      <w:r w:rsidRPr="00B7455F">
        <w:t>If a manager approval is denied, the system restarts the Main Flow and the item is not added to the transaction.</w:t>
      </w:r>
    </w:p>
    <w:p w:rsidR="00277B01" w:rsidRPr="00B7455F" w:rsidRDefault="00277B01" w:rsidP="00277B01">
      <w:pPr>
        <w:pStyle w:val="BodyText"/>
        <w:numPr>
          <w:ilvl w:val="0"/>
          <w:numId w:val="5"/>
        </w:numPr>
      </w:pPr>
      <w:r w:rsidRPr="00B7455F">
        <w:t>Items added during the import process follow a modified sale process that is defined in the Service Order feature document:</w:t>
      </w:r>
    </w:p>
    <w:p w:rsidR="00277B01" w:rsidRPr="00B7455F" w:rsidRDefault="00277B01" w:rsidP="00277B01">
      <w:pPr>
        <w:pStyle w:val="BodyText"/>
        <w:numPr>
          <w:ilvl w:val="0"/>
          <w:numId w:val="36"/>
        </w:numPr>
      </w:pPr>
      <w:r w:rsidRPr="00B7455F">
        <w:lastRenderedPageBreak/>
        <w:t>Activation items are not allowed in the list of items to be imported, the transaction is automatically voided if they exist.</w:t>
      </w:r>
    </w:p>
    <w:p w:rsidR="00277B01" w:rsidRPr="00B7455F" w:rsidRDefault="00277B01" w:rsidP="00277B01">
      <w:pPr>
        <w:pStyle w:val="BodyText"/>
        <w:numPr>
          <w:ilvl w:val="0"/>
          <w:numId w:val="36"/>
        </w:numPr>
      </w:pPr>
      <w:r w:rsidRPr="00B7455F">
        <w:t>If the item is not found, the item is not allowed to be sold on the device or the item is not allowed to be sold outside of the related item process, the transaction is automatically voided.</w:t>
      </w:r>
    </w:p>
    <w:p w:rsidR="00277B01" w:rsidRPr="00B7455F" w:rsidRDefault="00277B01" w:rsidP="00277B01">
      <w:pPr>
        <w:pStyle w:val="BodyText"/>
        <w:numPr>
          <w:ilvl w:val="0"/>
          <w:numId w:val="36"/>
        </w:numPr>
      </w:pPr>
      <w:r w:rsidRPr="00B7455F">
        <w:t>If an item requires serial number, the system does not prompt for serial number on the item.</w:t>
      </w:r>
    </w:p>
    <w:p w:rsidR="00277B01" w:rsidRPr="00B7455F" w:rsidRDefault="00277B01" w:rsidP="00277B01">
      <w:pPr>
        <w:pStyle w:val="BodyText"/>
        <w:numPr>
          <w:ilvl w:val="0"/>
          <w:numId w:val="36"/>
        </w:numPr>
      </w:pPr>
      <w:r w:rsidRPr="00B7455F">
        <w:t>The quantity returned in the response is applied to the line quantity for the item being added.  The quantity is greater than or equal to one.  (</w:t>
      </w:r>
      <w:r w:rsidRPr="00B7455F">
        <w:rPr>
          <w:b/>
        </w:rPr>
        <w:t>Note</w:t>
      </w:r>
      <w:r w:rsidRPr="00B7455F">
        <w:t xml:space="preserve">:  Once the system supports Quantity Required Items and Quantity Override Item Modification features, the capture quantity process is going to be changed to account for these scheduled items.) </w:t>
      </w:r>
    </w:p>
    <w:p w:rsidR="006016CA" w:rsidRPr="00B7455F" w:rsidRDefault="00277B01" w:rsidP="006016CA">
      <w:pPr>
        <w:pStyle w:val="BodyText"/>
        <w:numPr>
          <w:ilvl w:val="0"/>
          <w:numId w:val="5"/>
        </w:numPr>
      </w:pPr>
      <w:r w:rsidRPr="00B7455F">
        <w:t xml:space="preserve">If the transaction is turned into an employee transaction after items have been added, the system determines if employee pricing should be applied to the existing items in the transaction.  </w:t>
      </w:r>
    </w:p>
    <w:p w:rsidR="00277B01" w:rsidRPr="00B7455F" w:rsidRDefault="00277B01" w:rsidP="006016CA">
      <w:pPr>
        <w:pStyle w:val="BodyText"/>
        <w:numPr>
          <w:ilvl w:val="0"/>
          <w:numId w:val="5"/>
        </w:numPr>
      </w:pPr>
      <w:r w:rsidRPr="00B7455F">
        <w:t>Employee indicator is sent to the Pricing Service.</w:t>
      </w:r>
    </w:p>
    <w:p w:rsidR="00957508" w:rsidRPr="00B7455F" w:rsidRDefault="00957508" w:rsidP="006016CA">
      <w:pPr>
        <w:pStyle w:val="BodyText"/>
        <w:numPr>
          <w:ilvl w:val="0"/>
          <w:numId w:val="5"/>
        </w:numPr>
      </w:pPr>
      <w:r w:rsidRPr="00B7455F">
        <w:t>If a raincheck barcode is scanned and the item is sold in the transaction, the system updates the item within the transaction with the price from the raincheck barcode.</w:t>
      </w:r>
    </w:p>
    <w:p w:rsidR="00957508" w:rsidRPr="00B7455F" w:rsidRDefault="00957508" w:rsidP="00957508">
      <w:pPr>
        <w:pStyle w:val="BodyText"/>
        <w:numPr>
          <w:ilvl w:val="0"/>
          <w:numId w:val="5"/>
        </w:numPr>
      </w:pPr>
      <w:r w:rsidRPr="00B7455F">
        <w:t>If raincheck barcode is scanned and the item is not sold in the transaction, the system retains the raincheck information to apply to an item at a later point in the transaction; the use case ends and the system restarts the Sale use case.</w:t>
      </w:r>
    </w:p>
    <w:p w:rsidR="00FD5BA1" w:rsidRPr="00B7455F" w:rsidRDefault="00FD5BA1" w:rsidP="00281DF5">
      <w:pPr>
        <w:pStyle w:val="Heading3"/>
      </w:pPr>
      <w:r w:rsidRPr="00B7455F">
        <w:t>Special Offline Requirements</w:t>
      </w:r>
    </w:p>
    <w:p w:rsidR="00F225EF" w:rsidRPr="00B7455F" w:rsidRDefault="00F225EF" w:rsidP="00F225EF">
      <w:pPr>
        <w:pStyle w:val="BodyText"/>
      </w:pPr>
      <w:r w:rsidRPr="00B7455F">
        <w:t>TBD</w:t>
      </w:r>
    </w:p>
    <w:p w:rsidR="00FD5BA1" w:rsidRPr="00B7455F" w:rsidRDefault="00FD5BA1" w:rsidP="00281DF5">
      <w:pPr>
        <w:pStyle w:val="Heading3"/>
      </w:pPr>
      <w:bookmarkStart w:id="45" w:name="_Ref255302603"/>
      <w:r w:rsidRPr="00B7455F">
        <w:t xml:space="preserve">Data </w:t>
      </w:r>
      <w:proofErr w:type="spellStart"/>
      <w:r w:rsidRPr="00B7455F">
        <w:t>Input/Output</w:t>
      </w:r>
      <w:bookmarkEnd w:id="45"/>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FD5BA1" w:rsidRPr="00B7455F" w:rsidTr="00366130">
        <w:trPr>
          <w:cantSplit/>
        </w:trPr>
        <w:tc>
          <w:tcPr>
            <w:tcW w:w="1284" w:type="pct"/>
            <w:tcBorders>
              <w:top w:val="single" w:sz="8" w:space="0" w:color="4F81BD"/>
              <w:left w:val="single" w:sz="8" w:space="0" w:color="4F81BD"/>
              <w:bottom w:val="single" w:sz="18" w:space="0" w:color="4F81BD"/>
              <w:right w:val="single" w:sz="8" w:space="0" w:color="4F81BD"/>
            </w:tcBorders>
          </w:tcPr>
          <w:p w:rsidR="00FD5BA1" w:rsidRPr="00B7455F" w:rsidRDefault="00FD5BA1" w:rsidP="00366130">
            <w:pPr>
              <w:rPr>
                <w:b/>
              </w:rPr>
            </w:pPr>
            <w:r w:rsidRPr="00B7455F">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FD5BA1" w:rsidRPr="00B7455F" w:rsidRDefault="00FD5BA1" w:rsidP="00366130">
            <w:pPr>
              <w:rPr>
                <w:b/>
                <w:szCs w:val="20"/>
              </w:rPr>
            </w:pPr>
            <w:r w:rsidRPr="00B7455F">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FD5BA1" w:rsidRPr="00B7455F" w:rsidRDefault="00FD5BA1" w:rsidP="00366130">
            <w:pPr>
              <w:rPr>
                <w:b/>
                <w:szCs w:val="20"/>
              </w:rPr>
            </w:pPr>
            <w:r w:rsidRPr="00B7455F">
              <w:rPr>
                <w:b/>
                <w:szCs w:val="20"/>
              </w:rPr>
              <w:t>Destination</w:t>
            </w:r>
          </w:p>
        </w:tc>
      </w:tr>
      <w:tr w:rsidR="00E845D1" w:rsidRPr="00B7455F" w:rsidTr="003105E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3105EB">
            <w:pPr>
              <w:rPr>
                <w:bCs/>
                <w:szCs w:val="20"/>
              </w:rPr>
            </w:pPr>
            <w:r w:rsidRPr="00B7455F">
              <w:rPr>
                <w:bCs/>
                <w:szCs w:val="20"/>
              </w:rPr>
              <w:t>Item Number</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3105EB">
            <w:pPr>
              <w:rPr>
                <w:szCs w:val="20"/>
              </w:rPr>
            </w:pPr>
            <w:r w:rsidRPr="00B7455F">
              <w:rPr>
                <w:szCs w:val="20"/>
              </w:rPr>
              <w:t>SKU number associated with a sales item</w:t>
            </w:r>
            <w:r w:rsidR="005408D6" w:rsidRPr="00B7455F">
              <w:rPr>
                <w:szCs w:val="20"/>
              </w:rPr>
              <w:t>.  If the item is sold via UPC or Open Box Item processing, this is the SKU number associated with these values.</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4B5B8E">
            <w:pPr>
              <w:numPr>
                <w:ilvl w:val="0"/>
                <w:numId w:val="1"/>
              </w:numPr>
              <w:rPr>
                <w:szCs w:val="20"/>
              </w:rPr>
            </w:pPr>
            <w:r w:rsidRPr="00B7455F">
              <w:rPr>
                <w:szCs w:val="20"/>
              </w:rPr>
              <w:t>E-Journal</w:t>
            </w:r>
          </w:p>
          <w:p w:rsidR="00E845D1" w:rsidRPr="00B7455F" w:rsidRDefault="00E845D1" w:rsidP="004B5B8E">
            <w:pPr>
              <w:numPr>
                <w:ilvl w:val="0"/>
                <w:numId w:val="1"/>
              </w:numPr>
              <w:rPr>
                <w:szCs w:val="20"/>
              </w:rPr>
            </w:pPr>
            <w:r w:rsidRPr="00B7455F">
              <w:rPr>
                <w:szCs w:val="20"/>
              </w:rPr>
              <w:t>POSLog</w:t>
            </w:r>
          </w:p>
        </w:tc>
      </w:tr>
      <w:tr w:rsidR="00E845D1" w:rsidRPr="00B7455F" w:rsidTr="003105E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3105EB">
            <w:pPr>
              <w:rPr>
                <w:bCs/>
                <w:szCs w:val="20"/>
              </w:rPr>
            </w:pPr>
            <w:r w:rsidRPr="00B7455F">
              <w:rPr>
                <w:bCs/>
                <w:szCs w:val="20"/>
              </w:rPr>
              <w:t>Item Description</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3105EB">
            <w:pPr>
              <w:rPr>
                <w:szCs w:val="20"/>
              </w:rPr>
            </w:pPr>
            <w:r w:rsidRPr="00B7455F">
              <w:rPr>
                <w:szCs w:val="20"/>
              </w:rPr>
              <w:t>Description of item being sold</w:t>
            </w:r>
            <w:r w:rsidR="005408D6" w:rsidRPr="00B7455F">
              <w:rPr>
                <w:szCs w:val="20"/>
              </w:rPr>
              <w:t xml:space="preserve">.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4B5B8E">
            <w:pPr>
              <w:numPr>
                <w:ilvl w:val="0"/>
                <w:numId w:val="1"/>
              </w:numPr>
              <w:rPr>
                <w:szCs w:val="20"/>
              </w:rPr>
            </w:pPr>
            <w:r w:rsidRPr="00B7455F">
              <w:rPr>
                <w:szCs w:val="20"/>
              </w:rPr>
              <w:t>E-Journal</w:t>
            </w:r>
          </w:p>
          <w:p w:rsidR="00E845D1" w:rsidRPr="00B7455F" w:rsidRDefault="00E845D1" w:rsidP="004B5B8E">
            <w:pPr>
              <w:numPr>
                <w:ilvl w:val="0"/>
                <w:numId w:val="1"/>
              </w:numPr>
              <w:rPr>
                <w:szCs w:val="20"/>
              </w:rPr>
            </w:pPr>
            <w:r w:rsidRPr="00B7455F">
              <w:rPr>
                <w:szCs w:val="20"/>
              </w:rPr>
              <w:t>POSLog</w:t>
            </w:r>
          </w:p>
        </w:tc>
      </w:tr>
      <w:tr w:rsidR="00E845D1" w:rsidRPr="00B7455F" w:rsidTr="003105E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3105EB">
            <w:pPr>
              <w:rPr>
                <w:bCs/>
                <w:szCs w:val="20"/>
              </w:rPr>
            </w:pPr>
            <w:r w:rsidRPr="00B7455F">
              <w:rPr>
                <w:bCs/>
                <w:szCs w:val="20"/>
              </w:rPr>
              <w:t>Quantity</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760CBB" w:rsidP="00760CBB">
            <w:pPr>
              <w:rPr>
                <w:szCs w:val="20"/>
              </w:rPr>
            </w:pPr>
            <w:r w:rsidRPr="00B7455F">
              <w:rPr>
                <w:szCs w:val="20"/>
              </w:rPr>
              <w:t>Number of</w:t>
            </w:r>
            <w:r w:rsidR="00E845D1" w:rsidRPr="00B7455F">
              <w:rPr>
                <w:szCs w:val="20"/>
              </w:rPr>
              <w:t xml:space="preserve"> item sold </w:t>
            </w:r>
            <w:r w:rsidRPr="00B7455F">
              <w:rPr>
                <w:szCs w:val="20"/>
              </w:rPr>
              <w:t>for a given line number.</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4B5B8E">
            <w:pPr>
              <w:numPr>
                <w:ilvl w:val="0"/>
                <w:numId w:val="1"/>
              </w:numPr>
              <w:rPr>
                <w:szCs w:val="20"/>
              </w:rPr>
            </w:pPr>
            <w:r w:rsidRPr="00B7455F">
              <w:rPr>
                <w:szCs w:val="20"/>
              </w:rPr>
              <w:t>E-Journal</w:t>
            </w:r>
          </w:p>
          <w:p w:rsidR="00E845D1" w:rsidRPr="00B7455F" w:rsidRDefault="00E845D1" w:rsidP="004B5B8E">
            <w:pPr>
              <w:numPr>
                <w:ilvl w:val="0"/>
                <w:numId w:val="1"/>
              </w:numPr>
              <w:rPr>
                <w:szCs w:val="20"/>
              </w:rPr>
            </w:pPr>
            <w:r w:rsidRPr="00B7455F">
              <w:rPr>
                <w:szCs w:val="20"/>
              </w:rPr>
              <w:t>POSLog</w:t>
            </w:r>
          </w:p>
        </w:tc>
      </w:tr>
      <w:tr w:rsidR="00E845D1" w:rsidRPr="00B7455F" w:rsidTr="003105E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3105EB">
            <w:pPr>
              <w:rPr>
                <w:bCs/>
                <w:szCs w:val="20"/>
              </w:rPr>
            </w:pPr>
            <w:r w:rsidRPr="00B7455F">
              <w:rPr>
                <w:bCs/>
                <w:szCs w:val="20"/>
              </w:rPr>
              <w:t>Item Price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3105EB">
            <w:pPr>
              <w:rPr>
                <w:szCs w:val="20"/>
              </w:rPr>
            </w:pPr>
            <w:r w:rsidRPr="00B7455F">
              <w:rPr>
                <w:szCs w:val="20"/>
              </w:rPr>
              <w:t>Original price of a sales item</w:t>
            </w:r>
            <w:r w:rsidR="005408D6" w:rsidRPr="00B7455F">
              <w:rPr>
                <w:szCs w:val="20"/>
              </w:rPr>
              <w:t xml:space="preserve">.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4B5B8E">
            <w:pPr>
              <w:numPr>
                <w:ilvl w:val="0"/>
                <w:numId w:val="1"/>
              </w:numPr>
              <w:rPr>
                <w:szCs w:val="20"/>
              </w:rPr>
            </w:pPr>
            <w:r w:rsidRPr="00B7455F">
              <w:rPr>
                <w:szCs w:val="20"/>
              </w:rPr>
              <w:t>E-Journal</w:t>
            </w:r>
          </w:p>
          <w:p w:rsidR="00E845D1" w:rsidRPr="00B7455F" w:rsidRDefault="00E845D1" w:rsidP="004B5B8E">
            <w:pPr>
              <w:numPr>
                <w:ilvl w:val="0"/>
                <w:numId w:val="1"/>
              </w:numPr>
              <w:rPr>
                <w:szCs w:val="20"/>
              </w:rPr>
            </w:pPr>
            <w:r w:rsidRPr="00B7455F">
              <w:rPr>
                <w:szCs w:val="20"/>
              </w:rPr>
              <w:t>POSLog</w:t>
            </w:r>
          </w:p>
        </w:tc>
      </w:tr>
      <w:tr w:rsidR="00E845D1" w:rsidRPr="00B7455F" w:rsidTr="003105E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3105EB">
            <w:r w:rsidRPr="00B7455F">
              <w:t>Tax Status</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760CBB" w:rsidP="005408D6">
            <w:pPr>
              <w:rPr>
                <w:szCs w:val="20"/>
              </w:rPr>
            </w:pPr>
            <w:r w:rsidRPr="00B7455F">
              <w:rPr>
                <w:szCs w:val="20"/>
              </w:rPr>
              <w:t xml:space="preserve">The </w:t>
            </w:r>
            <w:r w:rsidR="00E845D1" w:rsidRPr="00B7455F">
              <w:rPr>
                <w:szCs w:val="20"/>
              </w:rPr>
              <w:t>Taxability status</w:t>
            </w:r>
            <w:r w:rsidR="005408D6" w:rsidRPr="00B7455F">
              <w:rPr>
                <w:szCs w:val="20"/>
              </w:rPr>
              <w:t xml:space="preserve"> of the item.  </w:t>
            </w:r>
            <w:r w:rsidRPr="00B7455F">
              <w:rPr>
                <w:szCs w:val="20"/>
              </w:rPr>
              <w:t xml:space="preserve">If a jurisdiction is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4B5B8E">
            <w:pPr>
              <w:numPr>
                <w:ilvl w:val="0"/>
                <w:numId w:val="1"/>
              </w:numPr>
              <w:rPr>
                <w:szCs w:val="20"/>
              </w:rPr>
            </w:pPr>
            <w:r w:rsidRPr="00B7455F">
              <w:rPr>
                <w:szCs w:val="20"/>
              </w:rPr>
              <w:t>E-Journal</w:t>
            </w:r>
          </w:p>
          <w:p w:rsidR="00E845D1" w:rsidRPr="00B7455F" w:rsidRDefault="00E845D1" w:rsidP="004B5B8E">
            <w:pPr>
              <w:numPr>
                <w:ilvl w:val="0"/>
                <w:numId w:val="1"/>
              </w:numPr>
              <w:rPr>
                <w:szCs w:val="20"/>
              </w:rPr>
            </w:pPr>
            <w:r w:rsidRPr="00B7455F">
              <w:rPr>
                <w:szCs w:val="20"/>
              </w:rPr>
              <w:t>POSLog</w:t>
            </w:r>
          </w:p>
        </w:tc>
      </w:tr>
      <w:tr w:rsidR="00E845D1" w:rsidRPr="00B7455F" w:rsidTr="003105E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3105EB">
            <w:r w:rsidRPr="00B7455F">
              <w:t>Tax Amount</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5408D6" w:rsidP="005408D6">
            <w:pPr>
              <w:rPr>
                <w:szCs w:val="20"/>
              </w:rPr>
            </w:pPr>
            <w:r w:rsidRPr="00B7455F">
              <w:rPr>
                <w:szCs w:val="20"/>
              </w:rPr>
              <w:t>The</w:t>
            </w:r>
            <w:r w:rsidR="00E845D1" w:rsidRPr="00B7455F">
              <w:rPr>
                <w:szCs w:val="20"/>
              </w:rPr>
              <w:t xml:space="preserve"> tax </w:t>
            </w:r>
            <w:r w:rsidRPr="00B7455F">
              <w:rPr>
                <w:szCs w:val="20"/>
              </w:rPr>
              <w:t xml:space="preserve">amount applied to each tax jurisdiction on the item.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845D1" w:rsidRPr="00B7455F" w:rsidRDefault="00E845D1" w:rsidP="004B5B8E">
            <w:pPr>
              <w:numPr>
                <w:ilvl w:val="0"/>
                <w:numId w:val="1"/>
              </w:numPr>
              <w:rPr>
                <w:szCs w:val="20"/>
              </w:rPr>
            </w:pPr>
            <w:r w:rsidRPr="00B7455F">
              <w:rPr>
                <w:szCs w:val="20"/>
              </w:rPr>
              <w:t>E-Journal</w:t>
            </w:r>
          </w:p>
          <w:p w:rsidR="00E845D1" w:rsidRPr="00B7455F" w:rsidRDefault="00E845D1" w:rsidP="004B5B8E">
            <w:pPr>
              <w:numPr>
                <w:ilvl w:val="0"/>
                <w:numId w:val="1"/>
              </w:numPr>
              <w:rPr>
                <w:szCs w:val="20"/>
              </w:rPr>
            </w:pPr>
            <w:r w:rsidRPr="00B7455F">
              <w:rPr>
                <w:szCs w:val="20"/>
              </w:rPr>
              <w:t>POSLog</w:t>
            </w:r>
          </w:p>
        </w:tc>
      </w:tr>
    </w:tbl>
    <w:p w:rsidR="00871C0B" w:rsidRPr="00B7455F" w:rsidRDefault="00871C0B" w:rsidP="00871C0B">
      <w:pPr>
        <w:pStyle w:val="BodyText"/>
        <w:rPr>
          <w:ins w:id="46" w:author="Amy Byers" w:date="2015-03-23T09:37:00Z"/>
        </w:rPr>
      </w:pPr>
      <w:bookmarkStart w:id="47" w:name="_Toc370731098"/>
      <w:bookmarkStart w:id="48" w:name="_Toc290020127"/>
    </w:p>
    <w:p w:rsidR="00871C0B" w:rsidRDefault="00871C0B">
      <w:pPr>
        <w:rPr>
          <w:ins w:id="49" w:author="Amy Byers" w:date="2015-03-23T09:38:00Z"/>
          <w:rFonts w:cs="Arial"/>
          <w:b/>
          <w:bCs/>
          <w:i/>
          <w:caps/>
          <w:kern w:val="32"/>
          <w:sz w:val="28"/>
          <w:szCs w:val="32"/>
        </w:rPr>
      </w:pPr>
      <w:ins w:id="50" w:author="Amy Byers" w:date="2015-03-23T09:38:00Z">
        <w:r>
          <w:rPr>
            <w:i/>
          </w:rPr>
          <w:br w:type="page"/>
        </w:r>
      </w:ins>
    </w:p>
    <w:p w:rsidR="00C47288" w:rsidRPr="00B7455F" w:rsidRDefault="00C47288" w:rsidP="00C47288">
      <w:pPr>
        <w:pStyle w:val="Heading1"/>
        <w:rPr>
          <w:i/>
        </w:rPr>
      </w:pPr>
      <w:r w:rsidRPr="00B7455F">
        <w:rPr>
          <w:i/>
        </w:rPr>
        <w:lastRenderedPageBreak/>
        <w:t xml:space="preserve">USE CASE: </w:t>
      </w:r>
      <w:r w:rsidR="00EC6996" w:rsidRPr="00B7455F">
        <w:rPr>
          <w:i/>
        </w:rPr>
        <w:t>Price Required</w:t>
      </w:r>
      <w:bookmarkEnd w:id="47"/>
    </w:p>
    <w:p w:rsidR="00C47288" w:rsidRPr="00B7455F" w:rsidRDefault="00C47288" w:rsidP="00C47288">
      <w:pPr>
        <w:pStyle w:val="Heading2"/>
      </w:pPr>
      <w:bookmarkStart w:id="51" w:name="_Toc370731099"/>
      <w:r w:rsidRPr="00B7455F">
        <w:t>Feature Flow</w:t>
      </w:r>
      <w:bookmarkEnd w:id="51"/>
    </w:p>
    <w:p w:rsidR="00EC6996" w:rsidRPr="00B7455F" w:rsidRDefault="00EC6996" w:rsidP="00EA7155">
      <w:pPr>
        <w:pStyle w:val="BodyText"/>
        <w:jc w:val="center"/>
      </w:pPr>
      <w:r w:rsidRPr="00B7455F">
        <w:object w:dxaOrig="5484" w:dyaOrig="1164">
          <v:shape id="_x0000_i1027" type="#_x0000_t75" style="width:274.5pt;height:58.5pt" o:ole="">
            <v:imagedata r:id="rId20" o:title=""/>
          </v:shape>
          <o:OLEObject Type="Embed" ProgID="Visio.Drawing.11" ShapeID="_x0000_i1027" DrawAspect="Content" ObjectID="_1488612197" r:id="rId21"/>
        </w:object>
      </w:r>
    </w:p>
    <w:p w:rsidR="00C47288" w:rsidRPr="00B7455F" w:rsidRDefault="00C47288" w:rsidP="00C47288">
      <w:pPr>
        <w:pStyle w:val="Heading2"/>
      </w:pPr>
      <w:bookmarkStart w:id="52" w:name="_Toc370731100"/>
      <w:r w:rsidRPr="00B7455F">
        <w:t>Precondition</w:t>
      </w:r>
      <w:bookmarkEnd w:id="52"/>
    </w:p>
    <w:p w:rsidR="00EC6996" w:rsidRPr="00B7455F" w:rsidRDefault="00EC6996" w:rsidP="004B5B8E">
      <w:pPr>
        <w:pStyle w:val="BodyText"/>
        <w:numPr>
          <w:ilvl w:val="0"/>
          <w:numId w:val="1"/>
        </w:numPr>
      </w:pPr>
      <w:r w:rsidRPr="00B7455F">
        <w:t xml:space="preserve">The operator has entered an item flagged as a Price </w:t>
      </w:r>
      <w:proofErr w:type="gramStart"/>
      <w:r w:rsidRPr="00B7455F">
        <w:t>Required</w:t>
      </w:r>
      <w:proofErr w:type="gramEnd"/>
      <w:r w:rsidRPr="00B7455F">
        <w:t xml:space="preserve"> item.</w:t>
      </w:r>
    </w:p>
    <w:p w:rsidR="00C47288" w:rsidRPr="00B7455F" w:rsidRDefault="00C47288" w:rsidP="00C47288">
      <w:pPr>
        <w:pStyle w:val="Heading2"/>
      </w:pPr>
      <w:bookmarkStart w:id="53" w:name="_Toc370731101"/>
      <w:r w:rsidRPr="00B7455F">
        <w:t>Main Flow</w:t>
      </w:r>
      <w:bookmarkEnd w:id="53"/>
    </w:p>
    <w:p w:rsidR="00EC6996" w:rsidRPr="00B7455F" w:rsidRDefault="00EC6996" w:rsidP="008C1D81">
      <w:pPr>
        <w:pStyle w:val="BodyText"/>
        <w:numPr>
          <w:ilvl w:val="0"/>
          <w:numId w:val="17"/>
        </w:numPr>
      </w:pPr>
      <w:r w:rsidRPr="00B7455F">
        <w:t>The system prompts the operator to enter a price.</w:t>
      </w:r>
    </w:p>
    <w:p w:rsidR="00EC6996" w:rsidRPr="00B7455F" w:rsidRDefault="00EC6996" w:rsidP="008C1D81">
      <w:pPr>
        <w:pStyle w:val="BodyText"/>
        <w:numPr>
          <w:ilvl w:val="0"/>
          <w:numId w:val="17"/>
        </w:numPr>
      </w:pPr>
      <w:r w:rsidRPr="00B7455F">
        <w:t>The operator enters a price and accepts the entry.</w:t>
      </w:r>
    </w:p>
    <w:p w:rsidR="00EC6996" w:rsidRPr="00B7455F" w:rsidRDefault="00EC6996" w:rsidP="008C1D81">
      <w:pPr>
        <w:pStyle w:val="BodyText"/>
        <w:numPr>
          <w:ilvl w:val="0"/>
          <w:numId w:val="17"/>
        </w:numPr>
      </w:pPr>
      <w:r w:rsidRPr="00B7455F">
        <w:t>The use case ends and the system returns to the calling use case.</w:t>
      </w:r>
    </w:p>
    <w:p w:rsidR="00C47288" w:rsidRPr="00B7455F" w:rsidRDefault="00C47288" w:rsidP="00C47288">
      <w:pPr>
        <w:pStyle w:val="Heading2"/>
      </w:pPr>
      <w:bookmarkStart w:id="54" w:name="_Toc370731102"/>
      <w:r w:rsidRPr="00B7455F">
        <w:t>Alternate Flows</w:t>
      </w:r>
      <w:bookmarkEnd w:id="54"/>
    </w:p>
    <w:p w:rsidR="00EC6996" w:rsidRPr="00B7455F" w:rsidRDefault="00EC6996" w:rsidP="00EC6996">
      <w:pPr>
        <w:pStyle w:val="BodyText"/>
      </w:pPr>
      <w:r w:rsidRPr="00B7455F">
        <w:t>None</w:t>
      </w:r>
    </w:p>
    <w:p w:rsidR="00C47288" w:rsidRPr="00B7455F" w:rsidRDefault="00C47288" w:rsidP="00C47288">
      <w:pPr>
        <w:pStyle w:val="Heading2"/>
      </w:pPr>
      <w:bookmarkStart w:id="55" w:name="_Toc370731103"/>
      <w:r w:rsidRPr="00B7455F">
        <w:t>Post Condition</w:t>
      </w:r>
      <w:bookmarkEnd w:id="55"/>
    </w:p>
    <w:p w:rsidR="00EC6996" w:rsidRPr="00B7455F" w:rsidRDefault="00EC6996" w:rsidP="004B5B8E">
      <w:pPr>
        <w:pStyle w:val="BodyText"/>
        <w:numPr>
          <w:ilvl w:val="0"/>
          <w:numId w:val="1"/>
        </w:numPr>
      </w:pPr>
      <w:r w:rsidRPr="00B7455F">
        <w:t>A price is linked to an item.</w:t>
      </w:r>
    </w:p>
    <w:p w:rsidR="00C47288" w:rsidRPr="00B7455F" w:rsidRDefault="00C47288" w:rsidP="00C47288">
      <w:pPr>
        <w:pStyle w:val="Heading2"/>
      </w:pPr>
      <w:bookmarkStart w:id="56" w:name="_Toc370731104"/>
      <w:r w:rsidRPr="00B7455F">
        <w:t>Special Requirements</w:t>
      </w:r>
      <w:bookmarkEnd w:id="56"/>
    </w:p>
    <w:p w:rsidR="00C47288" w:rsidRPr="00B7455F" w:rsidRDefault="00EC6996" w:rsidP="008C1D81">
      <w:pPr>
        <w:pStyle w:val="BodyText"/>
        <w:numPr>
          <w:ilvl w:val="0"/>
          <w:numId w:val="10"/>
        </w:numPr>
      </w:pPr>
      <w:r w:rsidRPr="00B7455F">
        <w:t>An item level attribute determines if price entry is required.</w:t>
      </w:r>
    </w:p>
    <w:p w:rsidR="00C47288" w:rsidRPr="00B7455F" w:rsidRDefault="00C47288" w:rsidP="00281DF5">
      <w:pPr>
        <w:pStyle w:val="Heading3"/>
      </w:pPr>
      <w:r w:rsidRPr="00B7455F">
        <w:t>Special Offline Requirements</w:t>
      </w:r>
    </w:p>
    <w:p w:rsidR="00F225EF" w:rsidRPr="00B7455F" w:rsidRDefault="00F225EF" w:rsidP="00F225EF">
      <w:pPr>
        <w:pStyle w:val="BodyText"/>
      </w:pPr>
      <w:r w:rsidRPr="00B7455F">
        <w:t>TBD</w:t>
      </w:r>
    </w:p>
    <w:p w:rsidR="00C47288" w:rsidRPr="00B7455F" w:rsidRDefault="00C47288" w:rsidP="00281DF5">
      <w:pPr>
        <w:pStyle w:val="Heading3"/>
      </w:pPr>
      <w:r w:rsidRPr="00B7455F">
        <w:t xml:space="preserve">Data </w:t>
      </w:r>
      <w:proofErr w:type="spellStart"/>
      <w:r w:rsidRPr="00B7455F">
        <w:t>Input/Output</w:t>
      </w:r>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C47288" w:rsidRPr="00B7455F" w:rsidTr="00C47288">
        <w:trPr>
          <w:cantSplit/>
        </w:trPr>
        <w:tc>
          <w:tcPr>
            <w:tcW w:w="1284" w:type="pct"/>
            <w:tcBorders>
              <w:top w:val="single" w:sz="8" w:space="0" w:color="4F81BD"/>
              <w:left w:val="single" w:sz="8" w:space="0" w:color="4F81BD"/>
              <w:bottom w:val="single" w:sz="18" w:space="0" w:color="4F81BD"/>
              <w:right w:val="single" w:sz="8" w:space="0" w:color="4F81BD"/>
            </w:tcBorders>
          </w:tcPr>
          <w:p w:rsidR="00C47288" w:rsidRPr="00B7455F" w:rsidRDefault="00C47288" w:rsidP="00C47288">
            <w:pPr>
              <w:rPr>
                <w:b/>
              </w:rPr>
            </w:pPr>
            <w:r w:rsidRPr="00B7455F">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C47288" w:rsidRPr="00B7455F" w:rsidRDefault="00C47288" w:rsidP="00C47288">
            <w:pPr>
              <w:rPr>
                <w:b/>
                <w:szCs w:val="20"/>
              </w:rPr>
            </w:pPr>
            <w:r w:rsidRPr="00B7455F">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C47288" w:rsidRPr="00B7455F" w:rsidRDefault="00C47288" w:rsidP="00C47288">
            <w:pPr>
              <w:rPr>
                <w:b/>
                <w:szCs w:val="20"/>
              </w:rPr>
            </w:pPr>
            <w:r w:rsidRPr="00B7455F">
              <w:rPr>
                <w:b/>
                <w:szCs w:val="20"/>
              </w:rPr>
              <w:t>Destination</w:t>
            </w:r>
          </w:p>
        </w:tc>
      </w:tr>
      <w:tr w:rsidR="00C47288" w:rsidRPr="00B7455F" w:rsidTr="00C47288">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C47288" w:rsidRPr="00B7455F" w:rsidRDefault="00F74CEF" w:rsidP="00C47288">
            <w:pPr>
              <w:rPr>
                <w:bCs/>
                <w:szCs w:val="20"/>
              </w:rPr>
            </w:pPr>
            <w:r w:rsidRPr="00B7455F">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C47288" w:rsidRPr="00B7455F" w:rsidRDefault="00C47288" w:rsidP="00C47288">
            <w:p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C47288" w:rsidRPr="00B7455F" w:rsidRDefault="00C47288" w:rsidP="004B5B8E">
            <w:pPr>
              <w:numPr>
                <w:ilvl w:val="0"/>
                <w:numId w:val="1"/>
              </w:numPr>
              <w:rPr>
                <w:szCs w:val="20"/>
              </w:rPr>
            </w:pPr>
          </w:p>
        </w:tc>
      </w:tr>
    </w:tbl>
    <w:p w:rsidR="00C47288" w:rsidRPr="00B7455F" w:rsidRDefault="00C47288" w:rsidP="00C47288">
      <w:pPr>
        <w:pStyle w:val="Heading1"/>
        <w:rPr>
          <w:i/>
        </w:rPr>
      </w:pPr>
      <w:bookmarkStart w:id="57" w:name="_Toc370731105"/>
      <w:r w:rsidRPr="00B7455F">
        <w:rPr>
          <w:i/>
        </w:rPr>
        <w:lastRenderedPageBreak/>
        <w:t xml:space="preserve">USE CASE: </w:t>
      </w:r>
      <w:r w:rsidR="00EC6996" w:rsidRPr="00B7455F">
        <w:rPr>
          <w:i/>
        </w:rPr>
        <w:t>Open Box Item</w:t>
      </w:r>
      <w:bookmarkEnd w:id="57"/>
    </w:p>
    <w:p w:rsidR="00C47288" w:rsidRPr="00B7455F" w:rsidRDefault="00C47288" w:rsidP="00C47288">
      <w:pPr>
        <w:pStyle w:val="Heading2"/>
      </w:pPr>
      <w:bookmarkStart w:id="58" w:name="_Toc370731106"/>
      <w:r w:rsidRPr="00B7455F">
        <w:t>Feature Flow</w:t>
      </w:r>
      <w:bookmarkEnd w:id="58"/>
    </w:p>
    <w:p w:rsidR="00EC6996" w:rsidRPr="00B7455F" w:rsidRDefault="00234EA0" w:rsidP="00EA7155">
      <w:pPr>
        <w:pStyle w:val="BodyText"/>
        <w:jc w:val="center"/>
      </w:pPr>
      <w:r w:rsidRPr="00B7455F">
        <w:object w:dxaOrig="8319" w:dyaOrig="5169">
          <v:shape id="_x0000_i1028" type="#_x0000_t75" style="width:416.25pt;height:258.75pt" o:ole="">
            <v:imagedata r:id="rId22" o:title=""/>
          </v:shape>
          <o:OLEObject Type="Embed" ProgID="Visio.Drawing.11" ShapeID="_x0000_i1028" DrawAspect="Content" ObjectID="_1488612198" r:id="rId23"/>
        </w:object>
      </w:r>
    </w:p>
    <w:p w:rsidR="00C47288" w:rsidRPr="00B7455F" w:rsidRDefault="00C47288" w:rsidP="00C47288">
      <w:pPr>
        <w:pStyle w:val="Heading2"/>
      </w:pPr>
      <w:bookmarkStart w:id="59" w:name="_Toc370731107"/>
      <w:r w:rsidRPr="00B7455F">
        <w:t>Precondition</w:t>
      </w:r>
      <w:bookmarkEnd w:id="59"/>
    </w:p>
    <w:p w:rsidR="00EC6996" w:rsidRPr="00B7455F" w:rsidRDefault="00EC6996" w:rsidP="004B5B8E">
      <w:pPr>
        <w:pStyle w:val="BodyText"/>
        <w:numPr>
          <w:ilvl w:val="0"/>
          <w:numId w:val="1"/>
        </w:numPr>
      </w:pPr>
      <w:r w:rsidRPr="00B7455F">
        <w:t xml:space="preserve">The operator has entered an Open Box Tag </w:t>
      </w:r>
    </w:p>
    <w:p w:rsidR="00C47288" w:rsidRPr="00B7455F" w:rsidRDefault="00C47288" w:rsidP="00C47288">
      <w:pPr>
        <w:pStyle w:val="Heading2"/>
      </w:pPr>
      <w:bookmarkStart w:id="60" w:name="_Toc370731108"/>
      <w:r w:rsidRPr="00B7455F">
        <w:t>Main Flow</w:t>
      </w:r>
      <w:bookmarkEnd w:id="60"/>
    </w:p>
    <w:p w:rsidR="00EC6996" w:rsidRPr="00B7455F" w:rsidRDefault="00EC6996" w:rsidP="008C1D81">
      <w:pPr>
        <w:pStyle w:val="BodyText"/>
        <w:numPr>
          <w:ilvl w:val="0"/>
          <w:numId w:val="18"/>
        </w:numPr>
      </w:pPr>
      <w:r w:rsidRPr="00B7455F">
        <w:t xml:space="preserve">The system checks if the </w:t>
      </w:r>
      <w:r w:rsidR="00A90F33" w:rsidRPr="00B7455F">
        <w:t xml:space="preserve">open box tag </w:t>
      </w:r>
      <w:r w:rsidRPr="00B7455F">
        <w:t>number exists</w:t>
      </w:r>
      <w:r w:rsidR="00A90F33" w:rsidRPr="00B7455F">
        <w:t xml:space="preserve"> in the database</w:t>
      </w:r>
      <w:r w:rsidRPr="00B7455F">
        <w:t>.</w:t>
      </w:r>
    </w:p>
    <w:p w:rsidR="00EC6996" w:rsidRPr="00B7455F" w:rsidRDefault="00EC6996" w:rsidP="008C1D81">
      <w:pPr>
        <w:pStyle w:val="BodyText"/>
        <w:numPr>
          <w:ilvl w:val="0"/>
          <w:numId w:val="18"/>
        </w:numPr>
      </w:pPr>
      <w:r w:rsidRPr="00B7455F">
        <w:t xml:space="preserve">If the </w:t>
      </w:r>
      <w:r w:rsidR="00A90F33" w:rsidRPr="00B7455F">
        <w:t xml:space="preserve">open box tag </w:t>
      </w:r>
      <w:r w:rsidRPr="00B7455F">
        <w:t>does not exist, the system displays a message stating the tag number is invalid, the operator acknowledges the message and the use case ends and returns to the Sale use case where the system prompts the operator to enter an item or select an option.</w:t>
      </w:r>
    </w:p>
    <w:p w:rsidR="00A90F33" w:rsidRPr="00B7455F" w:rsidRDefault="00A90F33" w:rsidP="008C1D81">
      <w:pPr>
        <w:pStyle w:val="BodyText"/>
        <w:numPr>
          <w:ilvl w:val="0"/>
          <w:numId w:val="18"/>
        </w:numPr>
      </w:pPr>
      <w:r w:rsidRPr="00B7455F">
        <w:t>The system determines if the open box tag has a price.</w:t>
      </w:r>
    </w:p>
    <w:p w:rsidR="00EC6996" w:rsidRPr="00B7455F" w:rsidRDefault="00EC6996" w:rsidP="008C1D81">
      <w:pPr>
        <w:pStyle w:val="BodyText"/>
        <w:numPr>
          <w:ilvl w:val="0"/>
          <w:numId w:val="18"/>
        </w:numPr>
      </w:pPr>
      <w:r w:rsidRPr="00B7455F">
        <w:t xml:space="preserve">If the </w:t>
      </w:r>
      <w:r w:rsidR="00A90F33" w:rsidRPr="00B7455F">
        <w:t xml:space="preserve">open box </w:t>
      </w:r>
      <w:r w:rsidRPr="00B7455F">
        <w:t>tag has a price</w:t>
      </w:r>
      <w:r w:rsidR="006A24DD" w:rsidRPr="00B7455F">
        <w:t xml:space="preserve"> greater than zero</w:t>
      </w:r>
      <w:r w:rsidRPr="00B7455F">
        <w:t xml:space="preserve">, the use case ends and </w:t>
      </w:r>
      <w:r w:rsidR="00B32055" w:rsidRPr="00B7455F">
        <w:t xml:space="preserve">the system </w:t>
      </w:r>
      <w:r w:rsidRPr="00B7455F">
        <w:t xml:space="preserve">returns to the Sale use case where the </w:t>
      </w:r>
      <w:r w:rsidR="00B32055" w:rsidRPr="00B7455F">
        <w:t>system calls the SNT Item Lookup Service</w:t>
      </w:r>
      <w:r w:rsidRPr="00B7455F">
        <w:t>.</w:t>
      </w:r>
    </w:p>
    <w:p w:rsidR="00EC6996" w:rsidRPr="00B7455F" w:rsidRDefault="00EC6996" w:rsidP="008C1D81">
      <w:pPr>
        <w:pStyle w:val="BodyText"/>
        <w:numPr>
          <w:ilvl w:val="0"/>
          <w:numId w:val="18"/>
        </w:numPr>
      </w:pPr>
      <w:r w:rsidRPr="00B7455F">
        <w:t xml:space="preserve">If the </w:t>
      </w:r>
      <w:r w:rsidR="00234EA0" w:rsidRPr="00B7455F">
        <w:t xml:space="preserve">open box </w:t>
      </w:r>
      <w:r w:rsidRPr="00B7455F">
        <w:t>tag does not have a price</w:t>
      </w:r>
      <w:r w:rsidR="002F13AA" w:rsidRPr="00B7455F">
        <w:t xml:space="preserve"> (value of NULL or 0.00)</w:t>
      </w:r>
      <w:r w:rsidRPr="00B7455F">
        <w:t>, the system prompts the operator to enter a price.</w:t>
      </w:r>
    </w:p>
    <w:p w:rsidR="00EC6996" w:rsidRPr="00B7455F" w:rsidRDefault="00EC6996" w:rsidP="008C1D81">
      <w:pPr>
        <w:pStyle w:val="BodyText"/>
        <w:numPr>
          <w:ilvl w:val="0"/>
          <w:numId w:val="18"/>
        </w:numPr>
      </w:pPr>
      <w:r w:rsidRPr="00B7455F">
        <w:t>The operator enters a price and accepts the entry.</w:t>
      </w:r>
    </w:p>
    <w:p w:rsidR="00EC6996" w:rsidRPr="00B7455F" w:rsidRDefault="00EC6996" w:rsidP="008C1D81">
      <w:pPr>
        <w:pStyle w:val="BodyText"/>
        <w:numPr>
          <w:ilvl w:val="0"/>
          <w:numId w:val="18"/>
        </w:numPr>
      </w:pPr>
      <w:r w:rsidRPr="00B7455F">
        <w:t>The use case ends and the system returns to</w:t>
      </w:r>
      <w:r w:rsidR="00234EA0" w:rsidRPr="00B7455F">
        <w:t xml:space="preserve"> </w:t>
      </w:r>
      <w:r w:rsidR="00B32055" w:rsidRPr="00B7455F">
        <w:t>the Sale use case where the system calls the SNT Item Lookup Service</w:t>
      </w:r>
      <w:r w:rsidRPr="00B7455F">
        <w:t>.</w:t>
      </w:r>
    </w:p>
    <w:p w:rsidR="00C47288" w:rsidRPr="00B7455F" w:rsidRDefault="00C47288" w:rsidP="00C47288">
      <w:pPr>
        <w:pStyle w:val="Heading2"/>
      </w:pPr>
      <w:bookmarkStart w:id="61" w:name="_Toc370731109"/>
      <w:r w:rsidRPr="00B7455F">
        <w:t>Alternate Flows</w:t>
      </w:r>
      <w:bookmarkEnd w:id="61"/>
    </w:p>
    <w:p w:rsidR="00EC6996" w:rsidRPr="00B7455F" w:rsidRDefault="00EC6996" w:rsidP="00EC6996">
      <w:pPr>
        <w:pStyle w:val="BodyText"/>
      </w:pPr>
      <w:r w:rsidRPr="00B7455F">
        <w:t>None</w:t>
      </w:r>
    </w:p>
    <w:p w:rsidR="00C47288" w:rsidRPr="00B7455F" w:rsidRDefault="00C47288" w:rsidP="00C47288">
      <w:pPr>
        <w:pStyle w:val="Heading2"/>
      </w:pPr>
      <w:bookmarkStart w:id="62" w:name="_Toc370731110"/>
      <w:r w:rsidRPr="00B7455F">
        <w:t>Post Condition</w:t>
      </w:r>
      <w:bookmarkEnd w:id="62"/>
    </w:p>
    <w:p w:rsidR="00EC6996" w:rsidRPr="00B7455F" w:rsidRDefault="00EC6996" w:rsidP="004B5B8E">
      <w:pPr>
        <w:pStyle w:val="BodyText"/>
        <w:numPr>
          <w:ilvl w:val="0"/>
          <w:numId w:val="1"/>
        </w:numPr>
      </w:pPr>
      <w:r w:rsidRPr="00B7455F">
        <w:t>Open box tag details have been collected.</w:t>
      </w:r>
    </w:p>
    <w:p w:rsidR="00C47288" w:rsidRPr="00B7455F" w:rsidRDefault="00C47288" w:rsidP="00C47288">
      <w:pPr>
        <w:pStyle w:val="Heading2"/>
      </w:pPr>
      <w:bookmarkStart w:id="63" w:name="_Toc370731111"/>
      <w:r w:rsidRPr="00B7455F">
        <w:t>Special Requirements</w:t>
      </w:r>
      <w:bookmarkEnd w:id="63"/>
    </w:p>
    <w:p w:rsidR="00F74CEF" w:rsidRPr="00B7455F" w:rsidRDefault="00F74CEF" w:rsidP="008C1D81">
      <w:pPr>
        <w:pStyle w:val="BodyText"/>
        <w:numPr>
          <w:ilvl w:val="0"/>
          <w:numId w:val="19"/>
        </w:numPr>
      </w:pPr>
      <w:r w:rsidRPr="00B7455F">
        <w:t>The system will compare the current selling price</w:t>
      </w:r>
      <w:r w:rsidR="0087711A" w:rsidRPr="00B7455F">
        <w:t xml:space="preserve"> for the item</w:t>
      </w:r>
      <w:r w:rsidRPr="00B7455F">
        <w:t xml:space="preserve"> to the price retrieved from the open box tag use case and use the lowest price when applying price to item.</w:t>
      </w:r>
    </w:p>
    <w:p w:rsidR="00F0117A" w:rsidRPr="00B7455F" w:rsidRDefault="00F0117A" w:rsidP="008C1D81">
      <w:pPr>
        <w:pStyle w:val="BodyText"/>
        <w:numPr>
          <w:ilvl w:val="0"/>
          <w:numId w:val="19"/>
        </w:numPr>
      </w:pPr>
      <w:r w:rsidRPr="00B7455F">
        <w:t>An open box item is not eligible for a raincheck to be issued.</w:t>
      </w:r>
    </w:p>
    <w:p w:rsidR="00C47288" w:rsidRPr="00B7455F" w:rsidRDefault="00C47288" w:rsidP="00281DF5">
      <w:pPr>
        <w:pStyle w:val="Heading3"/>
      </w:pPr>
      <w:r w:rsidRPr="00B7455F">
        <w:lastRenderedPageBreak/>
        <w:t>Special Offline Requirements</w:t>
      </w:r>
    </w:p>
    <w:p w:rsidR="00F225EF" w:rsidRPr="00B7455F" w:rsidRDefault="00F225EF" w:rsidP="00F225EF">
      <w:pPr>
        <w:pStyle w:val="BodyText"/>
      </w:pPr>
      <w:r w:rsidRPr="00B7455F">
        <w:t>TBD</w:t>
      </w:r>
    </w:p>
    <w:p w:rsidR="00C47288" w:rsidRPr="00B7455F" w:rsidRDefault="00C47288" w:rsidP="00281DF5">
      <w:pPr>
        <w:pStyle w:val="Heading3"/>
      </w:pPr>
      <w:r w:rsidRPr="00B7455F">
        <w:t xml:space="preserve">Data </w:t>
      </w:r>
      <w:proofErr w:type="spellStart"/>
      <w:r w:rsidRPr="00B7455F">
        <w:t>Input/Output</w:t>
      </w:r>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C47288" w:rsidRPr="00B7455F" w:rsidTr="00C47288">
        <w:trPr>
          <w:cantSplit/>
        </w:trPr>
        <w:tc>
          <w:tcPr>
            <w:tcW w:w="1284" w:type="pct"/>
            <w:tcBorders>
              <w:top w:val="single" w:sz="8" w:space="0" w:color="4F81BD"/>
              <w:left w:val="single" w:sz="8" w:space="0" w:color="4F81BD"/>
              <w:bottom w:val="single" w:sz="18" w:space="0" w:color="4F81BD"/>
              <w:right w:val="single" w:sz="8" w:space="0" w:color="4F81BD"/>
            </w:tcBorders>
          </w:tcPr>
          <w:p w:rsidR="00C47288" w:rsidRPr="00B7455F" w:rsidRDefault="00C47288" w:rsidP="00C47288">
            <w:pPr>
              <w:rPr>
                <w:b/>
              </w:rPr>
            </w:pPr>
            <w:r w:rsidRPr="00B7455F">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C47288" w:rsidRPr="00B7455F" w:rsidRDefault="00C47288" w:rsidP="00C47288">
            <w:pPr>
              <w:rPr>
                <w:b/>
                <w:szCs w:val="20"/>
              </w:rPr>
            </w:pPr>
            <w:r w:rsidRPr="00B7455F">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C47288" w:rsidRPr="00B7455F" w:rsidRDefault="00C47288" w:rsidP="00C47288">
            <w:pPr>
              <w:rPr>
                <w:b/>
                <w:szCs w:val="20"/>
              </w:rPr>
            </w:pPr>
            <w:r w:rsidRPr="00B7455F">
              <w:rPr>
                <w:b/>
                <w:szCs w:val="20"/>
              </w:rPr>
              <w:t>Destination</w:t>
            </w:r>
          </w:p>
        </w:tc>
      </w:tr>
      <w:tr w:rsidR="00F74CEF" w:rsidRPr="00B7455F" w:rsidTr="003105E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F74CEF" w:rsidRPr="00B7455F" w:rsidRDefault="00F74CEF" w:rsidP="003105EB">
            <w:pPr>
              <w:rPr>
                <w:bCs/>
                <w:szCs w:val="20"/>
              </w:rPr>
            </w:pPr>
            <w:r w:rsidRPr="00B7455F">
              <w:rPr>
                <w:bCs/>
                <w:szCs w:val="20"/>
              </w:rPr>
              <w:t>Item</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F74CEF" w:rsidRPr="00B7455F" w:rsidRDefault="00F74CEF" w:rsidP="00F74CEF">
            <w:pPr>
              <w:rPr>
                <w:szCs w:val="20"/>
              </w:rPr>
            </w:pPr>
            <w:r w:rsidRPr="00B7455F">
              <w:rPr>
                <w:szCs w:val="20"/>
              </w:rPr>
              <w:t>The Item associated with the open box tag number</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F74CEF" w:rsidRPr="00B7455F" w:rsidRDefault="007422FE" w:rsidP="004B5B8E">
            <w:pPr>
              <w:numPr>
                <w:ilvl w:val="0"/>
                <w:numId w:val="1"/>
              </w:numPr>
              <w:rPr>
                <w:szCs w:val="20"/>
              </w:rPr>
            </w:pPr>
            <w:r w:rsidRPr="00B7455F">
              <w:rPr>
                <w:szCs w:val="20"/>
              </w:rPr>
              <w:t xml:space="preserve">SNT </w:t>
            </w:r>
            <w:r w:rsidR="00F74CEF" w:rsidRPr="00B7455F">
              <w:rPr>
                <w:szCs w:val="20"/>
              </w:rPr>
              <w:t>Item Lookup Service</w:t>
            </w:r>
          </w:p>
        </w:tc>
      </w:tr>
      <w:tr w:rsidR="00F74CEF" w:rsidRPr="00B7455F" w:rsidTr="003105E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F74CEF" w:rsidRPr="00B7455F" w:rsidRDefault="0087711A" w:rsidP="003105EB">
            <w:pPr>
              <w:rPr>
                <w:bCs/>
                <w:szCs w:val="20"/>
              </w:rPr>
            </w:pPr>
            <w:r w:rsidRPr="00B7455F">
              <w:rPr>
                <w:bCs/>
                <w:szCs w:val="20"/>
              </w:rPr>
              <w:t xml:space="preserve">Open Box Item </w:t>
            </w:r>
            <w:r w:rsidR="00F74CEF" w:rsidRPr="00B7455F">
              <w:rPr>
                <w:bCs/>
                <w:szCs w:val="20"/>
              </w:rPr>
              <w:t>Price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F74CEF" w:rsidRPr="00B7455F" w:rsidRDefault="00F74CEF" w:rsidP="003105EB">
            <w:pPr>
              <w:rPr>
                <w:szCs w:val="20"/>
              </w:rPr>
            </w:pPr>
            <w:r w:rsidRPr="00B7455F">
              <w:rPr>
                <w:szCs w:val="20"/>
              </w:rPr>
              <w:t xml:space="preserve">The price for the open box tag number.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F74CEF" w:rsidRPr="00B7455F" w:rsidRDefault="007422FE" w:rsidP="004B5B8E">
            <w:pPr>
              <w:numPr>
                <w:ilvl w:val="0"/>
                <w:numId w:val="1"/>
              </w:numPr>
              <w:rPr>
                <w:szCs w:val="20"/>
              </w:rPr>
            </w:pPr>
            <w:r w:rsidRPr="00B7455F">
              <w:rPr>
                <w:szCs w:val="20"/>
              </w:rPr>
              <w:t xml:space="preserve">SNT </w:t>
            </w:r>
            <w:r w:rsidR="00F74CEF" w:rsidRPr="00B7455F">
              <w:rPr>
                <w:szCs w:val="20"/>
              </w:rPr>
              <w:t>Item Lookup Service</w:t>
            </w:r>
          </w:p>
        </w:tc>
      </w:tr>
      <w:tr w:rsidR="00F74CEF" w:rsidRPr="00B7455F" w:rsidTr="003105E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F74CEF" w:rsidRPr="00B7455F" w:rsidRDefault="00F74CEF" w:rsidP="003105EB">
            <w:pPr>
              <w:rPr>
                <w:bCs/>
                <w:szCs w:val="20"/>
              </w:rPr>
            </w:pPr>
            <w:r w:rsidRPr="00B7455F">
              <w:rPr>
                <w:bCs/>
                <w:szCs w:val="20"/>
              </w:rPr>
              <w:t>Open Box Tag Number</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F74CEF" w:rsidRPr="00B7455F" w:rsidRDefault="00F74CEF" w:rsidP="0087711A">
            <w:pPr>
              <w:rPr>
                <w:szCs w:val="20"/>
              </w:rPr>
            </w:pPr>
            <w:r w:rsidRPr="00B7455F">
              <w:rPr>
                <w:szCs w:val="20"/>
              </w:rPr>
              <w:t xml:space="preserve">The </w:t>
            </w:r>
            <w:r w:rsidR="0087711A" w:rsidRPr="00B7455F">
              <w:rPr>
                <w:szCs w:val="20"/>
              </w:rPr>
              <w:t xml:space="preserve">9-character value entered in item entry.  Also called License Plate </w:t>
            </w:r>
            <w:proofErr w:type="gramStart"/>
            <w:r w:rsidR="0087711A" w:rsidRPr="00B7455F">
              <w:rPr>
                <w:szCs w:val="20"/>
              </w:rPr>
              <w:t>#(</w:t>
            </w:r>
            <w:proofErr w:type="gramEnd"/>
            <w:r w:rsidR="0087711A" w:rsidRPr="00B7455F">
              <w:rPr>
                <w:szCs w:val="20"/>
              </w:rPr>
              <w:t>LP#).</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F74CEF" w:rsidRPr="00B7455F" w:rsidRDefault="00F74CEF" w:rsidP="004B5B8E">
            <w:pPr>
              <w:numPr>
                <w:ilvl w:val="0"/>
                <w:numId w:val="1"/>
              </w:numPr>
              <w:rPr>
                <w:szCs w:val="20"/>
              </w:rPr>
            </w:pPr>
            <w:r w:rsidRPr="00B7455F">
              <w:rPr>
                <w:szCs w:val="20"/>
              </w:rPr>
              <w:t>E-Journal</w:t>
            </w:r>
          </w:p>
          <w:p w:rsidR="00F74CEF" w:rsidRPr="00B7455F" w:rsidRDefault="00F74CEF" w:rsidP="004B5B8E">
            <w:pPr>
              <w:numPr>
                <w:ilvl w:val="0"/>
                <w:numId w:val="1"/>
              </w:numPr>
              <w:rPr>
                <w:szCs w:val="20"/>
              </w:rPr>
            </w:pPr>
            <w:r w:rsidRPr="00B7455F">
              <w:rPr>
                <w:szCs w:val="20"/>
              </w:rPr>
              <w:t>POSLog</w:t>
            </w:r>
          </w:p>
          <w:p w:rsidR="00F74CEF" w:rsidRPr="00B7455F" w:rsidRDefault="00F74CEF" w:rsidP="004B5B8E">
            <w:pPr>
              <w:numPr>
                <w:ilvl w:val="0"/>
                <w:numId w:val="1"/>
              </w:numPr>
              <w:rPr>
                <w:szCs w:val="20"/>
              </w:rPr>
            </w:pPr>
            <w:r w:rsidRPr="00B7455F">
              <w:rPr>
                <w:szCs w:val="20"/>
              </w:rPr>
              <w:t>Receipt</w:t>
            </w:r>
          </w:p>
        </w:tc>
      </w:tr>
    </w:tbl>
    <w:p w:rsidR="00FD5BA1" w:rsidRPr="00B7455F" w:rsidRDefault="00FD5BA1" w:rsidP="00FD5BA1">
      <w:pPr>
        <w:pStyle w:val="Heading1"/>
        <w:rPr>
          <w:i/>
        </w:rPr>
      </w:pPr>
      <w:bookmarkStart w:id="64" w:name="_Toc370731112"/>
      <w:r w:rsidRPr="00B7455F">
        <w:rPr>
          <w:i/>
        </w:rPr>
        <w:t>Supplemental Specifications</w:t>
      </w:r>
      <w:bookmarkEnd w:id="48"/>
      <w:bookmarkEnd w:id="64"/>
    </w:p>
    <w:p w:rsidR="00AD1D0E" w:rsidRPr="00B7455F" w:rsidRDefault="00AD1D0E" w:rsidP="00AD1D0E">
      <w:pPr>
        <w:pStyle w:val="Heading2"/>
      </w:pPr>
      <w:bookmarkStart w:id="65" w:name="_Toc370731113"/>
      <w:bookmarkStart w:id="66" w:name="_Toc320880017"/>
      <w:r w:rsidRPr="00B7455F">
        <w:t>Deal Service Feature</w:t>
      </w:r>
      <w:bookmarkEnd w:id="65"/>
    </w:p>
    <w:p w:rsidR="00AD1D0E" w:rsidRPr="00B7455F" w:rsidRDefault="00AD1D0E" w:rsidP="00AD1D0E">
      <w:pPr>
        <w:pStyle w:val="BodyText"/>
      </w:pPr>
      <w:r w:rsidRPr="00B7455F">
        <w:t>The Deal Service is updated to check if the item is part of a Kit on the Fly – if in a kit, the item is not eligible for any system promotions.</w:t>
      </w:r>
    </w:p>
    <w:p w:rsidR="00AD1D0E" w:rsidRPr="00B7455F" w:rsidRDefault="00AD1D0E" w:rsidP="00AD1D0E">
      <w:pPr>
        <w:pStyle w:val="BodyText"/>
      </w:pPr>
      <w:r w:rsidRPr="00B7455F">
        <w:t>The Deal Service is update to check the system promotion eligible attribute on the item.</w:t>
      </w:r>
    </w:p>
    <w:p w:rsidR="00AD1D0E" w:rsidRPr="00B7455F" w:rsidRDefault="00AD1D0E" w:rsidP="00AD1D0E">
      <w:pPr>
        <w:pStyle w:val="BodyText"/>
      </w:pPr>
      <w:r w:rsidRPr="00B7455F">
        <w:t>The Deal Service is updated to check the Include in Global package qualification, but not in prorating attribute on the item.</w:t>
      </w:r>
    </w:p>
    <w:p w:rsidR="00AD1D0E" w:rsidRPr="00B7455F" w:rsidRDefault="00AD1D0E" w:rsidP="00AD1D0E">
      <w:pPr>
        <w:pStyle w:val="BodyText"/>
      </w:pPr>
      <w:r w:rsidRPr="00B7455F">
        <w:t>The Deal Service is updated to only check for and apply promotions at total time.</w:t>
      </w:r>
    </w:p>
    <w:p w:rsidR="00AD1D0E" w:rsidRPr="00B7455F" w:rsidRDefault="00AD1D0E" w:rsidP="00AD1D0E">
      <w:pPr>
        <w:pStyle w:val="Heading2"/>
      </w:pPr>
      <w:bookmarkStart w:id="67" w:name="_Toc370731114"/>
      <w:r w:rsidRPr="00B7455F">
        <w:t>Item Lookup Service Feature</w:t>
      </w:r>
      <w:bookmarkEnd w:id="67"/>
    </w:p>
    <w:p w:rsidR="00AD1D0E" w:rsidRPr="00B7455F" w:rsidRDefault="00AD1D0E" w:rsidP="00AD1D0E">
      <w:pPr>
        <w:pStyle w:val="BodyText"/>
        <w:rPr>
          <w:bCs/>
        </w:rPr>
      </w:pPr>
      <w:r w:rsidRPr="00B7455F">
        <w:t xml:space="preserve">The Item Lookup Service is updated to capture additional item attributes: Price Override Allowed, </w:t>
      </w:r>
      <w:r w:rsidRPr="00B7455F">
        <w:rPr>
          <w:bCs/>
        </w:rPr>
        <w:t xml:space="preserve">Manual Item Discount Allowed, System Deals Allowed (promotion packages, different than manual item discount allowed), Customer Required Items, </w:t>
      </w:r>
      <w:proofErr w:type="gramStart"/>
      <w:r w:rsidRPr="00B7455F">
        <w:rPr>
          <w:bCs/>
        </w:rPr>
        <w:t>Warranty</w:t>
      </w:r>
      <w:proofErr w:type="gramEnd"/>
      <w:r w:rsidRPr="00B7455F">
        <w:rPr>
          <w:bCs/>
        </w:rPr>
        <w:t xml:space="preserve"> Eligible, Item Eligible for global package qualification but not in prorating and Kits on the Fly eligible.</w:t>
      </w:r>
    </w:p>
    <w:p w:rsidR="00AD1D0E" w:rsidRPr="00B7455F" w:rsidRDefault="00AD1D0E" w:rsidP="00AD1D0E">
      <w:pPr>
        <w:pStyle w:val="BodyText"/>
      </w:pPr>
      <w:r w:rsidRPr="00B7455F">
        <w:t>The Item Lookup feature is updated to reflect that the current selling price for the open box item is compared to the price retrieved from the open box tag (or entered manually) and use the lowest price when applying price to item.</w:t>
      </w:r>
    </w:p>
    <w:p w:rsidR="00AD1D0E" w:rsidRPr="00B7455F" w:rsidRDefault="00AD1D0E" w:rsidP="00AD1D0E">
      <w:pPr>
        <w:pStyle w:val="BodyText"/>
      </w:pPr>
      <w:r w:rsidRPr="00B7455F">
        <w:t>The Item Lookup feature is updated to capture the suggested sell list for the item being sold.  If the items are warranty items, the item lookup service determines the warranty SKUs to be applied based upon price banding and that the relationship exists.</w:t>
      </w:r>
    </w:p>
    <w:p w:rsidR="00A36851" w:rsidRPr="00B7455F" w:rsidRDefault="00A36851" w:rsidP="00B951D2">
      <w:pPr>
        <w:pStyle w:val="Heading2"/>
      </w:pPr>
      <w:bookmarkStart w:id="68" w:name="_Toc370731115"/>
      <w:r w:rsidRPr="00B7455F">
        <w:t>Electronic Journal</w:t>
      </w:r>
      <w:bookmarkEnd w:id="68"/>
      <w:r w:rsidRPr="00B7455F">
        <w:t xml:space="preserve"> </w:t>
      </w:r>
      <w:bookmarkEnd w:id="66"/>
    </w:p>
    <w:p w:rsidR="00A36851" w:rsidRPr="00B7455F" w:rsidRDefault="00A36851" w:rsidP="00A36851">
      <w:pPr>
        <w:pStyle w:val="BodyText"/>
      </w:pPr>
      <w:r w:rsidRPr="00B7455F">
        <w:t>Electronic journal mockups for this feature are documented in the Electronic Journal document.</w:t>
      </w:r>
    </w:p>
    <w:p w:rsidR="009D74E8" w:rsidRPr="00B7455F" w:rsidRDefault="009D74E8" w:rsidP="00B951D2">
      <w:pPr>
        <w:pStyle w:val="Heading2"/>
      </w:pPr>
      <w:bookmarkStart w:id="69" w:name="_Toc370731116"/>
      <w:bookmarkStart w:id="70" w:name="_Toc320880018"/>
      <w:r w:rsidRPr="00B7455F">
        <w:t>Manager Override</w:t>
      </w:r>
      <w:bookmarkEnd w:id="69"/>
    </w:p>
    <w:p w:rsidR="009D74E8" w:rsidRPr="00B7455F" w:rsidRDefault="009D74E8" w:rsidP="009D74E8">
      <w:pPr>
        <w:pStyle w:val="BodyText"/>
      </w:pPr>
      <w:r w:rsidRPr="00B7455F">
        <w:t>The Manager Override feature is executed if one of the following is setup to require override once it is encountered:</w:t>
      </w:r>
    </w:p>
    <w:p w:rsidR="009D74E8" w:rsidRPr="00B7455F" w:rsidRDefault="009D74E8" w:rsidP="009D74E8">
      <w:pPr>
        <w:pStyle w:val="BodyText"/>
        <w:numPr>
          <w:ilvl w:val="0"/>
          <w:numId w:val="40"/>
        </w:numPr>
      </w:pPr>
      <w:r w:rsidRPr="00B7455F">
        <w:t>Check if manager approval is required based upon an item attribute on the item to determine if manager approval is required.</w:t>
      </w:r>
    </w:p>
    <w:p w:rsidR="009D74E8" w:rsidRPr="00B7455F" w:rsidRDefault="009D74E8" w:rsidP="009D74E8">
      <w:pPr>
        <w:pStyle w:val="BodyText"/>
        <w:numPr>
          <w:ilvl w:val="0"/>
          <w:numId w:val="40"/>
        </w:numPr>
      </w:pPr>
      <w:r w:rsidRPr="00B7455F">
        <w:t>Attempt to add an unscheduled schedulable service item to a transaction</w:t>
      </w:r>
    </w:p>
    <w:p w:rsidR="00A36851" w:rsidRPr="00B7455F" w:rsidRDefault="00A36851" w:rsidP="00B951D2">
      <w:pPr>
        <w:pStyle w:val="Heading2"/>
      </w:pPr>
      <w:bookmarkStart w:id="71" w:name="_Toc370731117"/>
      <w:r w:rsidRPr="00B7455F">
        <w:t>POSLog</w:t>
      </w:r>
      <w:bookmarkEnd w:id="71"/>
      <w:r w:rsidRPr="00B7455F">
        <w:t xml:space="preserve"> </w:t>
      </w:r>
      <w:bookmarkEnd w:id="70"/>
    </w:p>
    <w:p w:rsidR="00A36851" w:rsidRPr="00B7455F" w:rsidRDefault="00A36851" w:rsidP="00A36851">
      <w:pPr>
        <w:pStyle w:val="BodyText"/>
      </w:pPr>
      <w:r w:rsidRPr="00B7455F">
        <w:t>POSLog mockups for this feature are documented in the POSLog document.</w:t>
      </w:r>
    </w:p>
    <w:p w:rsidR="00A36851" w:rsidRPr="00B7455F" w:rsidRDefault="00A36851" w:rsidP="00B951D2">
      <w:pPr>
        <w:pStyle w:val="Heading2"/>
      </w:pPr>
      <w:bookmarkStart w:id="72" w:name="_Toc370731118"/>
      <w:bookmarkStart w:id="73" w:name="_Toc320880019"/>
      <w:r w:rsidRPr="00B7455F">
        <w:t>Printed Receipts</w:t>
      </w:r>
      <w:bookmarkEnd w:id="72"/>
      <w:r w:rsidRPr="00B7455F">
        <w:t xml:space="preserve"> </w:t>
      </w:r>
      <w:bookmarkEnd w:id="73"/>
    </w:p>
    <w:p w:rsidR="00A36851" w:rsidRPr="00B7455F" w:rsidRDefault="00A36851" w:rsidP="00A36851">
      <w:pPr>
        <w:pStyle w:val="BodyText"/>
      </w:pPr>
      <w:r w:rsidRPr="00B7455F">
        <w:t xml:space="preserve">Printed receipt mockups, where applicable, are documented in the Receipt </w:t>
      </w:r>
      <w:r w:rsidR="00C82085" w:rsidRPr="00B7455F">
        <w:t xml:space="preserve">Generation </w:t>
      </w:r>
      <w:r w:rsidRPr="00B7455F">
        <w:t>document.</w:t>
      </w:r>
    </w:p>
    <w:p w:rsidR="001B29B3" w:rsidRPr="00B7455F" w:rsidRDefault="001B29B3" w:rsidP="001B29B3">
      <w:pPr>
        <w:pStyle w:val="Heading2"/>
      </w:pPr>
      <w:bookmarkStart w:id="74" w:name="_Toc370731119"/>
      <w:bookmarkStart w:id="75" w:name="_Toc319998242"/>
      <w:bookmarkStart w:id="76" w:name="_Toc320389718"/>
      <w:r w:rsidRPr="00B7455F">
        <w:t>Related Items</w:t>
      </w:r>
      <w:r w:rsidR="00427CE3" w:rsidRPr="00B7455F">
        <w:t xml:space="preserve"> Feature</w:t>
      </w:r>
      <w:bookmarkEnd w:id="74"/>
    </w:p>
    <w:p w:rsidR="001B29B3" w:rsidRPr="00B7455F" w:rsidRDefault="001B29B3" w:rsidP="001B29B3">
      <w:pPr>
        <w:pStyle w:val="BodyText"/>
      </w:pPr>
      <w:r w:rsidRPr="00B7455F">
        <w:t>The Related Items Use Case is updated to reflect that lookup of the suggested sell items needs to check price banding in addition to the product and warranty association.</w:t>
      </w:r>
    </w:p>
    <w:p w:rsidR="00F74CEF" w:rsidRPr="00B7455F" w:rsidRDefault="00F74CEF" w:rsidP="00EF06BD">
      <w:pPr>
        <w:pStyle w:val="Heading2"/>
      </w:pPr>
      <w:bookmarkStart w:id="77" w:name="_Toc370731120"/>
      <w:r w:rsidRPr="00B7455F">
        <w:lastRenderedPageBreak/>
        <w:t xml:space="preserve">Suspend </w:t>
      </w:r>
      <w:r w:rsidR="00714492" w:rsidRPr="00B7455F">
        <w:t>Feature</w:t>
      </w:r>
      <w:bookmarkEnd w:id="75"/>
      <w:bookmarkEnd w:id="76"/>
      <w:bookmarkEnd w:id="77"/>
    </w:p>
    <w:p w:rsidR="00F74CEF" w:rsidRPr="00B7455F" w:rsidRDefault="00F74CEF" w:rsidP="00F74CEF">
      <w:pPr>
        <w:pStyle w:val="BodyText"/>
      </w:pPr>
      <w:r w:rsidRPr="00B7455F">
        <w:t>The Suspend Use Case is updated to reflect that the data captured prior to suspending a transaction is available when the transaction is resumed.</w:t>
      </w:r>
    </w:p>
    <w:p w:rsidR="00AD1D0E" w:rsidRPr="00B7455F" w:rsidRDefault="00AD1D0E" w:rsidP="00AD1D0E">
      <w:pPr>
        <w:pStyle w:val="Heading2"/>
      </w:pPr>
      <w:bookmarkStart w:id="78" w:name="_Toc370731121"/>
      <w:r w:rsidRPr="00B7455F">
        <w:t>Tax Service Feature</w:t>
      </w:r>
      <w:bookmarkEnd w:id="78"/>
    </w:p>
    <w:p w:rsidR="00AD1D0E" w:rsidRPr="00B7455F" w:rsidRDefault="00AD1D0E" w:rsidP="00AD1D0E">
      <w:pPr>
        <w:pStyle w:val="BodyText"/>
      </w:pPr>
      <w:r w:rsidRPr="00B7455F">
        <w:t>The Tax Service is updated to show that a call is made to the external vendor Vertex to obtain tax information on Tax Overrides.</w:t>
      </w:r>
    </w:p>
    <w:p w:rsidR="001B29B3" w:rsidRPr="00B7455F" w:rsidDel="00871C0B" w:rsidRDefault="001B29B3">
      <w:pPr>
        <w:rPr>
          <w:del w:id="79" w:author="Amy Byers" w:date="2015-03-23T09:38:00Z"/>
          <w:rFonts w:cs="Arial"/>
          <w:b/>
          <w:bCs/>
          <w:i/>
          <w:caps/>
          <w:kern w:val="32"/>
          <w:sz w:val="28"/>
          <w:szCs w:val="32"/>
        </w:rPr>
      </w:pPr>
      <w:del w:id="80" w:author="Amy Byers" w:date="2015-03-23T09:38:00Z">
        <w:r w:rsidRPr="00B7455F" w:rsidDel="00871C0B">
          <w:rPr>
            <w:i/>
          </w:rPr>
          <w:br w:type="page"/>
        </w:r>
      </w:del>
    </w:p>
    <w:p w:rsidR="00320DD3" w:rsidRPr="00B7455F" w:rsidRDefault="0063125C" w:rsidP="0015173B">
      <w:pPr>
        <w:pStyle w:val="Heading1"/>
        <w:rPr>
          <w:i/>
        </w:rPr>
      </w:pPr>
      <w:bookmarkStart w:id="81" w:name="_Toc370731122"/>
      <w:r w:rsidRPr="00B7455F">
        <w:rPr>
          <w:i/>
        </w:rPr>
        <w:t xml:space="preserve">Screen </w:t>
      </w:r>
      <w:bookmarkEnd w:id="20"/>
      <w:r w:rsidR="00D01C88" w:rsidRPr="00B7455F">
        <w:rPr>
          <w:i/>
        </w:rPr>
        <w:t>Layouts</w:t>
      </w:r>
      <w:bookmarkEnd w:id="81"/>
    </w:p>
    <w:p w:rsidR="00E501A9" w:rsidRPr="00B7455F" w:rsidRDefault="00E501A9" w:rsidP="0022760A">
      <w:pPr>
        <w:pStyle w:val="Heading2"/>
      </w:pPr>
      <w:bookmarkStart w:id="82" w:name="_Toc318377380"/>
      <w:bookmarkStart w:id="83" w:name="_Toc320389721"/>
      <w:bookmarkStart w:id="84" w:name="_Toc370731123"/>
      <w:bookmarkStart w:id="85" w:name="_Toc71960218"/>
      <w:bookmarkStart w:id="86" w:name="_Toc320880025"/>
      <w:r w:rsidRPr="00B7455F">
        <w:t xml:space="preserve">Item </w:t>
      </w:r>
      <w:r w:rsidR="00714492" w:rsidRPr="00B7455F">
        <w:t>Entry</w:t>
      </w:r>
      <w:bookmarkEnd w:id="82"/>
      <w:bookmarkEnd w:id="83"/>
      <w:bookmarkEnd w:id="84"/>
      <w:r w:rsidRPr="00B7455F">
        <w:tab/>
      </w:r>
    </w:p>
    <w:p w:rsidR="006016CA" w:rsidRPr="00B7455F" w:rsidRDefault="00EC10B6" w:rsidP="00E501A9">
      <w:pPr>
        <w:pStyle w:val="BodyText"/>
      </w:pPr>
      <w:r w:rsidRPr="00B7455F">
        <w:t xml:space="preserve">This </w:t>
      </w:r>
      <w:r w:rsidR="00E501A9" w:rsidRPr="00B7455F">
        <w:t xml:space="preserve">screen allows the </w:t>
      </w:r>
      <w:r w:rsidR="006016CA" w:rsidRPr="00B7455F">
        <w:t>operator to</w:t>
      </w:r>
      <w:r w:rsidR="00E501A9" w:rsidRPr="00B7455F">
        <w:t xml:space="preserve"> add items to a </w:t>
      </w:r>
      <w:r w:rsidR="00DE3B94" w:rsidRPr="00B7455F">
        <w:t>transaction</w:t>
      </w:r>
      <w:r w:rsidR="00E501A9" w:rsidRPr="00B7455F">
        <w:t xml:space="preserve"> or select an option from the menu</w:t>
      </w:r>
      <w:r w:rsidR="00E501A9" w:rsidRPr="00B7455F">
        <w:rPr>
          <w:bCs/>
        </w:rPr>
        <w:t xml:space="preserve">.  Once an item is added to the </w:t>
      </w:r>
      <w:r w:rsidR="00DE3B94" w:rsidRPr="00B7455F">
        <w:rPr>
          <w:bCs/>
        </w:rPr>
        <w:t>transaction</w:t>
      </w:r>
      <w:r w:rsidR="00E501A9" w:rsidRPr="00B7455F">
        <w:rPr>
          <w:bCs/>
        </w:rPr>
        <w:t xml:space="preserve">, the system displays the </w:t>
      </w:r>
      <w:r w:rsidR="00E501A9" w:rsidRPr="00B7455F">
        <w:t xml:space="preserve">item description, SKU, and extended price.  If a price has been modified by a Deal Pricing Rule, the system displays a deal identified at the item level.  </w:t>
      </w:r>
      <w:r w:rsidR="0087711A" w:rsidRPr="00B7455F">
        <w:t>If a gift receipt has been added to the item or transaction, the system displays a visual indicator on the item or trans</w:t>
      </w:r>
      <w:r w:rsidR="009F0A55" w:rsidRPr="00B7455F">
        <w:t>acti</w:t>
      </w:r>
      <w:r w:rsidR="0087711A" w:rsidRPr="00B7455F">
        <w:t xml:space="preserve">on to note that a gift receipt will be printed. </w:t>
      </w:r>
      <w:r w:rsidR="00E501A9" w:rsidRPr="00B7455F">
        <w:t xml:space="preserve">The </w:t>
      </w:r>
      <w:r w:rsidR="00DE3B94" w:rsidRPr="00B7455F">
        <w:t>transaction</w:t>
      </w:r>
      <w:r w:rsidR="00E501A9" w:rsidRPr="00B7455F">
        <w:t xml:space="preserve"> summary area shows the transaction’s subtotal, tax total and transaction total.  </w:t>
      </w:r>
    </w:p>
    <w:p w:rsidR="006016CA" w:rsidRPr="00B7455F" w:rsidRDefault="006016CA" w:rsidP="006016CA">
      <w:pPr>
        <w:pStyle w:val="BodyText"/>
      </w:pPr>
      <w:r w:rsidRPr="00B7455F">
        <w:t xml:space="preserve">If an item is imported from an external system, the system displays a visual indicator on the item that is always displayed. </w:t>
      </w:r>
      <w:r w:rsidRPr="00B7455F">
        <w:rPr>
          <w:i/>
        </w:rPr>
        <w:t xml:space="preserve">(The recommendation from BBY is that it is some icon or something visible and not text.  It should always be displayed on the item.)  </w:t>
      </w:r>
      <w:r w:rsidRPr="00B7455F">
        <w:t>If an item added via the import process is selected in item entry, the schedule details are displayed within the other item modification details.</w:t>
      </w:r>
    </w:p>
    <w:p w:rsidR="00E501A9" w:rsidRPr="00B7455F" w:rsidRDefault="00E501A9" w:rsidP="00281DF5">
      <w:pPr>
        <w:pStyle w:val="Heading3"/>
      </w:pPr>
      <w:r w:rsidRPr="00B7455F">
        <w:t>Mockup</w:t>
      </w:r>
    </w:p>
    <w:p w:rsidR="00E501A9" w:rsidRPr="00B7455F" w:rsidRDefault="008D1F6A" w:rsidP="006C50EC">
      <w:pPr>
        <w:pStyle w:val="BodyText"/>
        <w:jc w:val="center"/>
      </w:pPr>
      <w:del w:id="87" w:author="Amy Byers" w:date="2015-03-19T15:11:00Z">
        <w:r w:rsidRPr="00B7455F" w:rsidDel="006C50EC">
          <w:rPr>
            <w:noProof/>
          </w:rPr>
          <w:drawing>
            <wp:inline distT="0" distB="0" distL="0" distR="0">
              <wp:extent cx="6858000" cy="4063365"/>
              <wp:effectExtent l="19050" t="0" r="0" b="0"/>
              <wp:docPr id="5" name="Picture 4" descr="Warranty with rel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ranty with related.jpg"/>
                      <pic:cNvPicPr/>
                    </pic:nvPicPr>
                    <pic:blipFill>
                      <a:blip r:embed="rId24" cstate="print"/>
                      <a:stretch>
                        <a:fillRect/>
                      </a:stretch>
                    </pic:blipFill>
                    <pic:spPr>
                      <a:xfrm>
                        <a:off x="0" y="0"/>
                        <a:ext cx="6858000" cy="4063365"/>
                      </a:xfrm>
                      <a:prstGeom prst="rect">
                        <a:avLst/>
                      </a:prstGeom>
                    </pic:spPr>
                  </pic:pic>
                </a:graphicData>
              </a:graphic>
            </wp:inline>
          </w:drawing>
        </w:r>
      </w:del>
      <w:ins w:id="88" w:author="Amy Byers" w:date="2015-03-19T15:12:00Z">
        <w:r w:rsidR="006C50EC">
          <w:rPr>
            <w:noProof/>
          </w:rPr>
          <w:drawing>
            <wp:inline distT="0" distB="0" distL="0" distR="0">
              <wp:extent cx="585216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m Entry Screen with MPSP Lis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52160" cy="3657600"/>
                      </a:xfrm>
                      <a:prstGeom prst="rect">
                        <a:avLst/>
                      </a:prstGeom>
                    </pic:spPr>
                  </pic:pic>
                </a:graphicData>
              </a:graphic>
            </wp:inline>
          </w:drawing>
        </w:r>
      </w:ins>
    </w:p>
    <w:p w:rsidR="00E501A9" w:rsidRPr="00B7455F" w:rsidRDefault="00E501A9" w:rsidP="00E501A9">
      <w:pPr>
        <w:pStyle w:val="BodyText"/>
        <w:jc w:val="center"/>
        <w:rPr>
          <w:b/>
        </w:rPr>
      </w:pPr>
      <w:r w:rsidRPr="00B7455F">
        <w:rPr>
          <w:b/>
        </w:rPr>
        <w:t xml:space="preserve">Figure </w:t>
      </w:r>
      <w:r w:rsidR="007377F0" w:rsidRPr="00B7455F">
        <w:rPr>
          <w:b/>
        </w:rPr>
        <w:fldChar w:fldCharType="begin"/>
      </w:r>
      <w:r w:rsidRPr="00B7455F">
        <w:rPr>
          <w:b/>
        </w:rPr>
        <w:instrText xml:space="preserve"> SEQ Figure \* ARABIC </w:instrText>
      </w:r>
      <w:r w:rsidR="007377F0" w:rsidRPr="00B7455F">
        <w:rPr>
          <w:b/>
        </w:rPr>
        <w:fldChar w:fldCharType="separate"/>
      </w:r>
      <w:r w:rsidR="00F0117A" w:rsidRPr="00B7455F">
        <w:rPr>
          <w:b/>
          <w:noProof/>
        </w:rPr>
        <w:t>3</w:t>
      </w:r>
      <w:r w:rsidR="007377F0" w:rsidRPr="00B7455F">
        <w:rPr>
          <w:b/>
        </w:rPr>
        <w:fldChar w:fldCharType="end"/>
      </w:r>
      <w:r w:rsidRPr="00B7455F">
        <w:rPr>
          <w:b/>
        </w:rPr>
        <w:t>: Item Entry</w:t>
      </w:r>
    </w:p>
    <w:p w:rsidR="00E501A9" w:rsidRPr="00B7455F" w:rsidRDefault="00E501A9" w:rsidP="00281DF5">
      <w:pPr>
        <w:pStyle w:val="Heading3"/>
      </w:pPr>
      <w:r w:rsidRPr="00B7455F">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E501A9" w:rsidRPr="00B7455F" w:rsidTr="003105EB">
        <w:trPr>
          <w:cantSplit/>
        </w:trPr>
        <w:tc>
          <w:tcPr>
            <w:tcW w:w="10809"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rPr>
                <w:b/>
                <w:bCs/>
                <w:szCs w:val="20"/>
              </w:rPr>
            </w:pPr>
            <w:r w:rsidRPr="00B7455F">
              <w:rPr>
                <w:b/>
                <w:bCs/>
                <w:szCs w:val="20"/>
              </w:rPr>
              <w:t>Instructions</w:t>
            </w:r>
          </w:p>
        </w:tc>
      </w:tr>
      <w:tr w:rsidR="00E501A9" w:rsidRPr="00B7455F" w:rsidTr="003105EB">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A7155" w:rsidP="003105EB">
            <w:pPr>
              <w:rPr>
                <w:bCs/>
                <w:szCs w:val="20"/>
              </w:rPr>
            </w:pPr>
            <w:r w:rsidRPr="00B7455F">
              <w:rPr>
                <w:bCs/>
                <w:szCs w:val="20"/>
              </w:rPr>
              <w:t>None</w:t>
            </w:r>
          </w:p>
        </w:tc>
      </w:tr>
    </w:tbl>
    <w:p w:rsidR="001B29B3" w:rsidRPr="00B7455F" w:rsidRDefault="001B29B3" w:rsidP="001B29B3">
      <w:pPr>
        <w:pStyle w:val="BodyText"/>
        <w:rPr>
          <w:rFonts w:cs="Arial"/>
          <w:szCs w:val="26"/>
        </w:rPr>
      </w:pPr>
      <w:r w:rsidRPr="00B7455F">
        <w:br w:type="page"/>
      </w:r>
    </w:p>
    <w:p w:rsidR="00E501A9" w:rsidRPr="00B7455F" w:rsidRDefault="00E501A9" w:rsidP="00281DF5">
      <w:pPr>
        <w:pStyle w:val="Heading3"/>
      </w:pPr>
      <w:r w:rsidRPr="00B7455F">
        <w:lastRenderedPageBreak/>
        <w:t>Navigation/Menu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21"/>
        <w:gridCol w:w="1547"/>
        <w:gridCol w:w="3686"/>
        <w:gridCol w:w="3610"/>
      </w:tblGrid>
      <w:tr w:rsidR="00E501A9" w:rsidRPr="00B7455F" w:rsidTr="003105EB">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E501A9" w:rsidRPr="00B7455F" w:rsidRDefault="00E501A9" w:rsidP="003105EB">
            <w:pPr>
              <w:pStyle w:val="BodyText"/>
              <w:spacing w:after="0"/>
              <w:rPr>
                <w:b/>
              </w:rPr>
            </w:pPr>
            <w:r w:rsidRPr="00B7455F">
              <w:rPr>
                <w:b/>
              </w:rPr>
              <w:t>Label</w:t>
            </w:r>
          </w:p>
        </w:tc>
        <w:tc>
          <w:tcPr>
            <w:tcW w:w="1573"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E501A9" w:rsidRPr="00B7455F" w:rsidRDefault="00E501A9" w:rsidP="003105EB">
            <w:pPr>
              <w:pStyle w:val="BodyText"/>
              <w:spacing w:after="0"/>
              <w:rPr>
                <w:b/>
              </w:rPr>
            </w:pPr>
            <w:r w:rsidRPr="00B7455F">
              <w:rPr>
                <w:b/>
              </w:rPr>
              <w:t>State</w:t>
            </w:r>
          </w:p>
        </w:tc>
        <w:tc>
          <w:tcPr>
            <w:tcW w:w="3793"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E501A9" w:rsidRPr="00B7455F" w:rsidRDefault="00E501A9" w:rsidP="003105EB">
            <w:pPr>
              <w:pStyle w:val="BodyText"/>
              <w:spacing w:after="0"/>
              <w:ind w:left="360" w:hanging="360"/>
              <w:rPr>
                <w:b/>
              </w:rPr>
            </w:pPr>
            <w:r w:rsidRPr="00B7455F">
              <w:rPr>
                <w:b/>
              </w:rPr>
              <w:t>Next Screen</w:t>
            </w:r>
          </w:p>
        </w:tc>
        <w:tc>
          <w:tcPr>
            <w:tcW w:w="3701"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E501A9" w:rsidRPr="00B7455F" w:rsidRDefault="00E501A9" w:rsidP="003105EB">
            <w:pPr>
              <w:pStyle w:val="BodyText"/>
              <w:spacing w:after="0"/>
              <w:rPr>
                <w:b/>
              </w:rPr>
            </w:pPr>
            <w:r w:rsidRPr="00B7455F">
              <w:rPr>
                <w:b/>
              </w:rPr>
              <w:t>Notes</w:t>
            </w:r>
          </w:p>
        </w:tc>
      </w:tr>
      <w:tr w:rsidR="00E501A9" w:rsidRPr="00B7455F" w:rsidTr="003105EB">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Information</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04395D">
            <w:pPr>
              <w:pStyle w:val="BodyText"/>
              <w:spacing w:after="0"/>
            </w:pPr>
            <w:r w:rsidRPr="00B7455F">
              <w:t>Information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None</w:t>
            </w:r>
          </w:p>
        </w:tc>
      </w:tr>
      <w:tr w:rsidR="00E501A9" w:rsidRPr="00B7455F" w:rsidTr="003105EB">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133425" w:rsidP="00133425">
            <w:pPr>
              <w:pStyle w:val="BodyText"/>
              <w:spacing w:after="0"/>
            </w:pPr>
            <w:r w:rsidRPr="00B7455F">
              <w:t>Item Entry</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133425" w:rsidP="003105EB">
            <w:pPr>
              <w:pStyle w:val="BodyText"/>
              <w:spacing w:after="0"/>
            </w:pPr>
            <w:r w:rsidRPr="00B7455F">
              <w:t>See Note</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04395D">
            <w:pPr>
              <w:pStyle w:val="BodyText"/>
              <w:spacing w:after="0"/>
            </w:pPr>
            <w:r w:rsidRPr="00B7455F">
              <w:t>Item Entry</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133425" w:rsidP="003105EB">
            <w:pPr>
              <w:pStyle w:val="BodyText"/>
              <w:spacing w:after="0"/>
            </w:pPr>
            <w:r w:rsidRPr="00B7455F">
              <w:t>Scanner and keyboard are valid entry methods</w:t>
            </w:r>
          </w:p>
        </w:tc>
      </w:tr>
      <w:tr w:rsidR="00E501A9" w:rsidRPr="00B7455F" w:rsidTr="003105EB">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Sliding Drawer Handle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04395D">
            <w:pPr>
              <w:pStyle w:val="BodyText"/>
              <w:spacing w:after="0"/>
            </w:pPr>
            <w:r w:rsidRPr="00B7455F">
              <w:t>Tran Modify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04395D" w:rsidP="003105EB">
            <w:pPr>
              <w:pStyle w:val="BodyText"/>
              <w:spacing w:after="0"/>
            </w:pPr>
            <w:r w:rsidRPr="00B7455F">
              <w:t>None</w:t>
            </w:r>
          </w:p>
        </w:tc>
      </w:tr>
      <w:tr w:rsidR="00D570E9" w:rsidRPr="00B7455F" w:rsidTr="000C52B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D570E9" w:rsidRPr="00B7455F" w:rsidRDefault="00D570E9" w:rsidP="000C52B2">
            <w:pPr>
              <w:pStyle w:val="BodyText"/>
              <w:keepNext/>
              <w:spacing w:after="0"/>
            </w:pPr>
            <w:r w:rsidRPr="00B7455F">
              <w:t>Suggested Sell</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D570E9" w:rsidRPr="00B7455F" w:rsidRDefault="00D570E9" w:rsidP="000C52B2">
            <w:pPr>
              <w:pStyle w:val="BodyText"/>
              <w:keepNext/>
              <w:spacing w:after="0"/>
            </w:pPr>
            <w:r w:rsidRPr="00B7455F">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D570E9" w:rsidRPr="00B7455F" w:rsidRDefault="002F13AA" w:rsidP="0004395D">
            <w:pPr>
              <w:pStyle w:val="BodyText"/>
              <w:spacing w:after="0"/>
            </w:pPr>
            <w:r w:rsidRPr="00B7455F">
              <w:t>Sale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D570E9" w:rsidRPr="00B7455F" w:rsidRDefault="00D570E9" w:rsidP="008C1D81">
            <w:pPr>
              <w:pStyle w:val="BodyText"/>
              <w:keepNext/>
              <w:numPr>
                <w:ilvl w:val="0"/>
                <w:numId w:val="20"/>
              </w:numPr>
              <w:spacing w:after="0"/>
            </w:pPr>
            <w:r w:rsidRPr="00B7455F">
              <w:t>Item selected by tap</w:t>
            </w:r>
          </w:p>
          <w:p w:rsidR="002F13AA" w:rsidRPr="00B7455F" w:rsidRDefault="00D570E9" w:rsidP="008C1D81">
            <w:pPr>
              <w:pStyle w:val="BodyText"/>
              <w:keepNext/>
              <w:numPr>
                <w:ilvl w:val="0"/>
                <w:numId w:val="20"/>
              </w:numPr>
              <w:spacing w:after="0"/>
            </w:pPr>
            <w:r w:rsidRPr="00B7455F">
              <w:t>Swipe up or down to see additional items (if applicable)</w:t>
            </w:r>
          </w:p>
          <w:p w:rsidR="006C760B" w:rsidRPr="00B7455F" w:rsidRDefault="006C760B" w:rsidP="008C1D81">
            <w:pPr>
              <w:pStyle w:val="BodyText"/>
              <w:keepNext/>
              <w:numPr>
                <w:ilvl w:val="0"/>
                <w:numId w:val="20"/>
              </w:numPr>
              <w:spacing w:after="0"/>
            </w:pPr>
            <w:r w:rsidRPr="00B7455F">
              <w:t>If no suggested sell list, the area is left blank</w:t>
            </w:r>
          </w:p>
        </w:tc>
      </w:tr>
      <w:tr w:rsidR="00E501A9" w:rsidRPr="00B7455F" w:rsidTr="003105EB">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Total</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04395D">
            <w:pPr>
              <w:pStyle w:val="BodyText"/>
              <w:spacing w:after="0"/>
            </w:pPr>
            <w:r w:rsidRPr="00B7455F">
              <w:t>Tender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04395D" w:rsidP="003105EB">
            <w:pPr>
              <w:pStyle w:val="BodyText"/>
              <w:spacing w:after="0"/>
            </w:pPr>
            <w:r w:rsidRPr="00B7455F">
              <w:t>Enabled once a</w:t>
            </w:r>
            <w:r w:rsidR="00EC10B6" w:rsidRPr="00B7455F">
              <w:t xml:space="preserve"> transaction is in progress</w:t>
            </w:r>
          </w:p>
        </w:tc>
      </w:tr>
    </w:tbl>
    <w:p w:rsidR="00E501A9" w:rsidRPr="00B7455F" w:rsidRDefault="00E501A9" w:rsidP="00281DF5">
      <w:pPr>
        <w:pStyle w:val="Heading3"/>
      </w:pPr>
      <w:r w:rsidRPr="00B7455F">
        <w:t>Data/Input Fields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31"/>
        <w:gridCol w:w="1038"/>
        <w:gridCol w:w="960"/>
        <w:gridCol w:w="1420"/>
        <w:gridCol w:w="1143"/>
        <w:gridCol w:w="1143"/>
        <w:gridCol w:w="3629"/>
      </w:tblGrid>
      <w:tr w:rsidR="00E501A9" w:rsidRPr="00B7455F" w:rsidTr="003105EB">
        <w:trPr>
          <w:cantSplit/>
        </w:trPr>
        <w:tc>
          <w:tcPr>
            <w:tcW w:w="1231"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Label</w:t>
            </w:r>
          </w:p>
        </w:tc>
        <w:tc>
          <w:tcPr>
            <w:tcW w:w="1041"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Editable</w:t>
            </w:r>
          </w:p>
        </w:tc>
        <w:tc>
          <w:tcPr>
            <w:tcW w:w="963"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proofErr w:type="spellStart"/>
            <w:r w:rsidRPr="00B7455F">
              <w:rPr>
                <w:b/>
                <w:bCs/>
              </w:rPr>
              <w:t>Req’d</w:t>
            </w:r>
            <w:proofErr w:type="spellEnd"/>
            <w:r w:rsidRPr="00B7455F">
              <w:rPr>
                <w:b/>
                <w:bCs/>
              </w:rPr>
              <w:t>?</w:t>
            </w:r>
          </w:p>
        </w:tc>
        <w:tc>
          <w:tcPr>
            <w:tcW w:w="1445"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Data Type</w:t>
            </w:r>
          </w:p>
        </w:tc>
        <w:tc>
          <w:tcPr>
            <w:tcW w:w="1159"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Min</w:t>
            </w:r>
          </w:p>
          <w:p w:rsidR="00E501A9" w:rsidRPr="00B7455F" w:rsidRDefault="00E501A9" w:rsidP="003105EB">
            <w:pPr>
              <w:pStyle w:val="BodyText"/>
              <w:spacing w:after="0"/>
              <w:rPr>
                <w:b/>
                <w:bCs/>
              </w:rPr>
            </w:pPr>
            <w:r w:rsidRPr="00B7455F">
              <w:rPr>
                <w:b/>
                <w:bCs/>
              </w:rPr>
              <w:t>Length</w:t>
            </w:r>
          </w:p>
        </w:tc>
        <w:tc>
          <w:tcPr>
            <w:tcW w:w="1159"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Max</w:t>
            </w:r>
          </w:p>
          <w:p w:rsidR="00E501A9" w:rsidRPr="00B7455F" w:rsidRDefault="00E501A9" w:rsidP="003105EB">
            <w:pPr>
              <w:pStyle w:val="BodyText"/>
              <w:spacing w:after="0"/>
              <w:rPr>
                <w:b/>
                <w:bCs/>
              </w:rPr>
            </w:pPr>
            <w:r w:rsidRPr="00B7455F">
              <w:rPr>
                <w:b/>
                <w:bCs/>
              </w:rPr>
              <w:t>Length</w:t>
            </w:r>
          </w:p>
        </w:tc>
        <w:tc>
          <w:tcPr>
            <w:tcW w:w="3811"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Notes</w:t>
            </w:r>
          </w:p>
        </w:tc>
      </w:tr>
      <w:tr w:rsidR="00E501A9" w:rsidRPr="00B7455F" w:rsidTr="003105EB">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rPr>
                <w:bCs/>
              </w:rPr>
            </w:pPr>
            <w:r w:rsidRPr="00B7455F">
              <w:rPr>
                <w:bCs/>
              </w:rPr>
              <w:t>SKU</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r w:rsidRPr="00B7455F">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Numeric</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1</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r w:rsidRPr="00B7455F">
              <w:t>8</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rPr>
                <w:color w:val="FF0000"/>
              </w:rPr>
            </w:pPr>
            <w:r w:rsidRPr="00B7455F">
              <w:rPr>
                <w:rFonts w:cs="Arial"/>
              </w:rPr>
              <w:t>Display Only</w:t>
            </w:r>
          </w:p>
        </w:tc>
      </w:tr>
      <w:tr w:rsidR="00E501A9" w:rsidRPr="00B7455F" w:rsidTr="003105EB">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rPr>
                <w:bCs/>
              </w:rPr>
            </w:pPr>
            <w:r w:rsidRPr="00B7455F">
              <w:rPr>
                <w:bCs/>
              </w:rPr>
              <w:t>Price</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r w:rsidRPr="00B7455F">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Currency</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r w:rsidRPr="00B7455F">
              <w:t>4</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r w:rsidRPr="00B7455F">
              <w:t>9</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rPr>
                <w:color w:val="FF0000"/>
              </w:rPr>
            </w:pPr>
            <w:r w:rsidRPr="00B7455F">
              <w:rPr>
                <w:rFonts w:cs="Arial"/>
              </w:rPr>
              <w:t>Display Only</w:t>
            </w:r>
          </w:p>
        </w:tc>
      </w:tr>
      <w:tr w:rsidR="00E501A9" w:rsidRPr="00B7455F" w:rsidTr="003105EB">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rPr>
                <w:bCs/>
              </w:rPr>
            </w:pPr>
            <w:r w:rsidRPr="00B7455F">
              <w:rPr>
                <w:bCs/>
              </w:rPr>
              <w:t>Description</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r w:rsidRPr="00B7455F">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Text</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r w:rsidRPr="00B7455F">
              <w:t>1</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r w:rsidRPr="00B7455F">
              <w:t>32</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rPr>
                <w:rFonts w:cs="Arial"/>
              </w:rPr>
            </w:pPr>
            <w:r w:rsidRPr="00B7455F">
              <w:rPr>
                <w:rFonts w:cs="Arial"/>
              </w:rPr>
              <w:t>Display Only</w:t>
            </w:r>
          </w:p>
        </w:tc>
      </w:tr>
      <w:tr w:rsidR="00E501A9" w:rsidRPr="00B7455F" w:rsidTr="003105EB">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rPr>
                <w:bCs/>
              </w:rPr>
            </w:pPr>
            <w:r w:rsidRPr="00B7455F">
              <w:rPr>
                <w:bCs/>
              </w:rPr>
              <w:t>Deal Indicator</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Text</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1</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1</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rPr>
                <w:rFonts w:cs="Arial"/>
              </w:rPr>
            </w:pPr>
            <w:r w:rsidRPr="00B7455F">
              <w:rPr>
                <w:rFonts w:cs="Arial"/>
              </w:rPr>
              <w:t>Display Only</w:t>
            </w:r>
          </w:p>
        </w:tc>
      </w:tr>
      <w:tr w:rsidR="00EC10B6" w:rsidRPr="00B7455F" w:rsidTr="003105EB">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rPr>
                <w:bCs/>
              </w:rPr>
            </w:pPr>
            <w:r w:rsidRPr="00B7455F">
              <w:rPr>
                <w:bCs/>
              </w:rPr>
              <w:t>Subtotal:</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Currency</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4</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9</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rPr>
                <w:rFonts w:cs="Arial"/>
              </w:rPr>
            </w:pPr>
            <w:r w:rsidRPr="00B7455F">
              <w:rPr>
                <w:rFonts w:cs="Arial"/>
              </w:rPr>
              <w:t>Display Only</w:t>
            </w:r>
          </w:p>
        </w:tc>
      </w:tr>
      <w:tr w:rsidR="00EC10B6" w:rsidRPr="00B7455F" w:rsidTr="003105EB">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rPr>
                <w:bCs/>
              </w:rPr>
            </w:pPr>
            <w:r w:rsidRPr="00B7455F">
              <w:rPr>
                <w:bCs/>
              </w:rPr>
              <w:t>Tax Total:</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Currency</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4</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9</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rPr>
                <w:rFonts w:cs="Arial"/>
              </w:rPr>
            </w:pPr>
            <w:r w:rsidRPr="00B7455F">
              <w:rPr>
                <w:rFonts w:cs="Arial"/>
              </w:rPr>
              <w:t>Display Only</w:t>
            </w:r>
          </w:p>
        </w:tc>
      </w:tr>
      <w:tr w:rsidR="00EC10B6" w:rsidRPr="00B7455F" w:rsidTr="003105EB">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rPr>
                <w:bCs/>
              </w:rPr>
            </w:pPr>
            <w:r w:rsidRPr="00B7455F">
              <w:rPr>
                <w:bCs/>
              </w:rPr>
              <w:t>Total:</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Currency</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4</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9</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rPr>
                <w:rFonts w:cs="Arial"/>
              </w:rPr>
            </w:pPr>
            <w:r w:rsidRPr="00B7455F">
              <w:rPr>
                <w:rFonts w:cs="Arial"/>
              </w:rPr>
              <w:t>Display Only</w:t>
            </w:r>
          </w:p>
        </w:tc>
      </w:tr>
      <w:tr w:rsidR="00EC10B6" w:rsidRPr="00B7455F" w:rsidTr="003105EB">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rPr>
                <w:bCs/>
              </w:rPr>
            </w:pPr>
            <w:r w:rsidRPr="00B7455F">
              <w:rPr>
                <w:bCs/>
              </w:rPr>
              <w:t>Balance Due</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Currency</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4</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pPr>
            <w:r w:rsidRPr="00B7455F">
              <w:t>9</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C10B6" w:rsidRPr="00B7455F" w:rsidRDefault="00EC10B6" w:rsidP="003105EB">
            <w:pPr>
              <w:pStyle w:val="BodyText"/>
              <w:spacing w:after="0"/>
              <w:rPr>
                <w:rFonts w:cs="Arial"/>
              </w:rPr>
            </w:pPr>
            <w:r w:rsidRPr="00B7455F">
              <w:rPr>
                <w:rFonts w:cs="Arial"/>
              </w:rPr>
              <w:t>Display Only</w:t>
            </w:r>
          </w:p>
        </w:tc>
      </w:tr>
    </w:tbl>
    <w:p w:rsidR="00E501A9" w:rsidRPr="00B7455F" w:rsidRDefault="00E501A9" w:rsidP="00281DF5">
      <w:pPr>
        <w:pStyle w:val="Heading3"/>
      </w:pPr>
      <w:r w:rsidRPr="00B7455F">
        <w:t>Reason Codes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E501A9" w:rsidRPr="00B7455F" w:rsidTr="003105EB">
        <w:trPr>
          <w:cantSplit/>
        </w:trPr>
        <w:tc>
          <w:tcPr>
            <w:tcW w:w="1284" w:type="pct"/>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rPr>
                <w:b/>
              </w:rPr>
            </w:pPr>
            <w:r w:rsidRPr="00B7455F">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rPr>
                <w:b/>
                <w:szCs w:val="20"/>
              </w:rPr>
            </w:pPr>
            <w:r w:rsidRPr="00B7455F">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rPr>
                <w:b/>
                <w:szCs w:val="20"/>
              </w:rPr>
            </w:pPr>
            <w:r w:rsidRPr="00B7455F">
              <w:rPr>
                <w:b/>
                <w:szCs w:val="20"/>
              </w:rPr>
              <w:t>Default Value</w:t>
            </w:r>
          </w:p>
        </w:tc>
      </w:tr>
      <w:tr w:rsidR="00E501A9" w:rsidRPr="00B7455F" w:rsidTr="003105E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rPr>
                <w:bCs/>
                <w:szCs w:val="20"/>
              </w:rPr>
            </w:pPr>
            <w:r w:rsidRPr="00B7455F">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rPr>
                <w:szCs w:val="20"/>
              </w:rPr>
            </w:pPr>
          </w:p>
        </w:tc>
      </w:tr>
    </w:tbl>
    <w:p w:rsidR="00E501A9" w:rsidRPr="00B7455F" w:rsidRDefault="00E501A9" w:rsidP="00281DF5">
      <w:pPr>
        <w:pStyle w:val="Heading3"/>
      </w:pPr>
      <w:r w:rsidRPr="00B7455F">
        <w:t xml:space="preserve">Information </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E501A9" w:rsidRPr="00B7455F" w:rsidTr="003105EB">
        <w:trPr>
          <w:cantSplit/>
        </w:trPr>
        <w:tc>
          <w:tcPr>
            <w:tcW w:w="1618" w:type="dxa"/>
            <w:tcBorders>
              <w:right w:val="single" w:sz="18" w:space="0" w:color="4F81BD"/>
            </w:tcBorders>
          </w:tcPr>
          <w:p w:rsidR="00E501A9" w:rsidRPr="00B7455F" w:rsidRDefault="00E501A9" w:rsidP="003105EB">
            <w:pPr>
              <w:rPr>
                <w:b/>
                <w:bCs/>
                <w:szCs w:val="20"/>
              </w:rPr>
            </w:pPr>
            <w:r w:rsidRPr="00B7455F">
              <w:rPr>
                <w:b/>
                <w:bCs/>
                <w:szCs w:val="20"/>
              </w:rPr>
              <w:t>Description</w:t>
            </w:r>
          </w:p>
        </w:tc>
        <w:tc>
          <w:tcPr>
            <w:tcW w:w="9213" w:type="dxa"/>
            <w:tcBorders>
              <w:right w:val="single" w:sz="8" w:space="0" w:color="4F81BD"/>
            </w:tcBorders>
          </w:tcPr>
          <w:p w:rsidR="00E501A9" w:rsidRPr="00B7455F" w:rsidRDefault="00E501A9" w:rsidP="003105EB">
            <w:pPr>
              <w:rPr>
                <w:bCs/>
                <w:szCs w:val="20"/>
              </w:rPr>
            </w:pPr>
            <w:r w:rsidRPr="00B7455F">
              <w:rPr>
                <w:bCs/>
                <w:szCs w:val="20"/>
              </w:rPr>
              <w:t>This message is displayed when the operator selects the information icon on the Item Entry screen.  Once selected, the system displays a message containing the register number and the transaction number (not the entire four part key).  Acknowledging the message returns the operator to the Item Entry screen.  The text is center aligned within the message and &lt;Number&gt; is replaced by the actual register and transaction number.</w:t>
            </w:r>
          </w:p>
        </w:tc>
      </w:tr>
      <w:tr w:rsidR="00E501A9" w:rsidRPr="00B7455F" w:rsidTr="003105EB">
        <w:trPr>
          <w:cantSplit/>
        </w:trPr>
        <w:tc>
          <w:tcPr>
            <w:tcW w:w="1618" w:type="dxa"/>
            <w:tcBorders>
              <w:bottom w:val="single" w:sz="8" w:space="0" w:color="4F81BD"/>
              <w:right w:val="single" w:sz="18" w:space="0" w:color="4F81BD"/>
            </w:tcBorders>
            <w:shd w:val="clear" w:color="auto" w:fill="D3DFEE"/>
          </w:tcPr>
          <w:p w:rsidR="00E501A9" w:rsidRPr="00B7455F" w:rsidRDefault="00E501A9" w:rsidP="003105EB">
            <w:pPr>
              <w:rPr>
                <w:b/>
                <w:bCs/>
                <w:szCs w:val="20"/>
              </w:rPr>
            </w:pPr>
            <w:r w:rsidRPr="00B7455F">
              <w:rPr>
                <w:b/>
                <w:bCs/>
                <w:szCs w:val="20"/>
              </w:rPr>
              <w:t>Message</w:t>
            </w:r>
          </w:p>
        </w:tc>
        <w:tc>
          <w:tcPr>
            <w:tcW w:w="9213" w:type="dxa"/>
            <w:tcBorders>
              <w:bottom w:val="single" w:sz="8" w:space="0" w:color="4F81BD"/>
              <w:right w:val="single" w:sz="8" w:space="0" w:color="4F81BD"/>
            </w:tcBorders>
            <w:shd w:val="clear" w:color="auto" w:fill="D3DFEE"/>
          </w:tcPr>
          <w:p w:rsidR="003B7921" w:rsidRPr="00B7455F" w:rsidRDefault="003B7921" w:rsidP="003105EB">
            <w:pPr>
              <w:rPr>
                <w:bCs/>
                <w:szCs w:val="20"/>
              </w:rPr>
            </w:pPr>
            <w:r w:rsidRPr="00B7455F">
              <w:rPr>
                <w:bCs/>
                <w:szCs w:val="20"/>
              </w:rPr>
              <w:t>Operator &lt;user name&gt;</w:t>
            </w:r>
          </w:p>
          <w:p w:rsidR="003B7921" w:rsidRPr="00B7455F" w:rsidRDefault="003B7921" w:rsidP="003105EB">
            <w:pPr>
              <w:rPr>
                <w:bCs/>
                <w:szCs w:val="20"/>
              </w:rPr>
            </w:pPr>
          </w:p>
          <w:p w:rsidR="00E501A9" w:rsidRPr="00B7455F" w:rsidRDefault="00E501A9" w:rsidP="003105EB">
            <w:pPr>
              <w:rPr>
                <w:bCs/>
                <w:szCs w:val="20"/>
              </w:rPr>
            </w:pPr>
            <w:r w:rsidRPr="00B7455F">
              <w:rPr>
                <w:bCs/>
                <w:szCs w:val="20"/>
              </w:rPr>
              <w:t>Register &lt;Number&gt;</w:t>
            </w:r>
          </w:p>
          <w:p w:rsidR="00E501A9" w:rsidRPr="00B7455F" w:rsidRDefault="00E501A9" w:rsidP="003105EB">
            <w:pPr>
              <w:rPr>
                <w:bCs/>
                <w:szCs w:val="20"/>
              </w:rPr>
            </w:pPr>
          </w:p>
          <w:p w:rsidR="00E501A9" w:rsidRPr="00B7455F" w:rsidRDefault="00E501A9" w:rsidP="003105EB">
            <w:pPr>
              <w:rPr>
                <w:bCs/>
                <w:szCs w:val="20"/>
              </w:rPr>
            </w:pPr>
            <w:r w:rsidRPr="00B7455F">
              <w:rPr>
                <w:bCs/>
                <w:szCs w:val="20"/>
              </w:rPr>
              <w:t>Transaction &lt;Number</w:t>
            </w:r>
            <w:r w:rsidR="00574B6D" w:rsidRPr="00B7455F">
              <w:rPr>
                <w:bCs/>
                <w:szCs w:val="20"/>
              </w:rPr>
              <w:t>, leave blank if not assigned&gt;</w:t>
            </w:r>
          </w:p>
          <w:p w:rsidR="002F13AA" w:rsidRPr="00B7455F" w:rsidRDefault="002F13AA" w:rsidP="003105EB">
            <w:pPr>
              <w:rPr>
                <w:bCs/>
                <w:szCs w:val="20"/>
              </w:rPr>
            </w:pPr>
          </w:p>
          <w:p w:rsidR="002F13AA" w:rsidRPr="00B7455F" w:rsidRDefault="002F13AA" w:rsidP="00574B6D">
            <w:pPr>
              <w:rPr>
                <w:szCs w:val="20"/>
              </w:rPr>
            </w:pPr>
            <w:r w:rsidRPr="00B7455F">
              <w:rPr>
                <w:bCs/>
                <w:szCs w:val="20"/>
              </w:rPr>
              <w:t>Transaction Salesperson &lt;Entered ID</w:t>
            </w:r>
            <w:r w:rsidR="00574B6D" w:rsidRPr="00B7455F">
              <w:rPr>
                <w:bCs/>
                <w:szCs w:val="20"/>
              </w:rPr>
              <w:t>, leave blank if not captured</w:t>
            </w:r>
            <w:r w:rsidRPr="00B7455F">
              <w:rPr>
                <w:bCs/>
                <w:szCs w:val="20"/>
              </w:rPr>
              <w:t xml:space="preserve">&gt; </w:t>
            </w:r>
          </w:p>
        </w:tc>
      </w:tr>
      <w:tr w:rsidR="00E501A9" w:rsidRPr="00B7455F" w:rsidTr="003105EB">
        <w:trPr>
          <w:cantSplit/>
        </w:trPr>
        <w:tc>
          <w:tcPr>
            <w:tcW w:w="1618" w:type="dxa"/>
            <w:tcBorders>
              <w:bottom w:val="single" w:sz="8" w:space="0" w:color="4F81BD"/>
              <w:right w:val="single" w:sz="18" w:space="0" w:color="4F81BD"/>
            </w:tcBorders>
            <w:shd w:val="clear" w:color="auto" w:fill="auto"/>
          </w:tcPr>
          <w:p w:rsidR="00E501A9" w:rsidRPr="00B7455F" w:rsidRDefault="00E501A9" w:rsidP="003105EB">
            <w:pPr>
              <w:rPr>
                <w:b/>
                <w:bCs/>
                <w:szCs w:val="20"/>
              </w:rPr>
            </w:pPr>
            <w:r w:rsidRPr="00B7455F">
              <w:rPr>
                <w:b/>
                <w:bCs/>
                <w:szCs w:val="20"/>
              </w:rPr>
              <w:t>Key prompt</w:t>
            </w:r>
          </w:p>
        </w:tc>
        <w:tc>
          <w:tcPr>
            <w:tcW w:w="9213" w:type="dxa"/>
            <w:tcBorders>
              <w:bottom w:val="single" w:sz="8" w:space="0" w:color="4F81BD"/>
              <w:right w:val="single" w:sz="8" w:space="0" w:color="4F81BD"/>
            </w:tcBorders>
          </w:tcPr>
          <w:p w:rsidR="00E501A9" w:rsidRPr="00B7455F" w:rsidRDefault="00E501A9" w:rsidP="003105EB">
            <w:pPr>
              <w:rPr>
                <w:szCs w:val="20"/>
              </w:rPr>
            </w:pPr>
            <w:r w:rsidRPr="00B7455F">
              <w:rPr>
                <w:szCs w:val="20"/>
              </w:rPr>
              <w:t>OK</w:t>
            </w:r>
          </w:p>
        </w:tc>
      </w:tr>
      <w:tr w:rsidR="00E501A9" w:rsidRPr="00B7455F" w:rsidTr="003105EB">
        <w:trPr>
          <w:cantSplit/>
        </w:trPr>
        <w:tc>
          <w:tcPr>
            <w:tcW w:w="1618" w:type="dxa"/>
            <w:tcBorders>
              <w:right w:val="single" w:sz="18" w:space="0" w:color="4F81BD"/>
            </w:tcBorders>
            <w:shd w:val="clear" w:color="auto" w:fill="DBE5F1"/>
          </w:tcPr>
          <w:p w:rsidR="00E501A9" w:rsidRPr="00B7455F" w:rsidRDefault="00E501A9" w:rsidP="003105EB">
            <w:pPr>
              <w:rPr>
                <w:b/>
                <w:bCs/>
                <w:szCs w:val="20"/>
              </w:rPr>
            </w:pPr>
            <w:r w:rsidRPr="00B7455F">
              <w:rPr>
                <w:b/>
                <w:bCs/>
                <w:szCs w:val="20"/>
              </w:rPr>
              <w:t>Notes</w:t>
            </w:r>
          </w:p>
        </w:tc>
        <w:tc>
          <w:tcPr>
            <w:tcW w:w="9213" w:type="dxa"/>
            <w:tcBorders>
              <w:right w:val="single" w:sz="8" w:space="0" w:color="4F81BD"/>
            </w:tcBorders>
            <w:shd w:val="clear" w:color="auto" w:fill="DBE5F1"/>
          </w:tcPr>
          <w:p w:rsidR="00E501A9" w:rsidRPr="00B7455F" w:rsidRDefault="00E501A9" w:rsidP="003105EB">
            <w:pPr>
              <w:rPr>
                <w:szCs w:val="20"/>
              </w:rPr>
            </w:pPr>
            <w:r w:rsidRPr="00B7455F">
              <w:t>None</w:t>
            </w:r>
          </w:p>
        </w:tc>
      </w:tr>
    </w:tbl>
    <w:p w:rsidR="00E501A9" w:rsidRPr="00B7455F" w:rsidRDefault="00E501A9" w:rsidP="00281DF5">
      <w:pPr>
        <w:pStyle w:val="Heading3"/>
      </w:pPr>
      <w:r w:rsidRPr="00B7455F">
        <w:t>Item Not Authorized to be Sold on Mobile</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E501A9" w:rsidRPr="00B7455F" w:rsidTr="003105EB">
        <w:trPr>
          <w:cantSplit/>
        </w:trPr>
        <w:tc>
          <w:tcPr>
            <w:tcW w:w="1618" w:type="dxa"/>
            <w:tcBorders>
              <w:right w:val="single" w:sz="18" w:space="0" w:color="4F81BD"/>
            </w:tcBorders>
          </w:tcPr>
          <w:p w:rsidR="00E501A9" w:rsidRPr="00B7455F" w:rsidRDefault="00E501A9" w:rsidP="003105EB">
            <w:pPr>
              <w:rPr>
                <w:b/>
                <w:bCs/>
                <w:szCs w:val="20"/>
              </w:rPr>
            </w:pPr>
            <w:r w:rsidRPr="00B7455F">
              <w:rPr>
                <w:b/>
                <w:bCs/>
                <w:szCs w:val="20"/>
              </w:rPr>
              <w:t>Description</w:t>
            </w:r>
          </w:p>
        </w:tc>
        <w:tc>
          <w:tcPr>
            <w:tcW w:w="9213" w:type="dxa"/>
            <w:tcBorders>
              <w:right w:val="single" w:sz="8" w:space="0" w:color="4F81BD"/>
            </w:tcBorders>
          </w:tcPr>
          <w:p w:rsidR="00E501A9" w:rsidRPr="00B7455F" w:rsidRDefault="00E501A9" w:rsidP="00EC10B6">
            <w:pPr>
              <w:rPr>
                <w:bCs/>
                <w:szCs w:val="20"/>
              </w:rPr>
            </w:pPr>
            <w:r w:rsidRPr="00B7455F">
              <w:rPr>
                <w:bCs/>
                <w:szCs w:val="20"/>
              </w:rPr>
              <w:t xml:space="preserve">This message is displayed when an item </w:t>
            </w:r>
            <w:proofErr w:type="gramStart"/>
            <w:r w:rsidRPr="00B7455F">
              <w:rPr>
                <w:bCs/>
                <w:szCs w:val="20"/>
              </w:rPr>
              <w:t>is  not</w:t>
            </w:r>
            <w:proofErr w:type="gramEnd"/>
            <w:r w:rsidRPr="00B7455F">
              <w:rPr>
                <w:bCs/>
                <w:szCs w:val="20"/>
              </w:rPr>
              <w:t xml:space="preserve"> allow</w:t>
            </w:r>
            <w:r w:rsidR="00EC10B6" w:rsidRPr="00B7455F">
              <w:rPr>
                <w:bCs/>
                <w:szCs w:val="20"/>
              </w:rPr>
              <w:t>ed</w:t>
            </w:r>
            <w:r w:rsidRPr="00B7455F">
              <w:rPr>
                <w:bCs/>
                <w:szCs w:val="20"/>
              </w:rPr>
              <w:t xml:space="preserve">  to be sold on a mobile device.  Acknowledging the message returns the operator to the Item Entry screen.  </w:t>
            </w:r>
          </w:p>
        </w:tc>
      </w:tr>
      <w:tr w:rsidR="00E501A9" w:rsidRPr="00B7455F" w:rsidTr="003105EB">
        <w:trPr>
          <w:cantSplit/>
        </w:trPr>
        <w:tc>
          <w:tcPr>
            <w:tcW w:w="1618" w:type="dxa"/>
            <w:tcBorders>
              <w:bottom w:val="single" w:sz="8" w:space="0" w:color="4F81BD"/>
              <w:right w:val="single" w:sz="18" w:space="0" w:color="4F81BD"/>
            </w:tcBorders>
            <w:shd w:val="clear" w:color="auto" w:fill="D3DFEE"/>
          </w:tcPr>
          <w:p w:rsidR="00E501A9" w:rsidRPr="00B7455F" w:rsidRDefault="00E501A9" w:rsidP="003105EB">
            <w:pPr>
              <w:rPr>
                <w:b/>
                <w:bCs/>
                <w:szCs w:val="20"/>
              </w:rPr>
            </w:pPr>
            <w:r w:rsidRPr="00B7455F">
              <w:rPr>
                <w:b/>
                <w:bCs/>
                <w:szCs w:val="20"/>
              </w:rPr>
              <w:t>Message</w:t>
            </w:r>
          </w:p>
        </w:tc>
        <w:tc>
          <w:tcPr>
            <w:tcW w:w="9213" w:type="dxa"/>
            <w:tcBorders>
              <w:bottom w:val="single" w:sz="8" w:space="0" w:color="4F81BD"/>
              <w:right w:val="single" w:sz="8" w:space="0" w:color="4F81BD"/>
            </w:tcBorders>
            <w:shd w:val="clear" w:color="auto" w:fill="D3DFEE"/>
          </w:tcPr>
          <w:p w:rsidR="00E501A9" w:rsidRPr="00B7455F" w:rsidRDefault="00E501A9" w:rsidP="003105EB">
            <w:pPr>
              <w:rPr>
                <w:szCs w:val="20"/>
              </w:rPr>
            </w:pPr>
            <w:r w:rsidRPr="00B7455F">
              <w:rPr>
                <w:bCs/>
                <w:szCs w:val="20"/>
              </w:rPr>
              <w:t>The item cannot be sold on mobile device.</w:t>
            </w:r>
          </w:p>
        </w:tc>
      </w:tr>
      <w:tr w:rsidR="00E501A9" w:rsidRPr="00B7455F" w:rsidTr="003105EB">
        <w:trPr>
          <w:cantSplit/>
        </w:trPr>
        <w:tc>
          <w:tcPr>
            <w:tcW w:w="1618" w:type="dxa"/>
            <w:tcBorders>
              <w:bottom w:val="single" w:sz="8" w:space="0" w:color="4F81BD"/>
              <w:right w:val="single" w:sz="18" w:space="0" w:color="4F81BD"/>
            </w:tcBorders>
            <w:shd w:val="clear" w:color="auto" w:fill="auto"/>
          </w:tcPr>
          <w:p w:rsidR="00E501A9" w:rsidRPr="00B7455F" w:rsidRDefault="00E501A9" w:rsidP="003105EB">
            <w:pPr>
              <w:rPr>
                <w:b/>
                <w:bCs/>
                <w:szCs w:val="20"/>
              </w:rPr>
            </w:pPr>
            <w:r w:rsidRPr="00B7455F">
              <w:rPr>
                <w:b/>
                <w:bCs/>
                <w:szCs w:val="20"/>
              </w:rPr>
              <w:t>Key prompt</w:t>
            </w:r>
          </w:p>
        </w:tc>
        <w:tc>
          <w:tcPr>
            <w:tcW w:w="9213" w:type="dxa"/>
            <w:tcBorders>
              <w:bottom w:val="single" w:sz="8" w:space="0" w:color="4F81BD"/>
              <w:right w:val="single" w:sz="8" w:space="0" w:color="4F81BD"/>
            </w:tcBorders>
          </w:tcPr>
          <w:p w:rsidR="00E501A9" w:rsidRPr="00B7455F" w:rsidRDefault="00E501A9" w:rsidP="003105EB">
            <w:pPr>
              <w:rPr>
                <w:szCs w:val="20"/>
              </w:rPr>
            </w:pPr>
            <w:r w:rsidRPr="00B7455F">
              <w:rPr>
                <w:szCs w:val="20"/>
              </w:rPr>
              <w:t>OK</w:t>
            </w:r>
          </w:p>
        </w:tc>
      </w:tr>
      <w:tr w:rsidR="00E501A9" w:rsidRPr="00B7455F" w:rsidTr="003105EB">
        <w:trPr>
          <w:cantSplit/>
        </w:trPr>
        <w:tc>
          <w:tcPr>
            <w:tcW w:w="1618" w:type="dxa"/>
            <w:tcBorders>
              <w:right w:val="single" w:sz="18" w:space="0" w:color="4F81BD"/>
            </w:tcBorders>
            <w:shd w:val="clear" w:color="auto" w:fill="DBE5F1"/>
          </w:tcPr>
          <w:p w:rsidR="00E501A9" w:rsidRPr="00B7455F" w:rsidRDefault="00E501A9" w:rsidP="003105EB">
            <w:pPr>
              <w:rPr>
                <w:b/>
                <w:bCs/>
                <w:szCs w:val="20"/>
              </w:rPr>
            </w:pPr>
            <w:r w:rsidRPr="00B7455F">
              <w:rPr>
                <w:b/>
                <w:bCs/>
                <w:szCs w:val="20"/>
              </w:rPr>
              <w:t>Notes</w:t>
            </w:r>
          </w:p>
        </w:tc>
        <w:tc>
          <w:tcPr>
            <w:tcW w:w="9213" w:type="dxa"/>
            <w:tcBorders>
              <w:right w:val="single" w:sz="8" w:space="0" w:color="4F81BD"/>
            </w:tcBorders>
            <w:shd w:val="clear" w:color="auto" w:fill="DBE5F1"/>
          </w:tcPr>
          <w:p w:rsidR="00E501A9" w:rsidRPr="00B7455F" w:rsidRDefault="00E501A9" w:rsidP="008B176C">
            <w:pPr>
              <w:rPr>
                <w:szCs w:val="20"/>
              </w:rPr>
            </w:pPr>
            <w:r w:rsidRPr="00B7455F">
              <w:rPr>
                <w:szCs w:val="20"/>
              </w:rPr>
              <w:t>Configurable message</w:t>
            </w:r>
          </w:p>
        </w:tc>
      </w:tr>
    </w:tbl>
    <w:p w:rsidR="00E501A9" w:rsidRPr="00B7455F" w:rsidRDefault="00E501A9" w:rsidP="00281DF5">
      <w:pPr>
        <w:pStyle w:val="Heading3"/>
      </w:pPr>
      <w:bookmarkStart w:id="89" w:name="_Toc318377381"/>
      <w:r w:rsidRPr="00B7455F">
        <w:lastRenderedPageBreak/>
        <w:t>Open Box Tag Number Not Found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E501A9" w:rsidRPr="00B7455F" w:rsidTr="003105EB">
        <w:trPr>
          <w:cantSplit/>
        </w:trPr>
        <w:tc>
          <w:tcPr>
            <w:tcW w:w="1618" w:type="dxa"/>
            <w:tcBorders>
              <w:right w:val="single" w:sz="18" w:space="0" w:color="4F81BD"/>
            </w:tcBorders>
          </w:tcPr>
          <w:p w:rsidR="00E501A9" w:rsidRPr="00B7455F" w:rsidRDefault="00E501A9" w:rsidP="003105EB">
            <w:pPr>
              <w:rPr>
                <w:b/>
                <w:bCs/>
                <w:szCs w:val="20"/>
              </w:rPr>
            </w:pPr>
            <w:r w:rsidRPr="00B7455F">
              <w:rPr>
                <w:b/>
                <w:bCs/>
                <w:szCs w:val="20"/>
              </w:rPr>
              <w:t>Description</w:t>
            </w:r>
          </w:p>
        </w:tc>
        <w:tc>
          <w:tcPr>
            <w:tcW w:w="9213" w:type="dxa"/>
            <w:tcBorders>
              <w:right w:val="single" w:sz="8" w:space="0" w:color="4F81BD"/>
            </w:tcBorders>
          </w:tcPr>
          <w:p w:rsidR="00E501A9" w:rsidRPr="00B7455F" w:rsidRDefault="00E501A9" w:rsidP="003105EB">
            <w:pPr>
              <w:rPr>
                <w:bCs/>
                <w:szCs w:val="20"/>
              </w:rPr>
            </w:pPr>
            <w:r w:rsidRPr="00B7455F">
              <w:rPr>
                <w:bCs/>
                <w:szCs w:val="20"/>
              </w:rPr>
              <w:t xml:space="preserve">This message is displayed when an open box tag number is entered that does not exist in the database.  Acknowledging the message returns the operator to the Item Entry screen.  </w:t>
            </w:r>
          </w:p>
        </w:tc>
      </w:tr>
      <w:tr w:rsidR="00E501A9" w:rsidRPr="00B7455F" w:rsidTr="003105EB">
        <w:trPr>
          <w:cantSplit/>
        </w:trPr>
        <w:tc>
          <w:tcPr>
            <w:tcW w:w="1618" w:type="dxa"/>
            <w:tcBorders>
              <w:bottom w:val="single" w:sz="8" w:space="0" w:color="4F81BD"/>
              <w:right w:val="single" w:sz="18" w:space="0" w:color="4F81BD"/>
            </w:tcBorders>
            <w:shd w:val="clear" w:color="auto" w:fill="D3DFEE"/>
          </w:tcPr>
          <w:p w:rsidR="00E501A9" w:rsidRPr="00B7455F" w:rsidRDefault="00E501A9" w:rsidP="003105EB">
            <w:pPr>
              <w:rPr>
                <w:b/>
                <w:bCs/>
                <w:szCs w:val="20"/>
              </w:rPr>
            </w:pPr>
            <w:r w:rsidRPr="00B7455F">
              <w:rPr>
                <w:b/>
                <w:bCs/>
                <w:szCs w:val="20"/>
              </w:rPr>
              <w:t>Message</w:t>
            </w:r>
          </w:p>
        </w:tc>
        <w:tc>
          <w:tcPr>
            <w:tcW w:w="9213" w:type="dxa"/>
            <w:tcBorders>
              <w:bottom w:val="single" w:sz="8" w:space="0" w:color="4F81BD"/>
              <w:right w:val="single" w:sz="8" w:space="0" w:color="4F81BD"/>
            </w:tcBorders>
            <w:shd w:val="clear" w:color="auto" w:fill="D3DFEE"/>
          </w:tcPr>
          <w:p w:rsidR="00E501A9" w:rsidRPr="00B7455F" w:rsidRDefault="00E501A9" w:rsidP="003105EB">
            <w:pPr>
              <w:rPr>
                <w:szCs w:val="20"/>
              </w:rPr>
            </w:pPr>
            <w:r w:rsidRPr="00B7455F">
              <w:rPr>
                <w:bCs/>
                <w:szCs w:val="20"/>
              </w:rPr>
              <w:t>Open Box tag number is not found.</w:t>
            </w:r>
          </w:p>
        </w:tc>
      </w:tr>
      <w:tr w:rsidR="00E501A9" w:rsidRPr="00B7455F" w:rsidTr="003105EB">
        <w:trPr>
          <w:cantSplit/>
        </w:trPr>
        <w:tc>
          <w:tcPr>
            <w:tcW w:w="1618" w:type="dxa"/>
            <w:tcBorders>
              <w:bottom w:val="single" w:sz="8" w:space="0" w:color="4F81BD"/>
              <w:right w:val="single" w:sz="18" w:space="0" w:color="4F81BD"/>
            </w:tcBorders>
            <w:shd w:val="clear" w:color="auto" w:fill="auto"/>
          </w:tcPr>
          <w:p w:rsidR="00E501A9" w:rsidRPr="00B7455F" w:rsidRDefault="00E501A9" w:rsidP="003105EB">
            <w:pPr>
              <w:rPr>
                <w:b/>
                <w:bCs/>
                <w:szCs w:val="20"/>
              </w:rPr>
            </w:pPr>
            <w:r w:rsidRPr="00B7455F">
              <w:rPr>
                <w:b/>
                <w:bCs/>
                <w:szCs w:val="20"/>
              </w:rPr>
              <w:t>Key prompt</w:t>
            </w:r>
          </w:p>
        </w:tc>
        <w:tc>
          <w:tcPr>
            <w:tcW w:w="9213" w:type="dxa"/>
            <w:tcBorders>
              <w:bottom w:val="single" w:sz="8" w:space="0" w:color="4F81BD"/>
              <w:right w:val="single" w:sz="8" w:space="0" w:color="4F81BD"/>
            </w:tcBorders>
          </w:tcPr>
          <w:p w:rsidR="00E501A9" w:rsidRPr="00B7455F" w:rsidRDefault="00E501A9" w:rsidP="003105EB">
            <w:pPr>
              <w:rPr>
                <w:szCs w:val="20"/>
              </w:rPr>
            </w:pPr>
            <w:r w:rsidRPr="00B7455F">
              <w:rPr>
                <w:szCs w:val="20"/>
              </w:rPr>
              <w:t>OK</w:t>
            </w:r>
          </w:p>
        </w:tc>
      </w:tr>
      <w:tr w:rsidR="00E501A9" w:rsidRPr="00B7455F" w:rsidTr="003105EB">
        <w:trPr>
          <w:cantSplit/>
        </w:trPr>
        <w:tc>
          <w:tcPr>
            <w:tcW w:w="1618" w:type="dxa"/>
            <w:tcBorders>
              <w:right w:val="single" w:sz="18" w:space="0" w:color="4F81BD"/>
            </w:tcBorders>
            <w:shd w:val="clear" w:color="auto" w:fill="DBE5F1"/>
          </w:tcPr>
          <w:p w:rsidR="00E501A9" w:rsidRPr="00B7455F" w:rsidRDefault="00E501A9" w:rsidP="003105EB">
            <w:pPr>
              <w:rPr>
                <w:b/>
                <w:bCs/>
                <w:szCs w:val="20"/>
              </w:rPr>
            </w:pPr>
            <w:r w:rsidRPr="00B7455F">
              <w:rPr>
                <w:b/>
                <w:bCs/>
                <w:szCs w:val="20"/>
              </w:rPr>
              <w:t>Notes</w:t>
            </w:r>
          </w:p>
        </w:tc>
        <w:tc>
          <w:tcPr>
            <w:tcW w:w="9213" w:type="dxa"/>
            <w:tcBorders>
              <w:right w:val="single" w:sz="8" w:space="0" w:color="4F81BD"/>
            </w:tcBorders>
            <w:shd w:val="clear" w:color="auto" w:fill="DBE5F1"/>
          </w:tcPr>
          <w:p w:rsidR="00E501A9" w:rsidRPr="00B7455F" w:rsidRDefault="00E501A9" w:rsidP="008B176C">
            <w:pPr>
              <w:rPr>
                <w:szCs w:val="20"/>
              </w:rPr>
            </w:pPr>
            <w:r w:rsidRPr="00B7455F">
              <w:rPr>
                <w:szCs w:val="20"/>
              </w:rPr>
              <w:t>Configurable message</w:t>
            </w:r>
          </w:p>
        </w:tc>
      </w:tr>
    </w:tbl>
    <w:p w:rsidR="00EB5512" w:rsidRPr="00B7455F" w:rsidRDefault="00EB5512" w:rsidP="00281DF5">
      <w:pPr>
        <w:pStyle w:val="Heading3"/>
      </w:pPr>
      <w:bookmarkStart w:id="90" w:name="_Toc320389722"/>
      <w:r w:rsidRPr="00B7455F">
        <w:t>Confirm Line Item Delete with Kit</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EB5512" w:rsidRPr="00B7455F" w:rsidTr="00361ABB">
        <w:trPr>
          <w:cantSplit/>
        </w:trPr>
        <w:tc>
          <w:tcPr>
            <w:tcW w:w="1618" w:type="dxa"/>
            <w:tcBorders>
              <w:right w:val="single" w:sz="18" w:space="0" w:color="4F81BD"/>
            </w:tcBorders>
          </w:tcPr>
          <w:p w:rsidR="00EB5512" w:rsidRPr="00B7455F" w:rsidRDefault="00EB5512" w:rsidP="00361ABB">
            <w:pPr>
              <w:rPr>
                <w:b/>
                <w:bCs/>
                <w:szCs w:val="20"/>
              </w:rPr>
            </w:pPr>
            <w:r w:rsidRPr="00B7455F">
              <w:rPr>
                <w:b/>
                <w:bCs/>
                <w:szCs w:val="20"/>
              </w:rPr>
              <w:t>Description</w:t>
            </w:r>
          </w:p>
        </w:tc>
        <w:tc>
          <w:tcPr>
            <w:tcW w:w="9213" w:type="dxa"/>
            <w:tcBorders>
              <w:right w:val="single" w:sz="8" w:space="0" w:color="4F81BD"/>
            </w:tcBorders>
          </w:tcPr>
          <w:p w:rsidR="00EB5512" w:rsidRPr="00B7455F" w:rsidRDefault="00EB5512" w:rsidP="00361ABB">
            <w:pPr>
              <w:pStyle w:val="BodyText"/>
              <w:spacing w:after="0"/>
              <w:rPr>
                <w:bCs/>
              </w:rPr>
            </w:pPr>
            <w:r w:rsidRPr="00B7455F">
              <w:t xml:space="preserve">This message is displayed when the operator selects to void an item that is part of a Kit and prompts the operator to verify if the item and kit will be voided.  </w:t>
            </w:r>
          </w:p>
          <w:p w:rsidR="00EB5512" w:rsidRPr="00B7455F" w:rsidRDefault="00EB5512" w:rsidP="008C1D81">
            <w:pPr>
              <w:pStyle w:val="BodyText"/>
              <w:numPr>
                <w:ilvl w:val="0"/>
                <w:numId w:val="24"/>
              </w:numPr>
              <w:spacing w:after="0"/>
              <w:rPr>
                <w:bCs/>
              </w:rPr>
            </w:pPr>
            <w:r w:rsidRPr="00B7455F">
              <w:t>If the operator selects No, the item is not voided and the system returns to Sale Screen.</w:t>
            </w:r>
          </w:p>
          <w:p w:rsidR="00EB5512" w:rsidRPr="00B7455F" w:rsidRDefault="00EB5512" w:rsidP="008C1D81">
            <w:pPr>
              <w:pStyle w:val="BodyText"/>
              <w:numPr>
                <w:ilvl w:val="0"/>
                <w:numId w:val="24"/>
              </w:numPr>
              <w:spacing w:after="0"/>
              <w:rPr>
                <w:bCs/>
              </w:rPr>
            </w:pPr>
            <w:r w:rsidRPr="00B7455F">
              <w:t xml:space="preserve">If the operator selects </w:t>
            </w:r>
            <w:proofErr w:type="gramStart"/>
            <w:r w:rsidRPr="00B7455F">
              <w:t>Yes</w:t>
            </w:r>
            <w:proofErr w:type="gramEnd"/>
            <w:r w:rsidRPr="00B7455F">
              <w:t>, the system voids the item.</w:t>
            </w:r>
          </w:p>
        </w:tc>
      </w:tr>
      <w:tr w:rsidR="00EB5512" w:rsidRPr="00B7455F" w:rsidTr="00361ABB">
        <w:trPr>
          <w:cantSplit/>
        </w:trPr>
        <w:tc>
          <w:tcPr>
            <w:tcW w:w="1618" w:type="dxa"/>
            <w:tcBorders>
              <w:bottom w:val="single" w:sz="8" w:space="0" w:color="4F81BD"/>
              <w:right w:val="single" w:sz="18" w:space="0" w:color="4F81BD"/>
            </w:tcBorders>
            <w:shd w:val="clear" w:color="auto" w:fill="D3DFEE"/>
          </w:tcPr>
          <w:p w:rsidR="00EB5512" w:rsidRPr="00B7455F" w:rsidRDefault="00EB5512" w:rsidP="00361ABB">
            <w:pPr>
              <w:rPr>
                <w:b/>
                <w:bCs/>
                <w:szCs w:val="20"/>
              </w:rPr>
            </w:pPr>
            <w:r w:rsidRPr="00B7455F">
              <w:rPr>
                <w:b/>
                <w:bCs/>
                <w:szCs w:val="20"/>
              </w:rPr>
              <w:t>Message</w:t>
            </w:r>
          </w:p>
        </w:tc>
        <w:tc>
          <w:tcPr>
            <w:tcW w:w="9213" w:type="dxa"/>
            <w:tcBorders>
              <w:bottom w:val="single" w:sz="8" w:space="0" w:color="4F81BD"/>
              <w:right w:val="single" w:sz="8" w:space="0" w:color="4F81BD"/>
            </w:tcBorders>
            <w:shd w:val="clear" w:color="auto" w:fill="D3DFEE"/>
          </w:tcPr>
          <w:p w:rsidR="00EB5512" w:rsidRPr="00B7455F" w:rsidRDefault="00EB5512" w:rsidP="00EB5512">
            <w:pPr>
              <w:rPr>
                <w:szCs w:val="20"/>
              </w:rPr>
            </w:pPr>
            <w:r w:rsidRPr="00B7455F">
              <w:rPr>
                <w:bCs/>
              </w:rPr>
              <w:t>The item to be voided is part of a Kit.  Are you sure you want to void this item and the Kit?</w:t>
            </w:r>
          </w:p>
        </w:tc>
      </w:tr>
      <w:tr w:rsidR="00EB5512" w:rsidRPr="00B7455F" w:rsidTr="00361ABB">
        <w:trPr>
          <w:cantSplit/>
        </w:trPr>
        <w:tc>
          <w:tcPr>
            <w:tcW w:w="1618" w:type="dxa"/>
            <w:tcBorders>
              <w:bottom w:val="single" w:sz="8" w:space="0" w:color="4F81BD"/>
              <w:right w:val="single" w:sz="18" w:space="0" w:color="4F81BD"/>
            </w:tcBorders>
            <w:shd w:val="clear" w:color="auto" w:fill="auto"/>
          </w:tcPr>
          <w:p w:rsidR="00EB5512" w:rsidRPr="00B7455F" w:rsidRDefault="00EB5512" w:rsidP="00361ABB">
            <w:pPr>
              <w:rPr>
                <w:b/>
                <w:bCs/>
                <w:szCs w:val="20"/>
              </w:rPr>
            </w:pPr>
            <w:r w:rsidRPr="00B7455F">
              <w:rPr>
                <w:b/>
                <w:bCs/>
                <w:szCs w:val="20"/>
              </w:rPr>
              <w:t>Key prompt</w:t>
            </w:r>
          </w:p>
        </w:tc>
        <w:tc>
          <w:tcPr>
            <w:tcW w:w="9213" w:type="dxa"/>
            <w:tcBorders>
              <w:bottom w:val="single" w:sz="8" w:space="0" w:color="4F81BD"/>
              <w:right w:val="single" w:sz="8" w:space="0" w:color="4F81BD"/>
            </w:tcBorders>
          </w:tcPr>
          <w:p w:rsidR="00EB5512" w:rsidRPr="00B7455F" w:rsidRDefault="00EB5512" w:rsidP="008C1D81">
            <w:pPr>
              <w:pStyle w:val="ListParagraph"/>
              <w:numPr>
                <w:ilvl w:val="0"/>
                <w:numId w:val="23"/>
              </w:numPr>
              <w:rPr>
                <w:szCs w:val="20"/>
              </w:rPr>
            </w:pPr>
            <w:r w:rsidRPr="00B7455F">
              <w:rPr>
                <w:szCs w:val="20"/>
              </w:rPr>
              <w:t>Yes</w:t>
            </w:r>
          </w:p>
          <w:p w:rsidR="00EB5512" w:rsidRPr="00B7455F" w:rsidRDefault="00EB5512" w:rsidP="008C1D81">
            <w:pPr>
              <w:pStyle w:val="ListParagraph"/>
              <w:numPr>
                <w:ilvl w:val="0"/>
                <w:numId w:val="23"/>
              </w:numPr>
              <w:rPr>
                <w:szCs w:val="20"/>
              </w:rPr>
            </w:pPr>
            <w:r w:rsidRPr="00B7455F">
              <w:rPr>
                <w:szCs w:val="20"/>
              </w:rPr>
              <w:t>No</w:t>
            </w:r>
          </w:p>
        </w:tc>
      </w:tr>
      <w:tr w:rsidR="00EB5512" w:rsidRPr="00B7455F" w:rsidTr="00361ABB">
        <w:trPr>
          <w:cantSplit/>
        </w:trPr>
        <w:tc>
          <w:tcPr>
            <w:tcW w:w="1618" w:type="dxa"/>
            <w:tcBorders>
              <w:right w:val="single" w:sz="18" w:space="0" w:color="4F81BD"/>
            </w:tcBorders>
            <w:shd w:val="clear" w:color="auto" w:fill="DBE5F1"/>
          </w:tcPr>
          <w:p w:rsidR="00EB5512" w:rsidRPr="00B7455F" w:rsidRDefault="00EB5512" w:rsidP="00361ABB">
            <w:pPr>
              <w:rPr>
                <w:b/>
                <w:bCs/>
                <w:szCs w:val="20"/>
              </w:rPr>
            </w:pPr>
            <w:r w:rsidRPr="00B7455F">
              <w:rPr>
                <w:b/>
                <w:bCs/>
                <w:szCs w:val="20"/>
              </w:rPr>
              <w:t>Notes</w:t>
            </w:r>
          </w:p>
        </w:tc>
        <w:tc>
          <w:tcPr>
            <w:tcW w:w="9213" w:type="dxa"/>
            <w:tcBorders>
              <w:right w:val="single" w:sz="8" w:space="0" w:color="4F81BD"/>
            </w:tcBorders>
            <w:shd w:val="clear" w:color="auto" w:fill="DBE5F1"/>
          </w:tcPr>
          <w:p w:rsidR="00EB5512" w:rsidRPr="00B7455F" w:rsidRDefault="00EB5512" w:rsidP="008B176C">
            <w:pPr>
              <w:rPr>
                <w:szCs w:val="20"/>
              </w:rPr>
            </w:pPr>
            <w:r w:rsidRPr="00B7455F">
              <w:rPr>
                <w:szCs w:val="20"/>
              </w:rPr>
              <w:t>Configurable message</w:t>
            </w:r>
          </w:p>
        </w:tc>
      </w:tr>
    </w:tbl>
    <w:p w:rsidR="000C34B5" w:rsidRPr="00B7455F" w:rsidRDefault="000C34B5" w:rsidP="000C34B5">
      <w:pPr>
        <w:pStyle w:val="Heading3"/>
      </w:pPr>
      <w:r w:rsidRPr="00B7455F">
        <w:t>Item Not Authorized to be Sold outside of Related Item Process</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0C34B5" w:rsidRPr="00B7455F" w:rsidTr="00444227">
        <w:trPr>
          <w:cantSplit/>
        </w:trPr>
        <w:tc>
          <w:tcPr>
            <w:tcW w:w="1618" w:type="dxa"/>
            <w:tcBorders>
              <w:right w:val="single" w:sz="18" w:space="0" w:color="4F81BD"/>
            </w:tcBorders>
          </w:tcPr>
          <w:p w:rsidR="000C34B5" w:rsidRPr="00B7455F" w:rsidRDefault="000C34B5" w:rsidP="00444227">
            <w:pPr>
              <w:rPr>
                <w:b/>
                <w:bCs/>
                <w:szCs w:val="20"/>
              </w:rPr>
            </w:pPr>
            <w:r w:rsidRPr="00B7455F">
              <w:rPr>
                <w:b/>
                <w:bCs/>
                <w:szCs w:val="20"/>
              </w:rPr>
              <w:t>Description</w:t>
            </w:r>
          </w:p>
        </w:tc>
        <w:tc>
          <w:tcPr>
            <w:tcW w:w="9213" w:type="dxa"/>
            <w:tcBorders>
              <w:right w:val="single" w:sz="8" w:space="0" w:color="4F81BD"/>
            </w:tcBorders>
          </w:tcPr>
          <w:p w:rsidR="000C34B5" w:rsidRPr="00B7455F" w:rsidRDefault="000C34B5" w:rsidP="00444227">
            <w:pPr>
              <w:rPr>
                <w:bCs/>
                <w:szCs w:val="20"/>
              </w:rPr>
            </w:pPr>
            <w:r w:rsidRPr="00B7455F">
              <w:rPr>
                <w:bCs/>
                <w:szCs w:val="20"/>
              </w:rPr>
              <w:t xml:space="preserve">This message is displayed when an item is sold through item entry but the item is only allowed to be sold within the related item process.  Acknowledging the message returns the operator to the Item Entry screen.  </w:t>
            </w:r>
          </w:p>
        </w:tc>
      </w:tr>
      <w:tr w:rsidR="000C34B5" w:rsidRPr="00B7455F" w:rsidTr="00444227">
        <w:trPr>
          <w:cantSplit/>
        </w:trPr>
        <w:tc>
          <w:tcPr>
            <w:tcW w:w="1618" w:type="dxa"/>
            <w:tcBorders>
              <w:bottom w:val="single" w:sz="8" w:space="0" w:color="4F81BD"/>
              <w:right w:val="single" w:sz="18" w:space="0" w:color="4F81BD"/>
            </w:tcBorders>
            <w:shd w:val="clear" w:color="auto" w:fill="D3DFEE"/>
          </w:tcPr>
          <w:p w:rsidR="000C34B5" w:rsidRPr="00B7455F" w:rsidRDefault="000C34B5" w:rsidP="00444227">
            <w:pPr>
              <w:rPr>
                <w:b/>
                <w:bCs/>
                <w:szCs w:val="20"/>
              </w:rPr>
            </w:pPr>
            <w:r w:rsidRPr="00B7455F">
              <w:rPr>
                <w:b/>
                <w:bCs/>
                <w:szCs w:val="20"/>
              </w:rPr>
              <w:t>Message</w:t>
            </w:r>
          </w:p>
        </w:tc>
        <w:tc>
          <w:tcPr>
            <w:tcW w:w="9213" w:type="dxa"/>
            <w:tcBorders>
              <w:bottom w:val="single" w:sz="8" w:space="0" w:color="4F81BD"/>
              <w:right w:val="single" w:sz="8" w:space="0" w:color="4F81BD"/>
            </w:tcBorders>
            <w:shd w:val="clear" w:color="auto" w:fill="D3DFEE"/>
          </w:tcPr>
          <w:p w:rsidR="000C34B5" w:rsidRPr="00B7455F" w:rsidRDefault="000C34B5" w:rsidP="00444227">
            <w:pPr>
              <w:rPr>
                <w:szCs w:val="20"/>
              </w:rPr>
            </w:pPr>
            <w:r w:rsidRPr="00B7455F">
              <w:rPr>
                <w:bCs/>
                <w:szCs w:val="20"/>
              </w:rPr>
              <w:t>The item can only be sold when linked to another item.</w:t>
            </w:r>
          </w:p>
        </w:tc>
      </w:tr>
      <w:tr w:rsidR="000C34B5" w:rsidRPr="00B7455F" w:rsidTr="00444227">
        <w:trPr>
          <w:cantSplit/>
        </w:trPr>
        <w:tc>
          <w:tcPr>
            <w:tcW w:w="1618" w:type="dxa"/>
            <w:tcBorders>
              <w:bottom w:val="single" w:sz="8" w:space="0" w:color="4F81BD"/>
              <w:right w:val="single" w:sz="18" w:space="0" w:color="4F81BD"/>
            </w:tcBorders>
            <w:shd w:val="clear" w:color="auto" w:fill="auto"/>
          </w:tcPr>
          <w:p w:rsidR="000C34B5" w:rsidRPr="00B7455F" w:rsidRDefault="000C34B5" w:rsidP="00444227">
            <w:pPr>
              <w:rPr>
                <w:b/>
                <w:bCs/>
                <w:szCs w:val="20"/>
              </w:rPr>
            </w:pPr>
            <w:r w:rsidRPr="00B7455F">
              <w:rPr>
                <w:b/>
                <w:bCs/>
                <w:szCs w:val="20"/>
              </w:rPr>
              <w:t>Key prompt</w:t>
            </w:r>
          </w:p>
        </w:tc>
        <w:tc>
          <w:tcPr>
            <w:tcW w:w="9213" w:type="dxa"/>
            <w:tcBorders>
              <w:bottom w:val="single" w:sz="8" w:space="0" w:color="4F81BD"/>
              <w:right w:val="single" w:sz="8" w:space="0" w:color="4F81BD"/>
            </w:tcBorders>
          </w:tcPr>
          <w:p w:rsidR="000C34B5" w:rsidRPr="00B7455F" w:rsidRDefault="000C34B5" w:rsidP="00444227">
            <w:pPr>
              <w:rPr>
                <w:szCs w:val="20"/>
              </w:rPr>
            </w:pPr>
            <w:r w:rsidRPr="00B7455F">
              <w:rPr>
                <w:szCs w:val="20"/>
              </w:rPr>
              <w:t>OK</w:t>
            </w:r>
          </w:p>
        </w:tc>
      </w:tr>
      <w:tr w:rsidR="000C34B5" w:rsidRPr="00B7455F" w:rsidTr="00444227">
        <w:trPr>
          <w:cantSplit/>
        </w:trPr>
        <w:tc>
          <w:tcPr>
            <w:tcW w:w="1618" w:type="dxa"/>
            <w:tcBorders>
              <w:right w:val="single" w:sz="18" w:space="0" w:color="4F81BD"/>
            </w:tcBorders>
            <w:shd w:val="clear" w:color="auto" w:fill="DBE5F1"/>
          </w:tcPr>
          <w:p w:rsidR="000C34B5" w:rsidRPr="00B7455F" w:rsidRDefault="000C34B5" w:rsidP="00444227">
            <w:pPr>
              <w:rPr>
                <w:b/>
                <w:bCs/>
                <w:szCs w:val="20"/>
              </w:rPr>
            </w:pPr>
            <w:r w:rsidRPr="00B7455F">
              <w:rPr>
                <w:b/>
                <w:bCs/>
                <w:szCs w:val="20"/>
              </w:rPr>
              <w:t>Notes</w:t>
            </w:r>
          </w:p>
        </w:tc>
        <w:tc>
          <w:tcPr>
            <w:tcW w:w="9213" w:type="dxa"/>
            <w:tcBorders>
              <w:right w:val="single" w:sz="8" w:space="0" w:color="4F81BD"/>
            </w:tcBorders>
            <w:shd w:val="clear" w:color="auto" w:fill="DBE5F1"/>
          </w:tcPr>
          <w:p w:rsidR="000C34B5" w:rsidRPr="00B7455F" w:rsidRDefault="000C34B5" w:rsidP="00444227">
            <w:pPr>
              <w:rPr>
                <w:szCs w:val="20"/>
              </w:rPr>
            </w:pPr>
            <w:r w:rsidRPr="00B7455F">
              <w:rPr>
                <w:szCs w:val="20"/>
              </w:rPr>
              <w:t>Configurable message</w:t>
            </w:r>
          </w:p>
        </w:tc>
      </w:tr>
    </w:tbl>
    <w:p w:rsidR="000C34B5" w:rsidRPr="00B7455F" w:rsidRDefault="000C34B5" w:rsidP="000C34B5">
      <w:pPr>
        <w:pStyle w:val="Heading3"/>
      </w:pPr>
      <w:r w:rsidRPr="00B7455F">
        <w:t>Related Item Void Error</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0C34B5" w:rsidRPr="00B7455F" w:rsidTr="00444227">
        <w:trPr>
          <w:cantSplit/>
        </w:trPr>
        <w:tc>
          <w:tcPr>
            <w:tcW w:w="1618" w:type="dxa"/>
            <w:tcBorders>
              <w:right w:val="single" w:sz="18" w:space="0" w:color="4F81BD"/>
            </w:tcBorders>
          </w:tcPr>
          <w:p w:rsidR="000C34B5" w:rsidRPr="00B7455F" w:rsidRDefault="000C34B5" w:rsidP="00444227">
            <w:pPr>
              <w:rPr>
                <w:b/>
                <w:bCs/>
                <w:szCs w:val="20"/>
              </w:rPr>
            </w:pPr>
            <w:r w:rsidRPr="00B7455F">
              <w:rPr>
                <w:b/>
                <w:bCs/>
                <w:szCs w:val="20"/>
              </w:rPr>
              <w:t>Description</w:t>
            </w:r>
          </w:p>
        </w:tc>
        <w:tc>
          <w:tcPr>
            <w:tcW w:w="9213" w:type="dxa"/>
            <w:tcBorders>
              <w:right w:val="single" w:sz="8" w:space="0" w:color="4F81BD"/>
            </w:tcBorders>
          </w:tcPr>
          <w:p w:rsidR="000C34B5" w:rsidRPr="00B7455F" w:rsidRDefault="000C34B5" w:rsidP="00444227">
            <w:pPr>
              <w:pStyle w:val="BodyText"/>
              <w:spacing w:after="0"/>
              <w:rPr>
                <w:bCs/>
              </w:rPr>
            </w:pPr>
            <w:r w:rsidRPr="00B7455F">
              <w:t xml:space="preserve">This message is displayed when the operator selects to void a child related item that cannot be voided until the parent item is line item voided.  Acknowledging the message returns the operator to the Item Entry screen.  </w:t>
            </w:r>
          </w:p>
        </w:tc>
      </w:tr>
      <w:tr w:rsidR="000C34B5" w:rsidRPr="00B7455F" w:rsidTr="00444227">
        <w:trPr>
          <w:cantSplit/>
        </w:trPr>
        <w:tc>
          <w:tcPr>
            <w:tcW w:w="1618" w:type="dxa"/>
            <w:tcBorders>
              <w:bottom w:val="single" w:sz="8" w:space="0" w:color="4F81BD"/>
              <w:right w:val="single" w:sz="18" w:space="0" w:color="4F81BD"/>
            </w:tcBorders>
            <w:shd w:val="clear" w:color="auto" w:fill="D3DFEE"/>
          </w:tcPr>
          <w:p w:rsidR="000C34B5" w:rsidRPr="00B7455F" w:rsidRDefault="000C34B5" w:rsidP="00444227">
            <w:pPr>
              <w:rPr>
                <w:b/>
                <w:bCs/>
                <w:szCs w:val="20"/>
              </w:rPr>
            </w:pPr>
            <w:r w:rsidRPr="00B7455F">
              <w:rPr>
                <w:b/>
                <w:bCs/>
                <w:szCs w:val="20"/>
              </w:rPr>
              <w:t>Message</w:t>
            </w:r>
          </w:p>
        </w:tc>
        <w:tc>
          <w:tcPr>
            <w:tcW w:w="9213" w:type="dxa"/>
            <w:tcBorders>
              <w:bottom w:val="single" w:sz="8" w:space="0" w:color="4F81BD"/>
              <w:right w:val="single" w:sz="8" w:space="0" w:color="4F81BD"/>
            </w:tcBorders>
            <w:shd w:val="clear" w:color="auto" w:fill="D3DFEE"/>
          </w:tcPr>
          <w:p w:rsidR="000C34B5" w:rsidRPr="00B7455F" w:rsidRDefault="000C34B5" w:rsidP="00444227">
            <w:pPr>
              <w:rPr>
                <w:szCs w:val="20"/>
              </w:rPr>
            </w:pPr>
            <w:r w:rsidRPr="00B7455F">
              <w:rPr>
                <w:bCs/>
              </w:rPr>
              <w:t>Cannot void this item, primary must be voided first.</w:t>
            </w:r>
          </w:p>
        </w:tc>
      </w:tr>
      <w:tr w:rsidR="000C34B5" w:rsidRPr="00B7455F" w:rsidTr="00444227">
        <w:trPr>
          <w:cantSplit/>
        </w:trPr>
        <w:tc>
          <w:tcPr>
            <w:tcW w:w="1618" w:type="dxa"/>
            <w:tcBorders>
              <w:bottom w:val="single" w:sz="8" w:space="0" w:color="4F81BD"/>
              <w:right w:val="single" w:sz="18" w:space="0" w:color="4F81BD"/>
            </w:tcBorders>
            <w:shd w:val="clear" w:color="auto" w:fill="auto"/>
          </w:tcPr>
          <w:p w:rsidR="000C34B5" w:rsidRPr="00B7455F" w:rsidRDefault="000C34B5" w:rsidP="00444227">
            <w:pPr>
              <w:rPr>
                <w:b/>
                <w:bCs/>
                <w:szCs w:val="20"/>
              </w:rPr>
            </w:pPr>
            <w:r w:rsidRPr="00B7455F">
              <w:rPr>
                <w:b/>
                <w:bCs/>
                <w:szCs w:val="20"/>
              </w:rPr>
              <w:t>Key prompt</w:t>
            </w:r>
          </w:p>
        </w:tc>
        <w:tc>
          <w:tcPr>
            <w:tcW w:w="9213" w:type="dxa"/>
            <w:tcBorders>
              <w:bottom w:val="single" w:sz="8" w:space="0" w:color="4F81BD"/>
              <w:right w:val="single" w:sz="8" w:space="0" w:color="4F81BD"/>
            </w:tcBorders>
          </w:tcPr>
          <w:p w:rsidR="000C34B5" w:rsidRPr="00B7455F" w:rsidRDefault="000C34B5" w:rsidP="00444227">
            <w:pPr>
              <w:rPr>
                <w:szCs w:val="20"/>
              </w:rPr>
            </w:pPr>
            <w:r w:rsidRPr="00B7455F">
              <w:rPr>
                <w:szCs w:val="20"/>
              </w:rPr>
              <w:t>OK</w:t>
            </w:r>
          </w:p>
        </w:tc>
      </w:tr>
      <w:tr w:rsidR="000C34B5" w:rsidRPr="00B7455F" w:rsidTr="00444227">
        <w:trPr>
          <w:cantSplit/>
        </w:trPr>
        <w:tc>
          <w:tcPr>
            <w:tcW w:w="1618" w:type="dxa"/>
            <w:tcBorders>
              <w:right w:val="single" w:sz="18" w:space="0" w:color="4F81BD"/>
            </w:tcBorders>
            <w:shd w:val="clear" w:color="auto" w:fill="DBE5F1"/>
          </w:tcPr>
          <w:p w:rsidR="000C34B5" w:rsidRPr="00B7455F" w:rsidRDefault="000C34B5" w:rsidP="00444227">
            <w:pPr>
              <w:rPr>
                <w:b/>
                <w:bCs/>
                <w:szCs w:val="20"/>
              </w:rPr>
            </w:pPr>
            <w:r w:rsidRPr="00B7455F">
              <w:rPr>
                <w:b/>
                <w:bCs/>
                <w:szCs w:val="20"/>
              </w:rPr>
              <w:t>Notes</w:t>
            </w:r>
          </w:p>
        </w:tc>
        <w:tc>
          <w:tcPr>
            <w:tcW w:w="9213" w:type="dxa"/>
            <w:tcBorders>
              <w:right w:val="single" w:sz="8" w:space="0" w:color="4F81BD"/>
            </w:tcBorders>
            <w:shd w:val="clear" w:color="auto" w:fill="DBE5F1"/>
          </w:tcPr>
          <w:p w:rsidR="000C34B5" w:rsidRPr="00B7455F" w:rsidRDefault="000C34B5" w:rsidP="00444227">
            <w:pPr>
              <w:rPr>
                <w:szCs w:val="20"/>
              </w:rPr>
            </w:pPr>
            <w:r w:rsidRPr="00B7455F">
              <w:rPr>
                <w:szCs w:val="20"/>
              </w:rPr>
              <w:t>Configurable message</w:t>
            </w:r>
          </w:p>
        </w:tc>
      </w:tr>
    </w:tbl>
    <w:p w:rsidR="00717D64" w:rsidRPr="00B7455F" w:rsidRDefault="00717D64" w:rsidP="00717D64">
      <w:pPr>
        <w:pStyle w:val="Heading3"/>
      </w:pPr>
      <w:r w:rsidRPr="00B7455F">
        <w:t>Unable to Sell Schedulable</w:t>
      </w:r>
      <w:r w:rsidR="006D6E1B" w:rsidRPr="00B7455F">
        <w:t xml:space="preserve"> Service Item</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717D64" w:rsidRPr="00B7455F" w:rsidTr="00717D64">
        <w:trPr>
          <w:cantSplit/>
        </w:trPr>
        <w:tc>
          <w:tcPr>
            <w:tcW w:w="1618" w:type="dxa"/>
            <w:tcBorders>
              <w:right w:val="single" w:sz="18" w:space="0" w:color="4F81BD"/>
            </w:tcBorders>
          </w:tcPr>
          <w:p w:rsidR="00717D64" w:rsidRPr="00B7455F" w:rsidRDefault="00717D64" w:rsidP="00717D64">
            <w:pPr>
              <w:rPr>
                <w:b/>
                <w:bCs/>
                <w:szCs w:val="20"/>
              </w:rPr>
            </w:pPr>
            <w:r w:rsidRPr="00B7455F">
              <w:rPr>
                <w:b/>
                <w:bCs/>
                <w:szCs w:val="20"/>
              </w:rPr>
              <w:t>Description</w:t>
            </w:r>
          </w:p>
        </w:tc>
        <w:tc>
          <w:tcPr>
            <w:tcW w:w="9213" w:type="dxa"/>
            <w:tcBorders>
              <w:right w:val="single" w:sz="8" w:space="0" w:color="4F81BD"/>
            </w:tcBorders>
          </w:tcPr>
          <w:p w:rsidR="00717D64" w:rsidRPr="00B7455F" w:rsidRDefault="00717D64" w:rsidP="006D6E1B">
            <w:pPr>
              <w:pStyle w:val="BodyText"/>
              <w:spacing w:after="0"/>
              <w:rPr>
                <w:bCs/>
              </w:rPr>
            </w:pPr>
            <w:r w:rsidRPr="00B7455F">
              <w:t xml:space="preserve">This message is displayed when the operator </w:t>
            </w:r>
            <w:r w:rsidR="006D6E1B" w:rsidRPr="00B7455F">
              <w:t>attempts to add a schedulable service through item entry and there already are items that were imported from the service order scheduling system.</w:t>
            </w:r>
            <w:r w:rsidRPr="00B7455F">
              <w:t xml:space="preserve">  Acknowledging the message returns the operator to the Item Entry screen.  </w:t>
            </w:r>
          </w:p>
        </w:tc>
      </w:tr>
      <w:tr w:rsidR="00717D64" w:rsidRPr="00B7455F" w:rsidTr="00717D64">
        <w:trPr>
          <w:cantSplit/>
        </w:trPr>
        <w:tc>
          <w:tcPr>
            <w:tcW w:w="1618" w:type="dxa"/>
            <w:tcBorders>
              <w:bottom w:val="single" w:sz="8" w:space="0" w:color="4F81BD"/>
              <w:right w:val="single" w:sz="18" w:space="0" w:color="4F81BD"/>
            </w:tcBorders>
            <w:shd w:val="clear" w:color="auto" w:fill="D3DFEE"/>
          </w:tcPr>
          <w:p w:rsidR="00717D64" w:rsidRPr="00B7455F" w:rsidRDefault="00717D64" w:rsidP="00717D64">
            <w:pPr>
              <w:rPr>
                <w:b/>
                <w:bCs/>
                <w:szCs w:val="20"/>
              </w:rPr>
            </w:pPr>
            <w:r w:rsidRPr="00B7455F">
              <w:rPr>
                <w:b/>
                <w:bCs/>
                <w:szCs w:val="20"/>
              </w:rPr>
              <w:t>Message</w:t>
            </w:r>
          </w:p>
        </w:tc>
        <w:tc>
          <w:tcPr>
            <w:tcW w:w="9213" w:type="dxa"/>
            <w:tcBorders>
              <w:bottom w:val="single" w:sz="8" w:space="0" w:color="4F81BD"/>
              <w:right w:val="single" w:sz="8" w:space="0" w:color="4F81BD"/>
            </w:tcBorders>
            <w:shd w:val="clear" w:color="auto" w:fill="D3DFEE"/>
          </w:tcPr>
          <w:p w:rsidR="00717D64" w:rsidRPr="00B7455F" w:rsidRDefault="00717D64" w:rsidP="00717D64">
            <w:pPr>
              <w:rPr>
                <w:szCs w:val="20"/>
              </w:rPr>
            </w:pPr>
            <w:r w:rsidRPr="00B7455F">
              <w:rPr>
                <w:bCs/>
              </w:rPr>
              <w:t>Cannot void this item, primary must be voided first.</w:t>
            </w:r>
          </w:p>
        </w:tc>
      </w:tr>
      <w:tr w:rsidR="00717D64" w:rsidRPr="00B7455F" w:rsidTr="00717D64">
        <w:trPr>
          <w:cantSplit/>
        </w:trPr>
        <w:tc>
          <w:tcPr>
            <w:tcW w:w="1618" w:type="dxa"/>
            <w:tcBorders>
              <w:bottom w:val="single" w:sz="8" w:space="0" w:color="4F81BD"/>
              <w:right w:val="single" w:sz="18" w:space="0" w:color="4F81BD"/>
            </w:tcBorders>
            <w:shd w:val="clear" w:color="auto" w:fill="auto"/>
          </w:tcPr>
          <w:p w:rsidR="00717D64" w:rsidRPr="00B7455F" w:rsidRDefault="00717D64" w:rsidP="00717D64">
            <w:pPr>
              <w:rPr>
                <w:b/>
                <w:bCs/>
                <w:szCs w:val="20"/>
              </w:rPr>
            </w:pPr>
            <w:r w:rsidRPr="00B7455F">
              <w:rPr>
                <w:b/>
                <w:bCs/>
                <w:szCs w:val="20"/>
              </w:rPr>
              <w:t>Key prompt</w:t>
            </w:r>
          </w:p>
        </w:tc>
        <w:tc>
          <w:tcPr>
            <w:tcW w:w="9213" w:type="dxa"/>
            <w:tcBorders>
              <w:bottom w:val="single" w:sz="8" w:space="0" w:color="4F81BD"/>
              <w:right w:val="single" w:sz="8" w:space="0" w:color="4F81BD"/>
            </w:tcBorders>
          </w:tcPr>
          <w:p w:rsidR="00717D64" w:rsidRPr="00B7455F" w:rsidRDefault="00717D64" w:rsidP="00717D64">
            <w:pPr>
              <w:rPr>
                <w:szCs w:val="20"/>
              </w:rPr>
            </w:pPr>
            <w:r w:rsidRPr="00B7455F">
              <w:rPr>
                <w:szCs w:val="20"/>
              </w:rPr>
              <w:t>OK</w:t>
            </w:r>
          </w:p>
        </w:tc>
      </w:tr>
      <w:tr w:rsidR="00717D64" w:rsidRPr="00B7455F" w:rsidTr="00717D64">
        <w:trPr>
          <w:cantSplit/>
        </w:trPr>
        <w:tc>
          <w:tcPr>
            <w:tcW w:w="1618" w:type="dxa"/>
            <w:tcBorders>
              <w:right w:val="single" w:sz="18" w:space="0" w:color="4F81BD"/>
            </w:tcBorders>
            <w:shd w:val="clear" w:color="auto" w:fill="DBE5F1"/>
          </w:tcPr>
          <w:p w:rsidR="00717D64" w:rsidRPr="00B7455F" w:rsidRDefault="00717D64" w:rsidP="00717D64">
            <w:pPr>
              <w:rPr>
                <w:b/>
                <w:bCs/>
                <w:szCs w:val="20"/>
              </w:rPr>
            </w:pPr>
            <w:r w:rsidRPr="00B7455F">
              <w:rPr>
                <w:b/>
                <w:bCs/>
                <w:szCs w:val="20"/>
              </w:rPr>
              <w:t>Notes</w:t>
            </w:r>
          </w:p>
        </w:tc>
        <w:tc>
          <w:tcPr>
            <w:tcW w:w="9213" w:type="dxa"/>
            <w:tcBorders>
              <w:right w:val="single" w:sz="8" w:space="0" w:color="4F81BD"/>
            </w:tcBorders>
            <w:shd w:val="clear" w:color="auto" w:fill="DBE5F1"/>
          </w:tcPr>
          <w:p w:rsidR="00717D64" w:rsidRPr="00B7455F" w:rsidRDefault="00717D64" w:rsidP="00717D64">
            <w:pPr>
              <w:rPr>
                <w:szCs w:val="20"/>
              </w:rPr>
            </w:pPr>
            <w:r w:rsidRPr="00B7455F">
              <w:rPr>
                <w:szCs w:val="20"/>
              </w:rPr>
              <w:t>Configurable message</w:t>
            </w:r>
          </w:p>
        </w:tc>
      </w:tr>
    </w:tbl>
    <w:p w:rsidR="00281DF5" w:rsidRPr="00B7455F" w:rsidRDefault="00281DF5" w:rsidP="00281DF5">
      <w:pPr>
        <w:pStyle w:val="Heading2"/>
        <w:numPr>
          <w:ilvl w:val="0"/>
          <w:numId w:val="0"/>
        </w:numPr>
        <w:ind w:left="720" w:hanging="720"/>
      </w:pPr>
    </w:p>
    <w:p w:rsidR="00281DF5" w:rsidRPr="00B7455F" w:rsidRDefault="00281DF5" w:rsidP="00281DF5">
      <w:pPr>
        <w:pStyle w:val="BodyText"/>
        <w:rPr>
          <w:rFonts w:cs="Arial"/>
          <w:sz w:val="24"/>
          <w:szCs w:val="28"/>
        </w:rPr>
      </w:pPr>
      <w:r w:rsidRPr="00B7455F">
        <w:br w:type="page"/>
      </w:r>
    </w:p>
    <w:p w:rsidR="00E501A9" w:rsidRPr="00B7455F" w:rsidRDefault="00E501A9" w:rsidP="00EF06BD">
      <w:pPr>
        <w:pStyle w:val="Heading2"/>
      </w:pPr>
      <w:bookmarkStart w:id="91" w:name="_Toc318377384"/>
      <w:bookmarkStart w:id="92" w:name="_Toc320389724"/>
      <w:bookmarkStart w:id="93" w:name="_Toc370731124"/>
      <w:bookmarkEnd w:id="89"/>
      <w:bookmarkEnd w:id="90"/>
      <w:r w:rsidRPr="00B7455F">
        <w:lastRenderedPageBreak/>
        <w:t xml:space="preserve">Enter </w:t>
      </w:r>
      <w:r w:rsidR="00714492" w:rsidRPr="00B7455F">
        <w:t>Price</w:t>
      </w:r>
      <w:bookmarkEnd w:id="91"/>
      <w:bookmarkEnd w:id="92"/>
      <w:bookmarkEnd w:id="93"/>
      <w:r w:rsidRPr="00B7455F">
        <w:tab/>
      </w:r>
    </w:p>
    <w:p w:rsidR="00E501A9" w:rsidRPr="00B7455F" w:rsidRDefault="0076487E" w:rsidP="00E501A9">
      <w:pPr>
        <w:pStyle w:val="BodyText"/>
      </w:pPr>
      <w:r w:rsidRPr="00B7455F">
        <w:t>This pop over</w:t>
      </w:r>
      <w:r w:rsidR="00E501A9" w:rsidRPr="00B7455F">
        <w:t xml:space="preserve"> is displayed when an item that is flagged as requiring a price is added to the </w:t>
      </w:r>
      <w:r w:rsidR="00DE3B94" w:rsidRPr="00B7455F">
        <w:t>transaction</w:t>
      </w:r>
      <w:r w:rsidR="00E501A9" w:rsidRPr="00B7455F">
        <w:t>.</w:t>
      </w:r>
      <w:r w:rsidR="00E501A9" w:rsidRPr="00B7455F">
        <w:rPr>
          <w:bCs/>
        </w:rPr>
        <w:t xml:space="preserve">  The screen prompts the operator to enter the price for the item. </w:t>
      </w:r>
    </w:p>
    <w:p w:rsidR="00E501A9" w:rsidRPr="00B7455F" w:rsidRDefault="00E501A9" w:rsidP="00281DF5">
      <w:pPr>
        <w:pStyle w:val="Heading3"/>
      </w:pPr>
      <w:r w:rsidRPr="00B7455F">
        <w:t>Mockup</w:t>
      </w:r>
    </w:p>
    <w:p w:rsidR="00E501A9" w:rsidRPr="00B7455F" w:rsidRDefault="008D1F6A" w:rsidP="00DC1B3F">
      <w:pPr>
        <w:pStyle w:val="BodyText"/>
        <w:jc w:val="center"/>
      </w:pPr>
      <w:del w:id="94" w:author="Amy Byers" w:date="2015-03-23T09:55:00Z">
        <w:r w:rsidRPr="00B7455F" w:rsidDel="00C70E73">
          <w:rPr>
            <w:noProof/>
          </w:rPr>
          <w:drawing>
            <wp:inline distT="0" distB="0" distL="0" distR="0">
              <wp:extent cx="6858000" cy="4046855"/>
              <wp:effectExtent l="19050" t="0" r="0" b="0"/>
              <wp:docPr id="6" name="Picture 5" descr="Price Required Pop 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 Required Pop Over.jpg"/>
                      <pic:cNvPicPr/>
                    </pic:nvPicPr>
                    <pic:blipFill>
                      <a:blip r:embed="rId26" cstate="print"/>
                      <a:stretch>
                        <a:fillRect/>
                      </a:stretch>
                    </pic:blipFill>
                    <pic:spPr>
                      <a:xfrm>
                        <a:off x="0" y="0"/>
                        <a:ext cx="6858000" cy="4046855"/>
                      </a:xfrm>
                      <a:prstGeom prst="rect">
                        <a:avLst/>
                      </a:prstGeom>
                    </pic:spPr>
                  </pic:pic>
                </a:graphicData>
              </a:graphic>
            </wp:inline>
          </w:drawing>
        </w:r>
      </w:del>
      <w:ins w:id="95" w:author="Amy Byers" w:date="2015-03-23T09:55:00Z">
        <w:r w:rsidR="00C70E73">
          <w:rPr>
            <w:noProof/>
          </w:rPr>
          <w:drawing>
            <wp:inline distT="0" distB="0" distL="0" distR="0">
              <wp:extent cx="5153566"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566" cy="3657600"/>
                      </a:xfrm>
                      <a:prstGeom prst="rect">
                        <a:avLst/>
                      </a:prstGeom>
                      <a:noFill/>
                      <a:ln>
                        <a:noFill/>
                      </a:ln>
                    </pic:spPr>
                  </pic:pic>
                </a:graphicData>
              </a:graphic>
            </wp:inline>
          </w:drawing>
        </w:r>
      </w:ins>
    </w:p>
    <w:p w:rsidR="00E501A9" w:rsidRPr="00B7455F" w:rsidRDefault="00E501A9" w:rsidP="00E501A9">
      <w:pPr>
        <w:pStyle w:val="Caption"/>
      </w:pPr>
      <w:r w:rsidRPr="00B7455F">
        <w:t xml:space="preserve">Figure </w:t>
      </w:r>
      <w:r w:rsidR="007377F0" w:rsidRPr="00B7455F">
        <w:fldChar w:fldCharType="begin"/>
      </w:r>
      <w:r w:rsidR="00545EC3" w:rsidRPr="00B7455F">
        <w:instrText xml:space="preserve"> SEQ Figure \* ARABIC </w:instrText>
      </w:r>
      <w:r w:rsidR="007377F0" w:rsidRPr="00B7455F">
        <w:fldChar w:fldCharType="separate"/>
      </w:r>
      <w:r w:rsidR="00F0117A" w:rsidRPr="00B7455F">
        <w:rPr>
          <w:noProof/>
        </w:rPr>
        <w:t>4</w:t>
      </w:r>
      <w:r w:rsidR="007377F0" w:rsidRPr="00B7455F">
        <w:fldChar w:fldCharType="end"/>
      </w:r>
      <w:r w:rsidRPr="00B7455F">
        <w:t>: Enter Price</w:t>
      </w:r>
    </w:p>
    <w:p w:rsidR="00E501A9" w:rsidRPr="00B7455F" w:rsidRDefault="00E501A9" w:rsidP="00281DF5">
      <w:pPr>
        <w:pStyle w:val="Heading3"/>
      </w:pPr>
      <w:r w:rsidRPr="00B7455F">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E501A9" w:rsidRPr="00B7455F" w:rsidTr="003105EB">
        <w:trPr>
          <w:cantSplit/>
        </w:trPr>
        <w:tc>
          <w:tcPr>
            <w:tcW w:w="10809"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rPr>
                <w:b/>
                <w:bCs/>
                <w:szCs w:val="20"/>
              </w:rPr>
            </w:pPr>
            <w:r w:rsidRPr="00B7455F">
              <w:rPr>
                <w:b/>
                <w:bCs/>
                <w:szCs w:val="20"/>
              </w:rPr>
              <w:t>Instructions</w:t>
            </w:r>
          </w:p>
        </w:tc>
      </w:tr>
      <w:tr w:rsidR="00E501A9" w:rsidRPr="00B7455F" w:rsidTr="003105EB">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76487E" w:rsidP="003105EB">
            <w:pPr>
              <w:rPr>
                <w:bCs/>
                <w:szCs w:val="20"/>
              </w:rPr>
            </w:pPr>
            <w:r w:rsidRPr="00B7455F">
              <w:rPr>
                <w:bCs/>
                <w:szCs w:val="20"/>
              </w:rPr>
              <w:t>None</w:t>
            </w:r>
          </w:p>
        </w:tc>
      </w:tr>
    </w:tbl>
    <w:p w:rsidR="00E501A9" w:rsidRPr="00B7455F" w:rsidRDefault="00E501A9" w:rsidP="00281DF5">
      <w:pPr>
        <w:pStyle w:val="Heading3"/>
      </w:pPr>
      <w:r w:rsidRPr="00B7455F">
        <w:t>Navigation/Menu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7"/>
        <w:gridCol w:w="1552"/>
        <w:gridCol w:w="3691"/>
        <w:gridCol w:w="3604"/>
      </w:tblGrid>
      <w:tr w:rsidR="00E501A9" w:rsidRPr="00B7455F" w:rsidTr="003105EB">
        <w:trPr>
          <w:cantSplit/>
        </w:trPr>
        <w:tc>
          <w:tcPr>
            <w:tcW w:w="1742"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Label</w:t>
            </w:r>
          </w:p>
        </w:tc>
        <w:tc>
          <w:tcPr>
            <w:tcW w:w="1573"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Notes</w:t>
            </w:r>
          </w:p>
        </w:tc>
      </w:tr>
      <w:tr w:rsidR="0076487E" w:rsidRPr="00B7455F" w:rsidTr="003105EB">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76487E">
            <w:pPr>
              <w:pStyle w:val="BodyText"/>
              <w:spacing w:after="0"/>
            </w:pPr>
            <w:r w:rsidRPr="00B7455F">
              <w:t xml:space="preserve">Sale use case </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None</w:t>
            </w:r>
          </w:p>
        </w:tc>
      </w:tr>
      <w:tr w:rsidR="0076487E" w:rsidRPr="00B7455F" w:rsidTr="003105EB">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76487E">
            <w:pPr>
              <w:pStyle w:val="BodyText"/>
              <w:spacing w:after="0"/>
            </w:pPr>
            <w:r w:rsidRPr="00B7455F">
              <w:t>Sale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Only enabled when data is entered in the field</w:t>
            </w:r>
          </w:p>
        </w:tc>
      </w:tr>
    </w:tbl>
    <w:p w:rsidR="00E501A9" w:rsidRPr="00B7455F" w:rsidRDefault="00E501A9" w:rsidP="00281DF5">
      <w:pPr>
        <w:pStyle w:val="Heading3"/>
      </w:pPr>
      <w:r w:rsidRPr="00B7455F">
        <w:t>Data/Input Fields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172"/>
        <w:gridCol w:w="1040"/>
        <w:gridCol w:w="961"/>
        <w:gridCol w:w="1429"/>
        <w:gridCol w:w="1149"/>
        <w:gridCol w:w="1149"/>
        <w:gridCol w:w="3664"/>
      </w:tblGrid>
      <w:tr w:rsidR="00E501A9" w:rsidRPr="00B7455F" w:rsidTr="003105EB">
        <w:trPr>
          <w:cantSplit/>
        </w:trPr>
        <w:tc>
          <w:tcPr>
            <w:tcW w:w="1182"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Label</w:t>
            </w:r>
          </w:p>
        </w:tc>
        <w:tc>
          <w:tcPr>
            <w:tcW w:w="1042"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proofErr w:type="spellStart"/>
            <w:r w:rsidRPr="00B7455F">
              <w:rPr>
                <w:b/>
                <w:bCs/>
              </w:rPr>
              <w:t>Req’d</w:t>
            </w:r>
            <w:proofErr w:type="spellEnd"/>
            <w:r w:rsidRPr="00B7455F">
              <w:rPr>
                <w:b/>
                <w:bCs/>
              </w:rPr>
              <w:t>?</w:t>
            </w:r>
          </w:p>
        </w:tc>
        <w:tc>
          <w:tcPr>
            <w:tcW w:w="1453"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Min</w:t>
            </w:r>
          </w:p>
          <w:p w:rsidR="00E501A9" w:rsidRPr="00B7455F" w:rsidRDefault="00E501A9" w:rsidP="003105EB">
            <w:pPr>
              <w:pStyle w:val="BodyText"/>
              <w:spacing w:after="0"/>
              <w:rPr>
                <w:b/>
                <w:bCs/>
              </w:rPr>
            </w:pPr>
            <w:r w:rsidRPr="00B7455F">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Max</w:t>
            </w:r>
          </w:p>
          <w:p w:rsidR="00E501A9" w:rsidRPr="00B7455F" w:rsidRDefault="00E501A9" w:rsidP="003105EB">
            <w:pPr>
              <w:pStyle w:val="BodyText"/>
              <w:spacing w:after="0"/>
              <w:rPr>
                <w:b/>
                <w:bCs/>
              </w:rPr>
            </w:pPr>
            <w:r w:rsidRPr="00B7455F">
              <w:rPr>
                <w:b/>
                <w:bCs/>
              </w:rPr>
              <w:t>Length</w:t>
            </w:r>
          </w:p>
        </w:tc>
        <w:tc>
          <w:tcPr>
            <w:tcW w:w="3840"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Notes</w:t>
            </w:r>
          </w:p>
        </w:tc>
      </w:tr>
      <w:tr w:rsidR="00E501A9" w:rsidRPr="00B7455F" w:rsidTr="003105EB">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76487E" w:rsidP="003105EB">
            <w:pPr>
              <w:pStyle w:val="BodyText"/>
              <w:spacing w:after="0"/>
              <w:rPr>
                <w:bCs/>
              </w:rPr>
            </w:pPr>
            <w:r w:rsidRPr="00B7455F">
              <w:rPr>
                <w:bCs/>
              </w:rPr>
              <w:t>Enter item price and select Continue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4</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D746A6" w:rsidP="003105EB">
            <w:pPr>
              <w:pStyle w:val="BodyText"/>
              <w:spacing w:after="0"/>
            </w:pPr>
            <w:r w:rsidRPr="00B7455F">
              <w:t>12</w:t>
            </w: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pStyle w:val="BodyText"/>
              <w:spacing w:after="0"/>
            </w:pPr>
            <w:r w:rsidRPr="00B7455F">
              <w:t xml:space="preserve">None </w:t>
            </w:r>
          </w:p>
        </w:tc>
      </w:tr>
    </w:tbl>
    <w:p w:rsidR="00E501A9" w:rsidRPr="00B7455F" w:rsidRDefault="00E501A9" w:rsidP="00281DF5">
      <w:pPr>
        <w:pStyle w:val="Heading3"/>
      </w:pPr>
      <w:r w:rsidRPr="00B7455F">
        <w:t>Reason Codes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E501A9" w:rsidRPr="00B7455F" w:rsidTr="003105EB">
        <w:trPr>
          <w:cantSplit/>
        </w:trPr>
        <w:tc>
          <w:tcPr>
            <w:tcW w:w="1284" w:type="pct"/>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rPr>
                <w:b/>
              </w:rPr>
            </w:pPr>
            <w:r w:rsidRPr="00B7455F">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rPr>
                <w:b/>
                <w:szCs w:val="20"/>
              </w:rPr>
            </w:pPr>
            <w:r w:rsidRPr="00B7455F">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rPr>
                <w:b/>
                <w:szCs w:val="20"/>
              </w:rPr>
            </w:pPr>
            <w:r w:rsidRPr="00B7455F">
              <w:rPr>
                <w:b/>
                <w:szCs w:val="20"/>
              </w:rPr>
              <w:t>Default Value</w:t>
            </w:r>
          </w:p>
        </w:tc>
      </w:tr>
      <w:tr w:rsidR="00E501A9" w:rsidRPr="00B7455F" w:rsidTr="003105E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rPr>
                <w:bCs/>
                <w:szCs w:val="20"/>
              </w:rPr>
            </w:pPr>
            <w:r w:rsidRPr="00B7455F">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rPr>
                <w:szCs w:val="20"/>
              </w:rPr>
            </w:pPr>
          </w:p>
        </w:tc>
      </w:tr>
    </w:tbl>
    <w:p w:rsidR="00E501A9" w:rsidRPr="00B7455F" w:rsidRDefault="00E501A9" w:rsidP="00EF06BD">
      <w:pPr>
        <w:pStyle w:val="Heading2"/>
      </w:pPr>
      <w:bookmarkStart w:id="96" w:name="_Toc320389725"/>
      <w:bookmarkStart w:id="97" w:name="_Toc370731125"/>
      <w:r w:rsidRPr="00B7455F">
        <w:lastRenderedPageBreak/>
        <w:t xml:space="preserve">Enter Open </w:t>
      </w:r>
      <w:r w:rsidR="00714492" w:rsidRPr="00B7455F">
        <w:t>Box</w:t>
      </w:r>
      <w:r w:rsidRPr="00B7455F">
        <w:t xml:space="preserve"> Price</w:t>
      </w:r>
      <w:bookmarkEnd w:id="96"/>
      <w:bookmarkEnd w:id="97"/>
    </w:p>
    <w:p w:rsidR="00E501A9" w:rsidRPr="00B7455F" w:rsidRDefault="0076487E" w:rsidP="00E501A9">
      <w:pPr>
        <w:pStyle w:val="BodyText"/>
      </w:pPr>
      <w:r w:rsidRPr="00B7455F">
        <w:t>This pop over</w:t>
      </w:r>
      <w:r w:rsidR="00E501A9" w:rsidRPr="00B7455F">
        <w:t xml:space="preserve"> appears if there is no open box price associated with the tag number and the system prompts to capture the open box price of the item.</w:t>
      </w:r>
      <w:r w:rsidRPr="00B7455F">
        <w:t xml:space="preserve">  This is the same pop over used for items that require price entry.</w:t>
      </w:r>
    </w:p>
    <w:p w:rsidR="00E501A9" w:rsidRPr="00B7455F" w:rsidRDefault="00E501A9" w:rsidP="00281DF5">
      <w:pPr>
        <w:pStyle w:val="Heading3"/>
      </w:pPr>
      <w:r w:rsidRPr="00B7455F">
        <w:t>Mockup</w:t>
      </w:r>
    </w:p>
    <w:p w:rsidR="00E501A9" w:rsidRPr="00B7455F" w:rsidRDefault="008D1F6A" w:rsidP="00852627">
      <w:pPr>
        <w:pStyle w:val="BodyText"/>
        <w:jc w:val="center"/>
        <w:rPr>
          <w:color w:val="FF0000"/>
        </w:rPr>
      </w:pPr>
      <w:del w:id="98" w:author="Amy Byers" w:date="2015-03-23T10:36:00Z">
        <w:r w:rsidRPr="00B7455F" w:rsidDel="00852627">
          <w:rPr>
            <w:noProof/>
            <w:color w:val="FF0000"/>
          </w:rPr>
          <w:drawing>
            <wp:inline distT="0" distB="0" distL="0" distR="0">
              <wp:extent cx="6858000" cy="4046855"/>
              <wp:effectExtent l="19050" t="0" r="0" b="0"/>
              <wp:docPr id="9" name="Picture 8" descr="Price Required Pop 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 Required Pop Over.jpg"/>
                      <pic:cNvPicPr/>
                    </pic:nvPicPr>
                    <pic:blipFill>
                      <a:blip r:embed="rId26" cstate="print"/>
                      <a:stretch>
                        <a:fillRect/>
                      </a:stretch>
                    </pic:blipFill>
                    <pic:spPr>
                      <a:xfrm>
                        <a:off x="0" y="0"/>
                        <a:ext cx="6858000" cy="4046855"/>
                      </a:xfrm>
                      <a:prstGeom prst="rect">
                        <a:avLst/>
                      </a:prstGeom>
                    </pic:spPr>
                  </pic:pic>
                </a:graphicData>
              </a:graphic>
            </wp:inline>
          </w:drawing>
        </w:r>
      </w:del>
      <w:ins w:id="99" w:author="Amy Byers" w:date="2015-03-23T10:36:00Z">
        <w:r w:rsidR="00852627">
          <w:rPr>
            <w:noProof/>
            <w:color w:val="FF0000"/>
          </w:rPr>
          <w:drawing>
            <wp:inline distT="0" distB="0" distL="0" distR="0">
              <wp:extent cx="5153566" cy="3657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566" cy="3657600"/>
                      </a:xfrm>
                      <a:prstGeom prst="rect">
                        <a:avLst/>
                      </a:prstGeom>
                      <a:noFill/>
                      <a:ln>
                        <a:noFill/>
                      </a:ln>
                    </pic:spPr>
                  </pic:pic>
                </a:graphicData>
              </a:graphic>
            </wp:inline>
          </w:drawing>
        </w:r>
      </w:ins>
    </w:p>
    <w:p w:rsidR="00E501A9" w:rsidRPr="00B7455F" w:rsidRDefault="00E501A9" w:rsidP="00E501A9">
      <w:pPr>
        <w:pStyle w:val="Caption"/>
      </w:pPr>
      <w:r w:rsidRPr="00B7455F">
        <w:t xml:space="preserve">Figure </w:t>
      </w:r>
      <w:r w:rsidR="007377F0" w:rsidRPr="00B7455F">
        <w:fldChar w:fldCharType="begin"/>
      </w:r>
      <w:r w:rsidR="00545EC3" w:rsidRPr="00B7455F">
        <w:instrText xml:space="preserve"> SEQ Figure \* ARABIC </w:instrText>
      </w:r>
      <w:r w:rsidR="007377F0" w:rsidRPr="00B7455F">
        <w:fldChar w:fldCharType="separate"/>
      </w:r>
      <w:r w:rsidR="00F0117A" w:rsidRPr="00B7455F">
        <w:rPr>
          <w:noProof/>
        </w:rPr>
        <w:t>5</w:t>
      </w:r>
      <w:r w:rsidR="007377F0" w:rsidRPr="00B7455F">
        <w:fldChar w:fldCharType="end"/>
      </w:r>
      <w:r w:rsidRPr="00B7455F">
        <w:t>: Enter Open Box Price</w:t>
      </w:r>
    </w:p>
    <w:p w:rsidR="00E501A9" w:rsidRPr="00B7455F" w:rsidRDefault="00E501A9" w:rsidP="00281DF5">
      <w:pPr>
        <w:pStyle w:val="Heading3"/>
      </w:pPr>
      <w:r w:rsidRPr="00B7455F">
        <w:t>Instruction Text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E501A9" w:rsidRPr="00B7455F" w:rsidTr="003105EB">
        <w:trPr>
          <w:cantSplit/>
        </w:trPr>
        <w:tc>
          <w:tcPr>
            <w:tcW w:w="10809"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rPr>
                <w:b/>
                <w:bCs/>
                <w:szCs w:val="20"/>
              </w:rPr>
            </w:pPr>
            <w:r w:rsidRPr="00B7455F">
              <w:rPr>
                <w:b/>
                <w:bCs/>
                <w:szCs w:val="20"/>
              </w:rPr>
              <w:t>Instructions</w:t>
            </w:r>
          </w:p>
        </w:tc>
      </w:tr>
      <w:tr w:rsidR="00E501A9" w:rsidRPr="00B7455F" w:rsidTr="003105EB">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76487E" w:rsidP="003105EB">
            <w:pPr>
              <w:rPr>
                <w:bCs/>
                <w:szCs w:val="20"/>
              </w:rPr>
            </w:pPr>
            <w:r w:rsidRPr="00B7455F">
              <w:rPr>
                <w:bCs/>
                <w:szCs w:val="20"/>
              </w:rPr>
              <w:t>None</w:t>
            </w:r>
          </w:p>
        </w:tc>
      </w:tr>
    </w:tbl>
    <w:p w:rsidR="00E501A9" w:rsidRPr="00B7455F" w:rsidRDefault="00E501A9" w:rsidP="00281DF5">
      <w:pPr>
        <w:pStyle w:val="Heading3"/>
      </w:pPr>
      <w:r w:rsidRPr="00B7455F">
        <w:t>Navigation/Menu Key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7"/>
        <w:gridCol w:w="1552"/>
        <w:gridCol w:w="3691"/>
        <w:gridCol w:w="3604"/>
      </w:tblGrid>
      <w:tr w:rsidR="00E501A9" w:rsidRPr="00B7455F" w:rsidTr="003105EB">
        <w:trPr>
          <w:cantSplit/>
        </w:trPr>
        <w:tc>
          <w:tcPr>
            <w:tcW w:w="1742"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Label</w:t>
            </w:r>
          </w:p>
        </w:tc>
        <w:tc>
          <w:tcPr>
            <w:tcW w:w="1573"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Notes</w:t>
            </w:r>
          </w:p>
        </w:tc>
      </w:tr>
      <w:tr w:rsidR="0076487E" w:rsidRPr="00B7455F" w:rsidTr="003105EB">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76487E">
            <w:pPr>
              <w:pStyle w:val="BodyText"/>
              <w:spacing w:after="0"/>
            </w:pPr>
            <w:r w:rsidRPr="00B7455F">
              <w:t xml:space="preserve">Sale use case </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None</w:t>
            </w:r>
          </w:p>
        </w:tc>
      </w:tr>
      <w:tr w:rsidR="0076487E" w:rsidRPr="00B7455F" w:rsidTr="003105EB">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76487E">
            <w:pPr>
              <w:pStyle w:val="BodyText"/>
              <w:spacing w:after="0"/>
            </w:pPr>
            <w:r w:rsidRPr="00B7455F">
              <w:t>Sale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Only enabled when data is entered in the field</w:t>
            </w:r>
          </w:p>
        </w:tc>
      </w:tr>
    </w:tbl>
    <w:p w:rsidR="00E501A9" w:rsidRPr="00B7455F" w:rsidRDefault="00E501A9" w:rsidP="00281DF5">
      <w:pPr>
        <w:pStyle w:val="Heading3"/>
      </w:pPr>
      <w:r w:rsidRPr="00B7455F">
        <w:t>Data/Input Field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141"/>
        <w:gridCol w:w="1038"/>
        <w:gridCol w:w="956"/>
        <w:gridCol w:w="1743"/>
        <w:gridCol w:w="1128"/>
        <w:gridCol w:w="1128"/>
        <w:gridCol w:w="3430"/>
      </w:tblGrid>
      <w:tr w:rsidR="00E501A9" w:rsidRPr="00B7455F" w:rsidTr="0076487E">
        <w:trPr>
          <w:cantSplit/>
        </w:trPr>
        <w:tc>
          <w:tcPr>
            <w:tcW w:w="1148"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Label</w:t>
            </w:r>
          </w:p>
        </w:tc>
        <w:tc>
          <w:tcPr>
            <w:tcW w:w="1040"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Editable</w:t>
            </w:r>
          </w:p>
        </w:tc>
        <w:tc>
          <w:tcPr>
            <w:tcW w:w="959"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proofErr w:type="spellStart"/>
            <w:r w:rsidRPr="00B7455F">
              <w:rPr>
                <w:b/>
                <w:bCs/>
              </w:rPr>
              <w:t>Req’d</w:t>
            </w:r>
            <w:proofErr w:type="spellEnd"/>
            <w:r w:rsidRPr="00B7455F">
              <w:rPr>
                <w:b/>
                <w:bCs/>
              </w:rPr>
              <w:t>?</w:t>
            </w:r>
          </w:p>
        </w:tc>
        <w:tc>
          <w:tcPr>
            <w:tcW w:w="1786"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Data Type</w:t>
            </w:r>
          </w:p>
        </w:tc>
        <w:tc>
          <w:tcPr>
            <w:tcW w:w="1142"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Min</w:t>
            </w:r>
          </w:p>
          <w:p w:rsidR="00E501A9" w:rsidRPr="00B7455F" w:rsidRDefault="00E501A9" w:rsidP="003105EB">
            <w:pPr>
              <w:pStyle w:val="BodyText"/>
              <w:spacing w:after="0"/>
              <w:rPr>
                <w:b/>
                <w:bCs/>
              </w:rPr>
            </w:pPr>
            <w:r w:rsidRPr="00B7455F">
              <w:rPr>
                <w:b/>
                <w:bCs/>
              </w:rPr>
              <w:t>Length</w:t>
            </w:r>
          </w:p>
        </w:tc>
        <w:tc>
          <w:tcPr>
            <w:tcW w:w="1142"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Max</w:t>
            </w:r>
          </w:p>
          <w:p w:rsidR="00E501A9" w:rsidRPr="00B7455F" w:rsidRDefault="00E501A9" w:rsidP="003105EB">
            <w:pPr>
              <w:pStyle w:val="BodyText"/>
              <w:spacing w:after="0"/>
              <w:rPr>
                <w:b/>
                <w:bCs/>
              </w:rPr>
            </w:pPr>
            <w:r w:rsidRPr="00B7455F">
              <w:rPr>
                <w:b/>
                <w:bCs/>
              </w:rPr>
              <w:t>Length</w:t>
            </w:r>
          </w:p>
        </w:tc>
        <w:tc>
          <w:tcPr>
            <w:tcW w:w="3592" w:type="dxa"/>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pStyle w:val="BodyText"/>
              <w:spacing w:after="0"/>
              <w:rPr>
                <w:b/>
                <w:bCs/>
              </w:rPr>
            </w:pPr>
            <w:r w:rsidRPr="00B7455F">
              <w:rPr>
                <w:b/>
                <w:bCs/>
              </w:rPr>
              <w:t>Notes</w:t>
            </w:r>
          </w:p>
        </w:tc>
      </w:tr>
      <w:tr w:rsidR="0076487E" w:rsidRPr="00B7455F" w:rsidTr="0076487E">
        <w:trPr>
          <w:cantSplit/>
        </w:trPr>
        <w:tc>
          <w:tcPr>
            <w:tcW w:w="1148"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rPr>
                <w:bCs/>
              </w:rPr>
            </w:pPr>
            <w:r w:rsidRPr="00B7455F">
              <w:rPr>
                <w:bCs/>
              </w:rPr>
              <w:t>Enter item price and select Continue</w:t>
            </w:r>
          </w:p>
        </w:tc>
        <w:tc>
          <w:tcPr>
            <w:tcW w:w="1040"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Yes</w:t>
            </w:r>
          </w:p>
        </w:tc>
        <w:tc>
          <w:tcPr>
            <w:tcW w:w="959"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Yes</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Currency</w:t>
            </w:r>
          </w:p>
        </w:tc>
        <w:tc>
          <w:tcPr>
            <w:tcW w:w="1142"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4</w:t>
            </w:r>
          </w:p>
        </w:tc>
        <w:tc>
          <w:tcPr>
            <w:tcW w:w="1142"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4976C3" w:rsidP="003105EB">
            <w:pPr>
              <w:pStyle w:val="BodyText"/>
              <w:spacing w:after="0"/>
            </w:pPr>
            <w:r w:rsidRPr="00B7455F">
              <w:t>12</w:t>
            </w:r>
          </w:p>
        </w:tc>
        <w:tc>
          <w:tcPr>
            <w:tcW w:w="3592" w:type="dxa"/>
            <w:tcBorders>
              <w:top w:val="single" w:sz="8" w:space="0" w:color="4F81BD"/>
              <w:left w:val="single" w:sz="8" w:space="0" w:color="4F81BD"/>
              <w:bottom w:val="single" w:sz="8" w:space="0" w:color="4F81BD"/>
              <w:right w:val="single" w:sz="8" w:space="0" w:color="4F81BD"/>
            </w:tcBorders>
            <w:shd w:val="clear" w:color="auto" w:fill="D3DFEE"/>
          </w:tcPr>
          <w:p w:rsidR="0076487E" w:rsidRPr="00B7455F" w:rsidRDefault="0076487E" w:rsidP="003105EB">
            <w:pPr>
              <w:pStyle w:val="BodyText"/>
              <w:spacing w:after="0"/>
            </w:pPr>
            <w:r w:rsidRPr="00B7455F">
              <w:t xml:space="preserve">None </w:t>
            </w:r>
          </w:p>
        </w:tc>
      </w:tr>
    </w:tbl>
    <w:p w:rsidR="00E501A9" w:rsidRPr="00B7455F" w:rsidRDefault="00E501A9" w:rsidP="00281DF5">
      <w:pPr>
        <w:pStyle w:val="Heading3"/>
      </w:pPr>
      <w:r w:rsidRPr="00B7455F">
        <w:t>Reason Code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E501A9" w:rsidRPr="00B7455F" w:rsidTr="003105EB">
        <w:trPr>
          <w:cantSplit/>
        </w:trPr>
        <w:tc>
          <w:tcPr>
            <w:tcW w:w="1284" w:type="pct"/>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rPr>
                <w:b/>
              </w:rPr>
            </w:pPr>
            <w:r w:rsidRPr="00B7455F">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rPr>
                <w:b/>
                <w:szCs w:val="20"/>
              </w:rPr>
            </w:pPr>
            <w:r w:rsidRPr="00B7455F">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E501A9" w:rsidRPr="00B7455F" w:rsidRDefault="00E501A9" w:rsidP="003105EB">
            <w:pPr>
              <w:rPr>
                <w:b/>
                <w:szCs w:val="20"/>
              </w:rPr>
            </w:pPr>
            <w:r w:rsidRPr="00B7455F">
              <w:rPr>
                <w:b/>
                <w:szCs w:val="20"/>
              </w:rPr>
              <w:t>Default Value</w:t>
            </w:r>
          </w:p>
        </w:tc>
      </w:tr>
      <w:tr w:rsidR="00E501A9" w:rsidRPr="00B7455F" w:rsidTr="003105E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rPr>
                <w:bCs/>
                <w:szCs w:val="20"/>
              </w:rPr>
            </w:pPr>
            <w:r w:rsidRPr="00B7455F">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4B5B8E">
            <w:pPr>
              <w:numPr>
                <w:ilvl w:val="0"/>
                <w:numId w:val="1"/>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rPr>
                <w:szCs w:val="20"/>
              </w:rPr>
            </w:pPr>
          </w:p>
        </w:tc>
      </w:tr>
    </w:tbl>
    <w:p w:rsidR="00A36851" w:rsidRPr="00B7455F" w:rsidRDefault="00A36851" w:rsidP="00A36851">
      <w:pPr>
        <w:pStyle w:val="Heading1"/>
        <w:rPr>
          <w:i/>
        </w:rPr>
      </w:pPr>
      <w:bookmarkStart w:id="100" w:name="_Toc370731126"/>
      <w:bookmarkEnd w:id="85"/>
      <w:r w:rsidRPr="00B7455F">
        <w:rPr>
          <w:i/>
        </w:rPr>
        <w:lastRenderedPageBreak/>
        <w:t>Business Sign Off</w:t>
      </w:r>
      <w:bookmarkEnd w:id="86"/>
      <w:bookmarkEnd w:id="100"/>
    </w:p>
    <w:tbl>
      <w:tblPr>
        <w:tblW w:w="4935"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698"/>
        <w:gridCol w:w="3345"/>
        <w:gridCol w:w="3597"/>
      </w:tblGrid>
      <w:tr w:rsidR="00A36851" w:rsidRPr="00B7455F" w:rsidTr="00E501A9">
        <w:trPr>
          <w:cantSplit/>
        </w:trPr>
        <w:tc>
          <w:tcPr>
            <w:tcW w:w="3791" w:type="dxa"/>
            <w:tcBorders>
              <w:top w:val="single" w:sz="8" w:space="0" w:color="4F81BD"/>
              <w:left w:val="single" w:sz="8" w:space="0" w:color="4F81BD"/>
              <w:bottom w:val="single" w:sz="18" w:space="0" w:color="4F81BD"/>
              <w:right w:val="single" w:sz="8" w:space="0" w:color="4F81BD"/>
            </w:tcBorders>
          </w:tcPr>
          <w:p w:rsidR="00A36851" w:rsidRPr="00B7455F" w:rsidRDefault="00A36851" w:rsidP="00C47288">
            <w:pPr>
              <w:rPr>
                <w:b/>
              </w:rPr>
            </w:pPr>
            <w:r w:rsidRPr="00B7455F">
              <w:rPr>
                <w:b/>
              </w:rPr>
              <w:t>Name</w:t>
            </w:r>
          </w:p>
        </w:tc>
        <w:tc>
          <w:tcPr>
            <w:tcW w:w="3405" w:type="dxa"/>
            <w:tcBorders>
              <w:top w:val="single" w:sz="8" w:space="0" w:color="4F81BD"/>
              <w:left w:val="single" w:sz="8" w:space="0" w:color="4F81BD"/>
              <w:bottom w:val="single" w:sz="18" w:space="0" w:color="4F81BD"/>
              <w:right w:val="single" w:sz="8" w:space="0" w:color="4F81BD"/>
            </w:tcBorders>
          </w:tcPr>
          <w:p w:rsidR="00A36851" w:rsidRPr="00B7455F" w:rsidRDefault="00A36851" w:rsidP="00C47288">
            <w:pPr>
              <w:rPr>
                <w:b/>
                <w:szCs w:val="20"/>
              </w:rPr>
            </w:pPr>
            <w:r w:rsidRPr="00B7455F">
              <w:rPr>
                <w:b/>
                <w:szCs w:val="20"/>
              </w:rPr>
              <w:t>Organization</w:t>
            </w:r>
          </w:p>
        </w:tc>
        <w:tc>
          <w:tcPr>
            <w:tcW w:w="3691" w:type="dxa"/>
            <w:tcBorders>
              <w:top w:val="single" w:sz="8" w:space="0" w:color="4F81BD"/>
              <w:left w:val="single" w:sz="8" w:space="0" w:color="4F81BD"/>
              <w:bottom w:val="single" w:sz="18" w:space="0" w:color="4F81BD"/>
              <w:right w:val="single" w:sz="8" w:space="0" w:color="4F81BD"/>
            </w:tcBorders>
          </w:tcPr>
          <w:p w:rsidR="00A36851" w:rsidRPr="00B7455F" w:rsidRDefault="00A36851" w:rsidP="00C47288">
            <w:pPr>
              <w:rPr>
                <w:b/>
                <w:szCs w:val="20"/>
              </w:rPr>
            </w:pPr>
            <w:r w:rsidRPr="00B7455F">
              <w:rPr>
                <w:b/>
                <w:szCs w:val="20"/>
              </w:rPr>
              <w:t>Date</w:t>
            </w:r>
          </w:p>
        </w:tc>
      </w:tr>
      <w:tr w:rsidR="003D4C63" w:rsidRPr="00B95951" w:rsidTr="00E501A9">
        <w:trPr>
          <w:cantSplit/>
        </w:trPr>
        <w:tc>
          <w:tcPr>
            <w:tcW w:w="3791" w:type="dxa"/>
            <w:tcBorders>
              <w:top w:val="single" w:sz="8" w:space="0" w:color="4F81BD"/>
              <w:left w:val="single" w:sz="8" w:space="0" w:color="4F81BD"/>
              <w:bottom w:val="single" w:sz="8" w:space="0" w:color="4F81BD"/>
              <w:right w:val="single" w:sz="8" w:space="0" w:color="4F81BD"/>
            </w:tcBorders>
            <w:shd w:val="clear" w:color="auto" w:fill="D3DFEE"/>
          </w:tcPr>
          <w:p w:rsidR="00A36851" w:rsidRPr="00B95951" w:rsidRDefault="00A36851" w:rsidP="00C47288">
            <w:pPr>
              <w:rPr>
                <w:szCs w:val="20"/>
              </w:rPr>
            </w:pPr>
          </w:p>
        </w:tc>
        <w:tc>
          <w:tcPr>
            <w:tcW w:w="3405" w:type="dxa"/>
            <w:tcBorders>
              <w:top w:val="single" w:sz="8" w:space="0" w:color="4F81BD"/>
              <w:left w:val="single" w:sz="8" w:space="0" w:color="4F81BD"/>
              <w:bottom w:val="single" w:sz="8" w:space="0" w:color="4F81BD"/>
              <w:right w:val="single" w:sz="8" w:space="0" w:color="4F81BD"/>
            </w:tcBorders>
            <w:shd w:val="clear" w:color="auto" w:fill="D3DFEE"/>
          </w:tcPr>
          <w:p w:rsidR="00A36851" w:rsidRPr="00B95951" w:rsidRDefault="00A36851" w:rsidP="00C47288">
            <w:pPr>
              <w:rPr>
                <w:szCs w:val="20"/>
              </w:rPr>
            </w:pPr>
          </w:p>
        </w:tc>
        <w:tc>
          <w:tcPr>
            <w:tcW w:w="3691" w:type="dxa"/>
            <w:tcBorders>
              <w:top w:val="single" w:sz="8" w:space="0" w:color="4F81BD"/>
              <w:left w:val="single" w:sz="8" w:space="0" w:color="4F81BD"/>
              <w:bottom w:val="single" w:sz="8" w:space="0" w:color="4F81BD"/>
              <w:right w:val="single" w:sz="8" w:space="0" w:color="4F81BD"/>
            </w:tcBorders>
            <w:shd w:val="clear" w:color="auto" w:fill="D3DFEE"/>
          </w:tcPr>
          <w:p w:rsidR="00A36851" w:rsidRPr="00B95951" w:rsidRDefault="00A36851" w:rsidP="00C47288">
            <w:pPr>
              <w:rPr>
                <w:szCs w:val="20"/>
              </w:rPr>
            </w:pPr>
          </w:p>
        </w:tc>
      </w:tr>
    </w:tbl>
    <w:p w:rsidR="00A36851" w:rsidRPr="00B7455F" w:rsidRDefault="00A36851" w:rsidP="00A36851">
      <w:pPr>
        <w:pStyle w:val="Heading1"/>
        <w:rPr>
          <w:i/>
        </w:rPr>
      </w:pPr>
      <w:bookmarkStart w:id="101" w:name="_Toc320880026"/>
      <w:bookmarkStart w:id="102" w:name="_Toc370731127"/>
      <w:r w:rsidRPr="00B7455F">
        <w:rPr>
          <w:i/>
        </w:rPr>
        <w:t>Revision History</w:t>
      </w:r>
      <w:bookmarkEnd w:id="101"/>
      <w:bookmarkEnd w:id="102"/>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80"/>
        <w:gridCol w:w="5990"/>
        <w:gridCol w:w="1440"/>
        <w:gridCol w:w="1154"/>
      </w:tblGrid>
      <w:tr w:rsidR="00A36851" w:rsidRPr="00B7455F" w:rsidTr="00C47288">
        <w:trPr>
          <w:cantSplit/>
        </w:trPr>
        <w:tc>
          <w:tcPr>
            <w:tcW w:w="2022" w:type="dxa"/>
            <w:tcBorders>
              <w:top w:val="single" w:sz="8" w:space="0" w:color="4F81BD"/>
              <w:left w:val="single" w:sz="8" w:space="0" w:color="4F81BD"/>
              <w:bottom w:val="single" w:sz="18" w:space="0" w:color="4F81BD"/>
              <w:right w:val="single" w:sz="8" w:space="0" w:color="4F81BD"/>
            </w:tcBorders>
          </w:tcPr>
          <w:p w:rsidR="00A36851" w:rsidRPr="00B7455F" w:rsidRDefault="00A36851" w:rsidP="00C47288">
            <w:pPr>
              <w:rPr>
                <w:b/>
              </w:rPr>
            </w:pPr>
            <w:r w:rsidRPr="00B7455F">
              <w:rPr>
                <w:b/>
              </w:rPr>
              <w:t>Reviser</w:t>
            </w:r>
          </w:p>
        </w:tc>
        <w:tc>
          <w:tcPr>
            <w:tcW w:w="6177" w:type="dxa"/>
            <w:tcBorders>
              <w:top w:val="single" w:sz="8" w:space="0" w:color="4F81BD"/>
              <w:left w:val="single" w:sz="8" w:space="0" w:color="4F81BD"/>
              <w:bottom w:val="single" w:sz="18" w:space="0" w:color="4F81BD"/>
              <w:right w:val="single" w:sz="8" w:space="0" w:color="4F81BD"/>
            </w:tcBorders>
          </w:tcPr>
          <w:p w:rsidR="00A36851" w:rsidRPr="00B7455F" w:rsidRDefault="00A36851" w:rsidP="00C47288">
            <w:pPr>
              <w:rPr>
                <w:b/>
                <w:vanish/>
                <w:szCs w:val="20"/>
              </w:rPr>
            </w:pPr>
            <w:r w:rsidRPr="00B7455F">
              <w:rPr>
                <w:b/>
                <w:szCs w:val="20"/>
              </w:rPr>
              <w:t>Revision</w:t>
            </w:r>
          </w:p>
        </w:tc>
        <w:tc>
          <w:tcPr>
            <w:tcW w:w="1448" w:type="dxa"/>
            <w:tcBorders>
              <w:top w:val="single" w:sz="8" w:space="0" w:color="4F81BD"/>
              <w:left w:val="single" w:sz="8" w:space="0" w:color="4F81BD"/>
              <w:bottom w:val="single" w:sz="18" w:space="0" w:color="4F81BD"/>
              <w:right w:val="single" w:sz="8" w:space="0" w:color="4F81BD"/>
            </w:tcBorders>
          </w:tcPr>
          <w:p w:rsidR="00A36851" w:rsidRPr="00B7455F" w:rsidRDefault="00A36851" w:rsidP="00C47288">
            <w:pPr>
              <w:rPr>
                <w:b/>
                <w:szCs w:val="20"/>
              </w:rPr>
            </w:pPr>
            <w:r w:rsidRPr="00B7455F">
              <w:rPr>
                <w:b/>
                <w:szCs w:val="20"/>
              </w:rPr>
              <w:t>Date</w:t>
            </w:r>
          </w:p>
        </w:tc>
        <w:tc>
          <w:tcPr>
            <w:tcW w:w="1162" w:type="dxa"/>
            <w:tcBorders>
              <w:top w:val="single" w:sz="8" w:space="0" w:color="4F81BD"/>
              <w:left w:val="single" w:sz="8" w:space="0" w:color="4F81BD"/>
              <w:bottom w:val="single" w:sz="18" w:space="0" w:color="4F81BD"/>
              <w:right w:val="single" w:sz="8" w:space="0" w:color="4F81BD"/>
            </w:tcBorders>
          </w:tcPr>
          <w:p w:rsidR="00A36851" w:rsidRPr="00B7455F" w:rsidRDefault="00A36851" w:rsidP="00C47288">
            <w:pPr>
              <w:rPr>
                <w:b/>
                <w:szCs w:val="20"/>
              </w:rPr>
            </w:pPr>
            <w:r w:rsidRPr="00B7455F">
              <w:rPr>
                <w:b/>
                <w:szCs w:val="20"/>
              </w:rPr>
              <w:t>Version</w:t>
            </w:r>
          </w:p>
        </w:tc>
      </w:tr>
      <w:tr w:rsidR="00737A52" w:rsidRPr="00B7455F" w:rsidTr="00C47288">
        <w:trPr>
          <w:cantSplit/>
        </w:trPr>
        <w:tc>
          <w:tcPr>
            <w:tcW w:w="2022" w:type="dxa"/>
            <w:tcBorders>
              <w:top w:val="single" w:sz="8" w:space="0" w:color="4F81BD"/>
              <w:left w:val="single" w:sz="8" w:space="0" w:color="4F81BD"/>
              <w:bottom w:val="single" w:sz="8" w:space="0" w:color="4F81BD"/>
              <w:right w:val="single" w:sz="8" w:space="0" w:color="4F81BD"/>
            </w:tcBorders>
            <w:shd w:val="clear" w:color="auto" w:fill="D3DFEE"/>
          </w:tcPr>
          <w:p w:rsidR="00737A52" w:rsidRPr="00B7455F" w:rsidRDefault="00737A52" w:rsidP="00C47288">
            <w:pPr>
              <w:rPr>
                <w:szCs w:val="20"/>
              </w:rPr>
            </w:pPr>
            <w:r w:rsidRPr="00B7455F">
              <w:rPr>
                <w:szCs w:val="20"/>
              </w:rPr>
              <w:t>Amy Lackas</w:t>
            </w:r>
          </w:p>
        </w:tc>
        <w:tc>
          <w:tcPr>
            <w:tcW w:w="6177" w:type="dxa"/>
            <w:tcBorders>
              <w:top w:val="single" w:sz="8" w:space="0" w:color="4F81BD"/>
              <w:left w:val="single" w:sz="8" w:space="0" w:color="4F81BD"/>
              <w:bottom w:val="single" w:sz="8" w:space="0" w:color="4F81BD"/>
              <w:right w:val="single" w:sz="8" w:space="0" w:color="4F81BD"/>
            </w:tcBorders>
            <w:shd w:val="clear" w:color="auto" w:fill="D3DFEE"/>
          </w:tcPr>
          <w:p w:rsidR="00737A52" w:rsidRPr="00B7455F" w:rsidRDefault="006D5B21" w:rsidP="00F0117A">
            <w:pPr>
              <w:rPr>
                <w:szCs w:val="20"/>
              </w:rPr>
            </w:pPr>
            <w:r w:rsidRPr="00B7455F">
              <w:rPr>
                <w:szCs w:val="20"/>
              </w:rPr>
              <w:t>Initial document created</w:t>
            </w:r>
            <w:r w:rsidR="00AF7EE0" w:rsidRPr="00B7455F">
              <w:rPr>
                <w:szCs w:val="20"/>
              </w:rPr>
              <w:t xml:space="preserve">.  This version includes the following changes:  </w:t>
            </w:r>
            <w:r w:rsidR="00F0117A" w:rsidRPr="00B7455F">
              <w:rPr>
                <w:szCs w:val="20"/>
              </w:rPr>
              <w:t xml:space="preserve">Layaway Deposit, Pre-Order Deposit, </w:t>
            </w:r>
            <w:proofErr w:type="gramStart"/>
            <w:r w:rsidR="00F0117A" w:rsidRPr="00B7455F">
              <w:rPr>
                <w:szCs w:val="20"/>
              </w:rPr>
              <w:t>Raincheck</w:t>
            </w:r>
            <w:proofErr w:type="gramEnd"/>
            <w:r w:rsidR="00AF7EE0" w:rsidRPr="00B7455F">
              <w:rPr>
                <w:szCs w:val="20"/>
              </w:rPr>
              <w:t>.</w:t>
            </w:r>
          </w:p>
        </w:tc>
        <w:tc>
          <w:tcPr>
            <w:tcW w:w="1448" w:type="dxa"/>
            <w:tcBorders>
              <w:top w:val="single" w:sz="8" w:space="0" w:color="4F81BD"/>
              <w:left w:val="single" w:sz="8" w:space="0" w:color="4F81BD"/>
              <w:bottom w:val="single" w:sz="8" w:space="0" w:color="4F81BD"/>
              <w:right w:val="single" w:sz="8" w:space="0" w:color="4F81BD"/>
            </w:tcBorders>
            <w:shd w:val="clear" w:color="auto" w:fill="D3DFEE"/>
          </w:tcPr>
          <w:p w:rsidR="00737A52" w:rsidRPr="00B7455F" w:rsidRDefault="00F0117A" w:rsidP="00F74482">
            <w:pPr>
              <w:rPr>
                <w:szCs w:val="20"/>
              </w:rPr>
            </w:pPr>
            <w:r w:rsidRPr="00B7455F">
              <w:rPr>
                <w:szCs w:val="20"/>
              </w:rPr>
              <w:t>10/28/2013</w:t>
            </w:r>
          </w:p>
        </w:tc>
        <w:tc>
          <w:tcPr>
            <w:tcW w:w="1162" w:type="dxa"/>
            <w:tcBorders>
              <w:top w:val="single" w:sz="8" w:space="0" w:color="4F81BD"/>
              <w:left w:val="single" w:sz="8" w:space="0" w:color="4F81BD"/>
              <w:bottom w:val="single" w:sz="8" w:space="0" w:color="4F81BD"/>
              <w:right w:val="single" w:sz="8" w:space="0" w:color="4F81BD"/>
            </w:tcBorders>
            <w:shd w:val="clear" w:color="auto" w:fill="D3DFEE"/>
          </w:tcPr>
          <w:p w:rsidR="00737A52" w:rsidRPr="00B7455F" w:rsidRDefault="007E150B" w:rsidP="00C47288">
            <w:pPr>
              <w:rPr>
                <w:szCs w:val="20"/>
              </w:rPr>
            </w:pPr>
            <w:r w:rsidRPr="00B7455F">
              <w:rPr>
                <w:szCs w:val="20"/>
              </w:rPr>
              <w:t>1.0</w:t>
            </w:r>
          </w:p>
        </w:tc>
      </w:tr>
      <w:tr w:rsidR="007A7998" w:rsidRPr="00B7455F" w:rsidTr="00C47288">
        <w:trPr>
          <w:cantSplit/>
          <w:ins w:id="103" w:author="Amy Byers" w:date="2015-03-19T11:26:00Z"/>
        </w:trPr>
        <w:tc>
          <w:tcPr>
            <w:tcW w:w="2022" w:type="dxa"/>
            <w:tcBorders>
              <w:top w:val="single" w:sz="8" w:space="0" w:color="4F81BD"/>
              <w:left w:val="single" w:sz="8" w:space="0" w:color="4F81BD"/>
              <w:bottom w:val="single" w:sz="8" w:space="0" w:color="4F81BD"/>
              <w:right w:val="single" w:sz="8" w:space="0" w:color="4F81BD"/>
            </w:tcBorders>
            <w:shd w:val="clear" w:color="auto" w:fill="D3DFEE"/>
          </w:tcPr>
          <w:p w:rsidR="007A7998" w:rsidRPr="00B7455F" w:rsidRDefault="007A7998" w:rsidP="00C47288">
            <w:pPr>
              <w:rPr>
                <w:ins w:id="104" w:author="Amy Byers" w:date="2015-03-19T11:26:00Z"/>
                <w:szCs w:val="20"/>
              </w:rPr>
            </w:pPr>
            <w:ins w:id="105" w:author="Amy Byers" w:date="2015-03-19T11:26:00Z">
              <w:r>
                <w:rPr>
                  <w:szCs w:val="20"/>
                </w:rPr>
                <w:t>Amy Byers</w:t>
              </w:r>
            </w:ins>
          </w:p>
        </w:tc>
        <w:tc>
          <w:tcPr>
            <w:tcW w:w="6177" w:type="dxa"/>
            <w:tcBorders>
              <w:top w:val="single" w:sz="8" w:space="0" w:color="4F81BD"/>
              <w:left w:val="single" w:sz="8" w:space="0" w:color="4F81BD"/>
              <w:bottom w:val="single" w:sz="8" w:space="0" w:color="4F81BD"/>
              <w:right w:val="single" w:sz="8" w:space="0" w:color="4F81BD"/>
            </w:tcBorders>
            <w:shd w:val="clear" w:color="auto" w:fill="D3DFEE"/>
          </w:tcPr>
          <w:p w:rsidR="007A7998" w:rsidRDefault="007A7998" w:rsidP="006C50EC">
            <w:pPr>
              <w:pStyle w:val="ListParagraph"/>
              <w:numPr>
                <w:ilvl w:val="0"/>
                <w:numId w:val="1"/>
              </w:numPr>
              <w:rPr>
                <w:ins w:id="106" w:author="Amy Byers" w:date="2015-03-23T10:36:00Z"/>
                <w:szCs w:val="20"/>
              </w:rPr>
            </w:pPr>
            <w:ins w:id="107" w:author="Amy Byers" w:date="2015-03-19T11:26:00Z">
              <w:r w:rsidRPr="007A7998">
                <w:rPr>
                  <w:szCs w:val="20"/>
                </w:rPr>
                <w:t>Added Quantity Required Items</w:t>
              </w:r>
            </w:ins>
          </w:p>
          <w:p w:rsidR="00852627" w:rsidRPr="007A7998" w:rsidRDefault="00852627" w:rsidP="006C50EC">
            <w:pPr>
              <w:pStyle w:val="ListParagraph"/>
              <w:numPr>
                <w:ilvl w:val="0"/>
                <w:numId w:val="1"/>
              </w:numPr>
              <w:rPr>
                <w:ins w:id="108" w:author="Amy Byers" w:date="2015-03-19T11:26:00Z"/>
                <w:szCs w:val="20"/>
              </w:rPr>
            </w:pPr>
            <w:ins w:id="109" w:author="Amy Byers" w:date="2015-03-23T10:36:00Z">
              <w:r>
                <w:rPr>
                  <w:szCs w:val="20"/>
                </w:rPr>
                <w:t>Updated screen mockups</w:t>
              </w:r>
            </w:ins>
          </w:p>
        </w:tc>
        <w:tc>
          <w:tcPr>
            <w:tcW w:w="1448" w:type="dxa"/>
            <w:tcBorders>
              <w:top w:val="single" w:sz="8" w:space="0" w:color="4F81BD"/>
              <w:left w:val="single" w:sz="8" w:space="0" w:color="4F81BD"/>
              <w:bottom w:val="single" w:sz="8" w:space="0" w:color="4F81BD"/>
              <w:right w:val="single" w:sz="8" w:space="0" w:color="4F81BD"/>
            </w:tcBorders>
            <w:shd w:val="clear" w:color="auto" w:fill="D3DFEE"/>
          </w:tcPr>
          <w:p w:rsidR="007A7998" w:rsidRPr="00B7455F" w:rsidRDefault="007A7998" w:rsidP="00852627">
            <w:pPr>
              <w:rPr>
                <w:ins w:id="110" w:author="Amy Byers" w:date="2015-03-19T11:26:00Z"/>
                <w:szCs w:val="20"/>
              </w:rPr>
            </w:pPr>
            <w:ins w:id="111" w:author="Amy Byers" w:date="2015-03-19T11:28:00Z">
              <w:r>
                <w:rPr>
                  <w:szCs w:val="20"/>
                </w:rPr>
                <w:t>3/</w:t>
              </w:r>
            </w:ins>
            <w:ins w:id="112" w:author="Amy Byers" w:date="2015-03-23T10:36:00Z">
              <w:r w:rsidR="00852627">
                <w:rPr>
                  <w:szCs w:val="20"/>
                </w:rPr>
                <w:t>23</w:t>
              </w:r>
            </w:ins>
            <w:bookmarkStart w:id="113" w:name="_GoBack"/>
            <w:bookmarkEnd w:id="113"/>
            <w:ins w:id="114" w:author="Amy Byers" w:date="2015-03-19T11:28:00Z">
              <w:r>
                <w:rPr>
                  <w:szCs w:val="20"/>
                </w:rPr>
                <w:t>/2015</w:t>
              </w:r>
            </w:ins>
          </w:p>
        </w:tc>
        <w:tc>
          <w:tcPr>
            <w:tcW w:w="1162" w:type="dxa"/>
            <w:tcBorders>
              <w:top w:val="single" w:sz="8" w:space="0" w:color="4F81BD"/>
              <w:left w:val="single" w:sz="8" w:space="0" w:color="4F81BD"/>
              <w:bottom w:val="single" w:sz="8" w:space="0" w:color="4F81BD"/>
              <w:right w:val="single" w:sz="8" w:space="0" w:color="4F81BD"/>
            </w:tcBorders>
            <w:shd w:val="clear" w:color="auto" w:fill="D3DFEE"/>
          </w:tcPr>
          <w:p w:rsidR="007A7998" w:rsidRPr="00B7455F" w:rsidRDefault="007A7998" w:rsidP="00C47288">
            <w:pPr>
              <w:rPr>
                <w:ins w:id="115" w:author="Amy Byers" w:date="2015-03-19T11:26:00Z"/>
                <w:szCs w:val="20"/>
              </w:rPr>
            </w:pPr>
            <w:ins w:id="116" w:author="Amy Byers" w:date="2015-03-19T11:28:00Z">
              <w:r>
                <w:rPr>
                  <w:szCs w:val="20"/>
                </w:rPr>
                <w:t>1.1</w:t>
              </w:r>
            </w:ins>
          </w:p>
        </w:tc>
      </w:tr>
    </w:tbl>
    <w:p w:rsidR="00281DF5" w:rsidRPr="00B7455F" w:rsidRDefault="00281DF5" w:rsidP="00281DF5">
      <w:bookmarkStart w:id="117" w:name="_Toc320880027"/>
    </w:p>
    <w:p w:rsidR="00A36851" w:rsidRPr="00B7455F" w:rsidRDefault="00A36851" w:rsidP="00A36851">
      <w:pPr>
        <w:pStyle w:val="Heading1"/>
        <w:rPr>
          <w:i/>
        </w:rPr>
      </w:pPr>
      <w:bookmarkStart w:id="118" w:name="_Toc370731128"/>
      <w:r w:rsidRPr="00B7455F">
        <w:rPr>
          <w:i/>
        </w:rPr>
        <w:t>Appendix A: Glossary</w:t>
      </w:r>
      <w:bookmarkEnd w:id="117"/>
      <w:bookmarkEnd w:id="118"/>
    </w:p>
    <w:tbl>
      <w:tblPr>
        <w:tblW w:w="489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853"/>
        <w:gridCol w:w="8690"/>
      </w:tblGrid>
      <w:tr w:rsidR="00A36851" w:rsidRPr="00B7455F" w:rsidTr="00E501A9">
        <w:trPr>
          <w:cantSplit/>
        </w:trPr>
        <w:tc>
          <w:tcPr>
            <w:tcW w:w="1879" w:type="dxa"/>
            <w:tcBorders>
              <w:top w:val="single" w:sz="8" w:space="0" w:color="4F81BD"/>
              <w:left w:val="single" w:sz="8" w:space="0" w:color="4F81BD"/>
              <w:bottom w:val="single" w:sz="18" w:space="0" w:color="4F81BD"/>
              <w:right w:val="single" w:sz="8" w:space="0" w:color="4F81BD"/>
            </w:tcBorders>
          </w:tcPr>
          <w:p w:rsidR="00A36851" w:rsidRPr="00B7455F" w:rsidRDefault="00A36851" w:rsidP="00C47288">
            <w:pPr>
              <w:rPr>
                <w:b/>
                <w:bCs/>
                <w:szCs w:val="20"/>
              </w:rPr>
            </w:pPr>
            <w:r w:rsidRPr="00B7455F">
              <w:rPr>
                <w:b/>
                <w:bCs/>
                <w:szCs w:val="20"/>
              </w:rPr>
              <w:t>Term</w:t>
            </w:r>
          </w:p>
        </w:tc>
        <w:tc>
          <w:tcPr>
            <w:tcW w:w="8908" w:type="dxa"/>
            <w:tcBorders>
              <w:top w:val="single" w:sz="8" w:space="0" w:color="4F81BD"/>
              <w:left w:val="single" w:sz="8" w:space="0" w:color="4F81BD"/>
              <w:bottom w:val="single" w:sz="18" w:space="0" w:color="4F81BD"/>
              <w:right w:val="single" w:sz="8" w:space="0" w:color="4F81BD"/>
            </w:tcBorders>
          </w:tcPr>
          <w:p w:rsidR="00A36851" w:rsidRPr="00B7455F" w:rsidRDefault="00A36851" w:rsidP="00C47288">
            <w:pPr>
              <w:rPr>
                <w:b/>
                <w:bCs/>
                <w:szCs w:val="20"/>
              </w:rPr>
            </w:pPr>
            <w:r w:rsidRPr="00B7455F">
              <w:rPr>
                <w:b/>
                <w:bCs/>
                <w:szCs w:val="20"/>
              </w:rPr>
              <w:t>Definition</w:t>
            </w:r>
          </w:p>
        </w:tc>
      </w:tr>
      <w:tr w:rsidR="00E501A9" w:rsidRPr="00B7455F" w:rsidTr="003105EB">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rPr>
                <w:bCs/>
                <w:szCs w:val="20"/>
              </w:rPr>
            </w:pPr>
            <w:r w:rsidRPr="00B7455F">
              <w:rPr>
                <w:bCs/>
                <w:szCs w:val="20"/>
              </w:rPr>
              <w:t>UPC</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rPr>
                <w:szCs w:val="20"/>
              </w:rPr>
            </w:pPr>
            <w:r w:rsidRPr="00B7455F">
              <w:rPr>
                <w:szCs w:val="20"/>
              </w:rPr>
              <w:t>Universal Product Code</w:t>
            </w:r>
          </w:p>
        </w:tc>
      </w:tr>
      <w:tr w:rsidR="00E501A9" w:rsidRPr="00B7455F" w:rsidTr="003105EB">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rPr>
                <w:bCs/>
                <w:szCs w:val="20"/>
              </w:rPr>
            </w:pPr>
            <w:r w:rsidRPr="00B7455F">
              <w:rPr>
                <w:bCs/>
                <w:szCs w:val="20"/>
              </w:rPr>
              <w:t>Open Box Item</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E501A9" w:rsidRPr="00B7455F" w:rsidRDefault="00E501A9" w:rsidP="003105EB">
            <w:pPr>
              <w:rPr>
                <w:szCs w:val="20"/>
              </w:rPr>
            </w:pPr>
            <w:r w:rsidRPr="00B7455F">
              <w:rPr>
                <w:szCs w:val="20"/>
              </w:rPr>
              <w:t xml:space="preserve">Items that are returned open and functional.  The product can then be re-sold as an open box item.  </w:t>
            </w:r>
          </w:p>
        </w:tc>
      </w:tr>
      <w:tr w:rsidR="00234EA0" w:rsidRPr="00B7455F" w:rsidTr="003105EB">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234EA0" w:rsidRPr="00B7455F" w:rsidRDefault="00234EA0" w:rsidP="00234EA0">
            <w:pPr>
              <w:rPr>
                <w:bCs/>
                <w:szCs w:val="20"/>
              </w:rPr>
            </w:pPr>
            <w:r w:rsidRPr="00B7455F">
              <w:rPr>
                <w:bCs/>
                <w:szCs w:val="20"/>
              </w:rPr>
              <w:t xml:space="preserve">Open Box Tag </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D746A6" w:rsidRPr="00B7455F" w:rsidRDefault="00D746A6" w:rsidP="006C760B">
            <w:r w:rsidRPr="00B7455F">
              <w:t>The 9-character value associated with the open box item.  The entry of this value in Item Entry triggers the Open Box Item use case.  An open box tag is associated with one item, but an item can be associated with multiple open box tags. Also called License Plate # (LP#)</w:t>
            </w:r>
          </w:p>
        </w:tc>
      </w:tr>
      <w:tr w:rsidR="00D576D3" w:rsidRPr="00B7455F" w:rsidTr="003105EB">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D576D3" w:rsidRPr="00B7455F" w:rsidRDefault="00D576D3" w:rsidP="006C760B">
            <w:pPr>
              <w:rPr>
                <w:bCs/>
                <w:szCs w:val="20"/>
              </w:rPr>
            </w:pPr>
            <w:r w:rsidRPr="00B7455F">
              <w:rPr>
                <w:bCs/>
                <w:szCs w:val="20"/>
              </w:rPr>
              <w:t xml:space="preserve">Register </w:t>
            </w:r>
            <w:r w:rsidR="006C760B" w:rsidRPr="00B7455F">
              <w:rPr>
                <w:bCs/>
                <w:szCs w:val="20"/>
              </w:rPr>
              <w:t>Number</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D576D3" w:rsidRPr="00B7455F" w:rsidRDefault="00D576D3" w:rsidP="006C760B">
            <w:pPr>
              <w:rPr>
                <w:szCs w:val="20"/>
              </w:rPr>
            </w:pPr>
            <w:r w:rsidRPr="00B7455F">
              <w:t xml:space="preserve">A register </w:t>
            </w:r>
            <w:r w:rsidR="006C760B" w:rsidRPr="00B7455F">
              <w:t>Number</w:t>
            </w:r>
            <w:r w:rsidRPr="00B7455F">
              <w:t xml:space="preserve"> is not the unique device ID, but is the 1-2 digit ID assigned to the device to be used in the creation of the Transaction Key and logged in the POSLog, EJ, and on the Receipt.  There can be multiple devices associated with one register </w:t>
            </w:r>
            <w:r w:rsidR="006C760B" w:rsidRPr="00B7455F">
              <w:t>Number</w:t>
            </w:r>
            <w:r w:rsidRPr="00B7455F">
              <w:t>.</w:t>
            </w:r>
          </w:p>
        </w:tc>
      </w:tr>
      <w:tr w:rsidR="00D576D3" w:rsidRPr="00587231" w:rsidTr="003105EB">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D576D3" w:rsidRPr="00B7455F" w:rsidRDefault="00D576D3" w:rsidP="00D576D3">
            <w:pPr>
              <w:rPr>
                <w:bCs/>
                <w:szCs w:val="20"/>
              </w:rPr>
            </w:pPr>
            <w:r w:rsidRPr="00B7455F">
              <w:rPr>
                <w:bCs/>
                <w:szCs w:val="20"/>
              </w:rPr>
              <w:t>Device ID</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D576D3" w:rsidRDefault="00D576D3" w:rsidP="003105EB">
            <w:pPr>
              <w:rPr>
                <w:szCs w:val="20"/>
              </w:rPr>
            </w:pPr>
            <w:r w:rsidRPr="00B7455F">
              <w:rPr>
                <w:szCs w:val="20"/>
              </w:rPr>
              <w:t>A unique identification associated with the device.   This ID is not logged in the POSLog, EJ or Receipt.</w:t>
            </w:r>
          </w:p>
        </w:tc>
      </w:tr>
    </w:tbl>
    <w:p w:rsidR="00CB18A7" w:rsidRPr="004F72C3" w:rsidRDefault="00CB18A7" w:rsidP="00D746A6">
      <w:pPr>
        <w:rPr>
          <w:b/>
          <w:sz w:val="24"/>
        </w:rPr>
      </w:pPr>
    </w:p>
    <w:sectPr w:rsidR="00CB18A7" w:rsidRPr="004F72C3" w:rsidSect="00405656">
      <w:headerReference w:type="even" r:id="rId29"/>
      <w:headerReference w:type="default" r:id="rId30"/>
      <w:footerReference w:type="default" r:id="rId31"/>
      <w:footerReference w:type="first" r:id="rId32"/>
      <w:pgSz w:w="12240" w:h="15840" w:code="1"/>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2A32" w:rsidRDefault="009A2A32">
      <w:r>
        <w:separator/>
      </w:r>
    </w:p>
  </w:endnote>
  <w:endnote w:type="continuationSeparator" w:id="0">
    <w:p w:rsidR="009A2A32" w:rsidRDefault="009A2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C0B" w:rsidRPr="00A6001F" w:rsidRDefault="00871C0B" w:rsidP="00A6001F">
    <w:pPr>
      <w:pStyle w:val="Footer"/>
      <w:jc w:val="right"/>
      <w:rPr>
        <w:sz w:val="18"/>
        <w:szCs w:val="18"/>
      </w:rPr>
    </w:pPr>
    <w:r>
      <w:ptab w:relativeTo="margin" w:alignment="center" w:leader="none"/>
    </w:r>
    <w:r>
      <w:ptab w:relativeTo="margin" w:alignment="right" w:leader="none"/>
    </w:r>
    <w:r w:rsidRPr="00091B36">
      <w:rPr>
        <w:i/>
        <w:sz w:val="18"/>
        <w:szCs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C0B" w:rsidRDefault="00871C0B" w:rsidP="00AA76BC">
    <w:pPr>
      <w:ind w:left="72"/>
      <w:jc w:val="right"/>
      <w:rPr>
        <w:rFonts w:cs="Arial"/>
        <w:szCs w:val="20"/>
      </w:rPr>
    </w:pPr>
    <w:del w:id="123" w:author="Amy Byers" w:date="2015-03-23T09:33:00Z">
      <w:r w:rsidRPr="003C0044" w:rsidDel="00871C0B">
        <w:rPr>
          <w:rStyle w:val="Strong"/>
          <w:rFonts w:cs="Arial"/>
          <w:b w:val="0"/>
          <w:sz w:val="24"/>
          <w:bdr w:val="none" w:sz="0" w:space="0" w:color="auto" w:frame="1"/>
        </w:rPr>
        <w:delText>Stella Nova</w:delText>
      </w:r>
    </w:del>
    <w:proofErr w:type="spellStart"/>
    <w:ins w:id="124" w:author="Amy Byers" w:date="2015-03-23T09:33:00Z">
      <w:r>
        <w:rPr>
          <w:rStyle w:val="Strong"/>
          <w:rFonts w:cs="Arial"/>
          <w:b w:val="0"/>
          <w:sz w:val="24"/>
          <w:bdr w:val="none" w:sz="0" w:space="0" w:color="auto" w:frame="1"/>
        </w:rPr>
        <w:t>Storeworks</w:t>
      </w:r>
    </w:ins>
    <w:proofErr w:type="spellEnd"/>
    <w:r w:rsidRPr="003C0044">
      <w:rPr>
        <w:rStyle w:val="Strong"/>
        <w:rFonts w:cs="Arial"/>
        <w:b w:val="0"/>
        <w:sz w:val="24"/>
        <w:bdr w:val="none" w:sz="0" w:space="0" w:color="auto" w:frame="1"/>
      </w:rPr>
      <w:t xml:space="preserve"> Technologies, </w:t>
    </w:r>
    <w:proofErr w:type="spellStart"/>
    <w:r w:rsidRPr="003C0044">
      <w:rPr>
        <w:rStyle w:val="Strong"/>
        <w:rFonts w:cs="Arial"/>
        <w:b w:val="0"/>
        <w:sz w:val="24"/>
        <w:bdr w:val="none" w:sz="0" w:space="0" w:color="auto" w:frame="1"/>
      </w:rPr>
      <w:t>Inc</w:t>
    </w:r>
    <w:proofErr w:type="spellEnd"/>
    <w:r w:rsidRPr="005E21B2">
      <w:rPr>
        <w:rFonts w:cs="Arial"/>
        <w:sz w:val="24"/>
      </w:rPr>
      <w:br/>
    </w:r>
    <w:r>
      <w:rPr>
        <w:rFonts w:cs="Arial"/>
        <w:szCs w:val="20"/>
      </w:rPr>
      <w:t>11635 North Park Drive</w:t>
    </w:r>
  </w:p>
  <w:p w:rsidR="00871C0B" w:rsidRDefault="00871C0B" w:rsidP="00AA76BC">
    <w:pPr>
      <w:ind w:left="72"/>
      <w:jc w:val="right"/>
      <w:rPr>
        <w:rFonts w:cs="Arial"/>
        <w:szCs w:val="20"/>
      </w:rPr>
    </w:pPr>
    <w:r>
      <w:rPr>
        <w:rFonts w:cs="Arial"/>
        <w:szCs w:val="20"/>
      </w:rPr>
      <w:t>Suite 100</w:t>
    </w:r>
  </w:p>
  <w:p w:rsidR="00871C0B" w:rsidRPr="005E21B2" w:rsidRDefault="00871C0B" w:rsidP="00AA76BC">
    <w:pPr>
      <w:ind w:left="72"/>
      <w:jc w:val="right"/>
      <w:rPr>
        <w:b/>
        <w:iCs/>
        <w:sz w:val="24"/>
      </w:rPr>
    </w:pPr>
    <w:r>
      <w:rPr>
        <w:rFonts w:cs="Arial"/>
        <w:szCs w:val="20"/>
      </w:rPr>
      <w:t>Wake Forest, NC 27587</w:t>
    </w:r>
    <w:r w:rsidRPr="005E21B2">
      <w:rPr>
        <w:rFonts w:cs="Arial"/>
        <w:szCs w:val="20"/>
      </w:rPr>
      <w:br/>
    </w:r>
    <w:r>
      <w:rPr>
        <w:rFonts w:cs="Arial"/>
        <w:szCs w:val="20"/>
      </w:rPr>
      <w:t>919.435.9900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2A32" w:rsidRDefault="009A2A32">
      <w:r>
        <w:separator/>
      </w:r>
    </w:p>
  </w:footnote>
  <w:footnote w:type="continuationSeparator" w:id="0">
    <w:p w:rsidR="009A2A32" w:rsidRDefault="009A2A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Look w:val="04A0" w:firstRow="1" w:lastRow="0" w:firstColumn="1" w:lastColumn="0" w:noHBand="0" w:noVBand="1"/>
    </w:tblPr>
    <w:tblGrid>
      <w:gridCol w:w="5284"/>
      <w:gridCol w:w="5300"/>
    </w:tblGrid>
    <w:tr w:rsidR="00871C0B" w:rsidRPr="00A04E53" w:rsidTr="002618A9">
      <w:trPr>
        <w:trHeight w:val="267"/>
      </w:trPr>
      <w:tc>
        <w:tcPr>
          <w:tcW w:w="5508" w:type="dxa"/>
          <w:vAlign w:val="center"/>
        </w:tcPr>
        <w:p w:rsidR="00871C0B" w:rsidRPr="00A04E53" w:rsidRDefault="00871C0B" w:rsidP="002618A9">
          <w:pPr>
            <w:pStyle w:val="Header"/>
            <w:rPr>
              <w:i/>
              <w:iCs/>
              <w:sz w:val="18"/>
              <w:szCs w:val="18"/>
            </w:rPr>
          </w:pPr>
          <w:r w:rsidRPr="00A04E53">
            <w:rPr>
              <w:i/>
              <w:iCs/>
              <w:sz w:val="18"/>
              <w:szCs w:val="18"/>
            </w:rPr>
            <w:t>Sale Feature Document</w:t>
          </w:r>
        </w:p>
      </w:tc>
      <w:tc>
        <w:tcPr>
          <w:tcW w:w="5508" w:type="dxa"/>
          <w:vAlign w:val="center"/>
        </w:tcPr>
        <w:p w:rsidR="00871C0B" w:rsidRPr="00A04E53" w:rsidRDefault="00871C0B" w:rsidP="00871C0B">
          <w:pPr>
            <w:pStyle w:val="Header"/>
            <w:jc w:val="right"/>
            <w:rPr>
              <w:i/>
              <w:sz w:val="18"/>
              <w:szCs w:val="18"/>
            </w:rPr>
          </w:pPr>
          <w:r>
            <w:rPr>
              <w:i/>
              <w:sz w:val="18"/>
              <w:szCs w:val="18"/>
            </w:rPr>
            <w:t xml:space="preserve">Revision Date: </w:t>
          </w:r>
          <w:del w:id="119" w:author="Amy Byers" w:date="2015-03-23T09:33:00Z">
            <w:r w:rsidDel="00871C0B">
              <w:rPr>
                <w:i/>
                <w:sz w:val="18"/>
                <w:szCs w:val="18"/>
              </w:rPr>
              <w:delText>10/28/2013</w:delText>
            </w:r>
          </w:del>
          <w:ins w:id="120" w:author="Amy Byers" w:date="2015-03-23T09:33:00Z">
            <w:r>
              <w:rPr>
                <w:i/>
                <w:sz w:val="18"/>
                <w:szCs w:val="18"/>
              </w:rPr>
              <w:t>3/23/2015</w:t>
            </w:r>
          </w:ins>
        </w:p>
      </w:tc>
    </w:tr>
    <w:tr w:rsidR="00871C0B" w:rsidRPr="001E1F93" w:rsidTr="002618A9">
      <w:tc>
        <w:tcPr>
          <w:tcW w:w="5508" w:type="dxa"/>
          <w:vAlign w:val="center"/>
        </w:tcPr>
        <w:p w:rsidR="00871C0B" w:rsidRPr="001E1F93" w:rsidRDefault="00871C0B" w:rsidP="002618A9">
          <w:pPr>
            <w:pStyle w:val="Header"/>
            <w:rPr>
              <w:b/>
              <w:i/>
              <w:iCs/>
              <w:sz w:val="18"/>
              <w:szCs w:val="18"/>
            </w:rPr>
          </w:pPr>
          <w:del w:id="121" w:author="Amy Byers" w:date="2015-03-23T09:33:00Z">
            <w:r w:rsidRPr="001E1F93" w:rsidDel="00871C0B">
              <w:rPr>
                <w:b/>
                <w:i/>
                <w:iCs/>
                <w:sz w:val="18"/>
                <w:szCs w:val="18"/>
              </w:rPr>
              <w:delText>Stella Nova</w:delText>
            </w:r>
          </w:del>
          <w:proofErr w:type="spellStart"/>
          <w:ins w:id="122" w:author="Amy Byers" w:date="2015-03-23T09:33:00Z">
            <w:r>
              <w:rPr>
                <w:b/>
                <w:i/>
                <w:iCs/>
                <w:sz w:val="18"/>
                <w:szCs w:val="18"/>
              </w:rPr>
              <w:t>Storeworks</w:t>
            </w:r>
          </w:ins>
          <w:proofErr w:type="spellEnd"/>
          <w:r w:rsidRPr="001E1F93">
            <w:rPr>
              <w:b/>
              <w:i/>
              <w:iCs/>
              <w:sz w:val="18"/>
              <w:szCs w:val="18"/>
            </w:rPr>
            <w:t xml:space="preserve"> </w:t>
          </w:r>
          <w:r>
            <w:rPr>
              <w:b/>
              <w:i/>
              <w:iCs/>
              <w:sz w:val="18"/>
              <w:szCs w:val="18"/>
            </w:rPr>
            <w:t xml:space="preserve">and Best Buy Canada </w:t>
          </w:r>
          <w:r w:rsidRPr="001E1F93">
            <w:rPr>
              <w:b/>
              <w:i/>
              <w:iCs/>
              <w:sz w:val="18"/>
              <w:szCs w:val="18"/>
            </w:rPr>
            <w:t>Confidential</w:t>
          </w:r>
        </w:p>
      </w:tc>
      <w:tc>
        <w:tcPr>
          <w:tcW w:w="5508" w:type="dxa"/>
          <w:vAlign w:val="center"/>
        </w:tcPr>
        <w:p w:rsidR="00871C0B" w:rsidRPr="00AA76BC" w:rsidRDefault="00871C0B" w:rsidP="002618A9">
          <w:pPr>
            <w:pStyle w:val="Footer"/>
            <w:jc w:val="right"/>
            <w:rPr>
              <w:sz w:val="18"/>
              <w:szCs w:val="18"/>
            </w:rPr>
          </w:pPr>
          <w:r w:rsidRPr="001E1F93">
            <w:rPr>
              <w:i/>
              <w:sz w:val="18"/>
              <w:szCs w:val="18"/>
            </w:rPr>
            <w:t xml:space="preserve">Page </w:t>
          </w:r>
          <w:r w:rsidRPr="001E1F93">
            <w:rPr>
              <w:i/>
              <w:sz w:val="18"/>
              <w:szCs w:val="18"/>
            </w:rPr>
            <w:fldChar w:fldCharType="begin"/>
          </w:r>
          <w:r w:rsidRPr="001E1F93">
            <w:rPr>
              <w:i/>
              <w:sz w:val="18"/>
              <w:szCs w:val="18"/>
            </w:rPr>
            <w:instrText xml:space="preserve"> PAGE </w:instrText>
          </w:r>
          <w:r w:rsidRPr="001E1F93">
            <w:rPr>
              <w:i/>
              <w:sz w:val="18"/>
              <w:szCs w:val="18"/>
            </w:rPr>
            <w:fldChar w:fldCharType="separate"/>
          </w:r>
          <w:r w:rsidR="00852627">
            <w:rPr>
              <w:i/>
              <w:noProof/>
              <w:sz w:val="18"/>
              <w:szCs w:val="18"/>
            </w:rPr>
            <w:t>20</w:t>
          </w:r>
          <w:r w:rsidRPr="001E1F93">
            <w:rPr>
              <w:i/>
              <w:sz w:val="18"/>
              <w:szCs w:val="18"/>
            </w:rPr>
            <w:fldChar w:fldCharType="end"/>
          </w:r>
          <w:r w:rsidRPr="001E1F93">
            <w:rPr>
              <w:i/>
              <w:sz w:val="18"/>
              <w:szCs w:val="18"/>
            </w:rPr>
            <w:t xml:space="preserve"> of </w:t>
          </w:r>
          <w:r w:rsidRPr="001E1F93">
            <w:rPr>
              <w:i/>
              <w:sz w:val="18"/>
              <w:szCs w:val="18"/>
            </w:rPr>
            <w:fldChar w:fldCharType="begin"/>
          </w:r>
          <w:r w:rsidRPr="001E1F93">
            <w:rPr>
              <w:i/>
              <w:sz w:val="18"/>
              <w:szCs w:val="18"/>
            </w:rPr>
            <w:instrText xml:space="preserve"> NUMPAGES </w:instrText>
          </w:r>
          <w:r w:rsidRPr="001E1F93">
            <w:rPr>
              <w:i/>
              <w:sz w:val="18"/>
              <w:szCs w:val="18"/>
            </w:rPr>
            <w:fldChar w:fldCharType="separate"/>
          </w:r>
          <w:r w:rsidR="00852627">
            <w:rPr>
              <w:i/>
              <w:noProof/>
              <w:sz w:val="18"/>
              <w:szCs w:val="18"/>
            </w:rPr>
            <w:t>20</w:t>
          </w:r>
          <w:r w:rsidRPr="001E1F93">
            <w:rPr>
              <w:i/>
              <w:sz w:val="18"/>
              <w:szCs w:val="18"/>
            </w:rPr>
            <w:fldChar w:fldCharType="end"/>
          </w:r>
        </w:p>
      </w:tc>
    </w:tr>
  </w:tbl>
  <w:p w:rsidR="00871C0B" w:rsidRPr="00D468A5" w:rsidRDefault="00871C0B" w:rsidP="00D468A5">
    <w:pPr>
      <w:pStyle w:val="Header"/>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Look w:val="04A0" w:firstRow="1" w:lastRow="0" w:firstColumn="1" w:lastColumn="0" w:noHBand="0" w:noVBand="1"/>
    </w:tblPr>
    <w:tblGrid>
      <w:gridCol w:w="5295"/>
      <w:gridCol w:w="5289"/>
    </w:tblGrid>
    <w:tr w:rsidR="00871C0B" w:rsidRPr="00A04E53" w:rsidTr="00091B36">
      <w:trPr>
        <w:trHeight w:val="267"/>
      </w:trPr>
      <w:tc>
        <w:tcPr>
          <w:tcW w:w="5508" w:type="dxa"/>
          <w:vAlign w:val="center"/>
        </w:tcPr>
        <w:p w:rsidR="00871C0B" w:rsidRPr="00A04E53" w:rsidRDefault="00871C0B" w:rsidP="003B6D48">
          <w:pPr>
            <w:pStyle w:val="Header"/>
            <w:rPr>
              <w:i/>
              <w:iCs/>
              <w:sz w:val="18"/>
              <w:szCs w:val="18"/>
            </w:rPr>
          </w:pPr>
          <w:r w:rsidRPr="00A04E53">
            <w:rPr>
              <w:i/>
              <w:iCs/>
              <w:sz w:val="18"/>
              <w:szCs w:val="18"/>
            </w:rPr>
            <w:t>Sale Feature Document</w:t>
          </w:r>
        </w:p>
      </w:tc>
      <w:tc>
        <w:tcPr>
          <w:tcW w:w="5508" w:type="dxa"/>
          <w:vAlign w:val="center"/>
        </w:tcPr>
        <w:p w:rsidR="00871C0B" w:rsidRPr="00A04E53" w:rsidRDefault="00871C0B" w:rsidP="00AF63E8">
          <w:pPr>
            <w:pStyle w:val="Header"/>
            <w:jc w:val="right"/>
            <w:rPr>
              <w:i/>
              <w:sz w:val="18"/>
              <w:szCs w:val="18"/>
            </w:rPr>
          </w:pPr>
          <w:r>
            <w:rPr>
              <w:i/>
              <w:sz w:val="18"/>
              <w:szCs w:val="18"/>
            </w:rPr>
            <w:t>Revision Date: 10/28/2013</w:t>
          </w:r>
        </w:p>
      </w:tc>
    </w:tr>
    <w:tr w:rsidR="00871C0B" w:rsidRPr="001E1F93" w:rsidTr="001E1F93">
      <w:tc>
        <w:tcPr>
          <w:tcW w:w="5508" w:type="dxa"/>
          <w:vAlign w:val="center"/>
        </w:tcPr>
        <w:p w:rsidR="00871C0B" w:rsidRPr="001E1F93" w:rsidRDefault="00871C0B" w:rsidP="00A36851">
          <w:pPr>
            <w:pStyle w:val="Header"/>
            <w:rPr>
              <w:b/>
              <w:i/>
              <w:iCs/>
              <w:sz w:val="18"/>
              <w:szCs w:val="18"/>
            </w:rPr>
          </w:pPr>
          <w:r w:rsidRPr="001E1F93">
            <w:rPr>
              <w:b/>
              <w:i/>
              <w:iCs/>
              <w:sz w:val="18"/>
              <w:szCs w:val="18"/>
            </w:rPr>
            <w:t xml:space="preserve">Stella Nova </w:t>
          </w:r>
          <w:r>
            <w:rPr>
              <w:b/>
              <w:i/>
              <w:iCs/>
              <w:sz w:val="18"/>
              <w:szCs w:val="18"/>
            </w:rPr>
            <w:t xml:space="preserve">and Best Buy Canada </w:t>
          </w:r>
          <w:r w:rsidRPr="001E1F93">
            <w:rPr>
              <w:b/>
              <w:i/>
              <w:iCs/>
              <w:sz w:val="18"/>
              <w:szCs w:val="18"/>
            </w:rPr>
            <w:t>Confidential</w:t>
          </w:r>
        </w:p>
      </w:tc>
      <w:tc>
        <w:tcPr>
          <w:tcW w:w="5508" w:type="dxa"/>
          <w:vAlign w:val="center"/>
        </w:tcPr>
        <w:p w:rsidR="00871C0B" w:rsidRPr="00AA76BC" w:rsidRDefault="00871C0B" w:rsidP="00AA76BC">
          <w:pPr>
            <w:pStyle w:val="Footer"/>
            <w:jc w:val="right"/>
            <w:rPr>
              <w:sz w:val="18"/>
              <w:szCs w:val="18"/>
            </w:rPr>
          </w:pPr>
          <w:r w:rsidRPr="001E1F93">
            <w:rPr>
              <w:i/>
              <w:sz w:val="18"/>
              <w:szCs w:val="18"/>
            </w:rPr>
            <w:t xml:space="preserve">Page </w:t>
          </w:r>
          <w:r w:rsidRPr="001E1F93">
            <w:rPr>
              <w:i/>
              <w:sz w:val="18"/>
              <w:szCs w:val="18"/>
            </w:rPr>
            <w:fldChar w:fldCharType="begin"/>
          </w:r>
          <w:r w:rsidRPr="001E1F93">
            <w:rPr>
              <w:i/>
              <w:sz w:val="18"/>
              <w:szCs w:val="18"/>
            </w:rPr>
            <w:instrText xml:space="preserve"> PAGE </w:instrText>
          </w:r>
          <w:r w:rsidRPr="001E1F93">
            <w:rPr>
              <w:i/>
              <w:sz w:val="18"/>
              <w:szCs w:val="18"/>
            </w:rPr>
            <w:fldChar w:fldCharType="separate"/>
          </w:r>
          <w:r w:rsidR="00852627">
            <w:rPr>
              <w:i/>
              <w:noProof/>
              <w:sz w:val="18"/>
              <w:szCs w:val="18"/>
            </w:rPr>
            <w:t>19</w:t>
          </w:r>
          <w:r w:rsidRPr="001E1F93">
            <w:rPr>
              <w:i/>
              <w:sz w:val="18"/>
              <w:szCs w:val="18"/>
            </w:rPr>
            <w:fldChar w:fldCharType="end"/>
          </w:r>
          <w:r w:rsidRPr="001E1F93">
            <w:rPr>
              <w:i/>
              <w:sz w:val="18"/>
              <w:szCs w:val="18"/>
            </w:rPr>
            <w:t xml:space="preserve"> of </w:t>
          </w:r>
          <w:r w:rsidRPr="001E1F93">
            <w:rPr>
              <w:i/>
              <w:sz w:val="18"/>
              <w:szCs w:val="18"/>
            </w:rPr>
            <w:fldChar w:fldCharType="begin"/>
          </w:r>
          <w:r w:rsidRPr="001E1F93">
            <w:rPr>
              <w:i/>
              <w:sz w:val="18"/>
              <w:szCs w:val="18"/>
            </w:rPr>
            <w:instrText xml:space="preserve"> NUMPAGES </w:instrText>
          </w:r>
          <w:r w:rsidRPr="001E1F93">
            <w:rPr>
              <w:i/>
              <w:sz w:val="18"/>
              <w:szCs w:val="18"/>
            </w:rPr>
            <w:fldChar w:fldCharType="separate"/>
          </w:r>
          <w:r w:rsidR="00852627">
            <w:rPr>
              <w:i/>
              <w:noProof/>
              <w:sz w:val="18"/>
              <w:szCs w:val="18"/>
            </w:rPr>
            <w:t>20</w:t>
          </w:r>
          <w:r w:rsidRPr="001E1F93">
            <w:rPr>
              <w:i/>
              <w:sz w:val="18"/>
              <w:szCs w:val="18"/>
            </w:rPr>
            <w:fldChar w:fldCharType="end"/>
          </w:r>
        </w:p>
      </w:tc>
    </w:tr>
  </w:tbl>
  <w:p w:rsidR="00871C0B" w:rsidRPr="008E55BA" w:rsidRDefault="00871C0B" w:rsidP="001164C3">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B4643"/>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011950"/>
    <w:multiLevelType w:val="hybridMultilevel"/>
    <w:tmpl w:val="AF34FB0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C102D5"/>
    <w:multiLevelType w:val="multilevel"/>
    <w:tmpl w:val="A5EE10C8"/>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nsid w:val="092201D8"/>
    <w:multiLevelType w:val="hybridMultilevel"/>
    <w:tmpl w:val="60922E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B7F3EEB"/>
    <w:multiLevelType w:val="hybridMultilevel"/>
    <w:tmpl w:val="DF6E4476"/>
    <w:lvl w:ilvl="0" w:tplc="F830FC64">
      <w:start w:val="1"/>
      <w:numFmt w:val="decimal"/>
      <w:lvlText w:val="%1."/>
      <w:lvlJc w:val="left"/>
      <w:pPr>
        <w:ind w:left="396" w:hanging="360"/>
      </w:pPr>
      <w:rPr>
        <w:rFonts w:ascii="Arial" w:hAnsi="Arial" w:hint="default"/>
        <w:b w:val="0"/>
        <w:i w:val="0"/>
        <w:sz w:val="20"/>
        <w:szCs w:val="20"/>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5">
    <w:nsid w:val="0C595B7E"/>
    <w:multiLevelType w:val="hybridMultilevel"/>
    <w:tmpl w:val="85582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CF5E03"/>
    <w:multiLevelType w:val="hybridMultilevel"/>
    <w:tmpl w:val="B67C3B68"/>
    <w:lvl w:ilvl="0" w:tplc="04090001">
      <w:start w:val="1"/>
      <w:numFmt w:val="bullet"/>
      <w:lvlText w:val=""/>
      <w:lvlJc w:val="left"/>
      <w:pPr>
        <w:ind w:left="396" w:hanging="360"/>
      </w:pPr>
      <w:rPr>
        <w:rFonts w:ascii="Symbol" w:hAnsi="Symbol"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7">
    <w:nsid w:val="13B656A8"/>
    <w:multiLevelType w:val="hybridMultilevel"/>
    <w:tmpl w:val="6AEC7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5D6C44"/>
    <w:multiLevelType w:val="hybridMultilevel"/>
    <w:tmpl w:val="912E2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C9A6728"/>
    <w:multiLevelType w:val="hybridMultilevel"/>
    <w:tmpl w:val="CDA0F7CA"/>
    <w:lvl w:ilvl="0" w:tplc="65ACD3D0">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10">
    <w:nsid w:val="1CCE39C2"/>
    <w:multiLevelType w:val="hybridMultilevel"/>
    <w:tmpl w:val="05AC12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D184F1F"/>
    <w:multiLevelType w:val="hybridMultilevel"/>
    <w:tmpl w:val="D4BCEDE8"/>
    <w:lvl w:ilvl="0" w:tplc="F830FC64">
      <w:start w:val="1"/>
      <w:numFmt w:val="decimal"/>
      <w:lvlText w:val="%1."/>
      <w:lvlJc w:val="left"/>
      <w:pPr>
        <w:tabs>
          <w:tab w:val="num" w:pos="396"/>
        </w:tabs>
        <w:ind w:left="396" w:hanging="360"/>
      </w:pPr>
      <w:rPr>
        <w:rFonts w:ascii="Arial" w:hAnsi="Arial" w:hint="default"/>
        <w:b w:val="0"/>
        <w:i w:val="0"/>
        <w:sz w:val="20"/>
        <w:szCs w:val="20"/>
      </w:rPr>
    </w:lvl>
    <w:lvl w:ilvl="1" w:tplc="04090019" w:tentative="1">
      <w:start w:val="1"/>
      <w:numFmt w:val="lowerLetter"/>
      <w:lvlText w:val="%2."/>
      <w:lvlJc w:val="left"/>
      <w:pPr>
        <w:tabs>
          <w:tab w:val="num" w:pos="396"/>
        </w:tabs>
        <w:ind w:left="396" w:hanging="360"/>
      </w:pPr>
    </w:lvl>
    <w:lvl w:ilvl="2" w:tplc="0409001B" w:tentative="1">
      <w:start w:val="1"/>
      <w:numFmt w:val="lowerRoman"/>
      <w:lvlText w:val="%3."/>
      <w:lvlJc w:val="right"/>
      <w:pPr>
        <w:tabs>
          <w:tab w:val="num" w:pos="1116"/>
        </w:tabs>
        <w:ind w:left="1116" w:hanging="180"/>
      </w:pPr>
    </w:lvl>
    <w:lvl w:ilvl="3" w:tplc="0409000F" w:tentative="1">
      <w:start w:val="1"/>
      <w:numFmt w:val="decimal"/>
      <w:lvlText w:val="%4."/>
      <w:lvlJc w:val="left"/>
      <w:pPr>
        <w:tabs>
          <w:tab w:val="num" w:pos="1836"/>
        </w:tabs>
        <w:ind w:left="1836" w:hanging="360"/>
      </w:pPr>
    </w:lvl>
    <w:lvl w:ilvl="4" w:tplc="04090019" w:tentative="1">
      <w:start w:val="1"/>
      <w:numFmt w:val="lowerLetter"/>
      <w:lvlText w:val="%5."/>
      <w:lvlJc w:val="left"/>
      <w:pPr>
        <w:tabs>
          <w:tab w:val="num" w:pos="2556"/>
        </w:tabs>
        <w:ind w:left="2556" w:hanging="360"/>
      </w:pPr>
    </w:lvl>
    <w:lvl w:ilvl="5" w:tplc="0409001B" w:tentative="1">
      <w:start w:val="1"/>
      <w:numFmt w:val="lowerRoman"/>
      <w:lvlText w:val="%6."/>
      <w:lvlJc w:val="right"/>
      <w:pPr>
        <w:tabs>
          <w:tab w:val="num" w:pos="3276"/>
        </w:tabs>
        <w:ind w:left="3276" w:hanging="180"/>
      </w:pPr>
    </w:lvl>
    <w:lvl w:ilvl="6" w:tplc="0409000F" w:tentative="1">
      <w:start w:val="1"/>
      <w:numFmt w:val="decimal"/>
      <w:lvlText w:val="%7."/>
      <w:lvlJc w:val="left"/>
      <w:pPr>
        <w:tabs>
          <w:tab w:val="num" w:pos="3996"/>
        </w:tabs>
        <w:ind w:left="3996" w:hanging="360"/>
      </w:pPr>
    </w:lvl>
    <w:lvl w:ilvl="7" w:tplc="04090019" w:tentative="1">
      <w:start w:val="1"/>
      <w:numFmt w:val="lowerLetter"/>
      <w:lvlText w:val="%8."/>
      <w:lvlJc w:val="left"/>
      <w:pPr>
        <w:tabs>
          <w:tab w:val="num" w:pos="4716"/>
        </w:tabs>
        <w:ind w:left="4716" w:hanging="360"/>
      </w:pPr>
    </w:lvl>
    <w:lvl w:ilvl="8" w:tplc="0409001B" w:tentative="1">
      <w:start w:val="1"/>
      <w:numFmt w:val="lowerRoman"/>
      <w:lvlText w:val="%9."/>
      <w:lvlJc w:val="right"/>
      <w:pPr>
        <w:tabs>
          <w:tab w:val="num" w:pos="5436"/>
        </w:tabs>
        <w:ind w:left="5436" w:hanging="180"/>
      </w:pPr>
    </w:lvl>
  </w:abstractNum>
  <w:abstractNum w:abstractNumId="12">
    <w:nsid w:val="1EFB30DC"/>
    <w:multiLevelType w:val="hybridMultilevel"/>
    <w:tmpl w:val="6826E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0504C0B"/>
    <w:multiLevelType w:val="hybridMultilevel"/>
    <w:tmpl w:val="D4BCEDE8"/>
    <w:lvl w:ilvl="0" w:tplc="F830FC64">
      <w:start w:val="1"/>
      <w:numFmt w:val="decimal"/>
      <w:lvlText w:val="%1."/>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14">
    <w:nsid w:val="222C3D86"/>
    <w:multiLevelType w:val="hybridMultilevel"/>
    <w:tmpl w:val="1B2CDC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74F4937"/>
    <w:multiLevelType w:val="hybridMultilevel"/>
    <w:tmpl w:val="943A1C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9A42B6B"/>
    <w:multiLevelType w:val="hybridMultilevel"/>
    <w:tmpl w:val="2F94ABE8"/>
    <w:lvl w:ilvl="0" w:tplc="0409000F">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17">
    <w:nsid w:val="2A900668"/>
    <w:multiLevelType w:val="hybridMultilevel"/>
    <w:tmpl w:val="DF6E4476"/>
    <w:lvl w:ilvl="0" w:tplc="F830FC64">
      <w:start w:val="1"/>
      <w:numFmt w:val="decimal"/>
      <w:lvlText w:val="%1."/>
      <w:lvlJc w:val="left"/>
      <w:pPr>
        <w:ind w:left="396" w:hanging="360"/>
      </w:pPr>
      <w:rPr>
        <w:rFonts w:ascii="Arial" w:hAnsi="Arial" w:hint="default"/>
        <w:b w:val="0"/>
        <w:i w:val="0"/>
        <w:sz w:val="20"/>
        <w:szCs w:val="20"/>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18">
    <w:nsid w:val="2BE9431D"/>
    <w:multiLevelType w:val="hybridMultilevel"/>
    <w:tmpl w:val="60922E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3D373CA"/>
    <w:multiLevelType w:val="hybridMultilevel"/>
    <w:tmpl w:val="AB52F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8130312"/>
    <w:multiLevelType w:val="hybridMultilevel"/>
    <w:tmpl w:val="F076630A"/>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1">
    <w:nsid w:val="3C195079"/>
    <w:multiLevelType w:val="hybridMultilevel"/>
    <w:tmpl w:val="3E3E3606"/>
    <w:lvl w:ilvl="0" w:tplc="04090001">
      <w:start w:val="1"/>
      <w:numFmt w:val="bullet"/>
      <w:lvlText w:val=""/>
      <w:lvlJc w:val="left"/>
      <w:pPr>
        <w:ind w:left="756" w:hanging="360"/>
      </w:pPr>
      <w:rPr>
        <w:rFonts w:ascii="Symbol" w:hAnsi="Symbol" w:hint="default"/>
        <w:b w:val="0"/>
        <w:i w:val="0"/>
        <w:sz w:val="20"/>
        <w:szCs w:val="20"/>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22">
    <w:nsid w:val="3DDC7379"/>
    <w:multiLevelType w:val="hybridMultilevel"/>
    <w:tmpl w:val="F076630A"/>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3">
    <w:nsid w:val="3EB432C8"/>
    <w:multiLevelType w:val="hybridMultilevel"/>
    <w:tmpl w:val="CE42447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EB90B94"/>
    <w:multiLevelType w:val="hybridMultilevel"/>
    <w:tmpl w:val="D4BCEDE8"/>
    <w:lvl w:ilvl="0" w:tplc="F830FC64">
      <w:start w:val="1"/>
      <w:numFmt w:val="decimal"/>
      <w:lvlText w:val="%1."/>
      <w:lvlJc w:val="left"/>
      <w:pPr>
        <w:tabs>
          <w:tab w:val="num" w:pos="1440"/>
        </w:tabs>
        <w:ind w:left="1440" w:hanging="360"/>
      </w:pPr>
      <w:rPr>
        <w:rFonts w:ascii="Arial" w:hAnsi="Arial" w:hint="default"/>
        <w:b w:val="0"/>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63B7D93"/>
    <w:multiLevelType w:val="multilevel"/>
    <w:tmpl w:val="29E8FB4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648"/>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H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6">
    <w:nsid w:val="473F7442"/>
    <w:multiLevelType w:val="hybridMultilevel"/>
    <w:tmpl w:val="933E2F04"/>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4C5F2A15"/>
    <w:multiLevelType w:val="hybridMultilevel"/>
    <w:tmpl w:val="F076630A"/>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8">
    <w:nsid w:val="55A554C8"/>
    <w:multiLevelType w:val="hybridMultilevel"/>
    <w:tmpl w:val="85020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9DE757F"/>
    <w:multiLevelType w:val="hybridMultilevel"/>
    <w:tmpl w:val="F076630A"/>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30">
    <w:nsid w:val="5CAE4515"/>
    <w:multiLevelType w:val="hybridMultilevel"/>
    <w:tmpl w:val="C05C0158"/>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31">
    <w:nsid w:val="5E704B6C"/>
    <w:multiLevelType w:val="hybridMultilevel"/>
    <w:tmpl w:val="D634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F2C69D1"/>
    <w:multiLevelType w:val="hybridMultilevel"/>
    <w:tmpl w:val="60922E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56773BF"/>
    <w:multiLevelType w:val="hybridMultilevel"/>
    <w:tmpl w:val="60922E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61875DF"/>
    <w:multiLevelType w:val="hybridMultilevel"/>
    <w:tmpl w:val="69147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8F25C12"/>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A84233E"/>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B990B88"/>
    <w:multiLevelType w:val="hybridMultilevel"/>
    <w:tmpl w:val="2F94ABE8"/>
    <w:lvl w:ilvl="0" w:tplc="0409000F">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38">
    <w:nsid w:val="76394D43"/>
    <w:multiLevelType w:val="hybridMultilevel"/>
    <w:tmpl w:val="AF20CD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8063E1F"/>
    <w:multiLevelType w:val="hybridMultilevel"/>
    <w:tmpl w:val="DE840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8D565C4"/>
    <w:multiLevelType w:val="hybridMultilevel"/>
    <w:tmpl w:val="CCF8FA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AF25B17"/>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0"/>
  </w:num>
  <w:num w:numId="2">
    <w:abstractNumId w:val="2"/>
  </w:num>
  <w:num w:numId="3">
    <w:abstractNumId w:val="25"/>
  </w:num>
  <w:num w:numId="4">
    <w:abstractNumId w:val="1"/>
  </w:num>
  <w:num w:numId="5">
    <w:abstractNumId w:val="30"/>
  </w:num>
  <w:num w:numId="6">
    <w:abstractNumId w:val="35"/>
  </w:num>
  <w:num w:numId="7">
    <w:abstractNumId w:val="4"/>
  </w:num>
  <w:num w:numId="8">
    <w:abstractNumId w:val="10"/>
  </w:num>
  <w:num w:numId="9">
    <w:abstractNumId w:val="28"/>
  </w:num>
  <w:num w:numId="10">
    <w:abstractNumId w:val="27"/>
  </w:num>
  <w:num w:numId="11">
    <w:abstractNumId w:val="13"/>
  </w:num>
  <w:num w:numId="12">
    <w:abstractNumId w:val="22"/>
  </w:num>
  <w:num w:numId="13">
    <w:abstractNumId w:val="24"/>
  </w:num>
  <w:num w:numId="14">
    <w:abstractNumId w:val="20"/>
  </w:num>
  <w:num w:numId="15">
    <w:abstractNumId w:val="0"/>
  </w:num>
  <w:num w:numId="16">
    <w:abstractNumId w:val="37"/>
  </w:num>
  <w:num w:numId="17">
    <w:abstractNumId w:val="36"/>
  </w:num>
  <w:num w:numId="18">
    <w:abstractNumId w:val="15"/>
  </w:num>
  <w:num w:numId="19">
    <w:abstractNumId w:val="29"/>
  </w:num>
  <w:num w:numId="20">
    <w:abstractNumId w:val="34"/>
  </w:num>
  <w:num w:numId="21">
    <w:abstractNumId w:val="11"/>
  </w:num>
  <w:num w:numId="22">
    <w:abstractNumId w:val="33"/>
  </w:num>
  <w:num w:numId="23">
    <w:abstractNumId w:val="12"/>
  </w:num>
  <w:num w:numId="24">
    <w:abstractNumId w:val="23"/>
  </w:num>
  <w:num w:numId="25">
    <w:abstractNumId w:val="18"/>
  </w:num>
  <w:num w:numId="26">
    <w:abstractNumId w:val="39"/>
  </w:num>
  <w:num w:numId="27">
    <w:abstractNumId w:val="38"/>
  </w:num>
  <w:num w:numId="28">
    <w:abstractNumId w:val="32"/>
  </w:num>
  <w:num w:numId="29">
    <w:abstractNumId w:val="14"/>
  </w:num>
  <w:num w:numId="30">
    <w:abstractNumId w:val="31"/>
  </w:num>
  <w:num w:numId="31">
    <w:abstractNumId w:val="16"/>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7"/>
  </w:num>
  <w:num w:numId="35">
    <w:abstractNumId w:val="6"/>
  </w:num>
  <w:num w:numId="36">
    <w:abstractNumId w:val="21"/>
  </w:num>
  <w:num w:numId="37">
    <w:abstractNumId w:val="19"/>
  </w:num>
  <w:num w:numId="38">
    <w:abstractNumId w:val="17"/>
  </w:num>
  <w:num w:numId="39">
    <w:abstractNumId w:val="9"/>
  </w:num>
  <w:num w:numId="40">
    <w:abstractNumId w:val="5"/>
  </w:num>
  <w:num w:numId="41">
    <w:abstractNumId w:val="8"/>
  </w:num>
  <w:num w:numId="42">
    <w:abstractNumId w:val="41"/>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y Byers">
    <w15:presenceInfo w15:providerId="AD" w15:userId="S-1-5-21-1937516682-3587700642-2321761428-11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evenAndOddHeaders/>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E53"/>
    <w:rsid w:val="00003F23"/>
    <w:rsid w:val="00004F63"/>
    <w:rsid w:val="00023050"/>
    <w:rsid w:val="000269B2"/>
    <w:rsid w:val="00027F72"/>
    <w:rsid w:val="000319F1"/>
    <w:rsid w:val="00033621"/>
    <w:rsid w:val="00041038"/>
    <w:rsid w:val="0004361D"/>
    <w:rsid w:val="0004395D"/>
    <w:rsid w:val="00044518"/>
    <w:rsid w:val="00045070"/>
    <w:rsid w:val="0005156B"/>
    <w:rsid w:val="00051E40"/>
    <w:rsid w:val="00054EA3"/>
    <w:rsid w:val="00056350"/>
    <w:rsid w:val="00057F27"/>
    <w:rsid w:val="000600F0"/>
    <w:rsid w:val="00060E98"/>
    <w:rsid w:val="00066883"/>
    <w:rsid w:val="00074C56"/>
    <w:rsid w:val="00074F2C"/>
    <w:rsid w:val="00075EC8"/>
    <w:rsid w:val="0008094E"/>
    <w:rsid w:val="00081E3A"/>
    <w:rsid w:val="0009029B"/>
    <w:rsid w:val="000916F9"/>
    <w:rsid w:val="00091B36"/>
    <w:rsid w:val="000A0B8D"/>
    <w:rsid w:val="000A0C45"/>
    <w:rsid w:val="000A1810"/>
    <w:rsid w:val="000B559C"/>
    <w:rsid w:val="000C04C2"/>
    <w:rsid w:val="000C34B5"/>
    <w:rsid w:val="000C3615"/>
    <w:rsid w:val="000C52B2"/>
    <w:rsid w:val="000D3002"/>
    <w:rsid w:val="000D325A"/>
    <w:rsid w:val="000D3D37"/>
    <w:rsid w:val="000D3EB2"/>
    <w:rsid w:val="000D42DE"/>
    <w:rsid w:val="000D6F5D"/>
    <w:rsid w:val="000E1080"/>
    <w:rsid w:val="000E52BB"/>
    <w:rsid w:val="000E559C"/>
    <w:rsid w:val="000E6999"/>
    <w:rsid w:val="001037B1"/>
    <w:rsid w:val="00111F1F"/>
    <w:rsid w:val="00113D1E"/>
    <w:rsid w:val="001141C4"/>
    <w:rsid w:val="001164C3"/>
    <w:rsid w:val="00117D23"/>
    <w:rsid w:val="00125DA6"/>
    <w:rsid w:val="00133425"/>
    <w:rsid w:val="00145772"/>
    <w:rsid w:val="00145F95"/>
    <w:rsid w:val="0015173B"/>
    <w:rsid w:val="00153183"/>
    <w:rsid w:val="001556FA"/>
    <w:rsid w:val="0016259E"/>
    <w:rsid w:val="00162A0E"/>
    <w:rsid w:val="00166947"/>
    <w:rsid w:val="00172AE1"/>
    <w:rsid w:val="00174B0C"/>
    <w:rsid w:val="001773E0"/>
    <w:rsid w:val="00181D3C"/>
    <w:rsid w:val="001827F0"/>
    <w:rsid w:val="00183D99"/>
    <w:rsid w:val="0018462F"/>
    <w:rsid w:val="00185B56"/>
    <w:rsid w:val="0019273A"/>
    <w:rsid w:val="001A0897"/>
    <w:rsid w:val="001A475B"/>
    <w:rsid w:val="001B16E8"/>
    <w:rsid w:val="001B1EE2"/>
    <w:rsid w:val="001B29B3"/>
    <w:rsid w:val="001C1554"/>
    <w:rsid w:val="001C1E2A"/>
    <w:rsid w:val="001C4CC0"/>
    <w:rsid w:val="001D2B93"/>
    <w:rsid w:val="001D2D16"/>
    <w:rsid w:val="001D3A0B"/>
    <w:rsid w:val="001D3EDF"/>
    <w:rsid w:val="001D4598"/>
    <w:rsid w:val="001D55A6"/>
    <w:rsid w:val="001E1F93"/>
    <w:rsid w:val="001E4EA8"/>
    <w:rsid w:val="001E73F7"/>
    <w:rsid w:val="001E7558"/>
    <w:rsid w:val="001E7637"/>
    <w:rsid w:val="001F04B8"/>
    <w:rsid w:val="001F3B26"/>
    <w:rsid w:val="00206D91"/>
    <w:rsid w:val="0021254E"/>
    <w:rsid w:val="00213E70"/>
    <w:rsid w:val="00217BFF"/>
    <w:rsid w:val="0022760A"/>
    <w:rsid w:val="002332EB"/>
    <w:rsid w:val="00234825"/>
    <w:rsid w:val="00234EA0"/>
    <w:rsid w:val="002410ED"/>
    <w:rsid w:val="0024163E"/>
    <w:rsid w:val="002467F5"/>
    <w:rsid w:val="00250353"/>
    <w:rsid w:val="00250E49"/>
    <w:rsid w:val="00251252"/>
    <w:rsid w:val="00257032"/>
    <w:rsid w:val="002618A9"/>
    <w:rsid w:val="00264DAF"/>
    <w:rsid w:val="00265332"/>
    <w:rsid w:val="00265366"/>
    <w:rsid w:val="0026699F"/>
    <w:rsid w:val="0026723D"/>
    <w:rsid w:val="002702E0"/>
    <w:rsid w:val="00272E9F"/>
    <w:rsid w:val="00275DB5"/>
    <w:rsid w:val="00277B01"/>
    <w:rsid w:val="00281DF5"/>
    <w:rsid w:val="00285A4E"/>
    <w:rsid w:val="00287B14"/>
    <w:rsid w:val="00293314"/>
    <w:rsid w:val="002948BD"/>
    <w:rsid w:val="00295827"/>
    <w:rsid w:val="002A2D8D"/>
    <w:rsid w:val="002A338B"/>
    <w:rsid w:val="002B044F"/>
    <w:rsid w:val="002B14F0"/>
    <w:rsid w:val="002B26B0"/>
    <w:rsid w:val="002B3CC0"/>
    <w:rsid w:val="002B52D4"/>
    <w:rsid w:val="002B7057"/>
    <w:rsid w:val="002C01B3"/>
    <w:rsid w:val="002C3A9E"/>
    <w:rsid w:val="002D0D92"/>
    <w:rsid w:val="002D464D"/>
    <w:rsid w:val="002D4763"/>
    <w:rsid w:val="002D61CD"/>
    <w:rsid w:val="002E100D"/>
    <w:rsid w:val="002E23C6"/>
    <w:rsid w:val="002E2827"/>
    <w:rsid w:val="002E2B74"/>
    <w:rsid w:val="002E4DCB"/>
    <w:rsid w:val="002E684F"/>
    <w:rsid w:val="002E733C"/>
    <w:rsid w:val="002F13AA"/>
    <w:rsid w:val="002F2CC7"/>
    <w:rsid w:val="00300EE6"/>
    <w:rsid w:val="00305B5F"/>
    <w:rsid w:val="0030664E"/>
    <w:rsid w:val="003105EB"/>
    <w:rsid w:val="003113FA"/>
    <w:rsid w:val="00315981"/>
    <w:rsid w:val="0031760C"/>
    <w:rsid w:val="00320A86"/>
    <w:rsid w:val="00320DD3"/>
    <w:rsid w:val="00325DEE"/>
    <w:rsid w:val="00333907"/>
    <w:rsid w:val="00334375"/>
    <w:rsid w:val="00337215"/>
    <w:rsid w:val="00341299"/>
    <w:rsid w:val="00342344"/>
    <w:rsid w:val="003454BA"/>
    <w:rsid w:val="00346122"/>
    <w:rsid w:val="00346850"/>
    <w:rsid w:val="00346A2E"/>
    <w:rsid w:val="003477B8"/>
    <w:rsid w:val="00347D18"/>
    <w:rsid w:val="00352449"/>
    <w:rsid w:val="003541F1"/>
    <w:rsid w:val="00356C69"/>
    <w:rsid w:val="00361ABB"/>
    <w:rsid w:val="00363873"/>
    <w:rsid w:val="00366130"/>
    <w:rsid w:val="00366A59"/>
    <w:rsid w:val="00371DD0"/>
    <w:rsid w:val="003740F8"/>
    <w:rsid w:val="0037641C"/>
    <w:rsid w:val="00391788"/>
    <w:rsid w:val="00395324"/>
    <w:rsid w:val="0039539A"/>
    <w:rsid w:val="00395BE1"/>
    <w:rsid w:val="003A31C9"/>
    <w:rsid w:val="003A372C"/>
    <w:rsid w:val="003A38D3"/>
    <w:rsid w:val="003A5328"/>
    <w:rsid w:val="003A7D06"/>
    <w:rsid w:val="003B0BAD"/>
    <w:rsid w:val="003B3C90"/>
    <w:rsid w:val="003B6D48"/>
    <w:rsid w:val="003B7921"/>
    <w:rsid w:val="003C0044"/>
    <w:rsid w:val="003C243B"/>
    <w:rsid w:val="003C4BF0"/>
    <w:rsid w:val="003C5E6D"/>
    <w:rsid w:val="003C6E52"/>
    <w:rsid w:val="003C787D"/>
    <w:rsid w:val="003D2718"/>
    <w:rsid w:val="003D3E58"/>
    <w:rsid w:val="003D4C63"/>
    <w:rsid w:val="003D572C"/>
    <w:rsid w:val="003D7502"/>
    <w:rsid w:val="003E05DA"/>
    <w:rsid w:val="003E2091"/>
    <w:rsid w:val="003E5E4E"/>
    <w:rsid w:val="003E714C"/>
    <w:rsid w:val="003E74A8"/>
    <w:rsid w:val="003F0439"/>
    <w:rsid w:val="003F0F99"/>
    <w:rsid w:val="003F4A29"/>
    <w:rsid w:val="003F663E"/>
    <w:rsid w:val="00402B28"/>
    <w:rsid w:val="00405656"/>
    <w:rsid w:val="00406A08"/>
    <w:rsid w:val="004102E1"/>
    <w:rsid w:val="00412E93"/>
    <w:rsid w:val="00413942"/>
    <w:rsid w:val="00414418"/>
    <w:rsid w:val="0042187E"/>
    <w:rsid w:val="00427CE3"/>
    <w:rsid w:val="00430CD9"/>
    <w:rsid w:val="0043295B"/>
    <w:rsid w:val="0043653D"/>
    <w:rsid w:val="00441601"/>
    <w:rsid w:val="004423DD"/>
    <w:rsid w:val="004433E7"/>
    <w:rsid w:val="00444227"/>
    <w:rsid w:val="0045158B"/>
    <w:rsid w:val="004549E7"/>
    <w:rsid w:val="00456C45"/>
    <w:rsid w:val="00460D9E"/>
    <w:rsid w:val="004618E7"/>
    <w:rsid w:val="00464AA8"/>
    <w:rsid w:val="00465BF1"/>
    <w:rsid w:val="004704D1"/>
    <w:rsid w:val="004714BC"/>
    <w:rsid w:val="00473E68"/>
    <w:rsid w:val="00475581"/>
    <w:rsid w:val="00484D22"/>
    <w:rsid w:val="004855CF"/>
    <w:rsid w:val="004976C3"/>
    <w:rsid w:val="004979C0"/>
    <w:rsid w:val="00497A05"/>
    <w:rsid w:val="004A4B16"/>
    <w:rsid w:val="004B2C0E"/>
    <w:rsid w:val="004B422B"/>
    <w:rsid w:val="004B5003"/>
    <w:rsid w:val="004B5B8E"/>
    <w:rsid w:val="004B67CC"/>
    <w:rsid w:val="004B6D8D"/>
    <w:rsid w:val="004C1689"/>
    <w:rsid w:val="004C4D5F"/>
    <w:rsid w:val="004D1EE5"/>
    <w:rsid w:val="004E04F1"/>
    <w:rsid w:val="004E2365"/>
    <w:rsid w:val="004E55FD"/>
    <w:rsid w:val="004F12B3"/>
    <w:rsid w:val="004F3634"/>
    <w:rsid w:val="004F5361"/>
    <w:rsid w:val="004F72C3"/>
    <w:rsid w:val="00503A6B"/>
    <w:rsid w:val="00510DBC"/>
    <w:rsid w:val="00517CA9"/>
    <w:rsid w:val="00521211"/>
    <w:rsid w:val="0052770C"/>
    <w:rsid w:val="00530FAC"/>
    <w:rsid w:val="00535B22"/>
    <w:rsid w:val="00535E1D"/>
    <w:rsid w:val="005370C3"/>
    <w:rsid w:val="0054037C"/>
    <w:rsid w:val="005408D6"/>
    <w:rsid w:val="00541917"/>
    <w:rsid w:val="00545EC3"/>
    <w:rsid w:val="00547E56"/>
    <w:rsid w:val="0055040B"/>
    <w:rsid w:val="005518B8"/>
    <w:rsid w:val="00563893"/>
    <w:rsid w:val="0056491E"/>
    <w:rsid w:val="00574B6D"/>
    <w:rsid w:val="0058708D"/>
    <w:rsid w:val="00590257"/>
    <w:rsid w:val="005949D3"/>
    <w:rsid w:val="0059713B"/>
    <w:rsid w:val="005A238B"/>
    <w:rsid w:val="005A5521"/>
    <w:rsid w:val="005A677F"/>
    <w:rsid w:val="005B008D"/>
    <w:rsid w:val="005B13C4"/>
    <w:rsid w:val="005B65E7"/>
    <w:rsid w:val="005C11F8"/>
    <w:rsid w:val="005C58B2"/>
    <w:rsid w:val="005D02E6"/>
    <w:rsid w:val="005D1E23"/>
    <w:rsid w:val="005D33EE"/>
    <w:rsid w:val="005E0525"/>
    <w:rsid w:val="005E21B2"/>
    <w:rsid w:val="005E267C"/>
    <w:rsid w:val="005E3236"/>
    <w:rsid w:val="005E602C"/>
    <w:rsid w:val="005F239C"/>
    <w:rsid w:val="005F6234"/>
    <w:rsid w:val="005F78F9"/>
    <w:rsid w:val="006002A3"/>
    <w:rsid w:val="006016CA"/>
    <w:rsid w:val="00602644"/>
    <w:rsid w:val="00602CFE"/>
    <w:rsid w:val="00603033"/>
    <w:rsid w:val="00603E71"/>
    <w:rsid w:val="006127A1"/>
    <w:rsid w:val="00614A12"/>
    <w:rsid w:val="006168CB"/>
    <w:rsid w:val="006176AC"/>
    <w:rsid w:val="00620636"/>
    <w:rsid w:val="0062533E"/>
    <w:rsid w:val="0063125C"/>
    <w:rsid w:val="00631F2B"/>
    <w:rsid w:val="00635B7F"/>
    <w:rsid w:val="006366F2"/>
    <w:rsid w:val="006378B2"/>
    <w:rsid w:val="0064369E"/>
    <w:rsid w:val="006518B7"/>
    <w:rsid w:val="006608E7"/>
    <w:rsid w:val="006634CB"/>
    <w:rsid w:val="00664B7C"/>
    <w:rsid w:val="00665F2F"/>
    <w:rsid w:val="0066627A"/>
    <w:rsid w:val="0067185A"/>
    <w:rsid w:val="00675037"/>
    <w:rsid w:val="00680743"/>
    <w:rsid w:val="00680F2D"/>
    <w:rsid w:val="00684E9D"/>
    <w:rsid w:val="00684FA0"/>
    <w:rsid w:val="00687453"/>
    <w:rsid w:val="00690081"/>
    <w:rsid w:val="00692844"/>
    <w:rsid w:val="00693477"/>
    <w:rsid w:val="006940B6"/>
    <w:rsid w:val="006A24DD"/>
    <w:rsid w:val="006A25A6"/>
    <w:rsid w:val="006A5454"/>
    <w:rsid w:val="006A5947"/>
    <w:rsid w:val="006A6BE7"/>
    <w:rsid w:val="006B0B15"/>
    <w:rsid w:val="006B0ED2"/>
    <w:rsid w:val="006C50EC"/>
    <w:rsid w:val="006C760B"/>
    <w:rsid w:val="006D10B4"/>
    <w:rsid w:val="006D5B21"/>
    <w:rsid w:val="006D6E1B"/>
    <w:rsid w:val="006D79C5"/>
    <w:rsid w:val="006D7E11"/>
    <w:rsid w:val="006E238A"/>
    <w:rsid w:val="006E30BB"/>
    <w:rsid w:val="006F0007"/>
    <w:rsid w:val="006F19B4"/>
    <w:rsid w:val="006F35DD"/>
    <w:rsid w:val="00701E87"/>
    <w:rsid w:val="0070539B"/>
    <w:rsid w:val="0070676F"/>
    <w:rsid w:val="007114DB"/>
    <w:rsid w:val="00711DD6"/>
    <w:rsid w:val="00714492"/>
    <w:rsid w:val="0071531C"/>
    <w:rsid w:val="007161AA"/>
    <w:rsid w:val="00717D64"/>
    <w:rsid w:val="0072172B"/>
    <w:rsid w:val="00721745"/>
    <w:rsid w:val="00722BEC"/>
    <w:rsid w:val="00731DE3"/>
    <w:rsid w:val="007345F4"/>
    <w:rsid w:val="00734711"/>
    <w:rsid w:val="00735496"/>
    <w:rsid w:val="007377F0"/>
    <w:rsid w:val="00737A52"/>
    <w:rsid w:val="0074024C"/>
    <w:rsid w:val="007422FE"/>
    <w:rsid w:val="00742C6B"/>
    <w:rsid w:val="00742FE0"/>
    <w:rsid w:val="00743397"/>
    <w:rsid w:val="007453C8"/>
    <w:rsid w:val="00750589"/>
    <w:rsid w:val="00751D38"/>
    <w:rsid w:val="00754B2E"/>
    <w:rsid w:val="00755B64"/>
    <w:rsid w:val="00760CBB"/>
    <w:rsid w:val="00761EFD"/>
    <w:rsid w:val="00763E93"/>
    <w:rsid w:val="0076487E"/>
    <w:rsid w:val="00767CBA"/>
    <w:rsid w:val="0077378B"/>
    <w:rsid w:val="0077450B"/>
    <w:rsid w:val="007837D8"/>
    <w:rsid w:val="00785B71"/>
    <w:rsid w:val="00786A1D"/>
    <w:rsid w:val="00791019"/>
    <w:rsid w:val="007926DE"/>
    <w:rsid w:val="00794743"/>
    <w:rsid w:val="00795D81"/>
    <w:rsid w:val="00796618"/>
    <w:rsid w:val="0079735B"/>
    <w:rsid w:val="007A7998"/>
    <w:rsid w:val="007A7B45"/>
    <w:rsid w:val="007A7CDB"/>
    <w:rsid w:val="007B374D"/>
    <w:rsid w:val="007B6CD4"/>
    <w:rsid w:val="007B762B"/>
    <w:rsid w:val="007C5414"/>
    <w:rsid w:val="007C6B69"/>
    <w:rsid w:val="007D05E5"/>
    <w:rsid w:val="007D0777"/>
    <w:rsid w:val="007D639D"/>
    <w:rsid w:val="007D76AA"/>
    <w:rsid w:val="007E0D4C"/>
    <w:rsid w:val="007E150B"/>
    <w:rsid w:val="007E27B3"/>
    <w:rsid w:val="007E383E"/>
    <w:rsid w:val="007E5DBE"/>
    <w:rsid w:val="007F05E8"/>
    <w:rsid w:val="007F0FEE"/>
    <w:rsid w:val="007F66C9"/>
    <w:rsid w:val="00810DFF"/>
    <w:rsid w:val="00813925"/>
    <w:rsid w:val="008163BF"/>
    <w:rsid w:val="00820A87"/>
    <w:rsid w:val="00820BAC"/>
    <w:rsid w:val="008217D6"/>
    <w:rsid w:val="008236AC"/>
    <w:rsid w:val="00826DFB"/>
    <w:rsid w:val="008332F6"/>
    <w:rsid w:val="008339B3"/>
    <w:rsid w:val="00833A64"/>
    <w:rsid w:val="00833C37"/>
    <w:rsid w:val="00835470"/>
    <w:rsid w:val="00852627"/>
    <w:rsid w:val="00853264"/>
    <w:rsid w:val="00854E6A"/>
    <w:rsid w:val="00861D6A"/>
    <w:rsid w:val="00871C0B"/>
    <w:rsid w:val="00873AD1"/>
    <w:rsid w:val="00874D1C"/>
    <w:rsid w:val="008752FB"/>
    <w:rsid w:val="0087711A"/>
    <w:rsid w:val="008922E6"/>
    <w:rsid w:val="008A0D9D"/>
    <w:rsid w:val="008A2C1E"/>
    <w:rsid w:val="008A4907"/>
    <w:rsid w:val="008B176C"/>
    <w:rsid w:val="008B1BA4"/>
    <w:rsid w:val="008B67BF"/>
    <w:rsid w:val="008B7389"/>
    <w:rsid w:val="008B7CA7"/>
    <w:rsid w:val="008C1D81"/>
    <w:rsid w:val="008C45D1"/>
    <w:rsid w:val="008C60DE"/>
    <w:rsid w:val="008C71D6"/>
    <w:rsid w:val="008D0EDA"/>
    <w:rsid w:val="008D1C19"/>
    <w:rsid w:val="008D1F6A"/>
    <w:rsid w:val="008E08A7"/>
    <w:rsid w:val="008E4F9B"/>
    <w:rsid w:val="008E55BA"/>
    <w:rsid w:val="008E62D5"/>
    <w:rsid w:val="008E65BC"/>
    <w:rsid w:val="008F032C"/>
    <w:rsid w:val="008F2DDB"/>
    <w:rsid w:val="008F35BD"/>
    <w:rsid w:val="00901827"/>
    <w:rsid w:val="00903FCF"/>
    <w:rsid w:val="00905B54"/>
    <w:rsid w:val="0090606B"/>
    <w:rsid w:val="00907DEE"/>
    <w:rsid w:val="00916A52"/>
    <w:rsid w:val="00921EE4"/>
    <w:rsid w:val="009255DF"/>
    <w:rsid w:val="00925F5A"/>
    <w:rsid w:val="00926898"/>
    <w:rsid w:val="009318F6"/>
    <w:rsid w:val="00936FF8"/>
    <w:rsid w:val="009414AB"/>
    <w:rsid w:val="009424F1"/>
    <w:rsid w:val="009430AD"/>
    <w:rsid w:val="009439F2"/>
    <w:rsid w:val="009447C9"/>
    <w:rsid w:val="00951280"/>
    <w:rsid w:val="00957508"/>
    <w:rsid w:val="009621B6"/>
    <w:rsid w:val="00966008"/>
    <w:rsid w:val="00967087"/>
    <w:rsid w:val="009717C7"/>
    <w:rsid w:val="0097690B"/>
    <w:rsid w:val="00981219"/>
    <w:rsid w:val="00983899"/>
    <w:rsid w:val="0098519F"/>
    <w:rsid w:val="009853B0"/>
    <w:rsid w:val="00987A25"/>
    <w:rsid w:val="009942AA"/>
    <w:rsid w:val="00994CCD"/>
    <w:rsid w:val="009A1955"/>
    <w:rsid w:val="009A2A32"/>
    <w:rsid w:val="009A33F2"/>
    <w:rsid w:val="009A7DB0"/>
    <w:rsid w:val="009A7F67"/>
    <w:rsid w:val="009B0C00"/>
    <w:rsid w:val="009B1F8D"/>
    <w:rsid w:val="009B24E6"/>
    <w:rsid w:val="009B6B95"/>
    <w:rsid w:val="009C0D21"/>
    <w:rsid w:val="009C0DD5"/>
    <w:rsid w:val="009C1EF5"/>
    <w:rsid w:val="009C1FFA"/>
    <w:rsid w:val="009C37A3"/>
    <w:rsid w:val="009C7AF1"/>
    <w:rsid w:val="009D0203"/>
    <w:rsid w:val="009D6EDB"/>
    <w:rsid w:val="009D74E8"/>
    <w:rsid w:val="009E6876"/>
    <w:rsid w:val="009F0A55"/>
    <w:rsid w:val="009F12BE"/>
    <w:rsid w:val="009F2068"/>
    <w:rsid w:val="009F267E"/>
    <w:rsid w:val="009F30E0"/>
    <w:rsid w:val="009F3AF2"/>
    <w:rsid w:val="00A035B7"/>
    <w:rsid w:val="00A03F5D"/>
    <w:rsid w:val="00A04E53"/>
    <w:rsid w:val="00A04F50"/>
    <w:rsid w:val="00A063CA"/>
    <w:rsid w:val="00A07815"/>
    <w:rsid w:val="00A118EF"/>
    <w:rsid w:val="00A126DA"/>
    <w:rsid w:val="00A21DEE"/>
    <w:rsid w:val="00A22E4E"/>
    <w:rsid w:val="00A23CA8"/>
    <w:rsid w:val="00A24044"/>
    <w:rsid w:val="00A25D48"/>
    <w:rsid w:val="00A26B44"/>
    <w:rsid w:val="00A36851"/>
    <w:rsid w:val="00A36C62"/>
    <w:rsid w:val="00A5382C"/>
    <w:rsid w:val="00A5528D"/>
    <w:rsid w:val="00A57609"/>
    <w:rsid w:val="00A6001F"/>
    <w:rsid w:val="00A600EE"/>
    <w:rsid w:val="00A60297"/>
    <w:rsid w:val="00A60BC7"/>
    <w:rsid w:val="00A6167A"/>
    <w:rsid w:val="00A711A3"/>
    <w:rsid w:val="00A7193C"/>
    <w:rsid w:val="00A722A7"/>
    <w:rsid w:val="00A726B2"/>
    <w:rsid w:val="00A72867"/>
    <w:rsid w:val="00A742EE"/>
    <w:rsid w:val="00A75EF6"/>
    <w:rsid w:val="00A80FCB"/>
    <w:rsid w:val="00A90F33"/>
    <w:rsid w:val="00A93346"/>
    <w:rsid w:val="00A942ED"/>
    <w:rsid w:val="00AA0C33"/>
    <w:rsid w:val="00AA4692"/>
    <w:rsid w:val="00AA70A5"/>
    <w:rsid w:val="00AA76BC"/>
    <w:rsid w:val="00AB07BE"/>
    <w:rsid w:val="00AB0D2E"/>
    <w:rsid w:val="00AB0FC1"/>
    <w:rsid w:val="00AB4A1E"/>
    <w:rsid w:val="00AC09FA"/>
    <w:rsid w:val="00AC58D9"/>
    <w:rsid w:val="00AC5DE8"/>
    <w:rsid w:val="00AD1D0E"/>
    <w:rsid w:val="00AD4640"/>
    <w:rsid w:val="00AE2695"/>
    <w:rsid w:val="00AE4A64"/>
    <w:rsid w:val="00AE5E97"/>
    <w:rsid w:val="00AF2304"/>
    <w:rsid w:val="00AF42F4"/>
    <w:rsid w:val="00AF63E8"/>
    <w:rsid w:val="00AF68C7"/>
    <w:rsid w:val="00AF6D63"/>
    <w:rsid w:val="00AF71B9"/>
    <w:rsid w:val="00AF7EE0"/>
    <w:rsid w:val="00B002F1"/>
    <w:rsid w:val="00B0448F"/>
    <w:rsid w:val="00B075D1"/>
    <w:rsid w:val="00B07E81"/>
    <w:rsid w:val="00B11BD0"/>
    <w:rsid w:val="00B226A2"/>
    <w:rsid w:val="00B22A66"/>
    <w:rsid w:val="00B23BE8"/>
    <w:rsid w:val="00B24C0E"/>
    <w:rsid w:val="00B24F09"/>
    <w:rsid w:val="00B32055"/>
    <w:rsid w:val="00B42CC4"/>
    <w:rsid w:val="00B44B25"/>
    <w:rsid w:val="00B4532E"/>
    <w:rsid w:val="00B5069C"/>
    <w:rsid w:val="00B50D35"/>
    <w:rsid w:val="00B52F26"/>
    <w:rsid w:val="00B55847"/>
    <w:rsid w:val="00B63306"/>
    <w:rsid w:val="00B6403F"/>
    <w:rsid w:val="00B66BE9"/>
    <w:rsid w:val="00B7455F"/>
    <w:rsid w:val="00B75A16"/>
    <w:rsid w:val="00B845D5"/>
    <w:rsid w:val="00B854EC"/>
    <w:rsid w:val="00B85DDE"/>
    <w:rsid w:val="00B86E09"/>
    <w:rsid w:val="00B93D0E"/>
    <w:rsid w:val="00B951D2"/>
    <w:rsid w:val="00B95951"/>
    <w:rsid w:val="00B97B24"/>
    <w:rsid w:val="00BA0DD6"/>
    <w:rsid w:val="00BA1925"/>
    <w:rsid w:val="00BA1AD1"/>
    <w:rsid w:val="00BA5152"/>
    <w:rsid w:val="00BA57A2"/>
    <w:rsid w:val="00BA6B7F"/>
    <w:rsid w:val="00BB054D"/>
    <w:rsid w:val="00BB1D10"/>
    <w:rsid w:val="00BB57F8"/>
    <w:rsid w:val="00BB5911"/>
    <w:rsid w:val="00BB5D70"/>
    <w:rsid w:val="00BB7BEF"/>
    <w:rsid w:val="00BD58FF"/>
    <w:rsid w:val="00BE02C5"/>
    <w:rsid w:val="00BE7C56"/>
    <w:rsid w:val="00BF0B69"/>
    <w:rsid w:val="00BF386F"/>
    <w:rsid w:val="00C01BB6"/>
    <w:rsid w:val="00C028DC"/>
    <w:rsid w:val="00C079AD"/>
    <w:rsid w:val="00C10F49"/>
    <w:rsid w:val="00C11705"/>
    <w:rsid w:val="00C11867"/>
    <w:rsid w:val="00C133DF"/>
    <w:rsid w:val="00C203BA"/>
    <w:rsid w:val="00C20FAC"/>
    <w:rsid w:val="00C2251C"/>
    <w:rsid w:val="00C2290F"/>
    <w:rsid w:val="00C275D3"/>
    <w:rsid w:val="00C27C5C"/>
    <w:rsid w:val="00C30272"/>
    <w:rsid w:val="00C341E9"/>
    <w:rsid w:val="00C45534"/>
    <w:rsid w:val="00C47288"/>
    <w:rsid w:val="00C51482"/>
    <w:rsid w:val="00C51E1E"/>
    <w:rsid w:val="00C536E5"/>
    <w:rsid w:val="00C55F63"/>
    <w:rsid w:val="00C5754B"/>
    <w:rsid w:val="00C62AEC"/>
    <w:rsid w:val="00C637E9"/>
    <w:rsid w:val="00C64790"/>
    <w:rsid w:val="00C668CA"/>
    <w:rsid w:val="00C704A4"/>
    <w:rsid w:val="00C70C86"/>
    <w:rsid w:val="00C70E73"/>
    <w:rsid w:val="00C71AC9"/>
    <w:rsid w:val="00C7306E"/>
    <w:rsid w:val="00C82085"/>
    <w:rsid w:val="00C83648"/>
    <w:rsid w:val="00C8370B"/>
    <w:rsid w:val="00C868A9"/>
    <w:rsid w:val="00C921F5"/>
    <w:rsid w:val="00C93FB4"/>
    <w:rsid w:val="00C94164"/>
    <w:rsid w:val="00C967E5"/>
    <w:rsid w:val="00CA059B"/>
    <w:rsid w:val="00CA09F6"/>
    <w:rsid w:val="00CA1095"/>
    <w:rsid w:val="00CB0501"/>
    <w:rsid w:val="00CB18A7"/>
    <w:rsid w:val="00CB4287"/>
    <w:rsid w:val="00CB4B99"/>
    <w:rsid w:val="00CB650F"/>
    <w:rsid w:val="00CB7308"/>
    <w:rsid w:val="00CD6B2C"/>
    <w:rsid w:val="00CE0B01"/>
    <w:rsid w:val="00CF0B91"/>
    <w:rsid w:val="00CF244B"/>
    <w:rsid w:val="00CF44E0"/>
    <w:rsid w:val="00CF5752"/>
    <w:rsid w:val="00CF71C6"/>
    <w:rsid w:val="00D01C88"/>
    <w:rsid w:val="00D03A16"/>
    <w:rsid w:val="00D055C4"/>
    <w:rsid w:val="00D12345"/>
    <w:rsid w:val="00D13A76"/>
    <w:rsid w:val="00D17350"/>
    <w:rsid w:val="00D220CA"/>
    <w:rsid w:val="00D22C4D"/>
    <w:rsid w:val="00D24957"/>
    <w:rsid w:val="00D27EE3"/>
    <w:rsid w:val="00D37AE2"/>
    <w:rsid w:val="00D40ED5"/>
    <w:rsid w:val="00D44178"/>
    <w:rsid w:val="00D44836"/>
    <w:rsid w:val="00D45254"/>
    <w:rsid w:val="00D468A5"/>
    <w:rsid w:val="00D52479"/>
    <w:rsid w:val="00D570E9"/>
    <w:rsid w:val="00D576D3"/>
    <w:rsid w:val="00D61C0C"/>
    <w:rsid w:val="00D72C5C"/>
    <w:rsid w:val="00D746A6"/>
    <w:rsid w:val="00D80DCF"/>
    <w:rsid w:val="00D84285"/>
    <w:rsid w:val="00D8448E"/>
    <w:rsid w:val="00D84559"/>
    <w:rsid w:val="00D8477C"/>
    <w:rsid w:val="00D858C2"/>
    <w:rsid w:val="00D94DA6"/>
    <w:rsid w:val="00DA00C1"/>
    <w:rsid w:val="00DA0829"/>
    <w:rsid w:val="00DA1D0F"/>
    <w:rsid w:val="00DA6FBF"/>
    <w:rsid w:val="00DB03F2"/>
    <w:rsid w:val="00DB187C"/>
    <w:rsid w:val="00DB5585"/>
    <w:rsid w:val="00DC1B3F"/>
    <w:rsid w:val="00DD2065"/>
    <w:rsid w:val="00DD397B"/>
    <w:rsid w:val="00DD7ACA"/>
    <w:rsid w:val="00DE012D"/>
    <w:rsid w:val="00DE3B94"/>
    <w:rsid w:val="00DF5250"/>
    <w:rsid w:val="00DF5ADA"/>
    <w:rsid w:val="00DF67C2"/>
    <w:rsid w:val="00E04223"/>
    <w:rsid w:val="00E04D49"/>
    <w:rsid w:val="00E13CD4"/>
    <w:rsid w:val="00E17F58"/>
    <w:rsid w:val="00E2241B"/>
    <w:rsid w:val="00E239A9"/>
    <w:rsid w:val="00E24DBF"/>
    <w:rsid w:val="00E25525"/>
    <w:rsid w:val="00E335A1"/>
    <w:rsid w:val="00E40CC6"/>
    <w:rsid w:val="00E434AF"/>
    <w:rsid w:val="00E45620"/>
    <w:rsid w:val="00E47045"/>
    <w:rsid w:val="00E501A9"/>
    <w:rsid w:val="00E51808"/>
    <w:rsid w:val="00E53465"/>
    <w:rsid w:val="00E55802"/>
    <w:rsid w:val="00E637E3"/>
    <w:rsid w:val="00E65163"/>
    <w:rsid w:val="00E73884"/>
    <w:rsid w:val="00E76BB9"/>
    <w:rsid w:val="00E77553"/>
    <w:rsid w:val="00E8061D"/>
    <w:rsid w:val="00E8131F"/>
    <w:rsid w:val="00E829C2"/>
    <w:rsid w:val="00E830D8"/>
    <w:rsid w:val="00E845D1"/>
    <w:rsid w:val="00E8511B"/>
    <w:rsid w:val="00E871C1"/>
    <w:rsid w:val="00E92407"/>
    <w:rsid w:val="00E92B5F"/>
    <w:rsid w:val="00E94247"/>
    <w:rsid w:val="00E94CA7"/>
    <w:rsid w:val="00EA2C5A"/>
    <w:rsid w:val="00EA2EA2"/>
    <w:rsid w:val="00EA601C"/>
    <w:rsid w:val="00EA7155"/>
    <w:rsid w:val="00EB19B7"/>
    <w:rsid w:val="00EB2DA5"/>
    <w:rsid w:val="00EB5461"/>
    <w:rsid w:val="00EB5512"/>
    <w:rsid w:val="00EB7E8A"/>
    <w:rsid w:val="00EC10B6"/>
    <w:rsid w:val="00EC117F"/>
    <w:rsid w:val="00EC5773"/>
    <w:rsid w:val="00EC57C3"/>
    <w:rsid w:val="00EC6996"/>
    <w:rsid w:val="00ED1C34"/>
    <w:rsid w:val="00ED3A0F"/>
    <w:rsid w:val="00ED7103"/>
    <w:rsid w:val="00EE0FB5"/>
    <w:rsid w:val="00EE3CFD"/>
    <w:rsid w:val="00EF06BD"/>
    <w:rsid w:val="00EF0994"/>
    <w:rsid w:val="00EF1547"/>
    <w:rsid w:val="00EF37D1"/>
    <w:rsid w:val="00EF5EC0"/>
    <w:rsid w:val="00EF78FA"/>
    <w:rsid w:val="00F0117A"/>
    <w:rsid w:val="00F01916"/>
    <w:rsid w:val="00F0667B"/>
    <w:rsid w:val="00F12F9F"/>
    <w:rsid w:val="00F131F7"/>
    <w:rsid w:val="00F15EC3"/>
    <w:rsid w:val="00F16871"/>
    <w:rsid w:val="00F225EF"/>
    <w:rsid w:val="00F23574"/>
    <w:rsid w:val="00F24025"/>
    <w:rsid w:val="00F25325"/>
    <w:rsid w:val="00F33006"/>
    <w:rsid w:val="00F346B0"/>
    <w:rsid w:val="00F40B82"/>
    <w:rsid w:val="00F41E7B"/>
    <w:rsid w:val="00F41FE4"/>
    <w:rsid w:val="00F42911"/>
    <w:rsid w:val="00F447E8"/>
    <w:rsid w:val="00F506DE"/>
    <w:rsid w:val="00F5232D"/>
    <w:rsid w:val="00F523F6"/>
    <w:rsid w:val="00F54203"/>
    <w:rsid w:val="00F55D0C"/>
    <w:rsid w:val="00F57B0C"/>
    <w:rsid w:val="00F64FEA"/>
    <w:rsid w:val="00F7330F"/>
    <w:rsid w:val="00F74482"/>
    <w:rsid w:val="00F74CEF"/>
    <w:rsid w:val="00F74EEC"/>
    <w:rsid w:val="00F75352"/>
    <w:rsid w:val="00F819DD"/>
    <w:rsid w:val="00F91DB5"/>
    <w:rsid w:val="00F924C8"/>
    <w:rsid w:val="00F935C1"/>
    <w:rsid w:val="00F936C4"/>
    <w:rsid w:val="00F952B5"/>
    <w:rsid w:val="00FA37FC"/>
    <w:rsid w:val="00FA3D7C"/>
    <w:rsid w:val="00FB0BB5"/>
    <w:rsid w:val="00FB307D"/>
    <w:rsid w:val="00FB3F03"/>
    <w:rsid w:val="00FB5898"/>
    <w:rsid w:val="00FC170B"/>
    <w:rsid w:val="00FC3DC2"/>
    <w:rsid w:val="00FC5731"/>
    <w:rsid w:val="00FC7043"/>
    <w:rsid w:val="00FD5BA1"/>
    <w:rsid w:val="00FD6293"/>
    <w:rsid w:val="00FD7F0A"/>
    <w:rsid w:val="00FE1B41"/>
    <w:rsid w:val="00FE359E"/>
    <w:rsid w:val="00FE6D2C"/>
    <w:rsid w:val="00FE7784"/>
    <w:rsid w:val="00FF2AD7"/>
    <w:rsid w:val="00FF6C5E"/>
    <w:rsid w:val="00FF7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1CF4D71-41C4-4530-AF37-F1AB476D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247"/>
    <w:rPr>
      <w:rFonts w:ascii="Arial" w:hAnsi="Arial"/>
      <w:szCs w:val="24"/>
    </w:rPr>
  </w:style>
  <w:style w:type="paragraph" w:styleId="Heading1">
    <w:name w:val="heading 1"/>
    <w:aliases w:val="shead1"/>
    <w:basedOn w:val="Normal"/>
    <w:next w:val="BodyText"/>
    <w:qFormat/>
    <w:rsid w:val="00C62AEC"/>
    <w:pPr>
      <w:keepNext/>
      <w:numPr>
        <w:numId w:val="2"/>
      </w:numPr>
      <w:pBdr>
        <w:bottom w:val="single" w:sz="6" w:space="1" w:color="auto"/>
      </w:pBdr>
      <w:spacing w:before="240" w:after="60"/>
      <w:outlineLvl w:val="0"/>
    </w:pPr>
    <w:rPr>
      <w:rFonts w:cs="Arial"/>
      <w:b/>
      <w:bCs/>
      <w:caps/>
      <w:kern w:val="32"/>
      <w:sz w:val="28"/>
      <w:szCs w:val="32"/>
    </w:rPr>
  </w:style>
  <w:style w:type="paragraph" w:styleId="Heading2">
    <w:name w:val="heading 2"/>
    <w:basedOn w:val="Normal"/>
    <w:next w:val="BodyText"/>
    <w:qFormat/>
    <w:rsid w:val="00C62AEC"/>
    <w:pPr>
      <w:keepNext/>
      <w:numPr>
        <w:ilvl w:val="1"/>
        <w:numId w:val="2"/>
      </w:numPr>
      <w:spacing w:before="240" w:after="60"/>
      <w:outlineLvl w:val="1"/>
    </w:pPr>
    <w:rPr>
      <w:rFonts w:cs="Arial"/>
      <w:b/>
      <w:bCs/>
      <w:iCs/>
      <w:sz w:val="24"/>
      <w:szCs w:val="28"/>
    </w:rPr>
  </w:style>
  <w:style w:type="paragraph" w:styleId="Heading3">
    <w:name w:val="heading 3"/>
    <w:basedOn w:val="Normal"/>
    <w:next w:val="BodyText"/>
    <w:link w:val="Heading3Char"/>
    <w:autoRedefine/>
    <w:qFormat/>
    <w:rsid w:val="00281DF5"/>
    <w:pPr>
      <w:keepNext/>
      <w:numPr>
        <w:ilvl w:val="2"/>
        <w:numId w:val="2"/>
      </w:numPr>
      <w:tabs>
        <w:tab w:val="clear" w:pos="1440"/>
        <w:tab w:val="num" w:pos="720"/>
      </w:tabs>
      <w:spacing w:before="240" w:after="60"/>
      <w:ind w:left="720" w:hanging="720"/>
      <w:outlineLvl w:val="2"/>
    </w:pPr>
    <w:rPr>
      <w:rFonts w:cs="Arial"/>
      <w:b/>
      <w:bCs/>
      <w:szCs w:val="26"/>
    </w:rPr>
  </w:style>
  <w:style w:type="paragraph" w:styleId="Heading4">
    <w:name w:val="heading 4"/>
    <w:basedOn w:val="Normal"/>
    <w:next w:val="BodyText"/>
    <w:qFormat/>
    <w:rsid w:val="00C62AEC"/>
    <w:pPr>
      <w:keepNext/>
      <w:numPr>
        <w:ilvl w:val="3"/>
        <w:numId w:val="2"/>
      </w:numPr>
      <w:spacing w:before="120"/>
      <w:outlineLvl w:val="3"/>
    </w:pPr>
    <w:rPr>
      <w:b/>
      <w:bCs/>
      <w:szCs w:val="28"/>
    </w:rPr>
  </w:style>
  <w:style w:type="paragraph" w:styleId="Heading5">
    <w:name w:val="heading 5"/>
    <w:basedOn w:val="Normal"/>
    <w:next w:val="BodyText"/>
    <w:qFormat/>
    <w:rsid w:val="00C62AEC"/>
    <w:pPr>
      <w:keepNext/>
      <w:keepLines/>
      <w:spacing w:after="60" w:line="280" w:lineRule="exact"/>
      <w:outlineLvl w:val="4"/>
    </w:pPr>
    <w:rPr>
      <w:b/>
      <w:i/>
      <w:kern w:val="28"/>
      <w:szCs w:val="20"/>
    </w:rPr>
  </w:style>
  <w:style w:type="paragraph" w:styleId="Heading6">
    <w:name w:val="heading 6"/>
    <w:basedOn w:val="Normal"/>
    <w:next w:val="BodyText"/>
    <w:qFormat/>
    <w:rsid w:val="00C62AEC"/>
    <w:pPr>
      <w:keepNext/>
      <w:keepLines/>
      <w:spacing w:after="60" w:line="280" w:lineRule="exact"/>
      <w:outlineLvl w:val="5"/>
    </w:pPr>
    <w:rPr>
      <w:b/>
      <w:kern w:val="28"/>
      <w:sz w:val="18"/>
      <w:szCs w:val="20"/>
    </w:rPr>
  </w:style>
  <w:style w:type="paragraph" w:styleId="Heading7">
    <w:name w:val="heading 7"/>
    <w:basedOn w:val="Normal"/>
    <w:next w:val="BodyText"/>
    <w:qFormat/>
    <w:rsid w:val="00C62AEC"/>
    <w:pPr>
      <w:keepNext/>
      <w:keepLines/>
      <w:spacing w:before="240" w:after="120" w:line="280" w:lineRule="exact"/>
      <w:outlineLvl w:val="6"/>
    </w:pPr>
    <w:rPr>
      <w:kern w:val="28"/>
      <w:sz w:val="22"/>
      <w:szCs w:val="20"/>
    </w:rPr>
  </w:style>
  <w:style w:type="paragraph" w:styleId="Heading8">
    <w:name w:val="heading 8"/>
    <w:basedOn w:val="Normal"/>
    <w:next w:val="BodyText"/>
    <w:qFormat/>
    <w:rsid w:val="00C62AEC"/>
    <w:pPr>
      <w:keepNext/>
      <w:keepLines/>
      <w:spacing w:before="240" w:after="120" w:line="280" w:lineRule="exact"/>
      <w:outlineLvl w:val="7"/>
    </w:pPr>
    <w:rPr>
      <w:i/>
      <w:kern w:val="28"/>
      <w:sz w:val="22"/>
      <w:szCs w:val="20"/>
    </w:rPr>
  </w:style>
  <w:style w:type="paragraph" w:styleId="Heading9">
    <w:name w:val="heading 9"/>
    <w:basedOn w:val="Normal"/>
    <w:next w:val="BodyText"/>
    <w:qFormat/>
    <w:rsid w:val="00C62AEC"/>
    <w:pPr>
      <w:keepNext/>
      <w:keepLines/>
      <w:spacing w:before="240" w:after="120" w:line="280" w:lineRule="exact"/>
      <w:outlineLvl w:val="8"/>
    </w:pPr>
    <w:rPr>
      <w:i/>
      <w:kern w:val="28"/>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62AEC"/>
    <w:pPr>
      <w:tabs>
        <w:tab w:val="center" w:pos="4320"/>
        <w:tab w:val="right" w:pos="8640"/>
      </w:tabs>
    </w:pPr>
    <w:rPr>
      <w:sz w:val="28"/>
    </w:rPr>
  </w:style>
  <w:style w:type="paragraph" w:styleId="Footer">
    <w:name w:val="footer"/>
    <w:basedOn w:val="Normal"/>
    <w:link w:val="FooterChar"/>
    <w:uiPriority w:val="99"/>
    <w:rsid w:val="00C62AEC"/>
    <w:pPr>
      <w:tabs>
        <w:tab w:val="center" w:pos="4320"/>
        <w:tab w:val="right" w:pos="8640"/>
      </w:tabs>
    </w:pPr>
  </w:style>
  <w:style w:type="character" w:styleId="PageNumber">
    <w:name w:val="page number"/>
    <w:basedOn w:val="DefaultParagraphFont"/>
    <w:rsid w:val="00C62AEC"/>
  </w:style>
  <w:style w:type="paragraph" w:styleId="TOC1">
    <w:name w:val="toc 1"/>
    <w:basedOn w:val="Normal"/>
    <w:next w:val="Normal"/>
    <w:autoRedefine/>
    <w:uiPriority w:val="39"/>
    <w:rsid w:val="009942AA"/>
    <w:pPr>
      <w:tabs>
        <w:tab w:val="left" w:pos="480"/>
        <w:tab w:val="right" w:leader="dot" w:pos="10800"/>
      </w:tabs>
      <w:jc w:val="both"/>
    </w:pPr>
  </w:style>
  <w:style w:type="paragraph" w:styleId="TOC2">
    <w:name w:val="toc 2"/>
    <w:basedOn w:val="Normal"/>
    <w:next w:val="Normal"/>
    <w:autoRedefine/>
    <w:uiPriority w:val="39"/>
    <w:rsid w:val="009942AA"/>
    <w:pPr>
      <w:tabs>
        <w:tab w:val="left" w:pos="960"/>
        <w:tab w:val="right" w:leader="dot" w:pos="10800"/>
      </w:tabs>
      <w:ind w:left="240"/>
    </w:pPr>
  </w:style>
  <w:style w:type="paragraph" w:styleId="TOC3">
    <w:name w:val="toc 3"/>
    <w:basedOn w:val="Normal"/>
    <w:next w:val="Normal"/>
    <w:autoRedefine/>
    <w:uiPriority w:val="39"/>
    <w:rsid w:val="003A372C"/>
    <w:pPr>
      <w:tabs>
        <w:tab w:val="left" w:pos="1200"/>
        <w:tab w:val="right" w:leader="dot" w:pos="10080"/>
      </w:tabs>
      <w:ind w:left="480"/>
    </w:pPr>
  </w:style>
  <w:style w:type="paragraph" w:styleId="TOC4">
    <w:name w:val="toc 4"/>
    <w:basedOn w:val="Normal"/>
    <w:next w:val="Normal"/>
    <w:autoRedefine/>
    <w:semiHidden/>
    <w:rsid w:val="00C62AEC"/>
    <w:pPr>
      <w:ind w:left="720"/>
    </w:pPr>
  </w:style>
  <w:style w:type="paragraph" w:styleId="TOC5">
    <w:name w:val="toc 5"/>
    <w:basedOn w:val="Normal"/>
    <w:next w:val="Normal"/>
    <w:autoRedefine/>
    <w:semiHidden/>
    <w:rsid w:val="00C62AEC"/>
    <w:pPr>
      <w:ind w:left="960"/>
    </w:pPr>
  </w:style>
  <w:style w:type="paragraph" w:styleId="TOC6">
    <w:name w:val="toc 6"/>
    <w:basedOn w:val="Normal"/>
    <w:next w:val="Normal"/>
    <w:autoRedefine/>
    <w:semiHidden/>
    <w:rsid w:val="00C62AEC"/>
    <w:pPr>
      <w:ind w:left="1200"/>
    </w:pPr>
  </w:style>
  <w:style w:type="paragraph" w:styleId="TOC7">
    <w:name w:val="toc 7"/>
    <w:basedOn w:val="Normal"/>
    <w:next w:val="Normal"/>
    <w:autoRedefine/>
    <w:semiHidden/>
    <w:rsid w:val="00C62AEC"/>
    <w:pPr>
      <w:ind w:left="1440"/>
    </w:pPr>
  </w:style>
  <w:style w:type="paragraph" w:styleId="TOC8">
    <w:name w:val="toc 8"/>
    <w:basedOn w:val="Normal"/>
    <w:next w:val="Normal"/>
    <w:autoRedefine/>
    <w:semiHidden/>
    <w:rsid w:val="00C62AEC"/>
    <w:pPr>
      <w:ind w:left="1680"/>
    </w:pPr>
  </w:style>
  <w:style w:type="paragraph" w:styleId="TOC9">
    <w:name w:val="toc 9"/>
    <w:basedOn w:val="Normal"/>
    <w:next w:val="Normal"/>
    <w:autoRedefine/>
    <w:semiHidden/>
    <w:rsid w:val="00C62AEC"/>
    <w:pPr>
      <w:ind w:left="1920"/>
    </w:pPr>
  </w:style>
  <w:style w:type="character" w:styleId="Hyperlink">
    <w:name w:val="Hyperlink"/>
    <w:basedOn w:val="DefaultParagraphFont"/>
    <w:uiPriority w:val="99"/>
    <w:rsid w:val="00C62AEC"/>
    <w:rPr>
      <w:color w:val="0000FF"/>
      <w:u w:val="single"/>
    </w:rPr>
  </w:style>
  <w:style w:type="paragraph" w:customStyle="1" w:styleId="H3">
    <w:name w:val="H3"/>
    <w:basedOn w:val="Normal"/>
    <w:rsid w:val="00C62AEC"/>
    <w:pPr>
      <w:numPr>
        <w:ilvl w:val="3"/>
        <w:numId w:val="3"/>
      </w:numPr>
    </w:pPr>
  </w:style>
  <w:style w:type="paragraph" w:styleId="BodyText">
    <w:name w:val="Body Text"/>
    <w:aliases w:val="Body Text Char"/>
    <w:basedOn w:val="Normal"/>
    <w:link w:val="BodyTextChar1"/>
    <w:rsid w:val="00C62AEC"/>
    <w:pPr>
      <w:spacing w:after="120"/>
    </w:pPr>
    <w:rPr>
      <w:szCs w:val="20"/>
    </w:rPr>
  </w:style>
  <w:style w:type="paragraph" w:styleId="List2">
    <w:name w:val="List 2"/>
    <w:basedOn w:val="Normal"/>
    <w:rsid w:val="00C62AEC"/>
    <w:pPr>
      <w:ind w:left="720" w:hanging="360"/>
    </w:pPr>
  </w:style>
  <w:style w:type="paragraph" w:styleId="BodyText2">
    <w:name w:val="Body Text 2"/>
    <w:basedOn w:val="Normal"/>
    <w:rsid w:val="00C62AEC"/>
    <w:rPr>
      <w:color w:val="008000"/>
    </w:rPr>
  </w:style>
  <w:style w:type="paragraph" w:styleId="TableofAuthorities">
    <w:name w:val="table of authorities"/>
    <w:basedOn w:val="Normal"/>
    <w:next w:val="Normal"/>
    <w:semiHidden/>
    <w:rsid w:val="00C62AEC"/>
    <w:pPr>
      <w:jc w:val="center"/>
    </w:pPr>
    <w:rPr>
      <w:b/>
    </w:rPr>
  </w:style>
  <w:style w:type="paragraph" w:styleId="BodyText3">
    <w:name w:val="Body Text 3"/>
    <w:basedOn w:val="Normal"/>
    <w:rsid w:val="00C62AEC"/>
    <w:pPr>
      <w:spacing w:after="120"/>
    </w:pPr>
    <w:rPr>
      <w:sz w:val="18"/>
      <w:szCs w:val="16"/>
    </w:rPr>
  </w:style>
  <w:style w:type="paragraph" w:styleId="Title">
    <w:name w:val="Title"/>
    <w:basedOn w:val="Normal"/>
    <w:link w:val="TitleChar"/>
    <w:qFormat/>
    <w:rsid w:val="00C62AEC"/>
    <w:pPr>
      <w:spacing w:before="240" w:after="60"/>
      <w:outlineLvl w:val="0"/>
    </w:pPr>
    <w:rPr>
      <w:rFonts w:cs="Arial"/>
      <w:b/>
      <w:bCs/>
      <w:kern w:val="28"/>
      <w:sz w:val="28"/>
      <w:szCs w:val="32"/>
    </w:rPr>
  </w:style>
  <w:style w:type="character" w:customStyle="1" w:styleId="hyper1">
    <w:name w:val="hyper1"/>
    <w:basedOn w:val="DefaultParagraphFont"/>
    <w:rsid w:val="00C62AEC"/>
    <w:rPr>
      <w:rFonts w:ascii="Verdana" w:hAnsi="Verdana" w:hint="default"/>
      <w:color w:val="333333"/>
      <w:sz w:val="18"/>
      <w:szCs w:val="18"/>
    </w:rPr>
  </w:style>
  <w:style w:type="character" w:styleId="FollowedHyperlink">
    <w:name w:val="FollowedHyperlink"/>
    <w:basedOn w:val="DefaultParagraphFont"/>
    <w:rsid w:val="00C62AEC"/>
    <w:rPr>
      <w:color w:val="800080"/>
      <w:u w:val="single"/>
    </w:rPr>
  </w:style>
  <w:style w:type="paragraph" w:customStyle="1" w:styleId="Title2">
    <w:name w:val="Title2"/>
    <w:basedOn w:val="Title"/>
    <w:rsid w:val="00C62AEC"/>
    <w:pPr>
      <w:spacing w:before="0" w:after="0"/>
    </w:pPr>
    <w:rPr>
      <w:rFonts w:cs="Times New Roman"/>
      <w:bCs w:val="0"/>
      <w:szCs w:val="20"/>
    </w:rPr>
  </w:style>
  <w:style w:type="table" w:styleId="TableGrid">
    <w:name w:val="Table Grid"/>
    <w:basedOn w:val="TableNormal"/>
    <w:rsid w:val="00C62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C62AEC"/>
    <w:rPr>
      <w:rFonts w:ascii="Tahoma" w:hAnsi="Tahoma" w:cs="Tahoma"/>
      <w:sz w:val="16"/>
      <w:szCs w:val="16"/>
    </w:rPr>
  </w:style>
  <w:style w:type="character" w:customStyle="1" w:styleId="BalloonTextChar">
    <w:name w:val="Balloon Text Char"/>
    <w:basedOn w:val="DefaultParagraphFont"/>
    <w:link w:val="BalloonText"/>
    <w:rsid w:val="00C62AEC"/>
    <w:rPr>
      <w:rFonts w:ascii="Tahoma" w:hAnsi="Tahoma" w:cs="Tahoma"/>
      <w:sz w:val="16"/>
      <w:szCs w:val="16"/>
    </w:rPr>
  </w:style>
  <w:style w:type="table" w:customStyle="1" w:styleId="LightShading-Accent11">
    <w:name w:val="Light Shading - Accent 11"/>
    <w:basedOn w:val="TableNormal"/>
    <w:uiPriority w:val="60"/>
    <w:rsid w:val="00C62AE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11">
    <w:name w:val="Light Grid - Accent 11"/>
    <w:basedOn w:val="TableNormal"/>
    <w:uiPriority w:val="62"/>
    <w:rsid w:val="00C62AE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Accent11">
    <w:name w:val="Light List - Accent 11"/>
    <w:basedOn w:val="TableNormal"/>
    <w:uiPriority w:val="61"/>
    <w:rsid w:val="00C62AE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C62AE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C62AEC"/>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character" w:customStyle="1" w:styleId="TitleChar">
    <w:name w:val="Title Char"/>
    <w:basedOn w:val="DefaultParagraphFont"/>
    <w:link w:val="Title"/>
    <w:rsid w:val="00C62AEC"/>
    <w:rPr>
      <w:rFonts w:ascii="Arial" w:hAnsi="Arial" w:cs="Arial"/>
      <w:b/>
      <w:bCs/>
      <w:kern w:val="28"/>
      <w:sz w:val="28"/>
      <w:szCs w:val="32"/>
    </w:rPr>
  </w:style>
  <w:style w:type="paragraph" w:styleId="Caption">
    <w:name w:val="caption"/>
    <w:basedOn w:val="Normal"/>
    <w:next w:val="BodyText"/>
    <w:unhideWhenUsed/>
    <w:qFormat/>
    <w:rsid w:val="003E714C"/>
    <w:pPr>
      <w:spacing w:after="120"/>
      <w:jc w:val="center"/>
    </w:pPr>
    <w:rPr>
      <w:b/>
      <w:bCs/>
      <w:szCs w:val="20"/>
    </w:rPr>
  </w:style>
  <w:style w:type="character" w:customStyle="1" w:styleId="BodyTextChar1">
    <w:name w:val="Body Text Char1"/>
    <w:aliases w:val="Body Text Char Char"/>
    <w:basedOn w:val="DefaultParagraphFont"/>
    <w:link w:val="BodyText"/>
    <w:rsid w:val="001B1EE2"/>
    <w:rPr>
      <w:rFonts w:ascii="Arial" w:hAnsi="Arial"/>
    </w:rPr>
  </w:style>
  <w:style w:type="paragraph" w:styleId="FootnoteText">
    <w:name w:val="footnote text"/>
    <w:basedOn w:val="Normal"/>
    <w:link w:val="FootnoteTextChar"/>
    <w:rsid w:val="006176AC"/>
    <w:rPr>
      <w:szCs w:val="20"/>
    </w:rPr>
  </w:style>
  <w:style w:type="character" w:customStyle="1" w:styleId="FootnoteTextChar">
    <w:name w:val="Footnote Text Char"/>
    <w:basedOn w:val="DefaultParagraphFont"/>
    <w:link w:val="FootnoteText"/>
    <w:rsid w:val="006176AC"/>
    <w:rPr>
      <w:rFonts w:ascii="Arial" w:hAnsi="Arial"/>
    </w:rPr>
  </w:style>
  <w:style w:type="character" w:styleId="FootnoteReference">
    <w:name w:val="footnote reference"/>
    <w:basedOn w:val="DefaultParagraphFont"/>
    <w:rsid w:val="006176AC"/>
    <w:rPr>
      <w:vertAlign w:val="superscript"/>
    </w:rPr>
  </w:style>
  <w:style w:type="paragraph" w:customStyle="1" w:styleId="StyleBodyTextBodyTextCharRed">
    <w:name w:val="Style Body TextBody Text Char + Red"/>
    <w:basedOn w:val="BodyText"/>
    <w:rsid w:val="006D10B4"/>
    <w:rPr>
      <w:color w:val="FF0000"/>
    </w:rPr>
  </w:style>
  <w:style w:type="paragraph" w:customStyle="1" w:styleId="StyleHeading2Red">
    <w:name w:val="Style Heading 2 + Red"/>
    <w:basedOn w:val="Heading2"/>
    <w:next w:val="BodyText"/>
    <w:rsid w:val="00983899"/>
    <w:rPr>
      <w:iCs w:val="0"/>
      <w:color w:val="FF0000"/>
    </w:rPr>
  </w:style>
  <w:style w:type="paragraph" w:customStyle="1" w:styleId="StyleHeaderItalic">
    <w:name w:val="Style Header + Italic"/>
    <w:basedOn w:val="Header"/>
    <w:rsid w:val="008E55BA"/>
    <w:pPr>
      <w:pBdr>
        <w:bottom w:val="single" w:sz="4" w:space="1" w:color="auto"/>
      </w:pBdr>
      <w:spacing w:before="240" w:after="60"/>
    </w:pPr>
    <w:rPr>
      <w:i/>
      <w:iCs/>
    </w:rPr>
  </w:style>
  <w:style w:type="character" w:customStyle="1" w:styleId="HeaderChar">
    <w:name w:val="Header Char"/>
    <w:basedOn w:val="DefaultParagraphFont"/>
    <w:link w:val="Header"/>
    <w:uiPriority w:val="99"/>
    <w:rsid w:val="001164C3"/>
    <w:rPr>
      <w:rFonts w:ascii="Arial" w:hAnsi="Arial"/>
      <w:sz w:val="28"/>
      <w:szCs w:val="24"/>
    </w:rPr>
  </w:style>
  <w:style w:type="character" w:customStyle="1" w:styleId="FooterChar">
    <w:name w:val="Footer Char"/>
    <w:basedOn w:val="DefaultParagraphFont"/>
    <w:link w:val="Footer"/>
    <w:uiPriority w:val="99"/>
    <w:rsid w:val="00C341E9"/>
    <w:rPr>
      <w:rFonts w:ascii="Arial" w:hAnsi="Arial"/>
      <w:szCs w:val="24"/>
    </w:rPr>
  </w:style>
  <w:style w:type="character" w:styleId="CommentReference">
    <w:name w:val="annotation reference"/>
    <w:basedOn w:val="DefaultParagraphFont"/>
    <w:rsid w:val="00FD5BA1"/>
    <w:rPr>
      <w:sz w:val="16"/>
      <w:szCs w:val="16"/>
    </w:rPr>
  </w:style>
  <w:style w:type="paragraph" w:styleId="CommentText">
    <w:name w:val="annotation text"/>
    <w:basedOn w:val="Normal"/>
    <w:link w:val="CommentTextChar"/>
    <w:rsid w:val="00FD5BA1"/>
    <w:rPr>
      <w:szCs w:val="20"/>
    </w:rPr>
  </w:style>
  <w:style w:type="character" w:customStyle="1" w:styleId="CommentTextChar">
    <w:name w:val="Comment Text Char"/>
    <w:basedOn w:val="DefaultParagraphFont"/>
    <w:link w:val="CommentText"/>
    <w:rsid w:val="00FD5BA1"/>
    <w:rPr>
      <w:rFonts w:ascii="Arial" w:hAnsi="Arial"/>
    </w:rPr>
  </w:style>
  <w:style w:type="character" w:styleId="Strong">
    <w:name w:val="Strong"/>
    <w:basedOn w:val="DefaultParagraphFont"/>
    <w:uiPriority w:val="22"/>
    <w:qFormat/>
    <w:rsid w:val="00763E93"/>
    <w:rPr>
      <w:b/>
      <w:bCs/>
    </w:rPr>
  </w:style>
  <w:style w:type="paragraph" w:styleId="CommentSubject">
    <w:name w:val="annotation subject"/>
    <w:basedOn w:val="CommentText"/>
    <w:next w:val="CommentText"/>
    <w:link w:val="CommentSubjectChar"/>
    <w:rsid w:val="00C2251C"/>
    <w:rPr>
      <w:b/>
      <w:bCs/>
    </w:rPr>
  </w:style>
  <w:style w:type="character" w:customStyle="1" w:styleId="CommentSubjectChar">
    <w:name w:val="Comment Subject Char"/>
    <w:basedOn w:val="CommentTextChar"/>
    <w:link w:val="CommentSubject"/>
    <w:rsid w:val="00C2251C"/>
    <w:rPr>
      <w:rFonts w:ascii="Arial" w:hAnsi="Arial"/>
      <w:b/>
      <w:bCs/>
    </w:rPr>
  </w:style>
  <w:style w:type="paragraph" w:styleId="TableofFigures">
    <w:name w:val="table of figures"/>
    <w:basedOn w:val="Normal"/>
    <w:next w:val="Normal"/>
    <w:uiPriority w:val="99"/>
    <w:rsid w:val="004F72C3"/>
  </w:style>
  <w:style w:type="paragraph" w:styleId="ListParagraph">
    <w:name w:val="List Paragraph"/>
    <w:basedOn w:val="Normal"/>
    <w:uiPriority w:val="34"/>
    <w:qFormat/>
    <w:rsid w:val="000D3D37"/>
    <w:pPr>
      <w:ind w:left="720"/>
      <w:contextualSpacing/>
    </w:pPr>
  </w:style>
  <w:style w:type="character" w:customStyle="1" w:styleId="Heading3Char">
    <w:name w:val="Heading 3 Char"/>
    <w:basedOn w:val="DefaultParagraphFont"/>
    <w:link w:val="Heading3"/>
    <w:rsid w:val="00281DF5"/>
    <w:rPr>
      <w:rFonts w:ascii="Arial" w:hAnsi="Arial" w:cs="Arial"/>
      <w:b/>
      <w:bCs/>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77080">
      <w:bodyDiv w:val="1"/>
      <w:marLeft w:val="0"/>
      <w:marRight w:val="0"/>
      <w:marTop w:val="0"/>
      <w:marBottom w:val="0"/>
      <w:divBdr>
        <w:top w:val="none" w:sz="0" w:space="0" w:color="auto"/>
        <w:left w:val="none" w:sz="0" w:space="0" w:color="auto"/>
        <w:bottom w:val="none" w:sz="0" w:space="0" w:color="auto"/>
        <w:right w:val="none" w:sz="0" w:space="0" w:color="auto"/>
      </w:divBdr>
    </w:div>
    <w:div w:id="298848622">
      <w:bodyDiv w:val="1"/>
      <w:marLeft w:val="0"/>
      <w:marRight w:val="0"/>
      <w:marTop w:val="0"/>
      <w:marBottom w:val="0"/>
      <w:divBdr>
        <w:top w:val="none" w:sz="0" w:space="0" w:color="auto"/>
        <w:left w:val="none" w:sz="0" w:space="0" w:color="auto"/>
        <w:bottom w:val="none" w:sz="0" w:space="0" w:color="auto"/>
        <w:right w:val="none" w:sz="0" w:space="0" w:color="auto"/>
      </w:divBdr>
    </w:div>
    <w:div w:id="205202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oleObject" Target="embeddings/oleObject3.bin"/><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image" Target="cid:image004.png@01CF7F10.A4275880" TargetMode="External"/><Relationship Id="rId17" Type="http://schemas.openxmlformats.org/officeDocument/2006/relationships/oleObject" Target="embeddings/oleObject1.bin"/><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header" Target="header2.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ckas\Documents\9%20-%20mobile\01-Canada\01%20-%20Currrent%20Documents\feature%20documents\BBYC%20Mobile%20Feature%20Document_0402_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D96454AA006D4FBDFADC046BE8270C" ma:contentTypeVersion="0" ma:contentTypeDescription="Create a new document." ma:contentTypeScope="" ma:versionID="3276d4b053e170ae20151d5c0bd617e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FF2E9B-E6D0-482B-A944-FC9A372270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E7C49AE-E573-441B-9DEC-33B98DAF8D42}">
  <ds:schemaRefs>
    <ds:schemaRef ds:uri="http://schemas.microsoft.com/sharepoint/v3/contenttype/forms"/>
  </ds:schemaRefs>
</ds:datastoreItem>
</file>

<file path=customXml/itemProps3.xml><?xml version="1.0" encoding="utf-8"?>
<ds:datastoreItem xmlns:ds="http://schemas.openxmlformats.org/officeDocument/2006/customXml" ds:itemID="{615E0366-6E7F-47FE-B961-E4353DEF350C}">
  <ds:schemaRefs>
    <ds:schemaRef ds:uri="http://schemas.microsoft.com/office/2006/metadata/properties"/>
  </ds:schemaRefs>
</ds:datastoreItem>
</file>

<file path=customXml/itemProps4.xml><?xml version="1.0" encoding="utf-8"?>
<ds:datastoreItem xmlns:ds="http://schemas.openxmlformats.org/officeDocument/2006/customXml" ds:itemID="{757D7EFB-399E-4A5D-BD4E-75D3479AD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BBYC Mobile Feature Document_0402_1.dotx</Template>
  <TotalTime>1316</TotalTime>
  <Pages>20</Pages>
  <Words>5039</Words>
  <Characters>28725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eDoc</vt:lpstr>
    </vt:vector>
  </TitlesOfParts>
  <Company>Stella Nova Technologies, Inc.</Company>
  <LinksUpToDate>false</LinksUpToDate>
  <CharactersWithSpaces>33697</CharactersWithSpaces>
  <SharedDoc>false</SharedDoc>
  <HLinks>
    <vt:vector size="252" baseType="variant">
      <vt:variant>
        <vt:i4>1441844</vt:i4>
      </vt:variant>
      <vt:variant>
        <vt:i4>254</vt:i4>
      </vt:variant>
      <vt:variant>
        <vt:i4>0</vt:i4>
      </vt:variant>
      <vt:variant>
        <vt:i4>5</vt:i4>
      </vt:variant>
      <vt:variant>
        <vt:lpwstr/>
      </vt:variant>
      <vt:variant>
        <vt:lpwstr>_Toc237224347</vt:lpwstr>
      </vt:variant>
      <vt:variant>
        <vt:i4>1441844</vt:i4>
      </vt:variant>
      <vt:variant>
        <vt:i4>248</vt:i4>
      </vt:variant>
      <vt:variant>
        <vt:i4>0</vt:i4>
      </vt:variant>
      <vt:variant>
        <vt:i4>5</vt:i4>
      </vt:variant>
      <vt:variant>
        <vt:lpwstr/>
      </vt:variant>
      <vt:variant>
        <vt:lpwstr>_Toc237224346</vt:lpwstr>
      </vt:variant>
      <vt:variant>
        <vt:i4>1441844</vt:i4>
      </vt:variant>
      <vt:variant>
        <vt:i4>242</vt:i4>
      </vt:variant>
      <vt:variant>
        <vt:i4>0</vt:i4>
      </vt:variant>
      <vt:variant>
        <vt:i4>5</vt:i4>
      </vt:variant>
      <vt:variant>
        <vt:lpwstr/>
      </vt:variant>
      <vt:variant>
        <vt:lpwstr>_Toc237224345</vt:lpwstr>
      </vt:variant>
      <vt:variant>
        <vt:i4>1441844</vt:i4>
      </vt:variant>
      <vt:variant>
        <vt:i4>236</vt:i4>
      </vt:variant>
      <vt:variant>
        <vt:i4>0</vt:i4>
      </vt:variant>
      <vt:variant>
        <vt:i4>5</vt:i4>
      </vt:variant>
      <vt:variant>
        <vt:lpwstr/>
      </vt:variant>
      <vt:variant>
        <vt:lpwstr>_Toc237224344</vt:lpwstr>
      </vt:variant>
      <vt:variant>
        <vt:i4>1441844</vt:i4>
      </vt:variant>
      <vt:variant>
        <vt:i4>230</vt:i4>
      </vt:variant>
      <vt:variant>
        <vt:i4>0</vt:i4>
      </vt:variant>
      <vt:variant>
        <vt:i4>5</vt:i4>
      </vt:variant>
      <vt:variant>
        <vt:lpwstr/>
      </vt:variant>
      <vt:variant>
        <vt:lpwstr>_Toc237224343</vt:lpwstr>
      </vt:variant>
      <vt:variant>
        <vt:i4>1441844</vt:i4>
      </vt:variant>
      <vt:variant>
        <vt:i4>224</vt:i4>
      </vt:variant>
      <vt:variant>
        <vt:i4>0</vt:i4>
      </vt:variant>
      <vt:variant>
        <vt:i4>5</vt:i4>
      </vt:variant>
      <vt:variant>
        <vt:lpwstr/>
      </vt:variant>
      <vt:variant>
        <vt:lpwstr>_Toc237224342</vt:lpwstr>
      </vt:variant>
      <vt:variant>
        <vt:i4>1441844</vt:i4>
      </vt:variant>
      <vt:variant>
        <vt:i4>218</vt:i4>
      </vt:variant>
      <vt:variant>
        <vt:i4>0</vt:i4>
      </vt:variant>
      <vt:variant>
        <vt:i4>5</vt:i4>
      </vt:variant>
      <vt:variant>
        <vt:lpwstr/>
      </vt:variant>
      <vt:variant>
        <vt:lpwstr>_Toc237224341</vt:lpwstr>
      </vt:variant>
      <vt:variant>
        <vt:i4>1441844</vt:i4>
      </vt:variant>
      <vt:variant>
        <vt:i4>212</vt:i4>
      </vt:variant>
      <vt:variant>
        <vt:i4>0</vt:i4>
      </vt:variant>
      <vt:variant>
        <vt:i4>5</vt:i4>
      </vt:variant>
      <vt:variant>
        <vt:lpwstr/>
      </vt:variant>
      <vt:variant>
        <vt:lpwstr>_Toc237224340</vt:lpwstr>
      </vt:variant>
      <vt:variant>
        <vt:i4>1114164</vt:i4>
      </vt:variant>
      <vt:variant>
        <vt:i4>206</vt:i4>
      </vt:variant>
      <vt:variant>
        <vt:i4>0</vt:i4>
      </vt:variant>
      <vt:variant>
        <vt:i4>5</vt:i4>
      </vt:variant>
      <vt:variant>
        <vt:lpwstr/>
      </vt:variant>
      <vt:variant>
        <vt:lpwstr>_Toc237224339</vt:lpwstr>
      </vt:variant>
      <vt:variant>
        <vt:i4>1114164</vt:i4>
      </vt:variant>
      <vt:variant>
        <vt:i4>200</vt:i4>
      </vt:variant>
      <vt:variant>
        <vt:i4>0</vt:i4>
      </vt:variant>
      <vt:variant>
        <vt:i4>5</vt:i4>
      </vt:variant>
      <vt:variant>
        <vt:lpwstr/>
      </vt:variant>
      <vt:variant>
        <vt:lpwstr>_Toc237224338</vt:lpwstr>
      </vt:variant>
      <vt:variant>
        <vt:i4>1114164</vt:i4>
      </vt:variant>
      <vt:variant>
        <vt:i4>194</vt:i4>
      </vt:variant>
      <vt:variant>
        <vt:i4>0</vt:i4>
      </vt:variant>
      <vt:variant>
        <vt:i4>5</vt:i4>
      </vt:variant>
      <vt:variant>
        <vt:lpwstr/>
      </vt:variant>
      <vt:variant>
        <vt:lpwstr>_Toc237224337</vt:lpwstr>
      </vt:variant>
      <vt:variant>
        <vt:i4>1114164</vt:i4>
      </vt:variant>
      <vt:variant>
        <vt:i4>188</vt:i4>
      </vt:variant>
      <vt:variant>
        <vt:i4>0</vt:i4>
      </vt:variant>
      <vt:variant>
        <vt:i4>5</vt:i4>
      </vt:variant>
      <vt:variant>
        <vt:lpwstr/>
      </vt:variant>
      <vt:variant>
        <vt:lpwstr>_Toc237224336</vt:lpwstr>
      </vt:variant>
      <vt:variant>
        <vt:i4>1114164</vt:i4>
      </vt:variant>
      <vt:variant>
        <vt:i4>182</vt:i4>
      </vt:variant>
      <vt:variant>
        <vt:i4>0</vt:i4>
      </vt:variant>
      <vt:variant>
        <vt:i4>5</vt:i4>
      </vt:variant>
      <vt:variant>
        <vt:lpwstr/>
      </vt:variant>
      <vt:variant>
        <vt:lpwstr>_Toc237224335</vt:lpwstr>
      </vt:variant>
      <vt:variant>
        <vt:i4>1114164</vt:i4>
      </vt:variant>
      <vt:variant>
        <vt:i4>176</vt:i4>
      </vt:variant>
      <vt:variant>
        <vt:i4>0</vt:i4>
      </vt:variant>
      <vt:variant>
        <vt:i4>5</vt:i4>
      </vt:variant>
      <vt:variant>
        <vt:lpwstr/>
      </vt:variant>
      <vt:variant>
        <vt:lpwstr>_Toc237224334</vt:lpwstr>
      </vt:variant>
      <vt:variant>
        <vt:i4>1114164</vt:i4>
      </vt:variant>
      <vt:variant>
        <vt:i4>170</vt:i4>
      </vt:variant>
      <vt:variant>
        <vt:i4>0</vt:i4>
      </vt:variant>
      <vt:variant>
        <vt:i4>5</vt:i4>
      </vt:variant>
      <vt:variant>
        <vt:lpwstr/>
      </vt:variant>
      <vt:variant>
        <vt:lpwstr>_Toc237224333</vt:lpwstr>
      </vt:variant>
      <vt:variant>
        <vt:i4>1114164</vt:i4>
      </vt:variant>
      <vt:variant>
        <vt:i4>164</vt:i4>
      </vt:variant>
      <vt:variant>
        <vt:i4>0</vt:i4>
      </vt:variant>
      <vt:variant>
        <vt:i4>5</vt:i4>
      </vt:variant>
      <vt:variant>
        <vt:lpwstr/>
      </vt:variant>
      <vt:variant>
        <vt:lpwstr>_Toc237224332</vt:lpwstr>
      </vt:variant>
      <vt:variant>
        <vt:i4>1114164</vt:i4>
      </vt:variant>
      <vt:variant>
        <vt:i4>158</vt:i4>
      </vt:variant>
      <vt:variant>
        <vt:i4>0</vt:i4>
      </vt:variant>
      <vt:variant>
        <vt:i4>5</vt:i4>
      </vt:variant>
      <vt:variant>
        <vt:lpwstr/>
      </vt:variant>
      <vt:variant>
        <vt:lpwstr>_Toc237224331</vt:lpwstr>
      </vt:variant>
      <vt:variant>
        <vt:i4>1114164</vt:i4>
      </vt:variant>
      <vt:variant>
        <vt:i4>152</vt:i4>
      </vt:variant>
      <vt:variant>
        <vt:i4>0</vt:i4>
      </vt:variant>
      <vt:variant>
        <vt:i4>5</vt:i4>
      </vt:variant>
      <vt:variant>
        <vt:lpwstr/>
      </vt:variant>
      <vt:variant>
        <vt:lpwstr>_Toc237224330</vt:lpwstr>
      </vt:variant>
      <vt:variant>
        <vt:i4>1048628</vt:i4>
      </vt:variant>
      <vt:variant>
        <vt:i4>146</vt:i4>
      </vt:variant>
      <vt:variant>
        <vt:i4>0</vt:i4>
      </vt:variant>
      <vt:variant>
        <vt:i4>5</vt:i4>
      </vt:variant>
      <vt:variant>
        <vt:lpwstr/>
      </vt:variant>
      <vt:variant>
        <vt:lpwstr>_Toc237224329</vt:lpwstr>
      </vt:variant>
      <vt:variant>
        <vt:i4>1048628</vt:i4>
      </vt:variant>
      <vt:variant>
        <vt:i4>140</vt:i4>
      </vt:variant>
      <vt:variant>
        <vt:i4>0</vt:i4>
      </vt:variant>
      <vt:variant>
        <vt:i4>5</vt:i4>
      </vt:variant>
      <vt:variant>
        <vt:lpwstr/>
      </vt:variant>
      <vt:variant>
        <vt:lpwstr>_Toc237224328</vt:lpwstr>
      </vt:variant>
      <vt:variant>
        <vt:i4>1048628</vt:i4>
      </vt:variant>
      <vt:variant>
        <vt:i4>134</vt:i4>
      </vt:variant>
      <vt:variant>
        <vt:i4>0</vt:i4>
      </vt:variant>
      <vt:variant>
        <vt:i4>5</vt:i4>
      </vt:variant>
      <vt:variant>
        <vt:lpwstr/>
      </vt:variant>
      <vt:variant>
        <vt:lpwstr>_Toc237224327</vt:lpwstr>
      </vt:variant>
      <vt:variant>
        <vt:i4>1048628</vt:i4>
      </vt:variant>
      <vt:variant>
        <vt:i4>128</vt:i4>
      </vt:variant>
      <vt:variant>
        <vt:i4>0</vt:i4>
      </vt:variant>
      <vt:variant>
        <vt:i4>5</vt:i4>
      </vt:variant>
      <vt:variant>
        <vt:lpwstr/>
      </vt:variant>
      <vt:variant>
        <vt:lpwstr>_Toc237224326</vt:lpwstr>
      </vt:variant>
      <vt:variant>
        <vt:i4>1048628</vt:i4>
      </vt:variant>
      <vt:variant>
        <vt:i4>122</vt:i4>
      </vt:variant>
      <vt:variant>
        <vt:i4>0</vt:i4>
      </vt:variant>
      <vt:variant>
        <vt:i4>5</vt:i4>
      </vt:variant>
      <vt:variant>
        <vt:lpwstr/>
      </vt:variant>
      <vt:variant>
        <vt:lpwstr>_Toc237224325</vt:lpwstr>
      </vt:variant>
      <vt:variant>
        <vt:i4>1048628</vt:i4>
      </vt:variant>
      <vt:variant>
        <vt:i4>116</vt:i4>
      </vt:variant>
      <vt:variant>
        <vt:i4>0</vt:i4>
      </vt:variant>
      <vt:variant>
        <vt:i4>5</vt:i4>
      </vt:variant>
      <vt:variant>
        <vt:lpwstr/>
      </vt:variant>
      <vt:variant>
        <vt:lpwstr>_Toc237224324</vt:lpwstr>
      </vt:variant>
      <vt:variant>
        <vt:i4>1048628</vt:i4>
      </vt:variant>
      <vt:variant>
        <vt:i4>110</vt:i4>
      </vt:variant>
      <vt:variant>
        <vt:i4>0</vt:i4>
      </vt:variant>
      <vt:variant>
        <vt:i4>5</vt:i4>
      </vt:variant>
      <vt:variant>
        <vt:lpwstr/>
      </vt:variant>
      <vt:variant>
        <vt:lpwstr>_Toc237224323</vt:lpwstr>
      </vt:variant>
      <vt:variant>
        <vt:i4>1048628</vt:i4>
      </vt:variant>
      <vt:variant>
        <vt:i4>104</vt:i4>
      </vt:variant>
      <vt:variant>
        <vt:i4>0</vt:i4>
      </vt:variant>
      <vt:variant>
        <vt:i4>5</vt:i4>
      </vt:variant>
      <vt:variant>
        <vt:lpwstr/>
      </vt:variant>
      <vt:variant>
        <vt:lpwstr>_Toc237224322</vt:lpwstr>
      </vt:variant>
      <vt:variant>
        <vt:i4>1048628</vt:i4>
      </vt:variant>
      <vt:variant>
        <vt:i4>98</vt:i4>
      </vt:variant>
      <vt:variant>
        <vt:i4>0</vt:i4>
      </vt:variant>
      <vt:variant>
        <vt:i4>5</vt:i4>
      </vt:variant>
      <vt:variant>
        <vt:lpwstr/>
      </vt:variant>
      <vt:variant>
        <vt:lpwstr>_Toc237224321</vt:lpwstr>
      </vt:variant>
      <vt:variant>
        <vt:i4>1048628</vt:i4>
      </vt:variant>
      <vt:variant>
        <vt:i4>92</vt:i4>
      </vt:variant>
      <vt:variant>
        <vt:i4>0</vt:i4>
      </vt:variant>
      <vt:variant>
        <vt:i4>5</vt:i4>
      </vt:variant>
      <vt:variant>
        <vt:lpwstr/>
      </vt:variant>
      <vt:variant>
        <vt:lpwstr>_Toc237224320</vt:lpwstr>
      </vt:variant>
      <vt:variant>
        <vt:i4>1245236</vt:i4>
      </vt:variant>
      <vt:variant>
        <vt:i4>86</vt:i4>
      </vt:variant>
      <vt:variant>
        <vt:i4>0</vt:i4>
      </vt:variant>
      <vt:variant>
        <vt:i4>5</vt:i4>
      </vt:variant>
      <vt:variant>
        <vt:lpwstr/>
      </vt:variant>
      <vt:variant>
        <vt:lpwstr>_Toc237224319</vt:lpwstr>
      </vt:variant>
      <vt:variant>
        <vt:i4>1245236</vt:i4>
      </vt:variant>
      <vt:variant>
        <vt:i4>80</vt:i4>
      </vt:variant>
      <vt:variant>
        <vt:i4>0</vt:i4>
      </vt:variant>
      <vt:variant>
        <vt:i4>5</vt:i4>
      </vt:variant>
      <vt:variant>
        <vt:lpwstr/>
      </vt:variant>
      <vt:variant>
        <vt:lpwstr>_Toc237224318</vt:lpwstr>
      </vt:variant>
      <vt:variant>
        <vt:i4>1245236</vt:i4>
      </vt:variant>
      <vt:variant>
        <vt:i4>74</vt:i4>
      </vt:variant>
      <vt:variant>
        <vt:i4>0</vt:i4>
      </vt:variant>
      <vt:variant>
        <vt:i4>5</vt:i4>
      </vt:variant>
      <vt:variant>
        <vt:lpwstr/>
      </vt:variant>
      <vt:variant>
        <vt:lpwstr>_Toc237224317</vt:lpwstr>
      </vt:variant>
      <vt:variant>
        <vt:i4>1245236</vt:i4>
      </vt:variant>
      <vt:variant>
        <vt:i4>68</vt:i4>
      </vt:variant>
      <vt:variant>
        <vt:i4>0</vt:i4>
      </vt:variant>
      <vt:variant>
        <vt:i4>5</vt:i4>
      </vt:variant>
      <vt:variant>
        <vt:lpwstr/>
      </vt:variant>
      <vt:variant>
        <vt:lpwstr>_Toc237224316</vt:lpwstr>
      </vt:variant>
      <vt:variant>
        <vt:i4>1245236</vt:i4>
      </vt:variant>
      <vt:variant>
        <vt:i4>62</vt:i4>
      </vt:variant>
      <vt:variant>
        <vt:i4>0</vt:i4>
      </vt:variant>
      <vt:variant>
        <vt:i4>5</vt:i4>
      </vt:variant>
      <vt:variant>
        <vt:lpwstr/>
      </vt:variant>
      <vt:variant>
        <vt:lpwstr>_Toc237224315</vt:lpwstr>
      </vt:variant>
      <vt:variant>
        <vt:i4>1245236</vt:i4>
      </vt:variant>
      <vt:variant>
        <vt:i4>56</vt:i4>
      </vt:variant>
      <vt:variant>
        <vt:i4>0</vt:i4>
      </vt:variant>
      <vt:variant>
        <vt:i4>5</vt:i4>
      </vt:variant>
      <vt:variant>
        <vt:lpwstr/>
      </vt:variant>
      <vt:variant>
        <vt:lpwstr>_Toc237224314</vt:lpwstr>
      </vt:variant>
      <vt:variant>
        <vt:i4>1245236</vt:i4>
      </vt:variant>
      <vt:variant>
        <vt:i4>50</vt:i4>
      </vt:variant>
      <vt:variant>
        <vt:i4>0</vt:i4>
      </vt:variant>
      <vt:variant>
        <vt:i4>5</vt:i4>
      </vt:variant>
      <vt:variant>
        <vt:lpwstr/>
      </vt:variant>
      <vt:variant>
        <vt:lpwstr>_Toc237224313</vt:lpwstr>
      </vt:variant>
      <vt:variant>
        <vt:i4>1245236</vt:i4>
      </vt:variant>
      <vt:variant>
        <vt:i4>44</vt:i4>
      </vt:variant>
      <vt:variant>
        <vt:i4>0</vt:i4>
      </vt:variant>
      <vt:variant>
        <vt:i4>5</vt:i4>
      </vt:variant>
      <vt:variant>
        <vt:lpwstr/>
      </vt:variant>
      <vt:variant>
        <vt:lpwstr>_Toc237224312</vt:lpwstr>
      </vt:variant>
      <vt:variant>
        <vt:i4>1245236</vt:i4>
      </vt:variant>
      <vt:variant>
        <vt:i4>38</vt:i4>
      </vt:variant>
      <vt:variant>
        <vt:i4>0</vt:i4>
      </vt:variant>
      <vt:variant>
        <vt:i4>5</vt:i4>
      </vt:variant>
      <vt:variant>
        <vt:lpwstr/>
      </vt:variant>
      <vt:variant>
        <vt:lpwstr>_Toc237224311</vt:lpwstr>
      </vt:variant>
      <vt:variant>
        <vt:i4>1245236</vt:i4>
      </vt:variant>
      <vt:variant>
        <vt:i4>32</vt:i4>
      </vt:variant>
      <vt:variant>
        <vt:i4>0</vt:i4>
      </vt:variant>
      <vt:variant>
        <vt:i4>5</vt:i4>
      </vt:variant>
      <vt:variant>
        <vt:lpwstr/>
      </vt:variant>
      <vt:variant>
        <vt:lpwstr>_Toc237224310</vt:lpwstr>
      </vt:variant>
      <vt:variant>
        <vt:i4>1179700</vt:i4>
      </vt:variant>
      <vt:variant>
        <vt:i4>26</vt:i4>
      </vt:variant>
      <vt:variant>
        <vt:i4>0</vt:i4>
      </vt:variant>
      <vt:variant>
        <vt:i4>5</vt:i4>
      </vt:variant>
      <vt:variant>
        <vt:lpwstr/>
      </vt:variant>
      <vt:variant>
        <vt:lpwstr>_Toc237224309</vt:lpwstr>
      </vt:variant>
      <vt:variant>
        <vt:i4>1179700</vt:i4>
      </vt:variant>
      <vt:variant>
        <vt:i4>20</vt:i4>
      </vt:variant>
      <vt:variant>
        <vt:i4>0</vt:i4>
      </vt:variant>
      <vt:variant>
        <vt:i4>5</vt:i4>
      </vt:variant>
      <vt:variant>
        <vt:lpwstr/>
      </vt:variant>
      <vt:variant>
        <vt:lpwstr>_Toc237224308</vt:lpwstr>
      </vt:variant>
      <vt:variant>
        <vt:i4>1179700</vt:i4>
      </vt:variant>
      <vt:variant>
        <vt:i4>14</vt:i4>
      </vt:variant>
      <vt:variant>
        <vt:i4>0</vt:i4>
      </vt:variant>
      <vt:variant>
        <vt:i4>5</vt:i4>
      </vt:variant>
      <vt:variant>
        <vt:lpwstr/>
      </vt:variant>
      <vt:variant>
        <vt:lpwstr>_Toc237224307</vt:lpwstr>
      </vt:variant>
      <vt:variant>
        <vt:i4>1179700</vt:i4>
      </vt:variant>
      <vt:variant>
        <vt:i4>8</vt:i4>
      </vt:variant>
      <vt:variant>
        <vt:i4>0</vt:i4>
      </vt:variant>
      <vt:variant>
        <vt:i4>5</vt:i4>
      </vt:variant>
      <vt:variant>
        <vt:lpwstr/>
      </vt:variant>
      <vt:variant>
        <vt:lpwstr>_Toc237224306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eDoc</dc:title>
  <dc:creator>alackas</dc:creator>
  <cp:lastModifiedBy>Amy Byers</cp:lastModifiedBy>
  <cp:revision>7</cp:revision>
  <cp:lastPrinted>2009-04-22T19:36:00Z</cp:lastPrinted>
  <dcterms:created xsi:type="dcterms:W3CDTF">2015-03-18T18:00:00Z</dcterms:created>
  <dcterms:modified xsi:type="dcterms:W3CDTF">2015-03-23T14:36:00Z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0x0101008DD96454AA006D4FBDFADC046BE8270C</vt:lpwstr>
  </property>
</Properties>
</file>