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8406A5" w14:textId="77777777" w:rsidR="0049264A" w:rsidRPr="0099690F" w:rsidRDefault="0049264A" w:rsidP="0099690F">
      <w:pPr>
        <w:pBdr>
          <w:bottom w:val="single" w:sz="4" w:space="1" w:color="auto"/>
        </w:pBdr>
        <w:jc w:val="both"/>
        <w:rPr>
          <w:sz w:val="28"/>
          <w:szCs w:val="28"/>
        </w:rPr>
      </w:pPr>
      <w:r w:rsidRPr="0099690F">
        <w:rPr>
          <w:sz w:val="28"/>
          <w:szCs w:val="28"/>
        </w:rPr>
        <w:t>Table of Contents</w:t>
      </w:r>
    </w:p>
    <w:p w14:paraId="75446418" w14:textId="77777777" w:rsidR="00BC2773" w:rsidRDefault="005407DF">
      <w:pPr>
        <w:pStyle w:val="TOC1"/>
        <w:rPr>
          <w:ins w:id="0" w:author="Amy Byers" w:date="2015-04-08T11:41:00Z"/>
          <w:rFonts w:eastAsiaTheme="minorEastAsia" w:cstheme="minorBidi"/>
          <w:b w:val="0"/>
          <w:bCs w:val="0"/>
          <w:sz w:val="22"/>
          <w:szCs w:val="22"/>
        </w:rPr>
      </w:pPr>
      <w:r>
        <w:rPr>
          <w:rFonts w:cs="Arial"/>
        </w:rPr>
        <w:fldChar w:fldCharType="begin"/>
      </w:r>
      <w:r>
        <w:rPr>
          <w:rFonts w:cs="Arial"/>
        </w:rPr>
        <w:instrText xml:space="preserve"> TOC \o "1-2" \h \z \u </w:instrText>
      </w:r>
      <w:r>
        <w:rPr>
          <w:rFonts w:cs="Arial"/>
        </w:rPr>
        <w:fldChar w:fldCharType="separate"/>
      </w:r>
      <w:ins w:id="1" w:author="Amy Byers" w:date="2015-04-08T11:41:00Z">
        <w:r w:rsidR="00BC2773" w:rsidRPr="00B34611">
          <w:rPr>
            <w:rStyle w:val="Hyperlink"/>
          </w:rPr>
          <w:fldChar w:fldCharType="begin"/>
        </w:r>
        <w:r w:rsidR="00BC2773" w:rsidRPr="00B34611">
          <w:rPr>
            <w:rStyle w:val="Hyperlink"/>
          </w:rPr>
          <w:instrText xml:space="preserve"> </w:instrText>
        </w:r>
        <w:r w:rsidR="00BC2773">
          <w:instrText>HYPERLINK \l "_Toc416256595"</w:instrText>
        </w:r>
        <w:r w:rsidR="00BC2773" w:rsidRPr="00B34611">
          <w:rPr>
            <w:rStyle w:val="Hyperlink"/>
          </w:rPr>
          <w:instrText xml:space="preserve"> </w:instrText>
        </w:r>
        <w:r w:rsidR="00BC2773" w:rsidRPr="00B34611">
          <w:rPr>
            <w:rStyle w:val="Hyperlink"/>
          </w:rPr>
        </w:r>
        <w:r w:rsidR="00BC2773" w:rsidRPr="00B34611">
          <w:rPr>
            <w:rStyle w:val="Hyperlink"/>
          </w:rPr>
          <w:fldChar w:fldCharType="separate"/>
        </w:r>
        <w:r w:rsidR="00BC2773" w:rsidRPr="00B34611">
          <w:rPr>
            <w:rStyle w:val="Hyperlink"/>
          </w:rPr>
          <w:t>1.</w:t>
        </w:r>
        <w:r w:rsidR="00BC2773">
          <w:rPr>
            <w:rFonts w:eastAsiaTheme="minorEastAsia" w:cstheme="minorBidi"/>
            <w:b w:val="0"/>
            <w:bCs w:val="0"/>
            <w:sz w:val="22"/>
            <w:szCs w:val="22"/>
          </w:rPr>
          <w:tab/>
        </w:r>
        <w:r w:rsidR="00BC2773" w:rsidRPr="00B34611">
          <w:rPr>
            <w:rStyle w:val="Hyperlink"/>
          </w:rPr>
          <w:t>Feature Specification Overview</w:t>
        </w:r>
        <w:r w:rsidR="00BC2773">
          <w:rPr>
            <w:webHidden/>
          </w:rPr>
          <w:tab/>
        </w:r>
        <w:r w:rsidR="00BC2773">
          <w:rPr>
            <w:webHidden/>
          </w:rPr>
          <w:fldChar w:fldCharType="begin"/>
        </w:r>
        <w:r w:rsidR="00BC2773">
          <w:rPr>
            <w:webHidden/>
          </w:rPr>
          <w:instrText xml:space="preserve"> PAGEREF _Toc416256595 \h </w:instrText>
        </w:r>
        <w:r w:rsidR="00BC2773">
          <w:rPr>
            <w:webHidden/>
          </w:rPr>
        </w:r>
      </w:ins>
      <w:r w:rsidR="00BC2773">
        <w:rPr>
          <w:webHidden/>
        </w:rPr>
        <w:fldChar w:fldCharType="separate"/>
      </w:r>
      <w:ins w:id="2" w:author="Amy Byers" w:date="2015-04-08T11:41:00Z">
        <w:r w:rsidR="00BC2773">
          <w:rPr>
            <w:webHidden/>
          </w:rPr>
          <w:t>3</w:t>
        </w:r>
        <w:r w:rsidR="00BC2773">
          <w:rPr>
            <w:webHidden/>
          </w:rPr>
          <w:fldChar w:fldCharType="end"/>
        </w:r>
        <w:r w:rsidR="00BC2773" w:rsidRPr="00B34611">
          <w:rPr>
            <w:rStyle w:val="Hyperlink"/>
          </w:rPr>
          <w:fldChar w:fldCharType="end"/>
        </w:r>
      </w:ins>
    </w:p>
    <w:p w14:paraId="5BC0F3BD" w14:textId="77777777" w:rsidR="00BC2773" w:rsidRDefault="00BC2773">
      <w:pPr>
        <w:pStyle w:val="TOC2"/>
        <w:rPr>
          <w:ins w:id="3" w:author="Amy Byers" w:date="2015-04-08T11:41:00Z"/>
          <w:rFonts w:eastAsiaTheme="minorEastAsia" w:cstheme="minorBidi"/>
          <w:i w:val="0"/>
          <w:iCs w:val="0"/>
          <w:sz w:val="22"/>
          <w:szCs w:val="22"/>
        </w:rPr>
      </w:pPr>
      <w:ins w:id="4" w:author="Amy Byers" w:date="2015-04-08T11:41:00Z">
        <w:r w:rsidRPr="00B34611">
          <w:rPr>
            <w:rStyle w:val="Hyperlink"/>
          </w:rPr>
          <w:fldChar w:fldCharType="begin"/>
        </w:r>
        <w:r w:rsidRPr="00B34611">
          <w:rPr>
            <w:rStyle w:val="Hyperlink"/>
          </w:rPr>
          <w:instrText xml:space="preserve"> </w:instrText>
        </w:r>
        <w:r>
          <w:instrText>HYPERLINK \l "_Toc416256596"</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1.1</w:t>
        </w:r>
        <w:r>
          <w:rPr>
            <w:rFonts w:eastAsiaTheme="minorEastAsia" w:cstheme="minorBidi"/>
            <w:i w:val="0"/>
            <w:iCs w:val="0"/>
            <w:sz w:val="22"/>
            <w:szCs w:val="22"/>
          </w:rPr>
          <w:tab/>
        </w:r>
        <w:r w:rsidRPr="00B34611">
          <w:rPr>
            <w:rStyle w:val="Hyperlink"/>
          </w:rPr>
          <w:t>Feature Description</w:t>
        </w:r>
        <w:r>
          <w:rPr>
            <w:webHidden/>
          </w:rPr>
          <w:tab/>
        </w:r>
        <w:r>
          <w:rPr>
            <w:webHidden/>
          </w:rPr>
          <w:fldChar w:fldCharType="begin"/>
        </w:r>
        <w:r>
          <w:rPr>
            <w:webHidden/>
          </w:rPr>
          <w:instrText xml:space="preserve"> PAGEREF _Toc416256596 \h </w:instrText>
        </w:r>
        <w:r>
          <w:rPr>
            <w:webHidden/>
          </w:rPr>
        </w:r>
      </w:ins>
      <w:r>
        <w:rPr>
          <w:webHidden/>
        </w:rPr>
        <w:fldChar w:fldCharType="separate"/>
      </w:r>
      <w:ins w:id="5" w:author="Amy Byers" w:date="2015-04-08T11:41:00Z">
        <w:r>
          <w:rPr>
            <w:webHidden/>
          </w:rPr>
          <w:t>3</w:t>
        </w:r>
        <w:r>
          <w:rPr>
            <w:webHidden/>
          </w:rPr>
          <w:fldChar w:fldCharType="end"/>
        </w:r>
        <w:r w:rsidRPr="00B34611">
          <w:rPr>
            <w:rStyle w:val="Hyperlink"/>
          </w:rPr>
          <w:fldChar w:fldCharType="end"/>
        </w:r>
      </w:ins>
    </w:p>
    <w:p w14:paraId="14537FCA" w14:textId="77777777" w:rsidR="00BC2773" w:rsidRDefault="00BC2773">
      <w:pPr>
        <w:pStyle w:val="TOC1"/>
        <w:rPr>
          <w:ins w:id="6" w:author="Amy Byers" w:date="2015-04-08T11:41:00Z"/>
          <w:rFonts w:eastAsiaTheme="minorEastAsia" w:cstheme="minorBidi"/>
          <w:b w:val="0"/>
          <w:bCs w:val="0"/>
          <w:sz w:val="22"/>
          <w:szCs w:val="22"/>
        </w:rPr>
      </w:pPr>
      <w:ins w:id="7" w:author="Amy Byers" w:date="2015-04-08T11:41:00Z">
        <w:r w:rsidRPr="00B34611">
          <w:rPr>
            <w:rStyle w:val="Hyperlink"/>
          </w:rPr>
          <w:fldChar w:fldCharType="begin"/>
        </w:r>
        <w:r w:rsidRPr="00B34611">
          <w:rPr>
            <w:rStyle w:val="Hyperlink"/>
          </w:rPr>
          <w:instrText xml:space="preserve"> </w:instrText>
        </w:r>
        <w:r>
          <w:instrText>HYPERLINK \l "_Toc416256597"</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2.</w:t>
        </w:r>
        <w:r>
          <w:rPr>
            <w:rFonts w:eastAsiaTheme="minorEastAsia" w:cstheme="minorBidi"/>
            <w:b w:val="0"/>
            <w:bCs w:val="0"/>
            <w:sz w:val="22"/>
            <w:szCs w:val="22"/>
          </w:rPr>
          <w:tab/>
        </w:r>
        <w:r w:rsidRPr="00B34611">
          <w:rPr>
            <w:rStyle w:val="Hyperlink"/>
          </w:rPr>
          <w:t>Use Case:  Terms &amp; Conditions Signature Capture</w:t>
        </w:r>
        <w:r>
          <w:rPr>
            <w:webHidden/>
          </w:rPr>
          <w:tab/>
        </w:r>
        <w:r>
          <w:rPr>
            <w:webHidden/>
          </w:rPr>
          <w:fldChar w:fldCharType="begin"/>
        </w:r>
        <w:r>
          <w:rPr>
            <w:webHidden/>
          </w:rPr>
          <w:instrText xml:space="preserve"> PAGEREF _Toc416256597 \h </w:instrText>
        </w:r>
        <w:r>
          <w:rPr>
            <w:webHidden/>
          </w:rPr>
        </w:r>
      </w:ins>
      <w:r>
        <w:rPr>
          <w:webHidden/>
        </w:rPr>
        <w:fldChar w:fldCharType="separate"/>
      </w:r>
      <w:ins w:id="8" w:author="Amy Byers" w:date="2015-04-08T11:41:00Z">
        <w:r>
          <w:rPr>
            <w:webHidden/>
          </w:rPr>
          <w:t>3</w:t>
        </w:r>
        <w:r>
          <w:rPr>
            <w:webHidden/>
          </w:rPr>
          <w:fldChar w:fldCharType="end"/>
        </w:r>
        <w:r w:rsidRPr="00B34611">
          <w:rPr>
            <w:rStyle w:val="Hyperlink"/>
          </w:rPr>
          <w:fldChar w:fldCharType="end"/>
        </w:r>
      </w:ins>
    </w:p>
    <w:p w14:paraId="625A31F6" w14:textId="77777777" w:rsidR="00BC2773" w:rsidRDefault="00BC2773">
      <w:pPr>
        <w:pStyle w:val="TOC2"/>
        <w:rPr>
          <w:ins w:id="9" w:author="Amy Byers" w:date="2015-04-08T11:41:00Z"/>
          <w:rFonts w:eastAsiaTheme="minorEastAsia" w:cstheme="minorBidi"/>
          <w:i w:val="0"/>
          <w:iCs w:val="0"/>
          <w:sz w:val="22"/>
          <w:szCs w:val="22"/>
        </w:rPr>
      </w:pPr>
      <w:ins w:id="10" w:author="Amy Byers" w:date="2015-04-08T11:41:00Z">
        <w:r w:rsidRPr="00B34611">
          <w:rPr>
            <w:rStyle w:val="Hyperlink"/>
          </w:rPr>
          <w:fldChar w:fldCharType="begin"/>
        </w:r>
        <w:r w:rsidRPr="00B34611">
          <w:rPr>
            <w:rStyle w:val="Hyperlink"/>
          </w:rPr>
          <w:instrText xml:space="preserve"> </w:instrText>
        </w:r>
        <w:r>
          <w:instrText>HYPERLINK \l "_Toc416256598"</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2.1</w:t>
        </w:r>
        <w:r>
          <w:rPr>
            <w:rFonts w:eastAsiaTheme="minorEastAsia" w:cstheme="minorBidi"/>
            <w:i w:val="0"/>
            <w:iCs w:val="0"/>
            <w:sz w:val="22"/>
            <w:szCs w:val="22"/>
          </w:rPr>
          <w:tab/>
        </w:r>
        <w:r w:rsidRPr="00B34611">
          <w:rPr>
            <w:rStyle w:val="Hyperlink"/>
          </w:rPr>
          <w:t>Feature Flow</w:t>
        </w:r>
        <w:r>
          <w:rPr>
            <w:webHidden/>
          </w:rPr>
          <w:tab/>
        </w:r>
        <w:r>
          <w:rPr>
            <w:webHidden/>
          </w:rPr>
          <w:fldChar w:fldCharType="begin"/>
        </w:r>
        <w:r>
          <w:rPr>
            <w:webHidden/>
          </w:rPr>
          <w:instrText xml:space="preserve"> PAGEREF _Toc416256598 \h </w:instrText>
        </w:r>
        <w:r>
          <w:rPr>
            <w:webHidden/>
          </w:rPr>
        </w:r>
      </w:ins>
      <w:r>
        <w:rPr>
          <w:webHidden/>
        </w:rPr>
        <w:fldChar w:fldCharType="separate"/>
      </w:r>
      <w:ins w:id="11" w:author="Amy Byers" w:date="2015-04-08T11:41:00Z">
        <w:r>
          <w:rPr>
            <w:webHidden/>
          </w:rPr>
          <w:t>3</w:t>
        </w:r>
        <w:r>
          <w:rPr>
            <w:webHidden/>
          </w:rPr>
          <w:fldChar w:fldCharType="end"/>
        </w:r>
        <w:r w:rsidRPr="00B34611">
          <w:rPr>
            <w:rStyle w:val="Hyperlink"/>
          </w:rPr>
          <w:fldChar w:fldCharType="end"/>
        </w:r>
      </w:ins>
    </w:p>
    <w:p w14:paraId="393B9271" w14:textId="77777777" w:rsidR="00BC2773" w:rsidRDefault="00BC2773">
      <w:pPr>
        <w:pStyle w:val="TOC2"/>
        <w:rPr>
          <w:ins w:id="12" w:author="Amy Byers" w:date="2015-04-08T11:41:00Z"/>
          <w:rFonts w:eastAsiaTheme="minorEastAsia" w:cstheme="minorBidi"/>
          <w:i w:val="0"/>
          <w:iCs w:val="0"/>
          <w:sz w:val="22"/>
          <w:szCs w:val="22"/>
        </w:rPr>
      </w:pPr>
      <w:ins w:id="13" w:author="Amy Byers" w:date="2015-04-08T11:41:00Z">
        <w:r w:rsidRPr="00B34611">
          <w:rPr>
            <w:rStyle w:val="Hyperlink"/>
          </w:rPr>
          <w:fldChar w:fldCharType="begin"/>
        </w:r>
        <w:r w:rsidRPr="00B34611">
          <w:rPr>
            <w:rStyle w:val="Hyperlink"/>
          </w:rPr>
          <w:instrText xml:space="preserve"> </w:instrText>
        </w:r>
        <w:r>
          <w:instrText>HYPERLINK \l "_Toc416256599"</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2.2</w:t>
        </w:r>
        <w:r>
          <w:rPr>
            <w:rFonts w:eastAsiaTheme="minorEastAsia" w:cstheme="minorBidi"/>
            <w:i w:val="0"/>
            <w:iCs w:val="0"/>
            <w:sz w:val="22"/>
            <w:szCs w:val="22"/>
          </w:rPr>
          <w:tab/>
        </w:r>
        <w:r w:rsidRPr="00B34611">
          <w:rPr>
            <w:rStyle w:val="Hyperlink"/>
          </w:rPr>
          <w:t>Preconditions</w:t>
        </w:r>
        <w:r>
          <w:rPr>
            <w:webHidden/>
          </w:rPr>
          <w:tab/>
        </w:r>
        <w:r>
          <w:rPr>
            <w:webHidden/>
          </w:rPr>
          <w:fldChar w:fldCharType="begin"/>
        </w:r>
        <w:r>
          <w:rPr>
            <w:webHidden/>
          </w:rPr>
          <w:instrText xml:space="preserve"> PAGEREF _Toc416256599 \h </w:instrText>
        </w:r>
        <w:r>
          <w:rPr>
            <w:webHidden/>
          </w:rPr>
        </w:r>
      </w:ins>
      <w:r>
        <w:rPr>
          <w:webHidden/>
        </w:rPr>
        <w:fldChar w:fldCharType="separate"/>
      </w:r>
      <w:ins w:id="14" w:author="Amy Byers" w:date="2015-04-08T11:41:00Z">
        <w:r>
          <w:rPr>
            <w:webHidden/>
          </w:rPr>
          <w:t>3</w:t>
        </w:r>
        <w:r>
          <w:rPr>
            <w:webHidden/>
          </w:rPr>
          <w:fldChar w:fldCharType="end"/>
        </w:r>
        <w:r w:rsidRPr="00B34611">
          <w:rPr>
            <w:rStyle w:val="Hyperlink"/>
          </w:rPr>
          <w:fldChar w:fldCharType="end"/>
        </w:r>
      </w:ins>
    </w:p>
    <w:p w14:paraId="3D6DDE5B" w14:textId="77777777" w:rsidR="00BC2773" w:rsidRDefault="00BC2773">
      <w:pPr>
        <w:pStyle w:val="TOC2"/>
        <w:rPr>
          <w:ins w:id="15" w:author="Amy Byers" w:date="2015-04-08T11:41:00Z"/>
          <w:rFonts w:eastAsiaTheme="minorEastAsia" w:cstheme="minorBidi"/>
          <w:i w:val="0"/>
          <w:iCs w:val="0"/>
          <w:sz w:val="22"/>
          <w:szCs w:val="22"/>
        </w:rPr>
      </w:pPr>
      <w:ins w:id="16" w:author="Amy Byers" w:date="2015-04-08T11:41:00Z">
        <w:r w:rsidRPr="00B34611">
          <w:rPr>
            <w:rStyle w:val="Hyperlink"/>
          </w:rPr>
          <w:fldChar w:fldCharType="begin"/>
        </w:r>
        <w:r w:rsidRPr="00B34611">
          <w:rPr>
            <w:rStyle w:val="Hyperlink"/>
          </w:rPr>
          <w:instrText xml:space="preserve"> </w:instrText>
        </w:r>
        <w:r>
          <w:instrText>HYPERLINK \l "_Toc416256600"</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2.3</w:t>
        </w:r>
        <w:r>
          <w:rPr>
            <w:rFonts w:eastAsiaTheme="minorEastAsia" w:cstheme="minorBidi"/>
            <w:i w:val="0"/>
            <w:iCs w:val="0"/>
            <w:sz w:val="22"/>
            <w:szCs w:val="22"/>
          </w:rPr>
          <w:tab/>
        </w:r>
        <w:r w:rsidRPr="00B34611">
          <w:rPr>
            <w:rStyle w:val="Hyperlink"/>
          </w:rPr>
          <w:t>Main Flow</w:t>
        </w:r>
        <w:r>
          <w:rPr>
            <w:webHidden/>
          </w:rPr>
          <w:tab/>
        </w:r>
        <w:r>
          <w:rPr>
            <w:webHidden/>
          </w:rPr>
          <w:fldChar w:fldCharType="begin"/>
        </w:r>
        <w:r>
          <w:rPr>
            <w:webHidden/>
          </w:rPr>
          <w:instrText xml:space="preserve"> PAGEREF _Toc416256600 \h </w:instrText>
        </w:r>
        <w:r>
          <w:rPr>
            <w:webHidden/>
          </w:rPr>
        </w:r>
      </w:ins>
      <w:r>
        <w:rPr>
          <w:webHidden/>
        </w:rPr>
        <w:fldChar w:fldCharType="separate"/>
      </w:r>
      <w:ins w:id="17" w:author="Amy Byers" w:date="2015-04-08T11:41:00Z">
        <w:r>
          <w:rPr>
            <w:webHidden/>
          </w:rPr>
          <w:t>3</w:t>
        </w:r>
        <w:r>
          <w:rPr>
            <w:webHidden/>
          </w:rPr>
          <w:fldChar w:fldCharType="end"/>
        </w:r>
        <w:r w:rsidRPr="00B34611">
          <w:rPr>
            <w:rStyle w:val="Hyperlink"/>
          </w:rPr>
          <w:fldChar w:fldCharType="end"/>
        </w:r>
      </w:ins>
    </w:p>
    <w:p w14:paraId="3AF812B7" w14:textId="77777777" w:rsidR="00BC2773" w:rsidRDefault="00BC2773">
      <w:pPr>
        <w:pStyle w:val="TOC1"/>
        <w:rPr>
          <w:ins w:id="18" w:author="Amy Byers" w:date="2015-04-08T11:41:00Z"/>
          <w:rFonts w:eastAsiaTheme="minorEastAsia" w:cstheme="minorBidi"/>
          <w:b w:val="0"/>
          <w:bCs w:val="0"/>
          <w:sz w:val="22"/>
          <w:szCs w:val="22"/>
        </w:rPr>
      </w:pPr>
      <w:ins w:id="19" w:author="Amy Byers" w:date="2015-04-08T11:41:00Z">
        <w:r w:rsidRPr="00B34611">
          <w:rPr>
            <w:rStyle w:val="Hyperlink"/>
          </w:rPr>
          <w:fldChar w:fldCharType="begin"/>
        </w:r>
        <w:r w:rsidRPr="00B34611">
          <w:rPr>
            <w:rStyle w:val="Hyperlink"/>
          </w:rPr>
          <w:instrText xml:space="preserve"> </w:instrText>
        </w:r>
        <w:r>
          <w:instrText>HYPERLINK \l "_Toc416256601"</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3.</w:t>
        </w:r>
        <w:r>
          <w:rPr>
            <w:rFonts w:eastAsiaTheme="minorEastAsia" w:cstheme="minorBidi"/>
            <w:b w:val="0"/>
            <w:bCs w:val="0"/>
            <w:sz w:val="22"/>
            <w:szCs w:val="22"/>
          </w:rPr>
          <w:tab/>
        </w:r>
        <w:r w:rsidRPr="00B34611">
          <w:rPr>
            <w:rStyle w:val="Hyperlink"/>
          </w:rPr>
          <w:t>Use Case:  Consolidated Terms &amp; Conditions Signature Capture</w:t>
        </w:r>
        <w:r>
          <w:rPr>
            <w:webHidden/>
          </w:rPr>
          <w:tab/>
        </w:r>
        <w:r>
          <w:rPr>
            <w:webHidden/>
          </w:rPr>
          <w:fldChar w:fldCharType="begin"/>
        </w:r>
        <w:r>
          <w:rPr>
            <w:webHidden/>
          </w:rPr>
          <w:instrText xml:space="preserve"> PAGEREF _Toc416256601 \h </w:instrText>
        </w:r>
        <w:r>
          <w:rPr>
            <w:webHidden/>
          </w:rPr>
        </w:r>
      </w:ins>
      <w:r>
        <w:rPr>
          <w:webHidden/>
        </w:rPr>
        <w:fldChar w:fldCharType="separate"/>
      </w:r>
      <w:ins w:id="20" w:author="Amy Byers" w:date="2015-04-08T11:41:00Z">
        <w:r>
          <w:rPr>
            <w:webHidden/>
          </w:rPr>
          <w:t>4</w:t>
        </w:r>
        <w:r>
          <w:rPr>
            <w:webHidden/>
          </w:rPr>
          <w:fldChar w:fldCharType="end"/>
        </w:r>
        <w:r w:rsidRPr="00B34611">
          <w:rPr>
            <w:rStyle w:val="Hyperlink"/>
          </w:rPr>
          <w:fldChar w:fldCharType="end"/>
        </w:r>
      </w:ins>
    </w:p>
    <w:p w14:paraId="59F2BF29" w14:textId="77777777" w:rsidR="00BC2773" w:rsidRDefault="00BC2773">
      <w:pPr>
        <w:pStyle w:val="TOC2"/>
        <w:rPr>
          <w:ins w:id="21" w:author="Amy Byers" w:date="2015-04-08T11:41:00Z"/>
          <w:rFonts w:eastAsiaTheme="minorEastAsia" w:cstheme="minorBidi"/>
          <w:i w:val="0"/>
          <w:iCs w:val="0"/>
          <w:sz w:val="22"/>
          <w:szCs w:val="22"/>
        </w:rPr>
      </w:pPr>
      <w:ins w:id="22" w:author="Amy Byers" w:date="2015-04-08T11:41:00Z">
        <w:r w:rsidRPr="00B34611">
          <w:rPr>
            <w:rStyle w:val="Hyperlink"/>
          </w:rPr>
          <w:fldChar w:fldCharType="begin"/>
        </w:r>
        <w:r w:rsidRPr="00B34611">
          <w:rPr>
            <w:rStyle w:val="Hyperlink"/>
          </w:rPr>
          <w:instrText xml:space="preserve"> </w:instrText>
        </w:r>
        <w:r>
          <w:instrText>HYPERLINK \l "_Toc416256602"</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3.1</w:t>
        </w:r>
        <w:r>
          <w:rPr>
            <w:rFonts w:eastAsiaTheme="minorEastAsia" w:cstheme="minorBidi"/>
            <w:i w:val="0"/>
            <w:iCs w:val="0"/>
            <w:sz w:val="22"/>
            <w:szCs w:val="22"/>
          </w:rPr>
          <w:tab/>
        </w:r>
        <w:r w:rsidRPr="00B34611">
          <w:rPr>
            <w:rStyle w:val="Hyperlink"/>
          </w:rPr>
          <w:t>Feature Flow</w:t>
        </w:r>
        <w:r>
          <w:rPr>
            <w:webHidden/>
          </w:rPr>
          <w:tab/>
        </w:r>
        <w:r>
          <w:rPr>
            <w:webHidden/>
          </w:rPr>
          <w:fldChar w:fldCharType="begin"/>
        </w:r>
        <w:r>
          <w:rPr>
            <w:webHidden/>
          </w:rPr>
          <w:instrText xml:space="preserve"> PAGEREF _Toc416256602 \h </w:instrText>
        </w:r>
        <w:r>
          <w:rPr>
            <w:webHidden/>
          </w:rPr>
        </w:r>
      </w:ins>
      <w:r>
        <w:rPr>
          <w:webHidden/>
        </w:rPr>
        <w:fldChar w:fldCharType="separate"/>
      </w:r>
      <w:ins w:id="23" w:author="Amy Byers" w:date="2015-04-08T11:41:00Z">
        <w:r>
          <w:rPr>
            <w:webHidden/>
          </w:rPr>
          <w:t>4</w:t>
        </w:r>
        <w:r>
          <w:rPr>
            <w:webHidden/>
          </w:rPr>
          <w:fldChar w:fldCharType="end"/>
        </w:r>
        <w:r w:rsidRPr="00B34611">
          <w:rPr>
            <w:rStyle w:val="Hyperlink"/>
          </w:rPr>
          <w:fldChar w:fldCharType="end"/>
        </w:r>
      </w:ins>
    </w:p>
    <w:p w14:paraId="509C6913" w14:textId="77777777" w:rsidR="00BC2773" w:rsidRDefault="00BC2773">
      <w:pPr>
        <w:pStyle w:val="TOC2"/>
        <w:rPr>
          <w:ins w:id="24" w:author="Amy Byers" w:date="2015-04-08T11:41:00Z"/>
          <w:rFonts w:eastAsiaTheme="minorEastAsia" w:cstheme="minorBidi"/>
          <w:i w:val="0"/>
          <w:iCs w:val="0"/>
          <w:sz w:val="22"/>
          <w:szCs w:val="22"/>
        </w:rPr>
      </w:pPr>
      <w:ins w:id="25" w:author="Amy Byers" w:date="2015-04-08T11:41:00Z">
        <w:r w:rsidRPr="00B34611">
          <w:rPr>
            <w:rStyle w:val="Hyperlink"/>
          </w:rPr>
          <w:fldChar w:fldCharType="begin"/>
        </w:r>
        <w:r w:rsidRPr="00B34611">
          <w:rPr>
            <w:rStyle w:val="Hyperlink"/>
          </w:rPr>
          <w:instrText xml:space="preserve"> </w:instrText>
        </w:r>
        <w:r>
          <w:instrText>HYPERLINK \l "_Toc416256603"</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3.2</w:t>
        </w:r>
        <w:r>
          <w:rPr>
            <w:rFonts w:eastAsiaTheme="minorEastAsia" w:cstheme="minorBidi"/>
            <w:i w:val="0"/>
            <w:iCs w:val="0"/>
            <w:sz w:val="22"/>
            <w:szCs w:val="22"/>
          </w:rPr>
          <w:tab/>
        </w:r>
        <w:r w:rsidRPr="00B34611">
          <w:rPr>
            <w:rStyle w:val="Hyperlink"/>
          </w:rPr>
          <w:t>Preconditions</w:t>
        </w:r>
        <w:r>
          <w:rPr>
            <w:webHidden/>
          </w:rPr>
          <w:tab/>
        </w:r>
        <w:r>
          <w:rPr>
            <w:webHidden/>
          </w:rPr>
          <w:fldChar w:fldCharType="begin"/>
        </w:r>
        <w:r>
          <w:rPr>
            <w:webHidden/>
          </w:rPr>
          <w:instrText xml:space="preserve"> PAGEREF _Toc416256603 \h </w:instrText>
        </w:r>
        <w:r>
          <w:rPr>
            <w:webHidden/>
          </w:rPr>
        </w:r>
      </w:ins>
      <w:r>
        <w:rPr>
          <w:webHidden/>
        </w:rPr>
        <w:fldChar w:fldCharType="separate"/>
      </w:r>
      <w:ins w:id="26" w:author="Amy Byers" w:date="2015-04-08T11:41:00Z">
        <w:r>
          <w:rPr>
            <w:webHidden/>
          </w:rPr>
          <w:t>4</w:t>
        </w:r>
        <w:r>
          <w:rPr>
            <w:webHidden/>
          </w:rPr>
          <w:fldChar w:fldCharType="end"/>
        </w:r>
        <w:r w:rsidRPr="00B34611">
          <w:rPr>
            <w:rStyle w:val="Hyperlink"/>
          </w:rPr>
          <w:fldChar w:fldCharType="end"/>
        </w:r>
      </w:ins>
    </w:p>
    <w:p w14:paraId="1B77EE4C" w14:textId="77777777" w:rsidR="00BC2773" w:rsidRDefault="00BC2773">
      <w:pPr>
        <w:pStyle w:val="TOC2"/>
        <w:rPr>
          <w:ins w:id="27" w:author="Amy Byers" w:date="2015-04-08T11:41:00Z"/>
          <w:rFonts w:eastAsiaTheme="minorEastAsia" w:cstheme="minorBidi"/>
          <w:i w:val="0"/>
          <w:iCs w:val="0"/>
          <w:sz w:val="22"/>
          <w:szCs w:val="22"/>
        </w:rPr>
      </w:pPr>
      <w:ins w:id="28" w:author="Amy Byers" w:date="2015-04-08T11:41:00Z">
        <w:r w:rsidRPr="00B34611">
          <w:rPr>
            <w:rStyle w:val="Hyperlink"/>
          </w:rPr>
          <w:fldChar w:fldCharType="begin"/>
        </w:r>
        <w:r w:rsidRPr="00B34611">
          <w:rPr>
            <w:rStyle w:val="Hyperlink"/>
          </w:rPr>
          <w:instrText xml:space="preserve"> </w:instrText>
        </w:r>
        <w:r>
          <w:instrText>HYPERLINK \l "_Toc416256604"</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3.3</w:t>
        </w:r>
        <w:r>
          <w:rPr>
            <w:rFonts w:eastAsiaTheme="minorEastAsia" w:cstheme="minorBidi"/>
            <w:i w:val="0"/>
            <w:iCs w:val="0"/>
            <w:sz w:val="22"/>
            <w:szCs w:val="22"/>
          </w:rPr>
          <w:tab/>
        </w:r>
        <w:r w:rsidRPr="00B34611">
          <w:rPr>
            <w:rStyle w:val="Hyperlink"/>
          </w:rPr>
          <w:t>Main Flow</w:t>
        </w:r>
        <w:r>
          <w:rPr>
            <w:webHidden/>
          </w:rPr>
          <w:tab/>
        </w:r>
        <w:r>
          <w:rPr>
            <w:webHidden/>
          </w:rPr>
          <w:fldChar w:fldCharType="begin"/>
        </w:r>
        <w:r>
          <w:rPr>
            <w:webHidden/>
          </w:rPr>
          <w:instrText xml:space="preserve"> PAGEREF _Toc416256604 \h </w:instrText>
        </w:r>
        <w:r>
          <w:rPr>
            <w:webHidden/>
          </w:rPr>
        </w:r>
      </w:ins>
      <w:r>
        <w:rPr>
          <w:webHidden/>
        </w:rPr>
        <w:fldChar w:fldCharType="separate"/>
      </w:r>
      <w:ins w:id="29" w:author="Amy Byers" w:date="2015-04-08T11:41:00Z">
        <w:r>
          <w:rPr>
            <w:webHidden/>
          </w:rPr>
          <w:t>4</w:t>
        </w:r>
        <w:r>
          <w:rPr>
            <w:webHidden/>
          </w:rPr>
          <w:fldChar w:fldCharType="end"/>
        </w:r>
        <w:r w:rsidRPr="00B34611">
          <w:rPr>
            <w:rStyle w:val="Hyperlink"/>
          </w:rPr>
          <w:fldChar w:fldCharType="end"/>
        </w:r>
      </w:ins>
    </w:p>
    <w:p w14:paraId="62FD9EC4" w14:textId="77777777" w:rsidR="00BC2773" w:rsidRDefault="00BC2773">
      <w:pPr>
        <w:pStyle w:val="TOC1"/>
        <w:rPr>
          <w:ins w:id="30" w:author="Amy Byers" w:date="2015-04-08T11:41:00Z"/>
          <w:rFonts w:eastAsiaTheme="minorEastAsia" w:cstheme="minorBidi"/>
          <w:b w:val="0"/>
          <w:bCs w:val="0"/>
          <w:sz w:val="22"/>
          <w:szCs w:val="22"/>
        </w:rPr>
      </w:pPr>
      <w:ins w:id="31" w:author="Amy Byers" w:date="2015-04-08T11:41:00Z">
        <w:r w:rsidRPr="00B34611">
          <w:rPr>
            <w:rStyle w:val="Hyperlink"/>
          </w:rPr>
          <w:fldChar w:fldCharType="begin"/>
        </w:r>
        <w:r w:rsidRPr="00B34611">
          <w:rPr>
            <w:rStyle w:val="Hyperlink"/>
          </w:rPr>
          <w:instrText xml:space="preserve"> </w:instrText>
        </w:r>
        <w:r>
          <w:instrText>HYPERLINK \l "_Toc416256605"</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4.</w:t>
        </w:r>
        <w:r>
          <w:rPr>
            <w:rFonts w:eastAsiaTheme="minorEastAsia" w:cstheme="minorBidi"/>
            <w:b w:val="0"/>
            <w:bCs w:val="0"/>
            <w:sz w:val="22"/>
            <w:szCs w:val="22"/>
          </w:rPr>
          <w:tab/>
        </w:r>
        <w:r w:rsidRPr="00B34611">
          <w:rPr>
            <w:rStyle w:val="Hyperlink"/>
          </w:rPr>
          <w:t>Use Case:  Device Terms &amp; Signature Capture</w:t>
        </w:r>
        <w:r>
          <w:rPr>
            <w:webHidden/>
          </w:rPr>
          <w:tab/>
        </w:r>
        <w:r>
          <w:rPr>
            <w:webHidden/>
          </w:rPr>
          <w:fldChar w:fldCharType="begin"/>
        </w:r>
        <w:r>
          <w:rPr>
            <w:webHidden/>
          </w:rPr>
          <w:instrText xml:space="preserve"> PAGEREF _Toc416256605 \h </w:instrText>
        </w:r>
        <w:r>
          <w:rPr>
            <w:webHidden/>
          </w:rPr>
        </w:r>
      </w:ins>
      <w:r>
        <w:rPr>
          <w:webHidden/>
        </w:rPr>
        <w:fldChar w:fldCharType="separate"/>
      </w:r>
      <w:ins w:id="32" w:author="Amy Byers" w:date="2015-04-08T11:41:00Z">
        <w:r>
          <w:rPr>
            <w:webHidden/>
          </w:rPr>
          <w:t>5</w:t>
        </w:r>
        <w:r>
          <w:rPr>
            <w:webHidden/>
          </w:rPr>
          <w:fldChar w:fldCharType="end"/>
        </w:r>
        <w:r w:rsidRPr="00B34611">
          <w:rPr>
            <w:rStyle w:val="Hyperlink"/>
          </w:rPr>
          <w:fldChar w:fldCharType="end"/>
        </w:r>
      </w:ins>
    </w:p>
    <w:p w14:paraId="36C0B825" w14:textId="77777777" w:rsidR="00BC2773" w:rsidRDefault="00BC2773">
      <w:pPr>
        <w:pStyle w:val="TOC2"/>
        <w:rPr>
          <w:ins w:id="33" w:author="Amy Byers" w:date="2015-04-08T11:41:00Z"/>
          <w:rFonts w:eastAsiaTheme="minorEastAsia" w:cstheme="minorBidi"/>
          <w:i w:val="0"/>
          <w:iCs w:val="0"/>
          <w:sz w:val="22"/>
          <w:szCs w:val="22"/>
        </w:rPr>
      </w:pPr>
      <w:ins w:id="34" w:author="Amy Byers" w:date="2015-04-08T11:41:00Z">
        <w:r w:rsidRPr="00B34611">
          <w:rPr>
            <w:rStyle w:val="Hyperlink"/>
          </w:rPr>
          <w:fldChar w:fldCharType="begin"/>
        </w:r>
        <w:r w:rsidRPr="00B34611">
          <w:rPr>
            <w:rStyle w:val="Hyperlink"/>
          </w:rPr>
          <w:instrText xml:space="preserve"> </w:instrText>
        </w:r>
        <w:r>
          <w:instrText>HYPERLINK \l "_Toc416256606"</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4.1</w:t>
        </w:r>
        <w:r>
          <w:rPr>
            <w:rFonts w:eastAsiaTheme="minorEastAsia" w:cstheme="minorBidi"/>
            <w:i w:val="0"/>
            <w:iCs w:val="0"/>
            <w:sz w:val="22"/>
            <w:szCs w:val="22"/>
          </w:rPr>
          <w:tab/>
        </w:r>
        <w:r w:rsidRPr="00B34611">
          <w:rPr>
            <w:rStyle w:val="Hyperlink"/>
          </w:rPr>
          <w:t>Feature Flow</w:t>
        </w:r>
        <w:r>
          <w:rPr>
            <w:webHidden/>
          </w:rPr>
          <w:tab/>
        </w:r>
        <w:r>
          <w:rPr>
            <w:webHidden/>
          </w:rPr>
          <w:fldChar w:fldCharType="begin"/>
        </w:r>
        <w:r>
          <w:rPr>
            <w:webHidden/>
          </w:rPr>
          <w:instrText xml:space="preserve"> PAGEREF _Toc416256606 \h </w:instrText>
        </w:r>
        <w:r>
          <w:rPr>
            <w:webHidden/>
          </w:rPr>
        </w:r>
      </w:ins>
      <w:r>
        <w:rPr>
          <w:webHidden/>
        </w:rPr>
        <w:fldChar w:fldCharType="separate"/>
      </w:r>
      <w:ins w:id="35" w:author="Amy Byers" w:date="2015-04-08T11:41:00Z">
        <w:r>
          <w:rPr>
            <w:webHidden/>
          </w:rPr>
          <w:t>5</w:t>
        </w:r>
        <w:r>
          <w:rPr>
            <w:webHidden/>
          </w:rPr>
          <w:fldChar w:fldCharType="end"/>
        </w:r>
        <w:r w:rsidRPr="00B34611">
          <w:rPr>
            <w:rStyle w:val="Hyperlink"/>
          </w:rPr>
          <w:fldChar w:fldCharType="end"/>
        </w:r>
      </w:ins>
    </w:p>
    <w:p w14:paraId="1A652F59" w14:textId="77777777" w:rsidR="00BC2773" w:rsidRDefault="00BC2773">
      <w:pPr>
        <w:pStyle w:val="TOC2"/>
        <w:rPr>
          <w:ins w:id="36" w:author="Amy Byers" w:date="2015-04-08T11:41:00Z"/>
          <w:rFonts w:eastAsiaTheme="minorEastAsia" w:cstheme="minorBidi"/>
          <w:i w:val="0"/>
          <w:iCs w:val="0"/>
          <w:sz w:val="22"/>
          <w:szCs w:val="22"/>
        </w:rPr>
      </w:pPr>
      <w:ins w:id="37" w:author="Amy Byers" w:date="2015-04-08T11:41:00Z">
        <w:r w:rsidRPr="00B34611">
          <w:rPr>
            <w:rStyle w:val="Hyperlink"/>
          </w:rPr>
          <w:fldChar w:fldCharType="begin"/>
        </w:r>
        <w:r w:rsidRPr="00B34611">
          <w:rPr>
            <w:rStyle w:val="Hyperlink"/>
          </w:rPr>
          <w:instrText xml:space="preserve"> </w:instrText>
        </w:r>
        <w:r>
          <w:instrText>HYPERLINK \l "_Toc416256607"</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4.2</w:t>
        </w:r>
        <w:r>
          <w:rPr>
            <w:rFonts w:eastAsiaTheme="minorEastAsia" w:cstheme="minorBidi"/>
            <w:i w:val="0"/>
            <w:iCs w:val="0"/>
            <w:sz w:val="22"/>
            <w:szCs w:val="22"/>
          </w:rPr>
          <w:tab/>
        </w:r>
        <w:r w:rsidRPr="00B34611">
          <w:rPr>
            <w:rStyle w:val="Hyperlink"/>
          </w:rPr>
          <w:t>Preconditions</w:t>
        </w:r>
        <w:r>
          <w:rPr>
            <w:webHidden/>
          </w:rPr>
          <w:tab/>
        </w:r>
        <w:r>
          <w:rPr>
            <w:webHidden/>
          </w:rPr>
          <w:fldChar w:fldCharType="begin"/>
        </w:r>
        <w:r>
          <w:rPr>
            <w:webHidden/>
          </w:rPr>
          <w:instrText xml:space="preserve"> PAGEREF _Toc416256607 \h </w:instrText>
        </w:r>
        <w:r>
          <w:rPr>
            <w:webHidden/>
          </w:rPr>
        </w:r>
      </w:ins>
      <w:r>
        <w:rPr>
          <w:webHidden/>
        </w:rPr>
        <w:fldChar w:fldCharType="separate"/>
      </w:r>
      <w:ins w:id="38" w:author="Amy Byers" w:date="2015-04-08T11:41:00Z">
        <w:r>
          <w:rPr>
            <w:webHidden/>
          </w:rPr>
          <w:t>5</w:t>
        </w:r>
        <w:r>
          <w:rPr>
            <w:webHidden/>
          </w:rPr>
          <w:fldChar w:fldCharType="end"/>
        </w:r>
        <w:r w:rsidRPr="00B34611">
          <w:rPr>
            <w:rStyle w:val="Hyperlink"/>
          </w:rPr>
          <w:fldChar w:fldCharType="end"/>
        </w:r>
      </w:ins>
    </w:p>
    <w:p w14:paraId="36D61CE2" w14:textId="77777777" w:rsidR="00BC2773" w:rsidRDefault="00BC2773">
      <w:pPr>
        <w:pStyle w:val="TOC2"/>
        <w:rPr>
          <w:ins w:id="39" w:author="Amy Byers" w:date="2015-04-08T11:41:00Z"/>
          <w:rFonts w:eastAsiaTheme="minorEastAsia" w:cstheme="minorBidi"/>
          <w:i w:val="0"/>
          <w:iCs w:val="0"/>
          <w:sz w:val="22"/>
          <w:szCs w:val="22"/>
        </w:rPr>
      </w:pPr>
      <w:ins w:id="40" w:author="Amy Byers" w:date="2015-04-08T11:41:00Z">
        <w:r w:rsidRPr="00B34611">
          <w:rPr>
            <w:rStyle w:val="Hyperlink"/>
          </w:rPr>
          <w:fldChar w:fldCharType="begin"/>
        </w:r>
        <w:r w:rsidRPr="00B34611">
          <w:rPr>
            <w:rStyle w:val="Hyperlink"/>
          </w:rPr>
          <w:instrText xml:space="preserve"> </w:instrText>
        </w:r>
        <w:r>
          <w:instrText>HYPERLINK \l "_Toc416256608"</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4.3</w:t>
        </w:r>
        <w:r>
          <w:rPr>
            <w:rFonts w:eastAsiaTheme="minorEastAsia" w:cstheme="minorBidi"/>
            <w:i w:val="0"/>
            <w:iCs w:val="0"/>
            <w:sz w:val="22"/>
            <w:szCs w:val="22"/>
          </w:rPr>
          <w:tab/>
        </w:r>
        <w:r w:rsidRPr="00B34611">
          <w:rPr>
            <w:rStyle w:val="Hyperlink"/>
          </w:rPr>
          <w:t>Main Flow</w:t>
        </w:r>
        <w:r>
          <w:rPr>
            <w:webHidden/>
          </w:rPr>
          <w:tab/>
        </w:r>
        <w:r>
          <w:rPr>
            <w:webHidden/>
          </w:rPr>
          <w:fldChar w:fldCharType="begin"/>
        </w:r>
        <w:r>
          <w:rPr>
            <w:webHidden/>
          </w:rPr>
          <w:instrText xml:space="preserve"> PAGEREF _Toc416256608 \h </w:instrText>
        </w:r>
        <w:r>
          <w:rPr>
            <w:webHidden/>
          </w:rPr>
        </w:r>
      </w:ins>
      <w:r>
        <w:rPr>
          <w:webHidden/>
        </w:rPr>
        <w:fldChar w:fldCharType="separate"/>
      </w:r>
      <w:ins w:id="41" w:author="Amy Byers" w:date="2015-04-08T11:41:00Z">
        <w:r>
          <w:rPr>
            <w:webHidden/>
          </w:rPr>
          <w:t>5</w:t>
        </w:r>
        <w:r>
          <w:rPr>
            <w:webHidden/>
          </w:rPr>
          <w:fldChar w:fldCharType="end"/>
        </w:r>
        <w:r w:rsidRPr="00B34611">
          <w:rPr>
            <w:rStyle w:val="Hyperlink"/>
          </w:rPr>
          <w:fldChar w:fldCharType="end"/>
        </w:r>
      </w:ins>
    </w:p>
    <w:p w14:paraId="4F1EE2BE" w14:textId="77777777" w:rsidR="00BC2773" w:rsidRDefault="00BC2773">
      <w:pPr>
        <w:pStyle w:val="TOC2"/>
        <w:rPr>
          <w:ins w:id="42" w:author="Amy Byers" w:date="2015-04-08T11:41:00Z"/>
          <w:rFonts w:eastAsiaTheme="minorEastAsia" w:cstheme="minorBidi"/>
          <w:i w:val="0"/>
          <w:iCs w:val="0"/>
          <w:sz w:val="22"/>
          <w:szCs w:val="22"/>
        </w:rPr>
      </w:pPr>
      <w:ins w:id="43" w:author="Amy Byers" w:date="2015-04-08T11:41:00Z">
        <w:r w:rsidRPr="00B34611">
          <w:rPr>
            <w:rStyle w:val="Hyperlink"/>
          </w:rPr>
          <w:fldChar w:fldCharType="begin"/>
        </w:r>
        <w:r w:rsidRPr="00B34611">
          <w:rPr>
            <w:rStyle w:val="Hyperlink"/>
          </w:rPr>
          <w:instrText xml:space="preserve"> </w:instrText>
        </w:r>
        <w:r>
          <w:instrText>HYPERLINK \l "_Toc416256609"</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4.4</w:t>
        </w:r>
        <w:r>
          <w:rPr>
            <w:rFonts w:eastAsiaTheme="minorEastAsia" w:cstheme="minorBidi"/>
            <w:i w:val="0"/>
            <w:iCs w:val="0"/>
            <w:sz w:val="22"/>
            <w:szCs w:val="22"/>
          </w:rPr>
          <w:tab/>
        </w:r>
        <w:r w:rsidRPr="00B34611">
          <w:rPr>
            <w:rStyle w:val="Hyperlink"/>
          </w:rPr>
          <w:t>Special Requirements</w:t>
        </w:r>
        <w:r>
          <w:rPr>
            <w:webHidden/>
          </w:rPr>
          <w:tab/>
        </w:r>
        <w:r>
          <w:rPr>
            <w:webHidden/>
          </w:rPr>
          <w:fldChar w:fldCharType="begin"/>
        </w:r>
        <w:r>
          <w:rPr>
            <w:webHidden/>
          </w:rPr>
          <w:instrText xml:space="preserve"> PAGEREF _Toc416256609 \h </w:instrText>
        </w:r>
        <w:r>
          <w:rPr>
            <w:webHidden/>
          </w:rPr>
        </w:r>
      </w:ins>
      <w:r>
        <w:rPr>
          <w:webHidden/>
        </w:rPr>
        <w:fldChar w:fldCharType="separate"/>
      </w:r>
      <w:ins w:id="44" w:author="Amy Byers" w:date="2015-04-08T11:41:00Z">
        <w:r>
          <w:rPr>
            <w:webHidden/>
          </w:rPr>
          <w:t>6</w:t>
        </w:r>
        <w:r>
          <w:rPr>
            <w:webHidden/>
          </w:rPr>
          <w:fldChar w:fldCharType="end"/>
        </w:r>
        <w:r w:rsidRPr="00B34611">
          <w:rPr>
            <w:rStyle w:val="Hyperlink"/>
          </w:rPr>
          <w:fldChar w:fldCharType="end"/>
        </w:r>
      </w:ins>
    </w:p>
    <w:p w14:paraId="6EED684A" w14:textId="77777777" w:rsidR="00BC2773" w:rsidRDefault="00BC2773">
      <w:pPr>
        <w:pStyle w:val="TOC1"/>
        <w:rPr>
          <w:ins w:id="45" w:author="Amy Byers" w:date="2015-04-08T11:41:00Z"/>
          <w:rFonts w:eastAsiaTheme="minorEastAsia" w:cstheme="minorBidi"/>
          <w:b w:val="0"/>
          <w:bCs w:val="0"/>
          <w:sz w:val="22"/>
          <w:szCs w:val="22"/>
        </w:rPr>
      </w:pPr>
      <w:ins w:id="46" w:author="Amy Byers" w:date="2015-04-08T11:41:00Z">
        <w:r w:rsidRPr="00B34611">
          <w:rPr>
            <w:rStyle w:val="Hyperlink"/>
          </w:rPr>
          <w:fldChar w:fldCharType="begin"/>
        </w:r>
        <w:r w:rsidRPr="00B34611">
          <w:rPr>
            <w:rStyle w:val="Hyperlink"/>
          </w:rPr>
          <w:instrText xml:space="preserve"> </w:instrText>
        </w:r>
        <w:r>
          <w:instrText>HYPERLINK \l "_Toc416256610"</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5.</w:t>
        </w:r>
        <w:r>
          <w:rPr>
            <w:rFonts w:eastAsiaTheme="minorEastAsia" w:cstheme="minorBidi"/>
            <w:b w:val="0"/>
            <w:bCs w:val="0"/>
            <w:sz w:val="22"/>
            <w:szCs w:val="22"/>
          </w:rPr>
          <w:tab/>
        </w:r>
        <w:r w:rsidRPr="00B34611">
          <w:rPr>
            <w:rStyle w:val="Hyperlink"/>
          </w:rPr>
          <w:t>Use Case:  PINPad Terms &amp; Signature Capture</w:t>
        </w:r>
        <w:r>
          <w:rPr>
            <w:webHidden/>
          </w:rPr>
          <w:tab/>
        </w:r>
        <w:r>
          <w:rPr>
            <w:webHidden/>
          </w:rPr>
          <w:fldChar w:fldCharType="begin"/>
        </w:r>
        <w:r>
          <w:rPr>
            <w:webHidden/>
          </w:rPr>
          <w:instrText xml:space="preserve"> PAGEREF _Toc416256610 \h </w:instrText>
        </w:r>
        <w:r>
          <w:rPr>
            <w:webHidden/>
          </w:rPr>
        </w:r>
      </w:ins>
      <w:r>
        <w:rPr>
          <w:webHidden/>
        </w:rPr>
        <w:fldChar w:fldCharType="separate"/>
      </w:r>
      <w:ins w:id="47" w:author="Amy Byers" w:date="2015-04-08T11:41:00Z">
        <w:r>
          <w:rPr>
            <w:webHidden/>
          </w:rPr>
          <w:t>7</w:t>
        </w:r>
        <w:r>
          <w:rPr>
            <w:webHidden/>
          </w:rPr>
          <w:fldChar w:fldCharType="end"/>
        </w:r>
        <w:r w:rsidRPr="00B34611">
          <w:rPr>
            <w:rStyle w:val="Hyperlink"/>
          </w:rPr>
          <w:fldChar w:fldCharType="end"/>
        </w:r>
      </w:ins>
    </w:p>
    <w:p w14:paraId="24C6D3D9" w14:textId="77777777" w:rsidR="00BC2773" w:rsidRDefault="00BC2773">
      <w:pPr>
        <w:pStyle w:val="TOC2"/>
        <w:rPr>
          <w:ins w:id="48" w:author="Amy Byers" w:date="2015-04-08T11:41:00Z"/>
          <w:rFonts w:eastAsiaTheme="minorEastAsia" w:cstheme="minorBidi"/>
          <w:i w:val="0"/>
          <w:iCs w:val="0"/>
          <w:sz w:val="22"/>
          <w:szCs w:val="22"/>
        </w:rPr>
      </w:pPr>
      <w:ins w:id="49" w:author="Amy Byers" w:date="2015-04-08T11:41:00Z">
        <w:r w:rsidRPr="00B34611">
          <w:rPr>
            <w:rStyle w:val="Hyperlink"/>
          </w:rPr>
          <w:fldChar w:fldCharType="begin"/>
        </w:r>
        <w:r w:rsidRPr="00B34611">
          <w:rPr>
            <w:rStyle w:val="Hyperlink"/>
          </w:rPr>
          <w:instrText xml:space="preserve"> </w:instrText>
        </w:r>
        <w:r>
          <w:instrText>HYPERLINK \l "_Toc416256611"</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5.1</w:t>
        </w:r>
        <w:r>
          <w:rPr>
            <w:rFonts w:eastAsiaTheme="minorEastAsia" w:cstheme="minorBidi"/>
            <w:i w:val="0"/>
            <w:iCs w:val="0"/>
            <w:sz w:val="22"/>
            <w:szCs w:val="22"/>
          </w:rPr>
          <w:tab/>
        </w:r>
        <w:r w:rsidRPr="00B34611">
          <w:rPr>
            <w:rStyle w:val="Hyperlink"/>
          </w:rPr>
          <w:t>Feature Flow</w:t>
        </w:r>
        <w:r>
          <w:rPr>
            <w:webHidden/>
          </w:rPr>
          <w:tab/>
        </w:r>
        <w:r>
          <w:rPr>
            <w:webHidden/>
          </w:rPr>
          <w:fldChar w:fldCharType="begin"/>
        </w:r>
        <w:r>
          <w:rPr>
            <w:webHidden/>
          </w:rPr>
          <w:instrText xml:space="preserve"> PAGEREF _Toc416256611 \h </w:instrText>
        </w:r>
        <w:r>
          <w:rPr>
            <w:webHidden/>
          </w:rPr>
        </w:r>
      </w:ins>
      <w:r>
        <w:rPr>
          <w:webHidden/>
        </w:rPr>
        <w:fldChar w:fldCharType="separate"/>
      </w:r>
      <w:ins w:id="50" w:author="Amy Byers" w:date="2015-04-08T11:41:00Z">
        <w:r>
          <w:rPr>
            <w:webHidden/>
          </w:rPr>
          <w:t>7</w:t>
        </w:r>
        <w:r>
          <w:rPr>
            <w:webHidden/>
          </w:rPr>
          <w:fldChar w:fldCharType="end"/>
        </w:r>
        <w:r w:rsidRPr="00B34611">
          <w:rPr>
            <w:rStyle w:val="Hyperlink"/>
          </w:rPr>
          <w:fldChar w:fldCharType="end"/>
        </w:r>
      </w:ins>
    </w:p>
    <w:p w14:paraId="7AB9F422" w14:textId="77777777" w:rsidR="00BC2773" w:rsidRDefault="00BC2773">
      <w:pPr>
        <w:pStyle w:val="TOC2"/>
        <w:rPr>
          <w:ins w:id="51" w:author="Amy Byers" w:date="2015-04-08T11:41:00Z"/>
          <w:rFonts w:eastAsiaTheme="minorEastAsia" w:cstheme="minorBidi"/>
          <w:i w:val="0"/>
          <w:iCs w:val="0"/>
          <w:sz w:val="22"/>
          <w:szCs w:val="22"/>
        </w:rPr>
      </w:pPr>
      <w:ins w:id="52" w:author="Amy Byers" w:date="2015-04-08T11:41:00Z">
        <w:r w:rsidRPr="00B34611">
          <w:rPr>
            <w:rStyle w:val="Hyperlink"/>
          </w:rPr>
          <w:fldChar w:fldCharType="begin"/>
        </w:r>
        <w:r w:rsidRPr="00B34611">
          <w:rPr>
            <w:rStyle w:val="Hyperlink"/>
          </w:rPr>
          <w:instrText xml:space="preserve"> </w:instrText>
        </w:r>
        <w:r>
          <w:instrText>HYPERLINK \l "_Toc416256612"</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5.2</w:t>
        </w:r>
        <w:r>
          <w:rPr>
            <w:rFonts w:eastAsiaTheme="minorEastAsia" w:cstheme="minorBidi"/>
            <w:i w:val="0"/>
            <w:iCs w:val="0"/>
            <w:sz w:val="22"/>
            <w:szCs w:val="22"/>
          </w:rPr>
          <w:tab/>
        </w:r>
        <w:r w:rsidRPr="00B34611">
          <w:rPr>
            <w:rStyle w:val="Hyperlink"/>
          </w:rPr>
          <w:t>Preconditions</w:t>
        </w:r>
        <w:r>
          <w:rPr>
            <w:webHidden/>
          </w:rPr>
          <w:tab/>
        </w:r>
        <w:r>
          <w:rPr>
            <w:webHidden/>
          </w:rPr>
          <w:fldChar w:fldCharType="begin"/>
        </w:r>
        <w:r>
          <w:rPr>
            <w:webHidden/>
          </w:rPr>
          <w:instrText xml:space="preserve"> PAGEREF _Toc416256612 \h </w:instrText>
        </w:r>
        <w:r>
          <w:rPr>
            <w:webHidden/>
          </w:rPr>
        </w:r>
      </w:ins>
      <w:r>
        <w:rPr>
          <w:webHidden/>
        </w:rPr>
        <w:fldChar w:fldCharType="separate"/>
      </w:r>
      <w:ins w:id="53" w:author="Amy Byers" w:date="2015-04-08T11:41:00Z">
        <w:r>
          <w:rPr>
            <w:webHidden/>
          </w:rPr>
          <w:t>7</w:t>
        </w:r>
        <w:r>
          <w:rPr>
            <w:webHidden/>
          </w:rPr>
          <w:fldChar w:fldCharType="end"/>
        </w:r>
        <w:r w:rsidRPr="00B34611">
          <w:rPr>
            <w:rStyle w:val="Hyperlink"/>
          </w:rPr>
          <w:fldChar w:fldCharType="end"/>
        </w:r>
      </w:ins>
    </w:p>
    <w:p w14:paraId="4AD7C76B" w14:textId="77777777" w:rsidR="00BC2773" w:rsidRDefault="00BC2773">
      <w:pPr>
        <w:pStyle w:val="TOC2"/>
        <w:rPr>
          <w:ins w:id="54" w:author="Amy Byers" w:date="2015-04-08T11:41:00Z"/>
          <w:rFonts w:eastAsiaTheme="minorEastAsia" w:cstheme="minorBidi"/>
          <w:i w:val="0"/>
          <w:iCs w:val="0"/>
          <w:sz w:val="22"/>
          <w:szCs w:val="22"/>
        </w:rPr>
      </w:pPr>
      <w:ins w:id="55" w:author="Amy Byers" w:date="2015-04-08T11:41:00Z">
        <w:r w:rsidRPr="00B34611">
          <w:rPr>
            <w:rStyle w:val="Hyperlink"/>
          </w:rPr>
          <w:fldChar w:fldCharType="begin"/>
        </w:r>
        <w:r w:rsidRPr="00B34611">
          <w:rPr>
            <w:rStyle w:val="Hyperlink"/>
          </w:rPr>
          <w:instrText xml:space="preserve"> </w:instrText>
        </w:r>
        <w:r>
          <w:instrText>HYPERLINK \l "_Toc416256613"</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5.3</w:t>
        </w:r>
        <w:r>
          <w:rPr>
            <w:rFonts w:eastAsiaTheme="minorEastAsia" w:cstheme="minorBidi"/>
            <w:i w:val="0"/>
            <w:iCs w:val="0"/>
            <w:sz w:val="22"/>
            <w:szCs w:val="22"/>
          </w:rPr>
          <w:tab/>
        </w:r>
        <w:r w:rsidRPr="00B34611">
          <w:rPr>
            <w:rStyle w:val="Hyperlink"/>
          </w:rPr>
          <w:t>Main Flow</w:t>
        </w:r>
        <w:r>
          <w:rPr>
            <w:webHidden/>
          </w:rPr>
          <w:tab/>
        </w:r>
        <w:r>
          <w:rPr>
            <w:webHidden/>
          </w:rPr>
          <w:fldChar w:fldCharType="begin"/>
        </w:r>
        <w:r>
          <w:rPr>
            <w:webHidden/>
          </w:rPr>
          <w:instrText xml:space="preserve"> PAGEREF _Toc416256613 \h </w:instrText>
        </w:r>
        <w:r>
          <w:rPr>
            <w:webHidden/>
          </w:rPr>
        </w:r>
      </w:ins>
      <w:r>
        <w:rPr>
          <w:webHidden/>
        </w:rPr>
        <w:fldChar w:fldCharType="separate"/>
      </w:r>
      <w:ins w:id="56" w:author="Amy Byers" w:date="2015-04-08T11:41:00Z">
        <w:r>
          <w:rPr>
            <w:webHidden/>
          </w:rPr>
          <w:t>8</w:t>
        </w:r>
        <w:r>
          <w:rPr>
            <w:webHidden/>
          </w:rPr>
          <w:fldChar w:fldCharType="end"/>
        </w:r>
        <w:r w:rsidRPr="00B34611">
          <w:rPr>
            <w:rStyle w:val="Hyperlink"/>
          </w:rPr>
          <w:fldChar w:fldCharType="end"/>
        </w:r>
      </w:ins>
    </w:p>
    <w:p w14:paraId="530A3281" w14:textId="77777777" w:rsidR="00BC2773" w:rsidRDefault="00BC2773">
      <w:pPr>
        <w:pStyle w:val="TOC2"/>
        <w:rPr>
          <w:ins w:id="57" w:author="Amy Byers" w:date="2015-04-08T11:41:00Z"/>
          <w:rFonts w:eastAsiaTheme="minorEastAsia" w:cstheme="minorBidi"/>
          <w:i w:val="0"/>
          <w:iCs w:val="0"/>
          <w:sz w:val="22"/>
          <w:szCs w:val="22"/>
        </w:rPr>
      </w:pPr>
      <w:ins w:id="58" w:author="Amy Byers" w:date="2015-04-08T11:41:00Z">
        <w:r w:rsidRPr="00B34611">
          <w:rPr>
            <w:rStyle w:val="Hyperlink"/>
          </w:rPr>
          <w:fldChar w:fldCharType="begin"/>
        </w:r>
        <w:r w:rsidRPr="00B34611">
          <w:rPr>
            <w:rStyle w:val="Hyperlink"/>
          </w:rPr>
          <w:instrText xml:space="preserve"> </w:instrText>
        </w:r>
        <w:r>
          <w:instrText>HYPERLINK \l "_Toc416256614"</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5.4</w:t>
        </w:r>
        <w:r>
          <w:rPr>
            <w:rFonts w:eastAsiaTheme="minorEastAsia" w:cstheme="minorBidi"/>
            <w:i w:val="0"/>
            <w:iCs w:val="0"/>
            <w:sz w:val="22"/>
            <w:szCs w:val="22"/>
          </w:rPr>
          <w:tab/>
        </w:r>
        <w:r w:rsidRPr="00B34611">
          <w:rPr>
            <w:rStyle w:val="Hyperlink"/>
          </w:rPr>
          <w:t>Alternate Flow</w:t>
        </w:r>
        <w:r>
          <w:rPr>
            <w:webHidden/>
          </w:rPr>
          <w:tab/>
        </w:r>
        <w:r>
          <w:rPr>
            <w:webHidden/>
          </w:rPr>
          <w:fldChar w:fldCharType="begin"/>
        </w:r>
        <w:r>
          <w:rPr>
            <w:webHidden/>
          </w:rPr>
          <w:instrText xml:space="preserve"> PAGEREF _Toc416256614 \h </w:instrText>
        </w:r>
        <w:r>
          <w:rPr>
            <w:webHidden/>
          </w:rPr>
        </w:r>
      </w:ins>
      <w:r>
        <w:rPr>
          <w:webHidden/>
        </w:rPr>
        <w:fldChar w:fldCharType="separate"/>
      </w:r>
      <w:ins w:id="59" w:author="Amy Byers" w:date="2015-04-08T11:41:00Z">
        <w:r>
          <w:rPr>
            <w:webHidden/>
          </w:rPr>
          <w:t>8</w:t>
        </w:r>
        <w:r>
          <w:rPr>
            <w:webHidden/>
          </w:rPr>
          <w:fldChar w:fldCharType="end"/>
        </w:r>
        <w:r w:rsidRPr="00B34611">
          <w:rPr>
            <w:rStyle w:val="Hyperlink"/>
          </w:rPr>
          <w:fldChar w:fldCharType="end"/>
        </w:r>
      </w:ins>
    </w:p>
    <w:p w14:paraId="49406883" w14:textId="77777777" w:rsidR="00BC2773" w:rsidRDefault="00BC2773">
      <w:pPr>
        <w:pStyle w:val="TOC2"/>
        <w:rPr>
          <w:ins w:id="60" w:author="Amy Byers" w:date="2015-04-08T11:41:00Z"/>
          <w:rFonts w:eastAsiaTheme="minorEastAsia" w:cstheme="minorBidi"/>
          <w:i w:val="0"/>
          <w:iCs w:val="0"/>
          <w:sz w:val="22"/>
          <w:szCs w:val="22"/>
        </w:rPr>
      </w:pPr>
      <w:ins w:id="61" w:author="Amy Byers" w:date="2015-04-08T11:41:00Z">
        <w:r w:rsidRPr="00B34611">
          <w:rPr>
            <w:rStyle w:val="Hyperlink"/>
          </w:rPr>
          <w:fldChar w:fldCharType="begin"/>
        </w:r>
        <w:r w:rsidRPr="00B34611">
          <w:rPr>
            <w:rStyle w:val="Hyperlink"/>
          </w:rPr>
          <w:instrText xml:space="preserve"> </w:instrText>
        </w:r>
        <w:r>
          <w:instrText>HYPERLINK \l "_Toc416256616"</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5.5</w:t>
        </w:r>
        <w:r>
          <w:rPr>
            <w:rFonts w:eastAsiaTheme="minorEastAsia" w:cstheme="minorBidi"/>
            <w:i w:val="0"/>
            <w:iCs w:val="0"/>
            <w:sz w:val="22"/>
            <w:szCs w:val="22"/>
          </w:rPr>
          <w:tab/>
        </w:r>
        <w:r w:rsidRPr="00B34611">
          <w:rPr>
            <w:rStyle w:val="Hyperlink"/>
          </w:rPr>
          <w:t>Special Requirements</w:t>
        </w:r>
        <w:r>
          <w:rPr>
            <w:webHidden/>
          </w:rPr>
          <w:tab/>
        </w:r>
        <w:r>
          <w:rPr>
            <w:webHidden/>
          </w:rPr>
          <w:fldChar w:fldCharType="begin"/>
        </w:r>
        <w:r>
          <w:rPr>
            <w:webHidden/>
          </w:rPr>
          <w:instrText xml:space="preserve"> PAGEREF _Toc416256616 \h </w:instrText>
        </w:r>
        <w:r>
          <w:rPr>
            <w:webHidden/>
          </w:rPr>
        </w:r>
      </w:ins>
      <w:r>
        <w:rPr>
          <w:webHidden/>
        </w:rPr>
        <w:fldChar w:fldCharType="separate"/>
      </w:r>
      <w:ins w:id="62" w:author="Amy Byers" w:date="2015-04-08T11:41:00Z">
        <w:r>
          <w:rPr>
            <w:webHidden/>
          </w:rPr>
          <w:t>8</w:t>
        </w:r>
        <w:r>
          <w:rPr>
            <w:webHidden/>
          </w:rPr>
          <w:fldChar w:fldCharType="end"/>
        </w:r>
        <w:r w:rsidRPr="00B34611">
          <w:rPr>
            <w:rStyle w:val="Hyperlink"/>
          </w:rPr>
          <w:fldChar w:fldCharType="end"/>
        </w:r>
      </w:ins>
    </w:p>
    <w:p w14:paraId="46F647C6" w14:textId="77777777" w:rsidR="00BC2773" w:rsidRDefault="00BC2773">
      <w:pPr>
        <w:pStyle w:val="TOC1"/>
        <w:rPr>
          <w:ins w:id="63" w:author="Amy Byers" w:date="2015-04-08T11:41:00Z"/>
          <w:rFonts w:eastAsiaTheme="minorEastAsia" w:cstheme="minorBidi"/>
          <w:b w:val="0"/>
          <w:bCs w:val="0"/>
          <w:sz w:val="22"/>
          <w:szCs w:val="22"/>
        </w:rPr>
      </w:pPr>
      <w:ins w:id="64" w:author="Amy Byers" w:date="2015-04-08T11:41:00Z">
        <w:r w:rsidRPr="00B34611">
          <w:rPr>
            <w:rStyle w:val="Hyperlink"/>
          </w:rPr>
          <w:fldChar w:fldCharType="begin"/>
        </w:r>
        <w:r w:rsidRPr="00B34611">
          <w:rPr>
            <w:rStyle w:val="Hyperlink"/>
          </w:rPr>
          <w:instrText xml:space="preserve"> </w:instrText>
        </w:r>
        <w:r>
          <w:instrText>HYPERLINK \l "_Toc416256617"</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6.</w:t>
        </w:r>
        <w:r>
          <w:rPr>
            <w:rFonts w:eastAsiaTheme="minorEastAsia" w:cstheme="minorBidi"/>
            <w:b w:val="0"/>
            <w:bCs w:val="0"/>
            <w:sz w:val="22"/>
            <w:szCs w:val="22"/>
          </w:rPr>
          <w:tab/>
        </w:r>
        <w:r w:rsidRPr="00B34611">
          <w:rPr>
            <w:rStyle w:val="Hyperlink"/>
          </w:rPr>
          <w:t>Use Case:  Tender Signature Capture</w:t>
        </w:r>
        <w:r>
          <w:rPr>
            <w:webHidden/>
          </w:rPr>
          <w:tab/>
        </w:r>
        <w:r>
          <w:rPr>
            <w:webHidden/>
          </w:rPr>
          <w:fldChar w:fldCharType="begin"/>
        </w:r>
        <w:r>
          <w:rPr>
            <w:webHidden/>
          </w:rPr>
          <w:instrText xml:space="preserve"> PAGEREF _Toc416256617 \h </w:instrText>
        </w:r>
        <w:r>
          <w:rPr>
            <w:webHidden/>
          </w:rPr>
        </w:r>
      </w:ins>
      <w:r>
        <w:rPr>
          <w:webHidden/>
        </w:rPr>
        <w:fldChar w:fldCharType="separate"/>
      </w:r>
      <w:ins w:id="65" w:author="Amy Byers" w:date="2015-04-08T11:41:00Z">
        <w:r>
          <w:rPr>
            <w:webHidden/>
          </w:rPr>
          <w:t>9</w:t>
        </w:r>
        <w:r>
          <w:rPr>
            <w:webHidden/>
          </w:rPr>
          <w:fldChar w:fldCharType="end"/>
        </w:r>
        <w:r w:rsidRPr="00B34611">
          <w:rPr>
            <w:rStyle w:val="Hyperlink"/>
          </w:rPr>
          <w:fldChar w:fldCharType="end"/>
        </w:r>
      </w:ins>
    </w:p>
    <w:p w14:paraId="712C5D21" w14:textId="77777777" w:rsidR="00BC2773" w:rsidRDefault="00BC2773">
      <w:pPr>
        <w:pStyle w:val="TOC2"/>
        <w:rPr>
          <w:ins w:id="66" w:author="Amy Byers" w:date="2015-04-08T11:41:00Z"/>
          <w:rFonts w:eastAsiaTheme="minorEastAsia" w:cstheme="minorBidi"/>
          <w:i w:val="0"/>
          <w:iCs w:val="0"/>
          <w:sz w:val="22"/>
          <w:szCs w:val="22"/>
        </w:rPr>
      </w:pPr>
      <w:ins w:id="67" w:author="Amy Byers" w:date="2015-04-08T11:41:00Z">
        <w:r w:rsidRPr="00B34611">
          <w:rPr>
            <w:rStyle w:val="Hyperlink"/>
          </w:rPr>
          <w:fldChar w:fldCharType="begin"/>
        </w:r>
        <w:r w:rsidRPr="00B34611">
          <w:rPr>
            <w:rStyle w:val="Hyperlink"/>
          </w:rPr>
          <w:instrText xml:space="preserve"> </w:instrText>
        </w:r>
        <w:r>
          <w:instrText>HYPERLINK \l "_Toc416256618"</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6.1</w:t>
        </w:r>
        <w:r>
          <w:rPr>
            <w:rFonts w:eastAsiaTheme="minorEastAsia" w:cstheme="minorBidi"/>
            <w:i w:val="0"/>
            <w:iCs w:val="0"/>
            <w:sz w:val="22"/>
            <w:szCs w:val="22"/>
          </w:rPr>
          <w:tab/>
        </w:r>
        <w:r w:rsidRPr="00B34611">
          <w:rPr>
            <w:rStyle w:val="Hyperlink"/>
          </w:rPr>
          <w:t>Feature Flow</w:t>
        </w:r>
        <w:r>
          <w:rPr>
            <w:webHidden/>
          </w:rPr>
          <w:tab/>
        </w:r>
        <w:r>
          <w:rPr>
            <w:webHidden/>
          </w:rPr>
          <w:fldChar w:fldCharType="begin"/>
        </w:r>
        <w:r>
          <w:rPr>
            <w:webHidden/>
          </w:rPr>
          <w:instrText xml:space="preserve"> PAGEREF _Toc416256618 \h </w:instrText>
        </w:r>
        <w:r>
          <w:rPr>
            <w:webHidden/>
          </w:rPr>
        </w:r>
      </w:ins>
      <w:r>
        <w:rPr>
          <w:webHidden/>
        </w:rPr>
        <w:fldChar w:fldCharType="separate"/>
      </w:r>
      <w:ins w:id="68" w:author="Amy Byers" w:date="2015-04-08T11:41:00Z">
        <w:r>
          <w:rPr>
            <w:webHidden/>
          </w:rPr>
          <w:t>9</w:t>
        </w:r>
        <w:r>
          <w:rPr>
            <w:webHidden/>
          </w:rPr>
          <w:fldChar w:fldCharType="end"/>
        </w:r>
        <w:r w:rsidRPr="00B34611">
          <w:rPr>
            <w:rStyle w:val="Hyperlink"/>
          </w:rPr>
          <w:fldChar w:fldCharType="end"/>
        </w:r>
      </w:ins>
    </w:p>
    <w:p w14:paraId="4DFDB1E6" w14:textId="77777777" w:rsidR="00BC2773" w:rsidRDefault="00BC2773">
      <w:pPr>
        <w:pStyle w:val="TOC2"/>
        <w:rPr>
          <w:ins w:id="69" w:author="Amy Byers" w:date="2015-04-08T11:41:00Z"/>
          <w:rFonts w:eastAsiaTheme="minorEastAsia" w:cstheme="minorBidi"/>
          <w:i w:val="0"/>
          <w:iCs w:val="0"/>
          <w:sz w:val="22"/>
          <w:szCs w:val="22"/>
        </w:rPr>
      </w:pPr>
      <w:ins w:id="70" w:author="Amy Byers" w:date="2015-04-08T11:41:00Z">
        <w:r w:rsidRPr="00B34611">
          <w:rPr>
            <w:rStyle w:val="Hyperlink"/>
          </w:rPr>
          <w:fldChar w:fldCharType="begin"/>
        </w:r>
        <w:r w:rsidRPr="00B34611">
          <w:rPr>
            <w:rStyle w:val="Hyperlink"/>
          </w:rPr>
          <w:instrText xml:space="preserve"> </w:instrText>
        </w:r>
        <w:r>
          <w:instrText>HYPERLINK \l "_Toc416256619"</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6.2</w:t>
        </w:r>
        <w:r>
          <w:rPr>
            <w:rFonts w:eastAsiaTheme="minorEastAsia" w:cstheme="minorBidi"/>
            <w:i w:val="0"/>
            <w:iCs w:val="0"/>
            <w:sz w:val="22"/>
            <w:szCs w:val="22"/>
          </w:rPr>
          <w:tab/>
        </w:r>
        <w:r w:rsidRPr="00B34611">
          <w:rPr>
            <w:rStyle w:val="Hyperlink"/>
          </w:rPr>
          <w:t>Preconditions</w:t>
        </w:r>
        <w:r>
          <w:rPr>
            <w:webHidden/>
          </w:rPr>
          <w:tab/>
        </w:r>
        <w:r>
          <w:rPr>
            <w:webHidden/>
          </w:rPr>
          <w:fldChar w:fldCharType="begin"/>
        </w:r>
        <w:r>
          <w:rPr>
            <w:webHidden/>
          </w:rPr>
          <w:instrText xml:space="preserve"> PAGEREF _Toc416256619 \h </w:instrText>
        </w:r>
        <w:r>
          <w:rPr>
            <w:webHidden/>
          </w:rPr>
        </w:r>
      </w:ins>
      <w:r>
        <w:rPr>
          <w:webHidden/>
        </w:rPr>
        <w:fldChar w:fldCharType="separate"/>
      </w:r>
      <w:ins w:id="71" w:author="Amy Byers" w:date="2015-04-08T11:41:00Z">
        <w:r>
          <w:rPr>
            <w:webHidden/>
          </w:rPr>
          <w:t>9</w:t>
        </w:r>
        <w:r>
          <w:rPr>
            <w:webHidden/>
          </w:rPr>
          <w:fldChar w:fldCharType="end"/>
        </w:r>
        <w:r w:rsidRPr="00B34611">
          <w:rPr>
            <w:rStyle w:val="Hyperlink"/>
          </w:rPr>
          <w:fldChar w:fldCharType="end"/>
        </w:r>
      </w:ins>
    </w:p>
    <w:p w14:paraId="189EA896" w14:textId="77777777" w:rsidR="00BC2773" w:rsidRDefault="00BC2773">
      <w:pPr>
        <w:pStyle w:val="TOC2"/>
        <w:rPr>
          <w:ins w:id="72" w:author="Amy Byers" w:date="2015-04-08T11:41:00Z"/>
          <w:rFonts w:eastAsiaTheme="minorEastAsia" w:cstheme="minorBidi"/>
          <w:i w:val="0"/>
          <w:iCs w:val="0"/>
          <w:sz w:val="22"/>
          <w:szCs w:val="22"/>
        </w:rPr>
      </w:pPr>
      <w:ins w:id="73" w:author="Amy Byers" w:date="2015-04-08T11:41:00Z">
        <w:r w:rsidRPr="00B34611">
          <w:rPr>
            <w:rStyle w:val="Hyperlink"/>
          </w:rPr>
          <w:fldChar w:fldCharType="begin"/>
        </w:r>
        <w:r w:rsidRPr="00B34611">
          <w:rPr>
            <w:rStyle w:val="Hyperlink"/>
          </w:rPr>
          <w:instrText xml:space="preserve"> </w:instrText>
        </w:r>
        <w:r>
          <w:instrText>HYPERLINK \l "_Toc416256620"</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6.3</w:t>
        </w:r>
        <w:r>
          <w:rPr>
            <w:rFonts w:eastAsiaTheme="minorEastAsia" w:cstheme="minorBidi"/>
            <w:i w:val="0"/>
            <w:iCs w:val="0"/>
            <w:sz w:val="22"/>
            <w:szCs w:val="22"/>
          </w:rPr>
          <w:tab/>
        </w:r>
        <w:r w:rsidRPr="00B34611">
          <w:rPr>
            <w:rStyle w:val="Hyperlink"/>
          </w:rPr>
          <w:t>Main Flow</w:t>
        </w:r>
        <w:r>
          <w:rPr>
            <w:webHidden/>
          </w:rPr>
          <w:tab/>
        </w:r>
        <w:r>
          <w:rPr>
            <w:webHidden/>
          </w:rPr>
          <w:fldChar w:fldCharType="begin"/>
        </w:r>
        <w:r>
          <w:rPr>
            <w:webHidden/>
          </w:rPr>
          <w:instrText xml:space="preserve"> PAGEREF _Toc416256620 \h </w:instrText>
        </w:r>
        <w:r>
          <w:rPr>
            <w:webHidden/>
          </w:rPr>
        </w:r>
      </w:ins>
      <w:r>
        <w:rPr>
          <w:webHidden/>
        </w:rPr>
        <w:fldChar w:fldCharType="separate"/>
      </w:r>
      <w:ins w:id="74" w:author="Amy Byers" w:date="2015-04-08T11:41:00Z">
        <w:r>
          <w:rPr>
            <w:webHidden/>
          </w:rPr>
          <w:t>9</w:t>
        </w:r>
        <w:r>
          <w:rPr>
            <w:webHidden/>
          </w:rPr>
          <w:fldChar w:fldCharType="end"/>
        </w:r>
        <w:r w:rsidRPr="00B34611">
          <w:rPr>
            <w:rStyle w:val="Hyperlink"/>
          </w:rPr>
          <w:fldChar w:fldCharType="end"/>
        </w:r>
      </w:ins>
    </w:p>
    <w:p w14:paraId="19B648C7" w14:textId="77777777" w:rsidR="00BC2773" w:rsidRDefault="00BC2773">
      <w:pPr>
        <w:pStyle w:val="TOC2"/>
        <w:rPr>
          <w:ins w:id="75" w:author="Amy Byers" w:date="2015-04-08T11:41:00Z"/>
          <w:rFonts w:eastAsiaTheme="minorEastAsia" w:cstheme="minorBidi"/>
          <w:i w:val="0"/>
          <w:iCs w:val="0"/>
          <w:sz w:val="22"/>
          <w:szCs w:val="22"/>
        </w:rPr>
      </w:pPr>
      <w:ins w:id="76" w:author="Amy Byers" w:date="2015-04-08T11:41:00Z">
        <w:r w:rsidRPr="00B34611">
          <w:rPr>
            <w:rStyle w:val="Hyperlink"/>
          </w:rPr>
          <w:fldChar w:fldCharType="begin"/>
        </w:r>
        <w:r w:rsidRPr="00B34611">
          <w:rPr>
            <w:rStyle w:val="Hyperlink"/>
          </w:rPr>
          <w:instrText xml:space="preserve"> </w:instrText>
        </w:r>
        <w:r>
          <w:instrText>HYPERLINK \l "_Toc416256621"</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6.4</w:t>
        </w:r>
        <w:r>
          <w:rPr>
            <w:rFonts w:eastAsiaTheme="minorEastAsia" w:cstheme="minorBidi"/>
            <w:i w:val="0"/>
            <w:iCs w:val="0"/>
            <w:sz w:val="22"/>
            <w:szCs w:val="22"/>
          </w:rPr>
          <w:tab/>
        </w:r>
        <w:r w:rsidRPr="00B34611">
          <w:rPr>
            <w:rStyle w:val="Hyperlink"/>
          </w:rPr>
          <w:t>Alternate Flow</w:t>
        </w:r>
        <w:r>
          <w:rPr>
            <w:webHidden/>
          </w:rPr>
          <w:tab/>
        </w:r>
        <w:r>
          <w:rPr>
            <w:webHidden/>
          </w:rPr>
          <w:fldChar w:fldCharType="begin"/>
        </w:r>
        <w:r>
          <w:rPr>
            <w:webHidden/>
          </w:rPr>
          <w:instrText xml:space="preserve"> PAGEREF _Toc416256621 \h </w:instrText>
        </w:r>
        <w:r>
          <w:rPr>
            <w:webHidden/>
          </w:rPr>
        </w:r>
      </w:ins>
      <w:r>
        <w:rPr>
          <w:webHidden/>
        </w:rPr>
        <w:fldChar w:fldCharType="separate"/>
      </w:r>
      <w:ins w:id="77" w:author="Amy Byers" w:date="2015-04-08T11:41:00Z">
        <w:r>
          <w:rPr>
            <w:webHidden/>
          </w:rPr>
          <w:t>10</w:t>
        </w:r>
        <w:r>
          <w:rPr>
            <w:webHidden/>
          </w:rPr>
          <w:fldChar w:fldCharType="end"/>
        </w:r>
        <w:r w:rsidRPr="00B34611">
          <w:rPr>
            <w:rStyle w:val="Hyperlink"/>
          </w:rPr>
          <w:fldChar w:fldCharType="end"/>
        </w:r>
      </w:ins>
    </w:p>
    <w:p w14:paraId="0112BC4F" w14:textId="77777777" w:rsidR="00BC2773" w:rsidRDefault="00BC2773">
      <w:pPr>
        <w:pStyle w:val="TOC2"/>
        <w:rPr>
          <w:ins w:id="78" w:author="Amy Byers" w:date="2015-04-08T11:41:00Z"/>
          <w:rFonts w:eastAsiaTheme="minorEastAsia" w:cstheme="minorBidi"/>
          <w:i w:val="0"/>
          <w:iCs w:val="0"/>
          <w:sz w:val="22"/>
          <w:szCs w:val="22"/>
        </w:rPr>
      </w:pPr>
      <w:ins w:id="79" w:author="Amy Byers" w:date="2015-04-08T11:41:00Z">
        <w:r w:rsidRPr="00B34611">
          <w:rPr>
            <w:rStyle w:val="Hyperlink"/>
          </w:rPr>
          <w:fldChar w:fldCharType="begin"/>
        </w:r>
        <w:r w:rsidRPr="00B34611">
          <w:rPr>
            <w:rStyle w:val="Hyperlink"/>
          </w:rPr>
          <w:instrText xml:space="preserve"> </w:instrText>
        </w:r>
        <w:r>
          <w:instrText>HYPERLINK \l "_Toc416256622"</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6.5</w:t>
        </w:r>
        <w:r>
          <w:rPr>
            <w:rFonts w:eastAsiaTheme="minorEastAsia" w:cstheme="minorBidi"/>
            <w:i w:val="0"/>
            <w:iCs w:val="0"/>
            <w:sz w:val="22"/>
            <w:szCs w:val="22"/>
          </w:rPr>
          <w:tab/>
        </w:r>
        <w:r w:rsidRPr="00B34611">
          <w:rPr>
            <w:rStyle w:val="Hyperlink"/>
          </w:rPr>
          <w:t>Special Requirements</w:t>
        </w:r>
        <w:r>
          <w:rPr>
            <w:webHidden/>
          </w:rPr>
          <w:tab/>
        </w:r>
        <w:r>
          <w:rPr>
            <w:webHidden/>
          </w:rPr>
          <w:fldChar w:fldCharType="begin"/>
        </w:r>
        <w:r>
          <w:rPr>
            <w:webHidden/>
          </w:rPr>
          <w:instrText xml:space="preserve"> PAGEREF _Toc416256622 \h </w:instrText>
        </w:r>
        <w:r>
          <w:rPr>
            <w:webHidden/>
          </w:rPr>
        </w:r>
      </w:ins>
      <w:r>
        <w:rPr>
          <w:webHidden/>
        </w:rPr>
        <w:fldChar w:fldCharType="separate"/>
      </w:r>
      <w:ins w:id="80" w:author="Amy Byers" w:date="2015-04-08T11:41:00Z">
        <w:r>
          <w:rPr>
            <w:webHidden/>
          </w:rPr>
          <w:t>11</w:t>
        </w:r>
        <w:r>
          <w:rPr>
            <w:webHidden/>
          </w:rPr>
          <w:fldChar w:fldCharType="end"/>
        </w:r>
        <w:r w:rsidRPr="00B34611">
          <w:rPr>
            <w:rStyle w:val="Hyperlink"/>
          </w:rPr>
          <w:fldChar w:fldCharType="end"/>
        </w:r>
      </w:ins>
    </w:p>
    <w:p w14:paraId="46CED726" w14:textId="77777777" w:rsidR="00BC2773" w:rsidRDefault="00BC2773">
      <w:pPr>
        <w:pStyle w:val="TOC1"/>
        <w:rPr>
          <w:ins w:id="81" w:author="Amy Byers" w:date="2015-04-08T11:41:00Z"/>
          <w:rFonts w:eastAsiaTheme="minorEastAsia" w:cstheme="minorBidi"/>
          <w:b w:val="0"/>
          <w:bCs w:val="0"/>
          <w:sz w:val="22"/>
          <w:szCs w:val="22"/>
        </w:rPr>
      </w:pPr>
      <w:ins w:id="82" w:author="Amy Byers" w:date="2015-04-08T11:41:00Z">
        <w:r w:rsidRPr="00B34611">
          <w:rPr>
            <w:rStyle w:val="Hyperlink"/>
          </w:rPr>
          <w:fldChar w:fldCharType="begin"/>
        </w:r>
        <w:r w:rsidRPr="00B34611">
          <w:rPr>
            <w:rStyle w:val="Hyperlink"/>
          </w:rPr>
          <w:instrText xml:space="preserve"> </w:instrText>
        </w:r>
        <w:r>
          <w:instrText>HYPERLINK \l "_Toc416256623"</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7.</w:t>
        </w:r>
        <w:r>
          <w:rPr>
            <w:rFonts w:eastAsiaTheme="minorEastAsia" w:cstheme="minorBidi"/>
            <w:b w:val="0"/>
            <w:bCs w:val="0"/>
            <w:sz w:val="22"/>
            <w:szCs w:val="22"/>
          </w:rPr>
          <w:tab/>
        </w:r>
        <w:r w:rsidRPr="00B34611">
          <w:rPr>
            <w:rStyle w:val="Hyperlink"/>
          </w:rPr>
          <w:t>Other feature Impacts</w:t>
        </w:r>
        <w:r>
          <w:rPr>
            <w:webHidden/>
          </w:rPr>
          <w:tab/>
        </w:r>
        <w:r>
          <w:rPr>
            <w:webHidden/>
          </w:rPr>
          <w:fldChar w:fldCharType="begin"/>
        </w:r>
        <w:r>
          <w:rPr>
            <w:webHidden/>
          </w:rPr>
          <w:instrText xml:space="preserve"> PAGEREF _Toc416256623 \h </w:instrText>
        </w:r>
        <w:r>
          <w:rPr>
            <w:webHidden/>
          </w:rPr>
        </w:r>
      </w:ins>
      <w:r>
        <w:rPr>
          <w:webHidden/>
        </w:rPr>
        <w:fldChar w:fldCharType="separate"/>
      </w:r>
      <w:ins w:id="83" w:author="Amy Byers" w:date="2015-04-08T11:41:00Z">
        <w:r>
          <w:rPr>
            <w:webHidden/>
          </w:rPr>
          <w:t>11</w:t>
        </w:r>
        <w:r>
          <w:rPr>
            <w:webHidden/>
          </w:rPr>
          <w:fldChar w:fldCharType="end"/>
        </w:r>
        <w:r w:rsidRPr="00B34611">
          <w:rPr>
            <w:rStyle w:val="Hyperlink"/>
          </w:rPr>
          <w:fldChar w:fldCharType="end"/>
        </w:r>
      </w:ins>
    </w:p>
    <w:p w14:paraId="0820AC58" w14:textId="77777777" w:rsidR="00BC2773" w:rsidRDefault="00BC2773">
      <w:pPr>
        <w:pStyle w:val="TOC2"/>
        <w:rPr>
          <w:ins w:id="84" w:author="Amy Byers" w:date="2015-04-08T11:41:00Z"/>
          <w:rFonts w:eastAsiaTheme="minorEastAsia" w:cstheme="minorBidi"/>
          <w:i w:val="0"/>
          <w:iCs w:val="0"/>
          <w:sz w:val="22"/>
          <w:szCs w:val="22"/>
        </w:rPr>
      </w:pPr>
      <w:ins w:id="85" w:author="Amy Byers" w:date="2015-04-08T11:41:00Z">
        <w:r w:rsidRPr="00B34611">
          <w:rPr>
            <w:rStyle w:val="Hyperlink"/>
          </w:rPr>
          <w:fldChar w:fldCharType="begin"/>
        </w:r>
        <w:r w:rsidRPr="00B34611">
          <w:rPr>
            <w:rStyle w:val="Hyperlink"/>
          </w:rPr>
          <w:instrText xml:space="preserve"> </w:instrText>
        </w:r>
        <w:r>
          <w:instrText>HYPERLINK \l "_Toc416256624"</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7.1</w:t>
        </w:r>
        <w:r>
          <w:rPr>
            <w:rFonts w:eastAsiaTheme="minorEastAsia" w:cstheme="minorBidi"/>
            <w:i w:val="0"/>
            <w:iCs w:val="0"/>
            <w:sz w:val="22"/>
            <w:szCs w:val="22"/>
          </w:rPr>
          <w:tab/>
        </w:r>
        <w:r w:rsidRPr="00B34611">
          <w:rPr>
            <w:rStyle w:val="Hyperlink"/>
          </w:rPr>
          <w:t>Tax Exempt Feature</w:t>
        </w:r>
        <w:r>
          <w:rPr>
            <w:webHidden/>
          </w:rPr>
          <w:tab/>
        </w:r>
        <w:r>
          <w:rPr>
            <w:webHidden/>
          </w:rPr>
          <w:fldChar w:fldCharType="begin"/>
        </w:r>
        <w:r>
          <w:rPr>
            <w:webHidden/>
          </w:rPr>
          <w:instrText xml:space="preserve"> PAGEREF _Toc416256624 \h </w:instrText>
        </w:r>
        <w:r>
          <w:rPr>
            <w:webHidden/>
          </w:rPr>
        </w:r>
      </w:ins>
      <w:r>
        <w:rPr>
          <w:webHidden/>
        </w:rPr>
        <w:fldChar w:fldCharType="separate"/>
      </w:r>
      <w:ins w:id="86" w:author="Amy Byers" w:date="2015-04-08T11:41:00Z">
        <w:r>
          <w:rPr>
            <w:webHidden/>
          </w:rPr>
          <w:t>11</w:t>
        </w:r>
        <w:r>
          <w:rPr>
            <w:webHidden/>
          </w:rPr>
          <w:fldChar w:fldCharType="end"/>
        </w:r>
        <w:r w:rsidRPr="00B34611">
          <w:rPr>
            <w:rStyle w:val="Hyperlink"/>
          </w:rPr>
          <w:fldChar w:fldCharType="end"/>
        </w:r>
      </w:ins>
    </w:p>
    <w:p w14:paraId="68805B3F" w14:textId="77777777" w:rsidR="00BC2773" w:rsidRDefault="00BC2773">
      <w:pPr>
        <w:pStyle w:val="TOC2"/>
        <w:rPr>
          <w:ins w:id="87" w:author="Amy Byers" w:date="2015-04-08T11:41:00Z"/>
          <w:rFonts w:eastAsiaTheme="minorEastAsia" w:cstheme="minorBidi"/>
          <w:i w:val="0"/>
          <w:iCs w:val="0"/>
          <w:sz w:val="22"/>
          <w:szCs w:val="22"/>
        </w:rPr>
      </w:pPr>
      <w:ins w:id="88" w:author="Amy Byers" w:date="2015-04-08T11:41:00Z">
        <w:r w:rsidRPr="00B34611">
          <w:rPr>
            <w:rStyle w:val="Hyperlink"/>
          </w:rPr>
          <w:fldChar w:fldCharType="begin"/>
        </w:r>
        <w:r w:rsidRPr="00B34611">
          <w:rPr>
            <w:rStyle w:val="Hyperlink"/>
          </w:rPr>
          <w:instrText xml:space="preserve"> </w:instrText>
        </w:r>
        <w:r>
          <w:instrText>HYPERLINK \l "_Toc416256625"</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7.2</w:t>
        </w:r>
        <w:r>
          <w:rPr>
            <w:rFonts w:eastAsiaTheme="minorEastAsia" w:cstheme="minorBidi"/>
            <w:i w:val="0"/>
            <w:iCs w:val="0"/>
            <w:sz w:val="22"/>
            <w:szCs w:val="22"/>
          </w:rPr>
          <w:tab/>
        </w:r>
        <w:r w:rsidRPr="00B34611">
          <w:rPr>
            <w:rStyle w:val="Hyperlink"/>
          </w:rPr>
          <w:t>Warranty Feature</w:t>
        </w:r>
        <w:r>
          <w:rPr>
            <w:webHidden/>
          </w:rPr>
          <w:tab/>
        </w:r>
        <w:r>
          <w:rPr>
            <w:webHidden/>
          </w:rPr>
          <w:fldChar w:fldCharType="begin"/>
        </w:r>
        <w:r>
          <w:rPr>
            <w:webHidden/>
          </w:rPr>
          <w:instrText xml:space="preserve"> PAGEREF _Toc416256625 \h </w:instrText>
        </w:r>
        <w:r>
          <w:rPr>
            <w:webHidden/>
          </w:rPr>
        </w:r>
      </w:ins>
      <w:r>
        <w:rPr>
          <w:webHidden/>
        </w:rPr>
        <w:fldChar w:fldCharType="separate"/>
      </w:r>
      <w:ins w:id="89" w:author="Amy Byers" w:date="2015-04-08T11:41:00Z">
        <w:r>
          <w:rPr>
            <w:webHidden/>
          </w:rPr>
          <w:t>11</w:t>
        </w:r>
        <w:r>
          <w:rPr>
            <w:webHidden/>
          </w:rPr>
          <w:fldChar w:fldCharType="end"/>
        </w:r>
        <w:r w:rsidRPr="00B34611">
          <w:rPr>
            <w:rStyle w:val="Hyperlink"/>
          </w:rPr>
          <w:fldChar w:fldCharType="end"/>
        </w:r>
      </w:ins>
    </w:p>
    <w:p w14:paraId="1F397155" w14:textId="77777777" w:rsidR="00BC2773" w:rsidRDefault="00BC2773">
      <w:pPr>
        <w:pStyle w:val="TOC2"/>
        <w:rPr>
          <w:ins w:id="90" w:author="Amy Byers" w:date="2015-04-08T11:41:00Z"/>
          <w:rFonts w:eastAsiaTheme="minorEastAsia" w:cstheme="minorBidi"/>
          <w:i w:val="0"/>
          <w:iCs w:val="0"/>
          <w:sz w:val="22"/>
          <w:szCs w:val="22"/>
        </w:rPr>
      </w:pPr>
      <w:ins w:id="91" w:author="Amy Byers" w:date="2015-04-08T11:41:00Z">
        <w:r w:rsidRPr="00B34611">
          <w:rPr>
            <w:rStyle w:val="Hyperlink"/>
          </w:rPr>
          <w:fldChar w:fldCharType="begin"/>
        </w:r>
        <w:r w:rsidRPr="00B34611">
          <w:rPr>
            <w:rStyle w:val="Hyperlink"/>
          </w:rPr>
          <w:instrText xml:space="preserve"> </w:instrText>
        </w:r>
        <w:r>
          <w:instrText>HYPERLINK \l "_Toc416256626"</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7.3</w:t>
        </w:r>
        <w:r>
          <w:rPr>
            <w:rFonts w:eastAsiaTheme="minorEastAsia" w:cstheme="minorBidi"/>
            <w:i w:val="0"/>
            <w:iCs w:val="0"/>
            <w:sz w:val="22"/>
            <w:szCs w:val="22"/>
          </w:rPr>
          <w:tab/>
        </w:r>
        <w:r w:rsidRPr="00B34611">
          <w:rPr>
            <w:rStyle w:val="Hyperlink"/>
          </w:rPr>
          <w:t>Sale Feature</w:t>
        </w:r>
        <w:r>
          <w:rPr>
            <w:webHidden/>
          </w:rPr>
          <w:tab/>
        </w:r>
        <w:r>
          <w:rPr>
            <w:webHidden/>
          </w:rPr>
          <w:fldChar w:fldCharType="begin"/>
        </w:r>
        <w:r>
          <w:rPr>
            <w:webHidden/>
          </w:rPr>
          <w:instrText xml:space="preserve"> PAGEREF _Toc416256626 \h </w:instrText>
        </w:r>
        <w:r>
          <w:rPr>
            <w:webHidden/>
          </w:rPr>
        </w:r>
      </w:ins>
      <w:r>
        <w:rPr>
          <w:webHidden/>
        </w:rPr>
        <w:fldChar w:fldCharType="separate"/>
      </w:r>
      <w:ins w:id="92" w:author="Amy Byers" w:date="2015-04-08T11:41:00Z">
        <w:r>
          <w:rPr>
            <w:webHidden/>
          </w:rPr>
          <w:t>11</w:t>
        </w:r>
        <w:r>
          <w:rPr>
            <w:webHidden/>
          </w:rPr>
          <w:fldChar w:fldCharType="end"/>
        </w:r>
        <w:r w:rsidRPr="00B34611">
          <w:rPr>
            <w:rStyle w:val="Hyperlink"/>
          </w:rPr>
          <w:fldChar w:fldCharType="end"/>
        </w:r>
      </w:ins>
    </w:p>
    <w:p w14:paraId="79BD7D80" w14:textId="77777777" w:rsidR="00BC2773" w:rsidRDefault="00BC2773">
      <w:pPr>
        <w:pStyle w:val="TOC2"/>
        <w:rPr>
          <w:ins w:id="93" w:author="Amy Byers" w:date="2015-04-08T11:41:00Z"/>
          <w:rFonts w:eastAsiaTheme="minorEastAsia" w:cstheme="minorBidi"/>
          <w:i w:val="0"/>
          <w:iCs w:val="0"/>
          <w:sz w:val="22"/>
          <w:szCs w:val="22"/>
        </w:rPr>
      </w:pPr>
      <w:ins w:id="94" w:author="Amy Byers" w:date="2015-04-08T11:41:00Z">
        <w:r w:rsidRPr="00B34611">
          <w:rPr>
            <w:rStyle w:val="Hyperlink"/>
          </w:rPr>
          <w:fldChar w:fldCharType="begin"/>
        </w:r>
        <w:r w:rsidRPr="00B34611">
          <w:rPr>
            <w:rStyle w:val="Hyperlink"/>
          </w:rPr>
          <w:instrText xml:space="preserve"> </w:instrText>
        </w:r>
        <w:r>
          <w:instrText>HYPERLINK \l "_Toc416256627"</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7.4</w:t>
        </w:r>
        <w:r>
          <w:rPr>
            <w:rFonts w:eastAsiaTheme="minorEastAsia" w:cstheme="minorBidi"/>
            <w:i w:val="0"/>
            <w:iCs w:val="0"/>
            <w:sz w:val="22"/>
            <w:szCs w:val="22"/>
          </w:rPr>
          <w:tab/>
        </w:r>
        <w:r w:rsidRPr="00B34611">
          <w:rPr>
            <w:rStyle w:val="Hyperlink"/>
          </w:rPr>
          <w:t>Suspend Feature</w:t>
        </w:r>
        <w:r>
          <w:rPr>
            <w:webHidden/>
          </w:rPr>
          <w:tab/>
        </w:r>
        <w:r>
          <w:rPr>
            <w:webHidden/>
          </w:rPr>
          <w:fldChar w:fldCharType="begin"/>
        </w:r>
        <w:r>
          <w:rPr>
            <w:webHidden/>
          </w:rPr>
          <w:instrText xml:space="preserve"> PAGEREF _Toc416256627 \h </w:instrText>
        </w:r>
        <w:r>
          <w:rPr>
            <w:webHidden/>
          </w:rPr>
        </w:r>
      </w:ins>
      <w:r>
        <w:rPr>
          <w:webHidden/>
        </w:rPr>
        <w:fldChar w:fldCharType="separate"/>
      </w:r>
      <w:ins w:id="95" w:author="Amy Byers" w:date="2015-04-08T11:41:00Z">
        <w:r>
          <w:rPr>
            <w:webHidden/>
          </w:rPr>
          <w:t>11</w:t>
        </w:r>
        <w:r>
          <w:rPr>
            <w:webHidden/>
          </w:rPr>
          <w:fldChar w:fldCharType="end"/>
        </w:r>
        <w:r w:rsidRPr="00B34611">
          <w:rPr>
            <w:rStyle w:val="Hyperlink"/>
          </w:rPr>
          <w:fldChar w:fldCharType="end"/>
        </w:r>
      </w:ins>
    </w:p>
    <w:p w14:paraId="75849D78" w14:textId="77777777" w:rsidR="00BC2773" w:rsidRDefault="00BC2773">
      <w:pPr>
        <w:pStyle w:val="TOC2"/>
        <w:rPr>
          <w:ins w:id="96" w:author="Amy Byers" w:date="2015-04-08T11:41:00Z"/>
          <w:rFonts w:eastAsiaTheme="minorEastAsia" w:cstheme="minorBidi"/>
          <w:i w:val="0"/>
          <w:iCs w:val="0"/>
          <w:sz w:val="22"/>
          <w:szCs w:val="22"/>
        </w:rPr>
      </w:pPr>
      <w:ins w:id="97" w:author="Amy Byers" w:date="2015-04-08T11:41:00Z">
        <w:r w:rsidRPr="00B34611">
          <w:rPr>
            <w:rStyle w:val="Hyperlink"/>
          </w:rPr>
          <w:fldChar w:fldCharType="begin"/>
        </w:r>
        <w:r w:rsidRPr="00B34611">
          <w:rPr>
            <w:rStyle w:val="Hyperlink"/>
          </w:rPr>
          <w:instrText xml:space="preserve"> </w:instrText>
        </w:r>
        <w:r>
          <w:instrText>HYPERLINK \l "_Toc416256628"</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7.5</w:t>
        </w:r>
        <w:r>
          <w:rPr>
            <w:rFonts w:eastAsiaTheme="minorEastAsia" w:cstheme="minorBidi"/>
            <w:i w:val="0"/>
            <w:iCs w:val="0"/>
            <w:sz w:val="22"/>
            <w:szCs w:val="22"/>
          </w:rPr>
          <w:tab/>
        </w:r>
        <w:r w:rsidRPr="00B34611">
          <w:rPr>
            <w:rStyle w:val="Hyperlink"/>
          </w:rPr>
          <w:t>Total Processing Feature</w:t>
        </w:r>
        <w:r>
          <w:rPr>
            <w:webHidden/>
          </w:rPr>
          <w:tab/>
        </w:r>
        <w:r>
          <w:rPr>
            <w:webHidden/>
          </w:rPr>
          <w:fldChar w:fldCharType="begin"/>
        </w:r>
        <w:r>
          <w:rPr>
            <w:webHidden/>
          </w:rPr>
          <w:instrText xml:space="preserve"> PAGEREF _Toc416256628 \h </w:instrText>
        </w:r>
        <w:r>
          <w:rPr>
            <w:webHidden/>
          </w:rPr>
        </w:r>
      </w:ins>
      <w:r>
        <w:rPr>
          <w:webHidden/>
        </w:rPr>
        <w:fldChar w:fldCharType="separate"/>
      </w:r>
      <w:ins w:id="98" w:author="Amy Byers" w:date="2015-04-08T11:41:00Z">
        <w:r>
          <w:rPr>
            <w:webHidden/>
          </w:rPr>
          <w:t>11</w:t>
        </w:r>
        <w:r>
          <w:rPr>
            <w:webHidden/>
          </w:rPr>
          <w:fldChar w:fldCharType="end"/>
        </w:r>
        <w:r w:rsidRPr="00B34611">
          <w:rPr>
            <w:rStyle w:val="Hyperlink"/>
          </w:rPr>
          <w:fldChar w:fldCharType="end"/>
        </w:r>
      </w:ins>
    </w:p>
    <w:p w14:paraId="7B99FC1A" w14:textId="77777777" w:rsidR="00BC2773" w:rsidRDefault="00BC2773">
      <w:pPr>
        <w:pStyle w:val="TOC1"/>
        <w:rPr>
          <w:ins w:id="99" w:author="Amy Byers" w:date="2015-04-08T11:41:00Z"/>
          <w:rFonts w:eastAsiaTheme="minorEastAsia" w:cstheme="minorBidi"/>
          <w:b w:val="0"/>
          <w:bCs w:val="0"/>
          <w:sz w:val="22"/>
          <w:szCs w:val="22"/>
        </w:rPr>
      </w:pPr>
      <w:ins w:id="100" w:author="Amy Byers" w:date="2015-04-08T11:41:00Z">
        <w:r w:rsidRPr="00B34611">
          <w:rPr>
            <w:rStyle w:val="Hyperlink"/>
          </w:rPr>
          <w:fldChar w:fldCharType="begin"/>
        </w:r>
        <w:r w:rsidRPr="00B34611">
          <w:rPr>
            <w:rStyle w:val="Hyperlink"/>
          </w:rPr>
          <w:instrText xml:space="preserve"> </w:instrText>
        </w:r>
        <w:r>
          <w:instrText>HYPERLINK \l "_Toc416256629"</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8.</w:t>
        </w:r>
        <w:r>
          <w:rPr>
            <w:rFonts w:eastAsiaTheme="minorEastAsia" w:cstheme="minorBidi"/>
            <w:b w:val="0"/>
            <w:bCs w:val="0"/>
            <w:sz w:val="22"/>
            <w:szCs w:val="22"/>
          </w:rPr>
          <w:tab/>
        </w:r>
        <w:r w:rsidRPr="00B34611">
          <w:rPr>
            <w:rStyle w:val="Hyperlink"/>
          </w:rPr>
          <w:t>Assumptions</w:t>
        </w:r>
        <w:r>
          <w:rPr>
            <w:webHidden/>
          </w:rPr>
          <w:tab/>
        </w:r>
        <w:r>
          <w:rPr>
            <w:webHidden/>
          </w:rPr>
          <w:fldChar w:fldCharType="begin"/>
        </w:r>
        <w:r>
          <w:rPr>
            <w:webHidden/>
          </w:rPr>
          <w:instrText xml:space="preserve"> PAGEREF _Toc416256629 \h </w:instrText>
        </w:r>
        <w:r>
          <w:rPr>
            <w:webHidden/>
          </w:rPr>
        </w:r>
      </w:ins>
      <w:r>
        <w:rPr>
          <w:webHidden/>
        </w:rPr>
        <w:fldChar w:fldCharType="separate"/>
      </w:r>
      <w:ins w:id="101" w:author="Amy Byers" w:date="2015-04-08T11:41:00Z">
        <w:r>
          <w:rPr>
            <w:webHidden/>
          </w:rPr>
          <w:t>11</w:t>
        </w:r>
        <w:r>
          <w:rPr>
            <w:webHidden/>
          </w:rPr>
          <w:fldChar w:fldCharType="end"/>
        </w:r>
        <w:r w:rsidRPr="00B34611">
          <w:rPr>
            <w:rStyle w:val="Hyperlink"/>
          </w:rPr>
          <w:fldChar w:fldCharType="end"/>
        </w:r>
      </w:ins>
    </w:p>
    <w:p w14:paraId="5D6966DB" w14:textId="77777777" w:rsidR="00BC2773" w:rsidRDefault="00BC2773">
      <w:pPr>
        <w:pStyle w:val="TOC1"/>
        <w:rPr>
          <w:ins w:id="102" w:author="Amy Byers" w:date="2015-04-08T11:41:00Z"/>
          <w:rFonts w:eastAsiaTheme="minorEastAsia" w:cstheme="minorBidi"/>
          <w:b w:val="0"/>
          <w:bCs w:val="0"/>
          <w:sz w:val="22"/>
          <w:szCs w:val="22"/>
        </w:rPr>
      </w:pPr>
      <w:ins w:id="103" w:author="Amy Byers" w:date="2015-04-08T11:41:00Z">
        <w:r w:rsidRPr="00B34611">
          <w:rPr>
            <w:rStyle w:val="Hyperlink"/>
          </w:rPr>
          <w:fldChar w:fldCharType="begin"/>
        </w:r>
        <w:r w:rsidRPr="00B34611">
          <w:rPr>
            <w:rStyle w:val="Hyperlink"/>
          </w:rPr>
          <w:instrText xml:space="preserve"> </w:instrText>
        </w:r>
        <w:r>
          <w:instrText>HYPERLINK \l "_Toc416256630"</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9.</w:t>
        </w:r>
        <w:r>
          <w:rPr>
            <w:rFonts w:eastAsiaTheme="minorEastAsia" w:cstheme="minorBidi"/>
            <w:b w:val="0"/>
            <w:bCs w:val="0"/>
            <w:sz w:val="22"/>
            <w:szCs w:val="22"/>
          </w:rPr>
          <w:tab/>
        </w:r>
        <w:r w:rsidRPr="00B34611">
          <w:rPr>
            <w:rStyle w:val="Hyperlink"/>
          </w:rPr>
          <w:t>Screen Layouts</w:t>
        </w:r>
        <w:r>
          <w:rPr>
            <w:webHidden/>
          </w:rPr>
          <w:tab/>
        </w:r>
        <w:r>
          <w:rPr>
            <w:webHidden/>
          </w:rPr>
          <w:fldChar w:fldCharType="begin"/>
        </w:r>
        <w:r>
          <w:rPr>
            <w:webHidden/>
          </w:rPr>
          <w:instrText xml:space="preserve"> PAGEREF _Toc416256630 \h </w:instrText>
        </w:r>
        <w:r>
          <w:rPr>
            <w:webHidden/>
          </w:rPr>
        </w:r>
      </w:ins>
      <w:r>
        <w:rPr>
          <w:webHidden/>
        </w:rPr>
        <w:fldChar w:fldCharType="separate"/>
      </w:r>
      <w:ins w:id="104" w:author="Amy Byers" w:date="2015-04-08T11:41:00Z">
        <w:r>
          <w:rPr>
            <w:webHidden/>
          </w:rPr>
          <w:t>12</w:t>
        </w:r>
        <w:r>
          <w:rPr>
            <w:webHidden/>
          </w:rPr>
          <w:fldChar w:fldCharType="end"/>
        </w:r>
        <w:r w:rsidRPr="00B34611">
          <w:rPr>
            <w:rStyle w:val="Hyperlink"/>
          </w:rPr>
          <w:fldChar w:fldCharType="end"/>
        </w:r>
      </w:ins>
    </w:p>
    <w:p w14:paraId="2F9BD1AD" w14:textId="77777777" w:rsidR="00BC2773" w:rsidRDefault="00BC2773">
      <w:pPr>
        <w:pStyle w:val="TOC2"/>
        <w:rPr>
          <w:ins w:id="105" w:author="Amy Byers" w:date="2015-04-08T11:41:00Z"/>
          <w:rFonts w:eastAsiaTheme="minorEastAsia" w:cstheme="minorBidi"/>
          <w:i w:val="0"/>
          <w:iCs w:val="0"/>
          <w:sz w:val="22"/>
          <w:szCs w:val="22"/>
        </w:rPr>
      </w:pPr>
      <w:ins w:id="106" w:author="Amy Byers" w:date="2015-04-08T11:41:00Z">
        <w:r w:rsidRPr="00B34611">
          <w:rPr>
            <w:rStyle w:val="Hyperlink"/>
          </w:rPr>
          <w:fldChar w:fldCharType="begin"/>
        </w:r>
        <w:r w:rsidRPr="00B34611">
          <w:rPr>
            <w:rStyle w:val="Hyperlink"/>
          </w:rPr>
          <w:instrText xml:space="preserve"> </w:instrText>
        </w:r>
        <w:r>
          <w:instrText>HYPERLINK \l "_Toc416256631"</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9.1</w:t>
        </w:r>
        <w:r>
          <w:rPr>
            <w:rFonts w:eastAsiaTheme="minorEastAsia" w:cstheme="minorBidi"/>
            <w:i w:val="0"/>
            <w:iCs w:val="0"/>
            <w:sz w:val="22"/>
            <w:szCs w:val="22"/>
          </w:rPr>
          <w:tab/>
        </w:r>
        <w:r w:rsidRPr="00B34611">
          <w:rPr>
            <w:rStyle w:val="Hyperlink"/>
          </w:rPr>
          <w:t>POS Screens</w:t>
        </w:r>
        <w:r>
          <w:rPr>
            <w:webHidden/>
          </w:rPr>
          <w:tab/>
        </w:r>
        <w:r>
          <w:rPr>
            <w:webHidden/>
          </w:rPr>
          <w:fldChar w:fldCharType="begin"/>
        </w:r>
        <w:r>
          <w:rPr>
            <w:webHidden/>
          </w:rPr>
          <w:instrText xml:space="preserve"> PAGEREF _Toc416256631 \h </w:instrText>
        </w:r>
        <w:r>
          <w:rPr>
            <w:webHidden/>
          </w:rPr>
        </w:r>
      </w:ins>
      <w:r>
        <w:rPr>
          <w:webHidden/>
        </w:rPr>
        <w:fldChar w:fldCharType="separate"/>
      </w:r>
      <w:ins w:id="107" w:author="Amy Byers" w:date="2015-04-08T11:41:00Z">
        <w:r>
          <w:rPr>
            <w:webHidden/>
          </w:rPr>
          <w:t>12</w:t>
        </w:r>
        <w:r>
          <w:rPr>
            <w:webHidden/>
          </w:rPr>
          <w:fldChar w:fldCharType="end"/>
        </w:r>
        <w:r w:rsidRPr="00B34611">
          <w:rPr>
            <w:rStyle w:val="Hyperlink"/>
          </w:rPr>
          <w:fldChar w:fldCharType="end"/>
        </w:r>
      </w:ins>
    </w:p>
    <w:p w14:paraId="07C7A5D4" w14:textId="77777777" w:rsidR="00BC2773" w:rsidRDefault="00BC2773">
      <w:pPr>
        <w:pStyle w:val="TOC2"/>
        <w:rPr>
          <w:ins w:id="108" w:author="Amy Byers" w:date="2015-04-08T11:41:00Z"/>
          <w:rFonts w:eastAsiaTheme="minorEastAsia" w:cstheme="minorBidi"/>
          <w:i w:val="0"/>
          <w:iCs w:val="0"/>
          <w:sz w:val="22"/>
          <w:szCs w:val="22"/>
        </w:rPr>
      </w:pPr>
      <w:ins w:id="109" w:author="Amy Byers" w:date="2015-04-08T11:41:00Z">
        <w:r w:rsidRPr="00B34611">
          <w:rPr>
            <w:rStyle w:val="Hyperlink"/>
          </w:rPr>
          <w:fldChar w:fldCharType="begin"/>
        </w:r>
        <w:r w:rsidRPr="00B34611">
          <w:rPr>
            <w:rStyle w:val="Hyperlink"/>
          </w:rPr>
          <w:instrText xml:space="preserve"> </w:instrText>
        </w:r>
        <w:r>
          <w:instrText>HYPERLINK \l "_Toc416256632"</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9.2</w:t>
        </w:r>
        <w:r>
          <w:rPr>
            <w:rFonts w:eastAsiaTheme="minorEastAsia" w:cstheme="minorBidi"/>
            <w:i w:val="0"/>
            <w:iCs w:val="0"/>
            <w:sz w:val="22"/>
            <w:szCs w:val="22"/>
          </w:rPr>
          <w:tab/>
        </w:r>
        <w:r w:rsidRPr="00B34611">
          <w:rPr>
            <w:rStyle w:val="Hyperlink"/>
          </w:rPr>
          <w:t>Signature Capture Device</w:t>
        </w:r>
        <w:r>
          <w:rPr>
            <w:webHidden/>
          </w:rPr>
          <w:tab/>
        </w:r>
        <w:r>
          <w:rPr>
            <w:webHidden/>
          </w:rPr>
          <w:fldChar w:fldCharType="begin"/>
        </w:r>
        <w:r>
          <w:rPr>
            <w:webHidden/>
          </w:rPr>
          <w:instrText xml:space="preserve"> PAGEREF _Toc416256632 \h </w:instrText>
        </w:r>
        <w:r>
          <w:rPr>
            <w:webHidden/>
          </w:rPr>
        </w:r>
      </w:ins>
      <w:r>
        <w:rPr>
          <w:webHidden/>
        </w:rPr>
        <w:fldChar w:fldCharType="separate"/>
      </w:r>
      <w:ins w:id="110" w:author="Amy Byers" w:date="2015-04-08T11:41:00Z">
        <w:r>
          <w:rPr>
            <w:webHidden/>
          </w:rPr>
          <w:t>21</w:t>
        </w:r>
        <w:r>
          <w:rPr>
            <w:webHidden/>
          </w:rPr>
          <w:fldChar w:fldCharType="end"/>
        </w:r>
        <w:r w:rsidRPr="00B34611">
          <w:rPr>
            <w:rStyle w:val="Hyperlink"/>
          </w:rPr>
          <w:fldChar w:fldCharType="end"/>
        </w:r>
      </w:ins>
    </w:p>
    <w:p w14:paraId="1131708A" w14:textId="77777777" w:rsidR="00BC2773" w:rsidRDefault="00BC2773">
      <w:pPr>
        <w:pStyle w:val="TOC1"/>
        <w:rPr>
          <w:ins w:id="111" w:author="Amy Byers" w:date="2015-04-08T11:41:00Z"/>
          <w:rFonts w:eastAsiaTheme="minorEastAsia" w:cstheme="minorBidi"/>
          <w:b w:val="0"/>
          <w:bCs w:val="0"/>
          <w:sz w:val="22"/>
          <w:szCs w:val="22"/>
        </w:rPr>
      </w:pPr>
      <w:ins w:id="112" w:author="Amy Byers" w:date="2015-04-08T11:41:00Z">
        <w:r w:rsidRPr="00B34611">
          <w:rPr>
            <w:rStyle w:val="Hyperlink"/>
          </w:rPr>
          <w:fldChar w:fldCharType="begin"/>
        </w:r>
        <w:r w:rsidRPr="00B34611">
          <w:rPr>
            <w:rStyle w:val="Hyperlink"/>
          </w:rPr>
          <w:instrText xml:space="preserve"> </w:instrText>
        </w:r>
        <w:r>
          <w:instrText>HYPERLINK \l "_Toc416256633"</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10.</w:t>
        </w:r>
        <w:r>
          <w:rPr>
            <w:rFonts w:eastAsiaTheme="minorEastAsia" w:cstheme="minorBidi"/>
            <w:b w:val="0"/>
            <w:bCs w:val="0"/>
            <w:sz w:val="22"/>
            <w:szCs w:val="22"/>
          </w:rPr>
          <w:tab/>
        </w:r>
        <w:r w:rsidRPr="00B34611">
          <w:rPr>
            <w:rStyle w:val="Hyperlink"/>
          </w:rPr>
          <w:t>Printing</w:t>
        </w:r>
        <w:r>
          <w:rPr>
            <w:webHidden/>
          </w:rPr>
          <w:tab/>
        </w:r>
        <w:r>
          <w:rPr>
            <w:webHidden/>
          </w:rPr>
          <w:fldChar w:fldCharType="begin"/>
        </w:r>
        <w:r>
          <w:rPr>
            <w:webHidden/>
          </w:rPr>
          <w:instrText xml:space="preserve"> PAGEREF _Toc416256633 \h </w:instrText>
        </w:r>
        <w:r>
          <w:rPr>
            <w:webHidden/>
          </w:rPr>
        </w:r>
      </w:ins>
      <w:r>
        <w:rPr>
          <w:webHidden/>
        </w:rPr>
        <w:fldChar w:fldCharType="separate"/>
      </w:r>
      <w:ins w:id="113" w:author="Amy Byers" w:date="2015-04-08T11:41:00Z">
        <w:r>
          <w:rPr>
            <w:webHidden/>
          </w:rPr>
          <w:t>23</w:t>
        </w:r>
        <w:r>
          <w:rPr>
            <w:webHidden/>
          </w:rPr>
          <w:fldChar w:fldCharType="end"/>
        </w:r>
        <w:r w:rsidRPr="00B34611">
          <w:rPr>
            <w:rStyle w:val="Hyperlink"/>
          </w:rPr>
          <w:fldChar w:fldCharType="end"/>
        </w:r>
      </w:ins>
    </w:p>
    <w:p w14:paraId="30B70C4A" w14:textId="77777777" w:rsidR="00BC2773" w:rsidRDefault="00BC2773">
      <w:pPr>
        <w:pStyle w:val="TOC2"/>
        <w:rPr>
          <w:ins w:id="114" w:author="Amy Byers" w:date="2015-04-08T11:41:00Z"/>
          <w:rFonts w:eastAsiaTheme="minorEastAsia" w:cstheme="minorBidi"/>
          <w:i w:val="0"/>
          <w:iCs w:val="0"/>
          <w:sz w:val="22"/>
          <w:szCs w:val="22"/>
        </w:rPr>
      </w:pPr>
      <w:ins w:id="115" w:author="Amy Byers" w:date="2015-04-08T11:41:00Z">
        <w:r w:rsidRPr="00B34611">
          <w:rPr>
            <w:rStyle w:val="Hyperlink"/>
          </w:rPr>
          <w:fldChar w:fldCharType="begin"/>
        </w:r>
        <w:r w:rsidRPr="00B34611">
          <w:rPr>
            <w:rStyle w:val="Hyperlink"/>
          </w:rPr>
          <w:instrText xml:space="preserve"> </w:instrText>
        </w:r>
        <w:r>
          <w:instrText>HYPERLINK \l "_Toc416256634"</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10.1</w:t>
        </w:r>
        <w:r>
          <w:rPr>
            <w:rFonts w:eastAsiaTheme="minorEastAsia" w:cstheme="minorBidi"/>
            <w:i w:val="0"/>
            <w:iCs w:val="0"/>
            <w:sz w:val="22"/>
            <w:szCs w:val="22"/>
          </w:rPr>
          <w:tab/>
        </w:r>
        <w:r w:rsidRPr="00B34611">
          <w:rPr>
            <w:rStyle w:val="Hyperlink"/>
          </w:rPr>
          <w:t>Receipt Changes</w:t>
        </w:r>
        <w:r>
          <w:rPr>
            <w:webHidden/>
          </w:rPr>
          <w:tab/>
        </w:r>
        <w:r>
          <w:rPr>
            <w:webHidden/>
          </w:rPr>
          <w:fldChar w:fldCharType="begin"/>
        </w:r>
        <w:r>
          <w:rPr>
            <w:webHidden/>
          </w:rPr>
          <w:instrText xml:space="preserve"> PAGEREF _Toc416256634 \h </w:instrText>
        </w:r>
        <w:r>
          <w:rPr>
            <w:webHidden/>
          </w:rPr>
        </w:r>
      </w:ins>
      <w:r>
        <w:rPr>
          <w:webHidden/>
        </w:rPr>
        <w:fldChar w:fldCharType="separate"/>
      </w:r>
      <w:ins w:id="116" w:author="Amy Byers" w:date="2015-04-08T11:41:00Z">
        <w:r>
          <w:rPr>
            <w:webHidden/>
          </w:rPr>
          <w:t>23</w:t>
        </w:r>
        <w:r>
          <w:rPr>
            <w:webHidden/>
          </w:rPr>
          <w:fldChar w:fldCharType="end"/>
        </w:r>
        <w:r w:rsidRPr="00B34611">
          <w:rPr>
            <w:rStyle w:val="Hyperlink"/>
          </w:rPr>
          <w:fldChar w:fldCharType="end"/>
        </w:r>
      </w:ins>
    </w:p>
    <w:p w14:paraId="795F4886" w14:textId="77777777" w:rsidR="00BC2773" w:rsidRDefault="00BC2773">
      <w:pPr>
        <w:pStyle w:val="TOC1"/>
        <w:rPr>
          <w:ins w:id="117" w:author="Amy Byers" w:date="2015-04-08T11:41:00Z"/>
          <w:rFonts w:eastAsiaTheme="minorEastAsia" w:cstheme="minorBidi"/>
          <w:b w:val="0"/>
          <w:bCs w:val="0"/>
          <w:sz w:val="22"/>
          <w:szCs w:val="22"/>
        </w:rPr>
      </w:pPr>
      <w:ins w:id="118" w:author="Amy Byers" w:date="2015-04-08T11:41:00Z">
        <w:r w:rsidRPr="00B34611">
          <w:rPr>
            <w:rStyle w:val="Hyperlink"/>
          </w:rPr>
          <w:fldChar w:fldCharType="begin"/>
        </w:r>
        <w:r w:rsidRPr="00B34611">
          <w:rPr>
            <w:rStyle w:val="Hyperlink"/>
          </w:rPr>
          <w:instrText xml:space="preserve"> </w:instrText>
        </w:r>
        <w:r>
          <w:instrText>HYPERLINK \l "_Toc416256635"</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11.</w:t>
        </w:r>
        <w:r>
          <w:rPr>
            <w:rFonts w:eastAsiaTheme="minorEastAsia" w:cstheme="minorBidi"/>
            <w:b w:val="0"/>
            <w:bCs w:val="0"/>
            <w:sz w:val="22"/>
            <w:szCs w:val="22"/>
          </w:rPr>
          <w:tab/>
        </w:r>
        <w:r w:rsidRPr="00B34611">
          <w:rPr>
            <w:rStyle w:val="Hyperlink"/>
          </w:rPr>
          <w:t>Configurable Settings</w:t>
        </w:r>
        <w:r>
          <w:rPr>
            <w:webHidden/>
          </w:rPr>
          <w:tab/>
        </w:r>
        <w:r>
          <w:rPr>
            <w:webHidden/>
          </w:rPr>
          <w:fldChar w:fldCharType="begin"/>
        </w:r>
        <w:r>
          <w:rPr>
            <w:webHidden/>
          </w:rPr>
          <w:instrText xml:space="preserve"> PAGEREF _Toc416256635 \h </w:instrText>
        </w:r>
        <w:r>
          <w:rPr>
            <w:webHidden/>
          </w:rPr>
        </w:r>
      </w:ins>
      <w:r>
        <w:rPr>
          <w:webHidden/>
        </w:rPr>
        <w:fldChar w:fldCharType="separate"/>
      </w:r>
      <w:ins w:id="119" w:author="Amy Byers" w:date="2015-04-08T11:41:00Z">
        <w:r>
          <w:rPr>
            <w:webHidden/>
          </w:rPr>
          <w:t>23</w:t>
        </w:r>
        <w:r>
          <w:rPr>
            <w:webHidden/>
          </w:rPr>
          <w:fldChar w:fldCharType="end"/>
        </w:r>
        <w:r w:rsidRPr="00B34611">
          <w:rPr>
            <w:rStyle w:val="Hyperlink"/>
          </w:rPr>
          <w:fldChar w:fldCharType="end"/>
        </w:r>
      </w:ins>
    </w:p>
    <w:p w14:paraId="576E2E1F" w14:textId="77777777" w:rsidR="00BC2773" w:rsidRDefault="00BC2773">
      <w:pPr>
        <w:pStyle w:val="TOC1"/>
        <w:rPr>
          <w:ins w:id="120" w:author="Amy Byers" w:date="2015-04-08T11:41:00Z"/>
          <w:rFonts w:eastAsiaTheme="minorEastAsia" w:cstheme="minorBidi"/>
          <w:b w:val="0"/>
          <w:bCs w:val="0"/>
          <w:sz w:val="22"/>
          <w:szCs w:val="22"/>
        </w:rPr>
      </w:pPr>
      <w:ins w:id="121" w:author="Amy Byers" w:date="2015-04-08T11:41:00Z">
        <w:r w:rsidRPr="00B34611">
          <w:rPr>
            <w:rStyle w:val="Hyperlink"/>
          </w:rPr>
          <w:fldChar w:fldCharType="begin"/>
        </w:r>
        <w:r w:rsidRPr="00B34611">
          <w:rPr>
            <w:rStyle w:val="Hyperlink"/>
          </w:rPr>
          <w:instrText xml:space="preserve"> </w:instrText>
        </w:r>
        <w:r>
          <w:instrText>HYPERLINK \l "_Toc416256636"</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12.</w:t>
        </w:r>
        <w:r>
          <w:rPr>
            <w:rFonts w:eastAsiaTheme="minorEastAsia" w:cstheme="minorBidi"/>
            <w:b w:val="0"/>
            <w:bCs w:val="0"/>
            <w:sz w:val="22"/>
            <w:szCs w:val="22"/>
          </w:rPr>
          <w:tab/>
        </w:r>
        <w:r w:rsidRPr="00B34611">
          <w:rPr>
            <w:rStyle w:val="Hyperlink"/>
          </w:rPr>
          <w:t>Logging Changes</w:t>
        </w:r>
        <w:r>
          <w:rPr>
            <w:webHidden/>
          </w:rPr>
          <w:tab/>
        </w:r>
        <w:r>
          <w:rPr>
            <w:webHidden/>
          </w:rPr>
          <w:fldChar w:fldCharType="begin"/>
        </w:r>
        <w:r>
          <w:rPr>
            <w:webHidden/>
          </w:rPr>
          <w:instrText xml:space="preserve"> PAGEREF _Toc416256636 \h </w:instrText>
        </w:r>
        <w:r>
          <w:rPr>
            <w:webHidden/>
          </w:rPr>
        </w:r>
      </w:ins>
      <w:r>
        <w:rPr>
          <w:webHidden/>
        </w:rPr>
        <w:fldChar w:fldCharType="separate"/>
      </w:r>
      <w:ins w:id="122" w:author="Amy Byers" w:date="2015-04-08T11:41:00Z">
        <w:r>
          <w:rPr>
            <w:webHidden/>
          </w:rPr>
          <w:t>23</w:t>
        </w:r>
        <w:r>
          <w:rPr>
            <w:webHidden/>
          </w:rPr>
          <w:fldChar w:fldCharType="end"/>
        </w:r>
        <w:r w:rsidRPr="00B34611">
          <w:rPr>
            <w:rStyle w:val="Hyperlink"/>
          </w:rPr>
          <w:fldChar w:fldCharType="end"/>
        </w:r>
      </w:ins>
    </w:p>
    <w:p w14:paraId="38EC3567" w14:textId="77777777" w:rsidR="00BC2773" w:rsidRDefault="00BC2773">
      <w:pPr>
        <w:pStyle w:val="TOC2"/>
        <w:rPr>
          <w:ins w:id="123" w:author="Amy Byers" w:date="2015-04-08T11:41:00Z"/>
          <w:rFonts w:eastAsiaTheme="minorEastAsia" w:cstheme="minorBidi"/>
          <w:i w:val="0"/>
          <w:iCs w:val="0"/>
          <w:sz w:val="22"/>
          <w:szCs w:val="22"/>
        </w:rPr>
      </w:pPr>
      <w:ins w:id="124" w:author="Amy Byers" w:date="2015-04-08T11:41:00Z">
        <w:r w:rsidRPr="00B34611">
          <w:rPr>
            <w:rStyle w:val="Hyperlink"/>
          </w:rPr>
          <w:lastRenderedPageBreak/>
          <w:fldChar w:fldCharType="begin"/>
        </w:r>
        <w:r w:rsidRPr="00B34611">
          <w:rPr>
            <w:rStyle w:val="Hyperlink"/>
          </w:rPr>
          <w:instrText xml:space="preserve"> </w:instrText>
        </w:r>
        <w:r>
          <w:instrText>HYPERLINK \l "_Toc416256637"</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12.1</w:t>
        </w:r>
        <w:r>
          <w:rPr>
            <w:rFonts w:eastAsiaTheme="minorEastAsia" w:cstheme="minorBidi"/>
            <w:i w:val="0"/>
            <w:iCs w:val="0"/>
            <w:sz w:val="22"/>
            <w:szCs w:val="22"/>
          </w:rPr>
          <w:tab/>
        </w:r>
        <w:r w:rsidRPr="00B34611">
          <w:rPr>
            <w:rStyle w:val="Hyperlink"/>
          </w:rPr>
          <w:t>Data Output</w:t>
        </w:r>
        <w:r>
          <w:rPr>
            <w:webHidden/>
          </w:rPr>
          <w:tab/>
        </w:r>
        <w:r>
          <w:rPr>
            <w:webHidden/>
          </w:rPr>
          <w:fldChar w:fldCharType="begin"/>
        </w:r>
        <w:r>
          <w:rPr>
            <w:webHidden/>
          </w:rPr>
          <w:instrText xml:space="preserve"> PAGEREF _Toc416256637 \h </w:instrText>
        </w:r>
        <w:r>
          <w:rPr>
            <w:webHidden/>
          </w:rPr>
        </w:r>
      </w:ins>
      <w:r>
        <w:rPr>
          <w:webHidden/>
        </w:rPr>
        <w:fldChar w:fldCharType="separate"/>
      </w:r>
      <w:ins w:id="125" w:author="Amy Byers" w:date="2015-04-08T11:41:00Z">
        <w:r>
          <w:rPr>
            <w:webHidden/>
          </w:rPr>
          <w:t>23</w:t>
        </w:r>
        <w:r>
          <w:rPr>
            <w:webHidden/>
          </w:rPr>
          <w:fldChar w:fldCharType="end"/>
        </w:r>
        <w:r w:rsidRPr="00B34611">
          <w:rPr>
            <w:rStyle w:val="Hyperlink"/>
          </w:rPr>
          <w:fldChar w:fldCharType="end"/>
        </w:r>
      </w:ins>
    </w:p>
    <w:p w14:paraId="58C97799" w14:textId="77777777" w:rsidR="00BC2773" w:rsidRDefault="00BC2773">
      <w:pPr>
        <w:pStyle w:val="TOC1"/>
        <w:rPr>
          <w:ins w:id="126" w:author="Amy Byers" w:date="2015-04-08T11:41:00Z"/>
          <w:rFonts w:eastAsiaTheme="minorEastAsia" w:cstheme="minorBidi"/>
          <w:b w:val="0"/>
          <w:bCs w:val="0"/>
          <w:sz w:val="22"/>
          <w:szCs w:val="22"/>
        </w:rPr>
      </w:pPr>
      <w:ins w:id="127" w:author="Amy Byers" w:date="2015-04-08T11:41:00Z">
        <w:r w:rsidRPr="00B34611">
          <w:rPr>
            <w:rStyle w:val="Hyperlink"/>
          </w:rPr>
          <w:fldChar w:fldCharType="begin"/>
        </w:r>
        <w:r w:rsidRPr="00B34611">
          <w:rPr>
            <w:rStyle w:val="Hyperlink"/>
          </w:rPr>
          <w:instrText xml:space="preserve"> </w:instrText>
        </w:r>
        <w:r>
          <w:instrText>HYPERLINK \l "_Toc416256638"</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13.</w:t>
        </w:r>
        <w:r>
          <w:rPr>
            <w:rFonts w:eastAsiaTheme="minorEastAsia" w:cstheme="minorBidi"/>
            <w:b w:val="0"/>
            <w:bCs w:val="0"/>
            <w:sz w:val="22"/>
            <w:szCs w:val="22"/>
          </w:rPr>
          <w:tab/>
        </w:r>
        <w:r w:rsidRPr="00B34611">
          <w:rPr>
            <w:rStyle w:val="Hyperlink"/>
          </w:rPr>
          <w:t>Interface</w:t>
        </w:r>
        <w:r>
          <w:rPr>
            <w:webHidden/>
          </w:rPr>
          <w:tab/>
        </w:r>
        <w:r>
          <w:rPr>
            <w:webHidden/>
          </w:rPr>
          <w:fldChar w:fldCharType="begin"/>
        </w:r>
        <w:r>
          <w:rPr>
            <w:webHidden/>
          </w:rPr>
          <w:instrText xml:space="preserve"> PAGEREF _Toc416256638 \h </w:instrText>
        </w:r>
        <w:r>
          <w:rPr>
            <w:webHidden/>
          </w:rPr>
        </w:r>
      </w:ins>
      <w:r>
        <w:rPr>
          <w:webHidden/>
        </w:rPr>
        <w:fldChar w:fldCharType="separate"/>
      </w:r>
      <w:ins w:id="128" w:author="Amy Byers" w:date="2015-04-08T11:41:00Z">
        <w:r>
          <w:rPr>
            <w:webHidden/>
          </w:rPr>
          <w:t>23</w:t>
        </w:r>
        <w:r>
          <w:rPr>
            <w:webHidden/>
          </w:rPr>
          <w:fldChar w:fldCharType="end"/>
        </w:r>
        <w:r w:rsidRPr="00B34611">
          <w:rPr>
            <w:rStyle w:val="Hyperlink"/>
          </w:rPr>
          <w:fldChar w:fldCharType="end"/>
        </w:r>
      </w:ins>
    </w:p>
    <w:p w14:paraId="43FE17DA" w14:textId="77777777" w:rsidR="00BC2773" w:rsidRDefault="00BC2773">
      <w:pPr>
        <w:pStyle w:val="TOC1"/>
        <w:rPr>
          <w:ins w:id="129" w:author="Amy Byers" w:date="2015-04-08T11:41:00Z"/>
          <w:rFonts w:eastAsiaTheme="minorEastAsia" w:cstheme="minorBidi"/>
          <w:b w:val="0"/>
          <w:bCs w:val="0"/>
          <w:sz w:val="22"/>
          <w:szCs w:val="22"/>
        </w:rPr>
      </w:pPr>
      <w:ins w:id="130" w:author="Amy Byers" w:date="2015-04-08T11:41:00Z">
        <w:r w:rsidRPr="00B34611">
          <w:rPr>
            <w:rStyle w:val="Hyperlink"/>
          </w:rPr>
          <w:fldChar w:fldCharType="begin"/>
        </w:r>
        <w:r w:rsidRPr="00B34611">
          <w:rPr>
            <w:rStyle w:val="Hyperlink"/>
          </w:rPr>
          <w:instrText xml:space="preserve"> </w:instrText>
        </w:r>
        <w:r>
          <w:instrText>HYPERLINK \l "_Toc416256639"</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14.</w:t>
        </w:r>
        <w:r>
          <w:rPr>
            <w:rFonts w:eastAsiaTheme="minorEastAsia" w:cstheme="minorBidi"/>
            <w:b w:val="0"/>
            <w:bCs w:val="0"/>
            <w:sz w:val="22"/>
            <w:szCs w:val="22"/>
          </w:rPr>
          <w:tab/>
        </w:r>
        <w:r w:rsidRPr="00B34611">
          <w:rPr>
            <w:rStyle w:val="Hyperlink"/>
          </w:rPr>
          <w:t>Out Of Scope</w:t>
        </w:r>
        <w:r>
          <w:rPr>
            <w:webHidden/>
          </w:rPr>
          <w:tab/>
        </w:r>
        <w:r>
          <w:rPr>
            <w:webHidden/>
          </w:rPr>
          <w:fldChar w:fldCharType="begin"/>
        </w:r>
        <w:r>
          <w:rPr>
            <w:webHidden/>
          </w:rPr>
          <w:instrText xml:space="preserve"> PAGEREF _Toc416256639 \h </w:instrText>
        </w:r>
        <w:r>
          <w:rPr>
            <w:webHidden/>
          </w:rPr>
        </w:r>
      </w:ins>
      <w:r>
        <w:rPr>
          <w:webHidden/>
        </w:rPr>
        <w:fldChar w:fldCharType="separate"/>
      </w:r>
      <w:ins w:id="131" w:author="Amy Byers" w:date="2015-04-08T11:41:00Z">
        <w:r>
          <w:rPr>
            <w:webHidden/>
          </w:rPr>
          <w:t>23</w:t>
        </w:r>
        <w:r>
          <w:rPr>
            <w:webHidden/>
          </w:rPr>
          <w:fldChar w:fldCharType="end"/>
        </w:r>
        <w:r w:rsidRPr="00B34611">
          <w:rPr>
            <w:rStyle w:val="Hyperlink"/>
          </w:rPr>
          <w:fldChar w:fldCharType="end"/>
        </w:r>
      </w:ins>
    </w:p>
    <w:p w14:paraId="05E5D5EC" w14:textId="77777777" w:rsidR="00BC2773" w:rsidRDefault="00BC2773">
      <w:pPr>
        <w:pStyle w:val="TOC1"/>
        <w:rPr>
          <w:ins w:id="132" w:author="Amy Byers" w:date="2015-04-08T11:41:00Z"/>
          <w:rFonts w:eastAsiaTheme="minorEastAsia" w:cstheme="minorBidi"/>
          <w:b w:val="0"/>
          <w:bCs w:val="0"/>
          <w:sz w:val="22"/>
          <w:szCs w:val="22"/>
        </w:rPr>
      </w:pPr>
      <w:ins w:id="133" w:author="Amy Byers" w:date="2015-04-08T11:41:00Z">
        <w:r w:rsidRPr="00B34611">
          <w:rPr>
            <w:rStyle w:val="Hyperlink"/>
          </w:rPr>
          <w:fldChar w:fldCharType="begin"/>
        </w:r>
        <w:r w:rsidRPr="00B34611">
          <w:rPr>
            <w:rStyle w:val="Hyperlink"/>
          </w:rPr>
          <w:instrText xml:space="preserve"> </w:instrText>
        </w:r>
        <w:r>
          <w:instrText>HYPERLINK \l "_Toc416256640"</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15.</w:t>
        </w:r>
        <w:r>
          <w:rPr>
            <w:rFonts w:eastAsiaTheme="minorEastAsia" w:cstheme="minorBidi"/>
            <w:b w:val="0"/>
            <w:bCs w:val="0"/>
            <w:sz w:val="22"/>
            <w:szCs w:val="22"/>
          </w:rPr>
          <w:tab/>
        </w:r>
        <w:r w:rsidRPr="00B34611">
          <w:rPr>
            <w:rStyle w:val="Hyperlink"/>
          </w:rPr>
          <w:t>Business Sign Off</w:t>
        </w:r>
        <w:r>
          <w:rPr>
            <w:webHidden/>
          </w:rPr>
          <w:tab/>
        </w:r>
        <w:r>
          <w:rPr>
            <w:webHidden/>
          </w:rPr>
          <w:fldChar w:fldCharType="begin"/>
        </w:r>
        <w:r>
          <w:rPr>
            <w:webHidden/>
          </w:rPr>
          <w:instrText xml:space="preserve"> PAGEREF _Toc416256640 \h </w:instrText>
        </w:r>
        <w:r>
          <w:rPr>
            <w:webHidden/>
          </w:rPr>
        </w:r>
      </w:ins>
      <w:r>
        <w:rPr>
          <w:webHidden/>
        </w:rPr>
        <w:fldChar w:fldCharType="separate"/>
      </w:r>
      <w:ins w:id="134" w:author="Amy Byers" w:date="2015-04-08T11:41:00Z">
        <w:r>
          <w:rPr>
            <w:webHidden/>
          </w:rPr>
          <w:t>24</w:t>
        </w:r>
        <w:r>
          <w:rPr>
            <w:webHidden/>
          </w:rPr>
          <w:fldChar w:fldCharType="end"/>
        </w:r>
        <w:r w:rsidRPr="00B34611">
          <w:rPr>
            <w:rStyle w:val="Hyperlink"/>
          </w:rPr>
          <w:fldChar w:fldCharType="end"/>
        </w:r>
      </w:ins>
    </w:p>
    <w:p w14:paraId="5D4C7C66" w14:textId="77777777" w:rsidR="00BC2773" w:rsidRDefault="00BC2773">
      <w:pPr>
        <w:pStyle w:val="TOC1"/>
        <w:rPr>
          <w:ins w:id="135" w:author="Amy Byers" w:date="2015-04-08T11:41:00Z"/>
          <w:rFonts w:eastAsiaTheme="minorEastAsia" w:cstheme="minorBidi"/>
          <w:b w:val="0"/>
          <w:bCs w:val="0"/>
          <w:sz w:val="22"/>
          <w:szCs w:val="22"/>
        </w:rPr>
      </w:pPr>
      <w:ins w:id="136" w:author="Amy Byers" w:date="2015-04-08T11:41:00Z">
        <w:r w:rsidRPr="00B34611">
          <w:rPr>
            <w:rStyle w:val="Hyperlink"/>
          </w:rPr>
          <w:fldChar w:fldCharType="begin"/>
        </w:r>
        <w:r w:rsidRPr="00B34611">
          <w:rPr>
            <w:rStyle w:val="Hyperlink"/>
          </w:rPr>
          <w:instrText xml:space="preserve"> </w:instrText>
        </w:r>
        <w:r>
          <w:instrText>HYPERLINK \l "_Toc416256641"</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16.</w:t>
        </w:r>
        <w:r>
          <w:rPr>
            <w:rFonts w:eastAsiaTheme="minorEastAsia" w:cstheme="minorBidi"/>
            <w:b w:val="0"/>
            <w:bCs w:val="0"/>
            <w:sz w:val="22"/>
            <w:szCs w:val="22"/>
          </w:rPr>
          <w:tab/>
        </w:r>
        <w:r w:rsidRPr="00B34611">
          <w:rPr>
            <w:rStyle w:val="Hyperlink"/>
          </w:rPr>
          <w:t>Technical Sign Off</w:t>
        </w:r>
        <w:r>
          <w:rPr>
            <w:webHidden/>
          </w:rPr>
          <w:tab/>
        </w:r>
        <w:r>
          <w:rPr>
            <w:webHidden/>
          </w:rPr>
          <w:fldChar w:fldCharType="begin"/>
        </w:r>
        <w:r>
          <w:rPr>
            <w:webHidden/>
          </w:rPr>
          <w:instrText xml:space="preserve"> PAGEREF _Toc416256641 \h </w:instrText>
        </w:r>
        <w:r>
          <w:rPr>
            <w:webHidden/>
          </w:rPr>
        </w:r>
      </w:ins>
      <w:r>
        <w:rPr>
          <w:webHidden/>
        </w:rPr>
        <w:fldChar w:fldCharType="separate"/>
      </w:r>
      <w:ins w:id="137" w:author="Amy Byers" w:date="2015-04-08T11:41:00Z">
        <w:r>
          <w:rPr>
            <w:webHidden/>
          </w:rPr>
          <w:t>24</w:t>
        </w:r>
        <w:r>
          <w:rPr>
            <w:webHidden/>
          </w:rPr>
          <w:fldChar w:fldCharType="end"/>
        </w:r>
        <w:r w:rsidRPr="00B34611">
          <w:rPr>
            <w:rStyle w:val="Hyperlink"/>
          </w:rPr>
          <w:fldChar w:fldCharType="end"/>
        </w:r>
      </w:ins>
    </w:p>
    <w:p w14:paraId="5A4D41B3" w14:textId="77777777" w:rsidR="00BC2773" w:rsidRDefault="00BC2773">
      <w:pPr>
        <w:pStyle w:val="TOC1"/>
        <w:rPr>
          <w:ins w:id="138" w:author="Amy Byers" w:date="2015-04-08T11:41:00Z"/>
          <w:rFonts w:eastAsiaTheme="minorEastAsia" w:cstheme="minorBidi"/>
          <w:b w:val="0"/>
          <w:bCs w:val="0"/>
          <w:sz w:val="22"/>
          <w:szCs w:val="22"/>
        </w:rPr>
      </w:pPr>
      <w:ins w:id="139" w:author="Amy Byers" w:date="2015-04-08T11:41:00Z">
        <w:r w:rsidRPr="00B34611">
          <w:rPr>
            <w:rStyle w:val="Hyperlink"/>
          </w:rPr>
          <w:fldChar w:fldCharType="begin"/>
        </w:r>
        <w:r w:rsidRPr="00B34611">
          <w:rPr>
            <w:rStyle w:val="Hyperlink"/>
          </w:rPr>
          <w:instrText xml:space="preserve"> </w:instrText>
        </w:r>
        <w:r>
          <w:instrText>HYPERLINK \l "_Toc416256642"</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17.</w:t>
        </w:r>
        <w:r>
          <w:rPr>
            <w:rFonts w:eastAsiaTheme="minorEastAsia" w:cstheme="minorBidi"/>
            <w:b w:val="0"/>
            <w:bCs w:val="0"/>
            <w:sz w:val="22"/>
            <w:szCs w:val="22"/>
          </w:rPr>
          <w:tab/>
        </w:r>
        <w:r w:rsidRPr="00B34611">
          <w:rPr>
            <w:rStyle w:val="Hyperlink"/>
          </w:rPr>
          <w:t>Technical Review</w:t>
        </w:r>
        <w:r>
          <w:rPr>
            <w:webHidden/>
          </w:rPr>
          <w:tab/>
        </w:r>
        <w:r>
          <w:rPr>
            <w:webHidden/>
          </w:rPr>
          <w:fldChar w:fldCharType="begin"/>
        </w:r>
        <w:r>
          <w:rPr>
            <w:webHidden/>
          </w:rPr>
          <w:instrText xml:space="preserve"> PAGEREF _Toc416256642 \h </w:instrText>
        </w:r>
        <w:r>
          <w:rPr>
            <w:webHidden/>
          </w:rPr>
        </w:r>
      </w:ins>
      <w:r>
        <w:rPr>
          <w:webHidden/>
        </w:rPr>
        <w:fldChar w:fldCharType="separate"/>
      </w:r>
      <w:ins w:id="140" w:author="Amy Byers" w:date="2015-04-08T11:41:00Z">
        <w:r>
          <w:rPr>
            <w:webHidden/>
          </w:rPr>
          <w:t>24</w:t>
        </w:r>
        <w:r>
          <w:rPr>
            <w:webHidden/>
          </w:rPr>
          <w:fldChar w:fldCharType="end"/>
        </w:r>
        <w:r w:rsidRPr="00B34611">
          <w:rPr>
            <w:rStyle w:val="Hyperlink"/>
          </w:rPr>
          <w:fldChar w:fldCharType="end"/>
        </w:r>
      </w:ins>
    </w:p>
    <w:p w14:paraId="60DE5867" w14:textId="77777777" w:rsidR="00BC2773" w:rsidRDefault="00BC2773">
      <w:pPr>
        <w:pStyle w:val="TOC1"/>
        <w:rPr>
          <w:ins w:id="141" w:author="Amy Byers" w:date="2015-04-08T11:41:00Z"/>
          <w:rFonts w:eastAsiaTheme="minorEastAsia" w:cstheme="minorBidi"/>
          <w:b w:val="0"/>
          <w:bCs w:val="0"/>
          <w:sz w:val="22"/>
          <w:szCs w:val="22"/>
        </w:rPr>
      </w:pPr>
      <w:ins w:id="142" w:author="Amy Byers" w:date="2015-04-08T11:41:00Z">
        <w:r w:rsidRPr="00B34611">
          <w:rPr>
            <w:rStyle w:val="Hyperlink"/>
          </w:rPr>
          <w:fldChar w:fldCharType="begin"/>
        </w:r>
        <w:r w:rsidRPr="00B34611">
          <w:rPr>
            <w:rStyle w:val="Hyperlink"/>
          </w:rPr>
          <w:instrText xml:space="preserve"> </w:instrText>
        </w:r>
        <w:r>
          <w:instrText>HYPERLINK \l "_Toc416256643"</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18.</w:t>
        </w:r>
        <w:r>
          <w:rPr>
            <w:rFonts w:eastAsiaTheme="minorEastAsia" w:cstheme="minorBidi"/>
            <w:b w:val="0"/>
            <w:bCs w:val="0"/>
            <w:sz w:val="22"/>
            <w:szCs w:val="22"/>
          </w:rPr>
          <w:tab/>
        </w:r>
        <w:r w:rsidRPr="00B34611">
          <w:rPr>
            <w:rStyle w:val="Hyperlink"/>
          </w:rPr>
          <w:t>Technical Inform</w:t>
        </w:r>
        <w:r>
          <w:rPr>
            <w:webHidden/>
          </w:rPr>
          <w:tab/>
        </w:r>
        <w:r>
          <w:rPr>
            <w:webHidden/>
          </w:rPr>
          <w:fldChar w:fldCharType="begin"/>
        </w:r>
        <w:r>
          <w:rPr>
            <w:webHidden/>
          </w:rPr>
          <w:instrText xml:space="preserve"> PAGEREF _Toc416256643 \h </w:instrText>
        </w:r>
        <w:r>
          <w:rPr>
            <w:webHidden/>
          </w:rPr>
        </w:r>
      </w:ins>
      <w:r>
        <w:rPr>
          <w:webHidden/>
        </w:rPr>
        <w:fldChar w:fldCharType="separate"/>
      </w:r>
      <w:ins w:id="143" w:author="Amy Byers" w:date="2015-04-08T11:41:00Z">
        <w:r>
          <w:rPr>
            <w:webHidden/>
          </w:rPr>
          <w:t>24</w:t>
        </w:r>
        <w:r>
          <w:rPr>
            <w:webHidden/>
          </w:rPr>
          <w:fldChar w:fldCharType="end"/>
        </w:r>
        <w:r w:rsidRPr="00B34611">
          <w:rPr>
            <w:rStyle w:val="Hyperlink"/>
          </w:rPr>
          <w:fldChar w:fldCharType="end"/>
        </w:r>
      </w:ins>
    </w:p>
    <w:p w14:paraId="4CF2423B" w14:textId="77777777" w:rsidR="00BC2773" w:rsidRDefault="00BC2773">
      <w:pPr>
        <w:pStyle w:val="TOC1"/>
        <w:rPr>
          <w:ins w:id="144" w:author="Amy Byers" w:date="2015-04-08T11:41:00Z"/>
          <w:rFonts w:eastAsiaTheme="minorEastAsia" w:cstheme="minorBidi"/>
          <w:b w:val="0"/>
          <w:bCs w:val="0"/>
          <w:sz w:val="22"/>
          <w:szCs w:val="22"/>
        </w:rPr>
      </w:pPr>
      <w:ins w:id="145" w:author="Amy Byers" w:date="2015-04-08T11:41:00Z">
        <w:r w:rsidRPr="00B34611">
          <w:rPr>
            <w:rStyle w:val="Hyperlink"/>
          </w:rPr>
          <w:fldChar w:fldCharType="begin"/>
        </w:r>
        <w:r w:rsidRPr="00B34611">
          <w:rPr>
            <w:rStyle w:val="Hyperlink"/>
          </w:rPr>
          <w:instrText xml:space="preserve"> </w:instrText>
        </w:r>
        <w:r>
          <w:instrText>HYPERLINK \l "_Toc416256644"</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19.</w:t>
        </w:r>
        <w:r>
          <w:rPr>
            <w:rFonts w:eastAsiaTheme="minorEastAsia" w:cstheme="minorBidi"/>
            <w:b w:val="0"/>
            <w:bCs w:val="0"/>
            <w:sz w:val="22"/>
            <w:szCs w:val="22"/>
          </w:rPr>
          <w:tab/>
        </w:r>
        <w:r w:rsidRPr="00B34611">
          <w:rPr>
            <w:rStyle w:val="Hyperlink"/>
          </w:rPr>
          <w:t>Revision History</w:t>
        </w:r>
        <w:r>
          <w:rPr>
            <w:webHidden/>
          </w:rPr>
          <w:tab/>
        </w:r>
        <w:r>
          <w:rPr>
            <w:webHidden/>
          </w:rPr>
          <w:fldChar w:fldCharType="begin"/>
        </w:r>
        <w:r>
          <w:rPr>
            <w:webHidden/>
          </w:rPr>
          <w:instrText xml:space="preserve"> PAGEREF _Toc416256644 \h </w:instrText>
        </w:r>
        <w:r>
          <w:rPr>
            <w:webHidden/>
          </w:rPr>
        </w:r>
      </w:ins>
      <w:r>
        <w:rPr>
          <w:webHidden/>
        </w:rPr>
        <w:fldChar w:fldCharType="separate"/>
      </w:r>
      <w:ins w:id="146" w:author="Amy Byers" w:date="2015-04-08T11:41:00Z">
        <w:r>
          <w:rPr>
            <w:webHidden/>
          </w:rPr>
          <w:t>25</w:t>
        </w:r>
        <w:r>
          <w:rPr>
            <w:webHidden/>
          </w:rPr>
          <w:fldChar w:fldCharType="end"/>
        </w:r>
        <w:r w:rsidRPr="00B34611">
          <w:rPr>
            <w:rStyle w:val="Hyperlink"/>
          </w:rPr>
          <w:fldChar w:fldCharType="end"/>
        </w:r>
      </w:ins>
    </w:p>
    <w:p w14:paraId="04E3B0F9" w14:textId="77777777" w:rsidR="00BC2773" w:rsidRDefault="00BC2773">
      <w:pPr>
        <w:pStyle w:val="TOC2"/>
        <w:rPr>
          <w:ins w:id="147" w:author="Amy Byers" w:date="2015-04-08T11:41:00Z"/>
          <w:rFonts w:eastAsiaTheme="minorEastAsia" w:cstheme="minorBidi"/>
          <w:i w:val="0"/>
          <w:iCs w:val="0"/>
          <w:sz w:val="22"/>
          <w:szCs w:val="22"/>
        </w:rPr>
      </w:pPr>
      <w:ins w:id="148" w:author="Amy Byers" w:date="2015-04-08T11:41:00Z">
        <w:r w:rsidRPr="00B34611">
          <w:rPr>
            <w:rStyle w:val="Hyperlink"/>
          </w:rPr>
          <w:fldChar w:fldCharType="begin"/>
        </w:r>
        <w:r w:rsidRPr="00B34611">
          <w:rPr>
            <w:rStyle w:val="Hyperlink"/>
          </w:rPr>
          <w:instrText xml:space="preserve"> </w:instrText>
        </w:r>
        <w:r>
          <w:instrText>HYPERLINK \l "_Toc416256645"</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19.1</w:t>
        </w:r>
        <w:r>
          <w:rPr>
            <w:rFonts w:eastAsiaTheme="minorEastAsia" w:cstheme="minorBidi"/>
            <w:i w:val="0"/>
            <w:iCs w:val="0"/>
            <w:sz w:val="22"/>
            <w:szCs w:val="22"/>
          </w:rPr>
          <w:tab/>
        </w:r>
        <w:r w:rsidRPr="00B34611">
          <w:rPr>
            <w:rStyle w:val="Hyperlink"/>
          </w:rPr>
          <w:t>Reviews</w:t>
        </w:r>
        <w:r>
          <w:rPr>
            <w:webHidden/>
          </w:rPr>
          <w:tab/>
        </w:r>
        <w:r>
          <w:rPr>
            <w:webHidden/>
          </w:rPr>
          <w:fldChar w:fldCharType="begin"/>
        </w:r>
        <w:r>
          <w:rPr>
            <w:webHidden/>
          </w:rPr>
          <w:instrText xml:space="preserve"> PAGEREF _Toc416256645 \h </w:instrText>
        </w:r>
        <w:r>
          <w:rPr>
            <w:webHidden/>
          </w:rPr>
        </w:r>
      </w:ins>
      <w:r>
        <w:rPr>
          <w:webHidden/>
        </w:rPr>
        <w:fldChar w:fldCharType="separate"/>
      </w:r>
      <w:ins w:id="149" w:author="Amy Byers" w:date="2015-04-08T11:41:00Z">
        <w:r>
          <w:rPr>
            <w:webHidden/>
          </w:rPr>
          <w:t>25</w:t>
        </w:r>
        <w:r>
          <w:rPr>
            <w:webHidden/>
          </w:rPr>
          <w:fldChar w:fldCharType="end"/>
        </w:r>
        <w:r w:rsidRPr="00B34611">
          <w:rPr>
            <w:rStyle w:val="Hyperlink"/>
          </w:rPr>
          <w:fldChar w:fldCharType="end"/>
        </w:r>
      </w:ins>
    </w:p>
    <w:p w14:paraId="2E08E446" w14:textId="77777777" w:rsidR="00BC2773" w:rsidRDefault="00BC2773">
      <w:pPr>
        <w:pStyle w:val="TOC2"/>
        <w:rPr>
          <w:ins w:id="150" w:author="Amy Byers" w:date="2015-04-08T11:41:00Z"/>
          <w:rFonts w:eastAsiaTheme="minorEastAsia" w:cstheme="minorBidi"/>
          <w:i w:val="0"/>
          <w:iCs w:val="0"/>
          <w:sz w:val="22"/>
          <w:szCs w:val="22"/>
        </w:rPr>
      </w:pPr>
      <w:ins w:id="151" w:author="Amy Byers" w:date="2015-04-08T11:41:00Z">
        <w:r w:rsidRPr="00B34611">
          <w:rPr>
            <w:rStyle w:val="Hyperlink"/>
          </w:rPr>
          <w:fldChar w:fldCharType="begin"/>
        </w:r>
        <w:r w:rsidRPr="00B34611">
          <w:rPr>
            <w:rStyle w:val="Hyperlink"/>
          </w:rPr>
          <w:instrText xml:space="preserve"> </w:instrText>
        </w:r>
        <w:r>
          <w:instrText>HYPERLINK \l "_Toc416256646"</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19.2</w:t>
        </w:r>
        <w:r>
          <w:rPr>
            <w:rFonts w:eastAsiaTheme="minorEastAsia" w:cstheme="minorBidi"/>
            <w:i w:val="0"/>
            <w:iCs w:val="0"/>
            <w:sz w:val="22"/>
            <w:szCs w:val="22"/>
          </w:rPr>
          <w:tab/>
        </w:r>
        <w:r w:rsidRPr="00B34611">
          <w:rPr>
            <w:rStyle w:val="Hyperlink"/>
          </w:rPr>
          <w:t>Revision History</w:t>
        </w:r>
        <w:r>
          <w:rPr>
            <w:webHidden/>
          </w:rPr>
          <w:tab/>
        </w:r>
        <w:r>
          <w:rPr>
            <w:webHidden/>
          </w:rPr>
          <w:fldChar w:fldCharType="begin"/>
        </w:r>
        <w:r>
          <w:rPr>
            <w:webHidden/>
          </w:rPr>
          <w:instrText xml:space="preserve"> PAGEREF _Toc416256646 \h </w:instrText>
        </w:r>
        <w:r>
          <w:rPr>
            <w:webHidden/>
          </w:rPr>
        </w:r>
      </w:ins>
      <w:r>
        <w:rPr>
          <w:webHidden/>
        </w:rPr>
        <w:fldChar w:fldCharType="separate"/>
      </w:r>
      <w:ins w:id="152" w:author="Amy Byers" w:date="2015-04-08T11:41:00Z">
        <w:r>
          <w:rPr>
            <w:webHidden/>
          </w:rPr>
          <w:t>25</w:t>
        </w:r>
        <w:r>
          <w:rPr>
            <w:webHidden/>
          </w:rPr>
          <w:fldChar w:fldCharType="end"/>
        </w:r>
        <w:r w:rsidRPr="00B34611">
          <w:rPr>
            <w:rStyle w:val="Hyperlink"/>
          </w:rPr>
          <w:fldChar w:fldCharType="end"/>
        </w:r>
      </w:ins>
    </w:p>
    <w:p w14:paraId="262A2487" w14:textId="77777777" w:rsidR="00BC2773" w:rsidRDefault="00BC2773">
      <w:pPr>
        <w:pStyle w:val="TOC1"/>
        <w:rPr>
          <w:ins w:id="153" w:author="Amy Byers" w:date="2015-04-08T11:41:00Z"/>
          <w:rFonts w:eastAsiaTheme="minorEastAsia" w:cstheme="minorBidi"/>
          <w:b w:val="0"/>
          <w:bCs w:val="0"/>
          <w:sz w:val="22"/>
          <w:szCs w:val="22"/>
        </w:rPr>
      </w:pPr>
      <w:ins w:id="154" w:author="Amy Byers" w:date="2015-04-08T11:41:00Z">
        <w:r w:rsidRPr="00B34611">
          <w:rPr>
            <w:rStyle w:val="Hyperlink"/>
          </w:rPr>
          <w:fldChar w:fldCharType="begin"/>
        </w:r>
        <w:r w:rsidRPr="00B34611">
          <w:rPr>
            <w:rStyle w:val="Hyperlink"/>
          </w:rPr>
          <w:instrText xml:space="preserve"> </w:instrText>
        </w:r>
        <w:r>
          <w:instrText>HYPERLINK \l "_Toc416256647"</w:instrText>
        </w:r>
        <w:r w:rsidRPr="00B34611">
          <w:rPr>
            <w:rStyle w:val="Hyperlink"/>
          </w:rPr>
          <w:instrText xml:space="preserve"> </w:instrText>
        </w:r>
        <w:r w:rsidRPr="00B34611">
          <w:rPr>
            <w:rStyle w:val="Hyperlink"/>
          </w:rPr>
        </w:r>
        <w:r w:rsidRPr="00B34611">
          <w:rPr>
            <w:rStyle w:val="Hyperlink"/>
          </w:rPr>
          <w:fldChar w:fldCharType="separate"/>
        </w:r>
        <w:r w:rsidRPr="00B34611">
          <w:rPr>
            <w:rStyle w:val="Hyperlink"/>
          </w:rPr>
          <w:t>20.</w:t>
        </w:r>
        <w:r>
          <w:rPr>
            <w:rFonts w:eastAsiaTheme="minorEastAsia" w:cstheme="minorBidi"/>
            <w:b w:val="0"/>
            <w:bCs w:val="0"/>
            <w:sz w:val="22"/>
            <w:szCs w:val="22"/>
          </w:rPr>
          <w:tab/>
        </w:r>
        <w:r w:rsidRPr="00B34611">
          <w:rPr>
            <w:rStyle w:val="Hyperlink"/>
          </w:rPr>
          <w:t>Referenced documentation</w:t>
        </w:r>
        <w:r>
          <w:rPr>
            <w:webHidden/>
          </w:rPr>
          <w:tab/>
        </w:r>
        <w:r>
          <w:rPr>
            <w:webHidden/>
          </w:rPr>
          <w:fldChar w:fldCharType="begin"/>
        </w:r>
        <w:r>
          <w:rPr>
            <w:webHidden/>
          </w:rPr>
          <w:instrText xml:space="preserve"> PAGEREF _Toc416256647 \h </w:instrText>
        </w:r>
        <w:r>
          <w:rPr>
            <w:webHidden/>
          </w:rPr>
        </w:r>
      </w:ins>
      <w:r>
        <w:rPr>
          <w:webHidden/>
        </w:rPr>
        <w:fldChar w:fldCharType="separate"/>
      </w:r>
      <w:ins w:id="155" w:author="Amy Byers" w:date="2015-04-08T11:41:00Z">
        <w:r>
          <w:rPr>
            <w:webHidden/>
          </w:rPr>
          <w:t>25</w:t>
        </w:r>
        <w:r>
          <w:rPr>
            <w:webHidden/>
          </w:rPr>
          <w:fldChar w:fldCharType="end"/>
        </w:r>
        <w:r w:rsidRPr="00B34611">
          <w:rPr>
            <w:rStyle w:val="Hyperlink"/>
          </w:rPr>
          <w:fldChar w:fldCharType="end"/>
        </w:r>
      </w:ins>
    </w:p>
    <w:p w14:paraId="02FFA370" w14:textId="77777777" w:rsidR="008033FE" w:rsidDel="00BC2773" w:rsidRDefault="008033FE">
      <w:pPr>
        <w:pStyle w:val="TOC1"/>
        <w:rPr>
          <w:del w:id="156" w:author="Amy Byers" w:date="2015-04-08T11:41:00Z"/>
          <w:rFonts w:eastAsiaTheme="minorEastAsia" w:cstheme="minorBidi"/>
          <w:b w:val="0"/>
          <w:bCs w:val="0"/>
          <w:sz w:val="22"/>
          <w:szCs w:val="22"/>
        </w:rPr>
      </w:pPr>
      <w:del w:id="157" w:author="Amy Byers" w:date="2015-04-08T11:41:00Z">
        <w:r w:rsidRPr="00BC2773" w:rsidDel="00BC2773">
          <w:delText>1.</w:delText>
        </w:r>
        <w:r w:rsidDel="00BC2773">
          <w:rPr>
            <w:rFonts w:eastAsiaTheme="minorEastAsia" w:cstheme="minorBidi"/>
            <w:b w:val="0"/>
            <w:bCs w:val="0"/>
            <w:sz w:val="22"/>
            <w:szCs w:val="22"/>
          </w:rPr>
          <w:tab/>
        </w:r>
        <w:r w:rsidRPr="00BC2773" w:rsidDel="00BC2773">
          <w:delText>Feature Specification Overview</w:delText>
        </w:r>
        <w:r w:rsidDel="00BC2773">
          <w:rPr>
            <w:webHidden/>
          </w:rPr>
          <w:tab/>
          <w:delText>3</w:delText>
        </w:r>
      </w:del>
    </w:p>
    <w:p w14:paraId="242DBBB5" w14:textId="77777777" w:rsidR="008033FE" w:rsidDel="00BC2773" w:rsidRDefault="008033FE">
      <w:pPr>
        <w:pStyle w:val="TOC2"/>
        <w:rPr>
          <w:del w:id="158" w:author="Amy Byers" w:date="2015-04-08T11:41:00Z"/>
          <w:rFonts w:eastAsiaTheme="minorEastAsia" w:cstheme="minorBidi"/>
          <w:i w:val="0"/>
          <w:iCs w:val="0"/>
          <w:sz w:val="22"/>
          <w:szCs w:val="22"/>
        </w:rPr>
      </w:pPr>
      <w:del w:id="159" w:author="Amy Byers" w:date="2015-04-08T11:41:00Z">
        <w:r w:rsidRPr="00BC2773" w:rsidDel="00BC2773">
          <w:delText>1.1</w:delText>
        </w:r>
        <w:r w:rsidDel="00BC2773">
          <w:rPr>
            <w:rFonts w:eastAsiaTheme="minorEastAsia" w:cstheme="minorBidi"/>
            <w:i w:val="0"/>
            <w:iCs w:val="0"/>
            <w:sz w:val="22"/>
            <w:szCs w:val="22"/>
          </w:rPr>
          <w:tab/>
        </w:r>
        <w:r w:rsidRPr="00BC2773" w:rsidDel="00BC2773">
          <w:delText>Feature Description</w:delText>
        </w:r>
        <w:r w:rsidDel="00BC2773">
          <w:rPr>
            <w:webHidden/>
          </w:rPr>
          <w:tab/>
          <w:delText>3</w:delText>
        </w:r>
      </w:del>
    </w:p>
    <w:p w14:paraId="0986D531" w14:textId="77777777" w:rsidR="008033FE" w:rsidDel="00BC2773" w:rsidRDefault="008033FE">
      <w:pPr>
        <w:pStyle w:val="TOC1"/>
        <w:rPr>
          <w:del w:id="160" w:author="Amy Byers" w:date="2015-04-08T11:41:00Z"/>
          <w:rFonts w:eastAsiaTheme="minorEastAsia" w:cstheme="minorBidi"/>
          <w:b w:val="0"/>
          <w:bCs w:val="0"/>
          <w:sz w:val="22"/>
          <w:szCs w:val="22"/>
        </w:rPr>
      </w:pPr>
      <w:del w:id="161" w:author="Amy Byers" w:date="2015-04-08T11:41:00Z">
        <w:r w:rsidRPr="00BC2773" w:rsidDel="00BC2773">
          <w:delText>2.</w:delText>
        </w:r>
        <w:r w:rsidDel="00BC2773">
          <w:rPr>
            <w:rFonts w:eastAsiaTheme="minorEastAsia" w:cstheme="minorBidi"/>
            <w:b w:val="0"/>
            <w:bCs w:val="0"/>
            <w:sz w:val="22"/>
            <w:szCs w:val="22"/>
          </w:rPr>
          <w:tab/>
        </w:r>
        <w:r w:rsidRPr="00BC2773" w:rsidDel="00BC2773">
          <w:delText>Use Case:  Terms &amp; Conditions Signature Capture</w:delText>
        </w:r>
        <w:r w:rsidDel="00BC2773">
          <w:rPr>
            <w:webHidden/>
          </w:rPr>
          <w:tab/>
          <w:delText>3</w:delText>
        </w:r>
      </w:del>
    </w:p>
    <w:p w14:paraId="14AD7964" w14:textId="77777777" w:rsidR="008033FE" w:rsidDel="00BC2773" w:rsidRDefault="008033FE">
      <w:pPr>
        <w:pStyle w:val="TOC2"/>
        <w:rPr>
          <w:del w:id="162" w:author="Amy Byers" w:date="2015-04-08T11:41:00Z"/>
          <w:rFonts w:eastAsiaTheme="minorEastAsia" w:cstheme="minorBidi"/>
          <w:i w:val="0"/>
          <w:iCs w:val="0"/>
          <w:sz w:val="22"/>
          <w:szCs w:val="22"/>
        </w:rPr>
      </w:pPr>
      <w:del w:id="163" w:author="Amy Byers" w:date="2015-04-08T11:41:00Z">
        <w:r w:rsidRPr="00BC2773" w:rsidDel="00BC2773">
          <w:delText>2.1</w:delText>
        </w:r>
        <w:r w:rsidDel="00BC2773">
          <w:rPr>
            <w:rFonts w:eastAsiaTheme="minorEastAsia" w:cstheme="minorBidi"/>
            <w:i w:val="0"/>
            <w:iCs w:val="0"/>
            <w:sz w:val="22"/>
            <w:szCs w:val="22"/>
          </w:rPr>
          <w:tab/>
        </w:r>
        <w:r w:rsidRPr="00BC2773" w:rsidDel="00BC2773">
          <w:delText>Feature Flow</w:delText>
        </w:r>
        <w:r w:rsidDel="00BC2773">
          <w:rPr>
            <w:webHidden/>
          </w:rPr>
          <w:tab/>
          <w:delText>3</w:delText>
        </w:r>
      </w:del>
    </w:p>
    <w:p w14:paraId="5E16BAD5" w14:textId="77777777" w:rsidR="008033FE" w:rsidDel="00BC2773" w:rsidRDefault="008033FE">
      <w:pPr>
        <w:pStyle w:val="TOC2"/>
        <w:rPr>
          <w:del w:id="164" w:author="Amy Byers" w:date="2015-04-08T11:41:00Z"/>
          <w:rFonts w:eastAsiaTheme="minorEastAsia" w:cstheme="minorBidi"/>
          <w:i w:val="0"/>
          <w:iCs w:val="0"/>
          <w:sz w:val="22"/>
          <w:szCs w:val="22"/>
        </w:rPr>
      </w:pPr>
      <w:del w:id="165" w:author="Amy Byers" w:date="2015-04-08T11:41:00Z">
        <w:r w:rsidRPr="00BC2773" w:rsidDel="00BC2773">
          <w:delText>2.2</w:delText>
        </w:r>
        <w:r w:rsidDel="00BC2773">
          <w:rPr>
            <w:rFonts w:eastAsiaTheme="minorEastAsia" w:cstheme="minorBidi"/>
            <w:i w:val="0"/>
            <w:iCs w:val="0"/>
            <w:sz w:val="22"/>
            <w:szCs w:val="22"/>
          </w:rPr>
          <w:tab/>
        </w:r>
        <w:r w:rsidRPr="00BC2773" w:rsidDel="00BC2773">
          <w:delText>Preconditions</w:delText>
        </w:r>
        <w:r w:rsidDel="00BC2773">
          <w:rPr>
            <w:webHidden/>
          </w:rPr>
          <w:tab/>
          <w:delText>3</w:delText>
        </w:r>
      </w:del>
    </w:p>
    <w:p w14:paraId="290A5E7D" w14:textId="77777777" w:rsidR="008033FE" w:rsidDel="00BC2773" w:rsidRDefault="008033FE">
      <w:pPr>
        <w:pStyle w:val="TOC2"/>
        <w:rPr>
          <w:del w:id="166" w:author="Amy Byers" w:date="2015-04-08T11:41:00Z"/>
          <w:rFonts w:eastAsiaTheme="minorEastAsia" w:cstheme="minorBidi"/>
          <w:i w:val="0"/>
          <w:iCs w:val="0"/>
          <w:sz w:val="22"/>
          <w:szCs w:val="22"/>
        </w:rPr>
      </w:pPr>
      <w:del w:id="167" w:author="Amy Byers" w:date="2015-04-08T11:41:00Z">
        <w:r w:rsidRPr="00BC2773" w:rsidDel="00BC2773">
          <w:delText>2.3</w:delText>
        </w:r>
        <w:r w:rsidDel="00BC2773">
          <w:rPr>
            <w:rFonts w:eastAsiaTheme="minorEastAsia" w:cstheme="minorBidi"/>
            <w:i w:val="0"/>
            <w:iCs w:val="0"/>
            <w:sz w:val="22"/>
            <w:szCs w:val="22"/>
          </w:rPr>
          <w:tab/>
        </w:r>
        <w:r w:rsidRPr="00BC2773" w:rsidDel="00BC2773">
          <w:delText>Main Flow</w:delText>
        </w:r>
        <w:r w:rsidDel="00BC2773">
          <w:rPr>
            <w:webHidden/>
          </w:rPr>
          <w:tab/>
          <w:delText>3</w:delText>
        </w:r>
      </w:del>
    </w:p>
    <w:p w14:paraId="0DD7A479" w14:textId="77777777" w:rsidR="008033FE" w:rsidDel="00BC2773" w:rsidRDefault="008033FE">
      <w:pPr>
        <w:pStyle w:val="TOC1"/>
        <w:rPr>
          <w:del w:id="168" w:author="Amy Byers" w:date="2015-04-08T11:41:00Z"/>
          <w:rFonts w:eastAsiaTheme="minorEastAsia" w:cstheme="minorBidi"/>
          <w:b w:val="0"/>
          <w:bCs w:val="0"/>
          <w:sz w:val="22"/>
          <w:szCs w:val="22"/>
        </w:rPr>
      </w:pPr>
      <w:del w:id="169" w:author="Amy Byers" w:date="2015-04-08T11:41:00Z">
        <w:r w:rsidRPr="00BC2773" w:rsidDel="00BC2773">
          <w:delText>3.</w:delText>
        </w:r>
        <w:r w:rsidDel="00BC2773">
          <w:rPr>
            <w:rFonts w:eastAsiaTheme="minorEastAsia" w:cstheme="minorBidi"/>
            <w:b w:val="0"/>
            <w:bCs w:val="0"/>
            <w:sz w:val="22"/>
            <w:szCs w:val="22"/>
          </w:rPr>
          <w:tab/>
        </w:r>
        <w:r w:rsidRPr="00BC2773" w:rsidDel="00BC2773">
          <w:delText>Use Case:  Consolidated Terms &amp; Conditions Signature Capture</w:delText>
        </w:r>
        <w:r w:rsidDel="00BC2773">
          <w:rPr>
            <w:webHidden/>
          </w:rPr>
          <w:tab/>
          <w:delText>4</w:delText>
        </w:r>
      </w:del>
    </w:p>
    <w:p w14:paraId="24CD7F3D" w14:textId="77777777" w:rsidR="008033FE" w:rsidDel="00BC2773" w:rsidRDefault="008033FE">
      <w:pPr>
        <w:pStyle w:val="TOC2"/>
        <w:rPr>
          <w:del w:id="170" w:author="Amy Byers" w:date="2015-04-08T11:41:00Z"/>
          <w:rFonts w:eastAsiaTheme="minorEastAsia" w:cstheme="minorBidi"/>
          <w:i w:val="0"/>
          <w:iCs w:val="0"/>
          <w:sz w:val="22"/>
          <w:szCs w:val="22"/>
        </w:rPr>
      </w:pPr>
      <w:del w:id="171" w:author="Amy Byers" w:date="2015-04-08T11:41:00Z">
        <w:r w:rsidRPr="00BC2773" w:rsidDel="00BC2773">
          <w:delText>3.1</w:delText>
        </w:r>
        <w:r w:rsidDel="00BC2773">
          <w:rPr>
            <w:rFonts w:eastAsiaTheme="minorEastAsia" w:cstheme="minorBidi"/>
            <w:i w:val="0"/>
            <w:iCs w:val="0"/>
            <w:sz w:val="22"/>
            <w:szCs w:val="22"/>
          </w:rPr>
          <w:tab/>
        </w:r>
        <w:r w:rsidRPr="00BC2773" w:rsidDel="00BC2773">
          <w:delText>Feature Flow</w:delText>
        </w:r>
        <w:r w:rsidDel="00BC2773">
          <w:rPr>
            <w:webHidden/>
          </w:rPr>
          <w:tab/>
          <w:delText>4</w:delText>
        </w:r>
      </w:del>
    </w:p>
    <w:p w14:paraId="7A97135C" w14:textId="77777777" w:rsidR="008033FE" w:rsidDel="00BC2773" w:rsidRDefault="008033FE">
      <w:pPr>
        <w:pStyle w:val="TOC2"/>
        <w:rPr>
          <w:del w:id="172" w:author="Amy Byers" w:date="2015-04-08T11:41:00Z"/>
          <w:rFonts w:eastAsiaTheme="minorEastAsia" w:cstheme="minorBidi"/>
          <w:i w:val="0"/>
          <w:iCs w:val="0"/>
          <w:sz w:val="22"/>
          <w:szCs w:val="22"/>
        </w:rPr>
      </w:pPr>
      <w:del w:id="173" w:author="Amy Byers" w:date="2015-04-08T11:41:00Z">
        <w:r w:rsidRPr="00BC2773" w:rsidDel="00BC2773">
          <w:delText>3.2</w:delText>
        </w:r>
        <w:r w:rsidDel="00BC2773">
          <w:rPr>
            <w:rFonts w:eastAsiaTheme="minorEastAsia" w:cstheme="minorBidi"/>
            <w:i w:val="0"/>
            <w:iCs w:val="0"/>
            <w:sz w:val="22"/>
            <w:szCs w:val="22"/>
          </w:rPr>
          <w:tab/>
        </w:r>
        <w:r w:rsidRPr="00BC2773" w:rsidDel="00BC2773">
          <w:delText>Preconditions</w:delText>
        </w:r>
        <w:r w:rsidDel="00BC2773">
          <w:rPr>
            <w:webHidden/>
          </w:rPr>
          <w:tab/>
          <w:delText>4</w:delText>
        </w:r>
      </w:del>
    </w:p>
    <w:p w14:paraId="10CEA636" w14:textId="77777777" w:rsidR="008033FE" w:rsidDel="00BC2773" w:rsidRDefault="008033FE">
      <w:pPr>
        <w:pStyle w:val="TOC2"/>
        <w:rPr>
          <w:del w:id="174" w:author="Amy Byers" w:date="2015-04-08T11:41:00Z"/>
          <w:rFonts w:eastAsiaTheme="minorEastAsia" w:cstheme="minorBidi"/>
          <w:i w:val="0"/>
          <w:iCs w:val="0"/>
          <w:sz w:val="22"/>
          <w:szCs w:val="22"/>
        </w:rPr>
      </w:pPr>
      <w:del w:id="175" w:author="Amy Byers" w:date="2015-04-08T11:41:00Z">
        <w:r w:rsidRPr="00BC2773" w:rsidDel="00BC2773">
          <w:delText>3.3</w:delText>
        </w:r>
        <w:r w:rsidDel="00BC2773">
          <w:rPr>
            <w:rFonts w:eastAsiaTheme="minorEastAsia" w:cstheme="minorBidi"/>
            <w:i w:val="0"/>
            <w:iCs w:val="0"/>
            <w:sz w:val="22"/>
            <w:szCs w:val="22"/>
          </w:rPr>
          <w:tab/>
        </w:r>
        <w:r w:rsidRPr="00BC2773" w:rsidDel="00BC2773">
          <w:delText>Main Flow</w:delText>
        </w:r>
        <w:r w:rsidDel="00BC2773">
          <w:rPr>
            <w:webHidden/>
          </w:rPr>
          <w:tab/>
          <w:delText>4</w:delText>
        </w:r>
      </w:del>
    </w:p>
    <w:p w14:paraId="62CB2DC5" w14:textId="77777777" w:rsidR="008033FE" w:rsidDel="00BC2773" w:rsidRDefault="008033FE">
      <w:pPr>
        <w:pStyle w:val="TOC1"/>
        <w:rPr>
          <w:del w:id="176" w:author="Amy Byers" w:date="2015-04-08T11:41:00Z"/>
          <w:rFonts w:eastAsiaTheme="minorEastAsia" w:cstheme="minorBidi"/>
          <w:b w:val="0"/>
          <w:bCs w:val="0"/>
          <w:sz w:val="22"/>
          <w:szCs w:val="22"/>
        </w:rPr>
      </w:pPr>
      <w:del w:id="177" w:author="Amy Byers" w:date="2015-04-08T11:41:00Z">
        <w:r w:rsidRPr="00BC2773" w:rsidDel="00BC2773">
          <w:delText>4.</w:delText>
        </w:r>
        <w:r w:rsidDel="00BC2773">
          <w:rPr>
            <w:rFonts w:eastAsiaTheme="minorEastAsia" w:cstheme="minorBidi"/>
            <w:b w:val="0"/>
            <w:bCs w:val="0"/>
            <w:sz w:val="22"/>
            <w:szCs w:val="22"/>
          </w:rPr>
          <w:tab/>
        </w:r>
        <w:r w:rsidRPr="00BC2773" w:rsidDel="00BC2773">
          <w:delText>Use Case:  Device Terms &amp; Signature Capture</w:delText>
        </w:r>
        <w:r w:rsidDel="00BC2773">
          <w:rPr>
            <w:webHidden/>
          </w:rPr>
          <w:tab/>
          <w:delText>5</w:delText>
        </w:r>
      </w:del>
    </w:p>
    <w:p w14:paraId="27A7DBB3" w14:textId="77777777" w:rsidR="008033FE" w:rsidDel="00BC2773" w:rsidRDefault="008033FE">
      <w:pPr>
        <w:pStyle w:val="TOC2"/>
        <w:rPr>
          <w:del w:id="178" w:author="Amy Byers" w:date="2015-04-08T11:41:00Z"/>
          <w:rFonts w:eastAsiaTheme="minorEastAsia" w:cstheme="minorBidi"/>
          <w:i w:val="0"/>
          <w:iCs w:val="0"/>
          <w:sz w:val="22"/>
          <w:szCs w:val="22"/>
        </w:rPr>
      </w:pPr>
      <w:del w:id="179" w:author="Amy Byers" w:date="2015-04-08T11:41:00Z">
        <w:r w:rsidRPr="00BC2773" w:rsidDel="00BC2773">
          <w:delText>4.1</w:delText>
        </w:r>
        <w:r w:rsidDel="00BC2773">
          <w:rPr>
            <w:rFonts w:eastAsiaTheme="minorEastAsia" w:cstheme="minorBidi"/>
            <w:i w:val="0"/>
            <w:iCs w:val="0"/>
            <w:sz w:val="22"/>
            <w:szCs w:val="22"/>
          </w:rPr>
          <w:tab/>
        </w:r>
        <w:r w:rsidRPr="00BC2773" w:rsidDel="00BC2773">
          <w:delText>Feature Flow</w:delText>
        </w:r>
        <w:r w:rsidDel="00BC2773">
          <w:rPr>
            <w:webHidden/>
          </w:rPr>
          <w:tab/>
          <w:delText>5</w:delText>
        </w:r>
      </w:del>
    </w:p>
    <w:p w14:paraId="6DA4228A" w14:textId="77777777" w:rsidR="008033FE" w:rsidDel="00BC2773" w:rsidRDefault="008033FE">
      <w:pPr>
        <w:pStyle w:val="TOC2"/>
        <w:rPr>
          <w:del w:id="180" w:author="Amy Byers" w:date="2015-04-08T11:41:00Z"/>
          <w:rFonts w:eastAsiaTheme="minorEastAsia" w:cstheme="minorBidi"/>
          <w:i w:val="0"/>
          <w:iCs w:val="0"/>
          <w:sz w:val="22"/>
          <w:szCs w:val="22"/>
        </w:rPr>
      </w:pPr>
      <w:del w:id="181" w:author="Amy Byers" w:date="2015-04-08T11:41:00Z">
        <w:r w:rsidRPr="00BC2773" w:rsidDel="00BC2773">
          <w:delText>4.2</w:delText>
        </w:r>
        <w:r w:rsidDel="00BC2773">
          <w:rPr>
            <w:rFonts w:eastAsiaTheme="minorEastAsia" w:cstheme="minorBidi"/>
            <w:i w:val="0"/>
            <w:iCs w:val="0"/>
            <w:sz w:val="22"/>
            <w:szCs w:val="22"/>
          </w:rPr>
          <w:tab/>
        </w:r>
        <w:r w:rsidRPr="00BC2773" w:rsidDel="00BC2773">
          <w:delText>Preconditions</w:delText>
        </w:r>
        <w:r w:rsidDel="00BC2773">
          <w:rPr>
            <w:webHidden/>
          </w:rPr>
          <w:tab/>
          <w:delText>5</w:delText>
        </w:r>
      </w:del>
    </w:p>
    <w:p w14:paraId="4CCDF108" w14:textId="77777777" w:rsidR="008033FE" w:rsidDel="00BC2773" w:rsidRDefault="008033FE">
      <w:pPr>
        <w:pStyle w:val="TOC2"/>
        <w:rPr>
          <w:del w:id="182" w:author="Amy Byers" w:date="2015-04-08T11:41:00Z"/>
          <w:rFonts w:eastAsiaTheme="minorEastAsia" w:cstheme="minorBidi"/>
          <w:i w:val="0"/>
          <w:iCs w:val="0"/>
          <w:sz w:val="22"/>
          <w:szCs w:val="22"/>
        </w:rPr>
      </w:pPr>
      <w:del w:id="183" w:author="Amy Byers" w:date="2015-04-08T11:41:00Z">
        <w:r w:rsidRPr="00BC2773" w:rsidDel="00BC2773">
          <w:delText>4.3</w:delText>
        </w:r>
        <w:r w:rsidDel="00BC2773">
          <w:rPr>
            <w:rFonts w:eastAsiaTheme="minorEastAsia" w:cstheme="minorBidi"/>
            <w:i w:val="0"/>
            <w:iCs w:val="0"/>
            <w:sz w:val="22"/>
            <w:szCs w:val="22"/>
          </w:rPr>
          <w:tab/>
        </w:r>
        <w:r w:rsidRPr="00BC2773" w:rsidDel="00BC2773">
          <w:delText>Main Flow</w:delText>
        </w:r>
        <w:r w:rsidDel="00BC2773">
          <w:rPr>
            <w:webHidden/>
          </w:rPr>
          <w:tab/>
          <w:delText>5</w:delText>
        </w:r>
      </w:del>
    </w:p>
    <w:p w14:paraId="13A4A523" w14:textId="77777777" w:rsidR="008033FE" w:rsidDel="00BC2773" w:rsidRDefault="008033FE">
      <w:pPr>
        <w:pStyle w:val="TOC2"/>
        <w:rPr>
          <w:del w:id="184" w:author="Amy Byers" w:date="2015-04-08T11:41:00Z"/>
          <w:rFonts w:eastAsiaTheme="minorEastAsia" w:cstheme="minorBidi"/>
          <w:i w:val="0"/>
          <w:iCs w:val="0"/>
          <w:sz w:val="22"/>
          <w:szCs w:val="22"/>
        </w:rPr>
      </w:pPr>
      <w:del w:id="185" w:author="Amy Byers" w:date="2015-04-08T11:41:00Z">
        <w:r w:rsidRPr="00BC2773" w:rsidDel="00BC2773">
          <w:delText>4.4</w:delText>
        </w:r>
        <w:r w:rsidDel="00BC2773">
          <w:rPr>
            <w:rFonts w:eastAsiaTheme="minorEastAsia" w:cstheme="minorBidi"/>
            <w:i w:val="0"/>
            <w:iCs w:val="0"/>
            <w:sz w:val="22"/>
            <w:szCs w:val="22"/>
          </w:rPr>
          <w:tab/>
        </w:r>
        <w:r w:rsidRPr="00BC2773" w:rsidDel="00BC2773">
          <w:delText>Special Requirements</w:delText>
        </w:r>
        <w:r w:rsidDel="00BC2773">
          <w:rPr>
            <w:webHidden/>
          </w:rPr>
          <w:tab/>
          <w:delText>6</w:delText>
        </w:r>
      </w:del>
    </w:p>
    <w:p w14:paraId="2E5FF267" w14:textId="77777777" w:rsidR="008033FE" w:rsidDel="00BC2773" w:rsidRDefault="008033FE">
      <w:pPr>
        <w:pStyle w:val="TOC1"/>
        <w:rPr>
          <w:del w:id="186" w:author="Amy Byers" w:date="2015-04-08T11:41:00Z"/>
          <w:rFonts w:eastAsiaTheme="minorEastAsia" w:cstheme="minorBidi"/>
          <w:b w:val="0"/>
          <w:bCs w:val="0"/>
          <w:sz w:val="22"/>
          <w:szCs w:val="22"/>
        </w:rPr>
      </w:pPr>
      <w:del w:id="187" w:author="Amy Byers" w:date="2015-04-08T11:41:00Z">
        <w:r w:rsidRPr="00BC2773" w:rsidDel="00BC2773">
          <w:delText>5.</w:delText>
        </w:r>
        <w:r w:rsidDel="00BC2773">
          <w:rPr>
            <w:rFonts w:eastAsiaTheme="minorEastAsia" w:cstheme="minorBidi"/>
            <w:b w:val="0"/>
            <w:bCs w:val="0"/>
            <w:sz w:val="22"/>
            <w:szCs w:val="22"/>
          </w:rPr>
          <w:tab/>
        </w:r>
        <w:r w:rsidRPr="00BC2773" w:rsidDel="00BC2773">
          <w:delText>Use Case:  PINPad Terms &amp; Signature Capture</w:delText>
        </w:r>
        <w:r w:rsidDel="00BC2773">
          <w:rPr>
            <w:webHidden/>
          </w:rPr>
          <w:tab/>
          <w:delText>7</w:delText>
        </w:r>
      </w:del>
    </w:p>
    <w:p w14:paraId="31E32638" w14:textId="77777777" w:rsidR="008033FE" w:rsidDel="00BC2773" w:rsidRDefault="008033FE">
      <w:pPr>
        <w:pStyle w:val="TOC2"/>
        <w:rPr>
          <w:del w:id="188" w:author="Amy Byers" w:date="2015-04-08T11:41:00Z"/>
          <w:rFonts w:eastAsiaTheme="minorEastAsia" w:cstheme="minorBidi"/>
          <w:i w:val="0"/>
          <w:iCs w:val="0"/>
          <w:sz w:val="22"/>
          <w:szCs w:val="22"/>
        </w:rPr>
      </w:pPr>
      <w:del w:id="189" w:author="Amy Byers" w:date="2015-04-08T11:41:00Z">
        <w:r w:rsidRPr="00BC2773" w:rsidDel="00BC2773">
          <w:delText>5.1</w:delText>
        </w:r>
        <w:r w:rsidDel="00BC2773">
          <w:rPr>
            <w:rFonts w:eastAsiaTheme="minorEastAsia" w:cstheme="minorBidi"/>
            <w:i w:val="0"/>
            <w:iCs w:val="0"/>
            <w:sz w:val="22"/>
            <w:szCs w:val="22"/>
          </w:rPr>
          <w:tab/>
        </w:r>
        <w:r w:rsidRPr="00BC2773" w:rsidDel="00BC2773">
          <w:delText>Feature Flow</w:delText>
        </w:r>
        <w:r w:rsidDel="00BC2773">
          <w:rPr>
            <w:webHidden/>
          </w:rPr>
          <w:tab/>
          <w:delText>7</w:delText>
        </w:r>
      </w:del>
    </w:p>
    <w:p w14:paraId="723E1326" w14:textId="77777777" w:rsidR="008033FE" w:rsidDel="00BC2773" w:rsidRDefault="008033FE">
      <w:pPr>
        <w:pStyle w:val="TOC2"/>
        <w:rPr>
          <w:del w:id="190" w:author="Amy Byers" w:date="2015-04-08T11:41:00Z"/>
          <w:rFonts w:eastAsiaTheme="minorEastAsia" w:cstheme="minorBidi"/>
          <w:i w:val="0"/>
          <w:iCs w:val="0"/>
          <w:sz w:val="22"/>
          <w:szCs w:val="22"/>
        </w:rPr>
      </w:pPr>
      <w:del w:id="191" w:author="Amy Byers" w:date="2015-04-08T11:41:00Z">
        <w:r w:rsidRPr="00BC2773" w:rsidDel="00BC2773">
          <w:delText>5.2</w:delText>
        </w:r>
        <w:r w:rsidDel="00BC2773">
          <w:rPr>
            <w:rFonts w:eastAsiaTheme="minorEastAsia" w:cstheme="minorBidi"/>
            <w:i w:val="0"/>
            <w:iCs w:val="0"/>
            <w:sz w:val="22"/>
            <w:szCs w:val="22"/>
          </w:rPr>
          <w:tab/>
        </w:r>
        <w:r w:rsidRPr="00BC2773" w:rsidDel="00BC2773">
          <w:delText>Preconditions</w:delText>
        </w:r>
        <w:r w:rsidDel="00BC2773">
          <w:rPr>
            <w:webHidden/>
          </w:rPr>
          <w:tab/>
          <w:delText>7</w:delText>
        </w:r>
      </w:del>
    </w:p>
    <w:p w14:paraId="52718CB8" w14:textId="77777777" w:rsidR="008033FE" w:rsidDel="00BC2773" w:rsidRDefault="008033FE">
      <w:pPr>
        <w:pStyle w:val="TOC2"/>
        <w:rPr>
          <w:del w:id="192" w:author="Amy Byers" w:date="2015-04-08T11:41:00Z"/>
          <w:rFonts w:eastAsiaTheme="minorEastAsia" w:cstheme="minorBidi"/>
          <w:i w:val="0"/>
          <w:iCs w:val="0"/>
          <w:sz w:val="22"/>
          <w:szCs w:val="22"/>
        </w:rPr>
      </w:pPr>
      <w:del w:id="193" w:author="Amy Byers" w:date="2015-04-08T11:41:00Z">
        <w:r w:rsidRPr="00BC2773" w:rsidDel="00BC2773">
          <w:delText>5.3</w:delText>
        </w:r>
        <w:r w:rsidDel="00BC2773">
          <w:rPr>
            <w:rFonts w:eastAsiaTheme="minorEastAsia" w:cstheme="minorBidi"/>
            <w:i w:val="0"/>
            <w:iCs w:val="0"/>
            <w:sz w:val="22"/>
            <w:szCs w:val="22"/>
          </w:rPr>
          <w:tab/>
        </w:r>
        <w:r w:rsidRPr="00BC2773" w:rsidDel="00BC2773">
          <w:delText>Main Flow</w:delText>
        </w:r>
        <w:r w:rsidDel="00BC2773">
          <w:rPr>
            <w:webHidden/>
          </w:rPr>
          <w:tab/>
          <w:delText>8</w:delText>
        </w:r>
      </w:del>
    </w:p>
    <w:p w14:paraId="693048AE" w14:textId="77777777" w:rsidR="008033FE" w:rsidDel="00BC2773" w:rsidRDefault="008033FE">
      <w:pPr>
        <w:pStyle w:val="TOC2"/>
        <w:rPr>
          <w:del w:id="194" w:author="Amy Byers" w:date="2015-04-08T11:41:00Z"/>
          <w:rFonts w:eastAsiaTheme="minorEastAsia" w:cstheme="minorBidi"/>
          <w:i w:val="0"/>
          <w:iCs w:val="0"/>
          <w:sz w:val="22"/>
          <w:szCs w:val="22"/>
        </w:rPr>
      </w:pPr>
      <w:del w:id="195" w:author="Amy Byers" w:date="2015-04-08T11:41:00Z">
        <w:r w:rsidRPr="00BC2773" w:rsidDel="00BC2773">
          <w:delText>5.4</w:delText>
        </w:r>
        <w:r w:rsidDel="00BC2773">
          <w:rPr>
            <w:rFonts w:eastAsiaTheme="minorEastAsia" w:cstheme="minorBidi"/>
            <w:i w:val="0"/>
            <w:iCs w:val="0"/>
            <w:sz w:val="22"/>
            <w:szCs w:val="22"/>
          </w:rPr>
          <w:tab/>
        </w:r>
        <w:r w:rsidRPr="00BC2773" w:rsidDel="00BC2773">
          <w:delText>Alternate Flow</w:delText>
        </w:r>
        <w:r w:rsidDel="00BC2773">
          <w:rPr>
            <w:webHidden/>
          </w:rPr>
          <w:tab/>
          <w:delText>8</w:delText>
        </w:r>
      </w:del>
    </w:p>
    <w:p w14:paraId="7C61333E" w14:textId="77777777" w:rsidR="008033FE" w:rsidDel="00BC2773" w:rsidRDefault="008033FE">
      <w:pPr>
        <w:pStyle w:val="TOC2"/>
        <w:rPr>
          <w:del w:id="196" w:author="Amy Byers" w:date="2015-04-08T11:41:00Z"/>
          <w:rFonts w:eastAsiaTheme="minorEastAsia" w:cstheme="minorBidi"/>
          <w:i w:val="0"/>
          <w:iCs w:val="0"/>
          <w:sz w:val="22"/>
          <w:szCs w:val="22"/>
        </w:rPr>
      </w:pPr>
      <w:del w:id="197" w:author="Amy Byers" w:date="2015-04-08T11:41:00Z">
        <w:r w:rsidRPr="00BC2773" w:rsidDel="00BC2773">
          <w:delText>5.5</w:delText>
        </w:r>
        <w:r w:rsidDel="00BC2773">
          <w:rPr>
            <w:rFonts w:eastAsiaTheme="minorEastAsia" w:cstheme="minorBidi"/>
            <w:i w:val="0"/>
            <w:iCs w:val="0"/>
            <w:sz w:val="22"/>
            <w:szCs w:val="22"/>
          </w:rPr>
          <w:tab/>
        </w:r>
        <w:r w:rsidRPr="00BC2773" w:rsidDel="00BC2773">
          <w:delText>Special Requirements</w:delText>
        </w:r>
        <w:r w:rsidDel="00BC2773">
          <w:rPr>
            <w:webHidden/>
          </w:rPr>
          <w:tab/>
          <w:delText>8</w:delText>
        </w:r>
      </w:del>
    </w:p>
    <w:p w14:paraId="37F7D147" w14:textId="77777777" w:rsidR="008033FE" w:rsidDel="00BC2773" w:rsidRDefault="008033FE">
      <w:pPr>
        <w:pStyle w:val="TOC1"/>
        <w:rPr>
          <w:del w:id="198" w:author="Amy Byers" w:date="2015-04-08T11:41:00Z"/>
          <w:rFonts w:eastAsiaTheme="minorEastAsia" w:cstheme="minorBidi"/>
          <w:b w:val="0"/>
          <w:bCs w:val="0"/>
          <w:sz w:val="22"/>
          <w:szCs w:val="22"/>
        </w:rPr>
      </w:pPr>
      <w:del w:id="199" w:author="Amy Byers" w:date="2015-04-08T11:41:00Z">
        <w:r w:rsidRPr="00BC2773" w:rsidDel="00BC2773">
          <w:delText>6.</w:delText>
        </w:r>
        <w:r w:rsidDel="00BC2773">
          <w:rPr>
            <w:rFonts w:eastAsiaTheme="minorEastAsia" w:cstheme="minorBidi"/>
            <w:b w:val="0"/>
            <w:bCs w:val="0"/>
            <w:sz w:val="22"/>
            <w:szCs w:val="22"/>
          </w:rPr>
          <w:tab/>
        </w:r>
        <w:r w:rsidRPr="00BC2773" w:rsidDel="00BC2773">
          <w:delText>Use Case:  Tender Signature Capture</w:delText>
        </w:r>
        <w:r w:rsidDel="00BC2773">
          <w:rPr>
            <w:webHidden/>
          </w:rPr>
          <w:tab/>
          <w:delText>9</w:delText>
        </w:r>
      </w:del>
    </w:p>
    <w:p w14:paraId="39245F18" w14:textId="77777777" w:rsidR="008033FE" w:rsidDel="00BC2773" w:rsidRDefault="008033FE">
      <w:pPr>
        <w:pStyle w:val="TOC2"/>
        <w:rPr>
          <w:del w:id="200" w:author="Amy Byers" w:date="2015-04-08T11:41:00Z"/>
          <w:rFonts w:eastAsiaTheme="minorEastAsia" w:cstheme="minorBidi"/>
          <w:i w:val="0"/>
          <w:iCs w:val="0"/>
          <w:sz w:val="22"/>
          <w:szCs w:val="22"/>
        </w:rPr>
      </w:pPr>
      <w:del w:id="201" w:author="Amy Byers" w:date="2015-04-08T11:41:00Z">
        <w:r w:rsidRPr="00BC2773" w:rsidDel="00BC2773">
          <w:delText>6.1</w:delText>
        </w:r>
        <w:r w:rsidDel="00BC2773">
          <w:rPr>
            <w:rFonts w:eastAsiaTheme="minorEastAsia" w:cstheme="minorBidi"/>
            <w:i w:val="0"/>
            <w:iCs w:val="0"/>
            <w:sz w:val="22"/>
            <w:szCs w:val="22"/>
          </w:rPr>
          <w:tab/>
        </w:r>
        <w:r w:rsidRPr="00BC2773" w:rsidDel="00BC2773">
          <w:delText>Feature Flow</w:delText>
        </w:r>
        <w:r w:rsidDel="00BC2773">
          <w:rPr>
            <w:webHidden/>
          </w:rPr>
          <w:tab/>
          <w:delText>9</w:delText>
        </w:r>
      </w:del>
    </w:p>
    <w:p w14:paraId="4360EE71" w14:textId="77777777" w:rsidR="008033FE" w:rsidDel="00BC2773" w:rsidRDefault="008033FE">
      <w:pPr>
        <w:pStyle w:val="TOC2"/>
        <w:rPr>
          <w:del w:id="202" w:author="Amy Byers" w:date="2015-04-08T11:41:00Z"/>
          <w:rFonts w:eastAsiaTheme="minorEastAsia" w:cstheme="minorBidi"/>
          <w:i w:val="0"/>
          <w:iCs w:val="0"/>
          <w:sz w:val="22"/>
          <w:szCs w:val="22"/>
        </w:rPr>
      </w:pPr>
      <w:del w:id="203" w:author="Amy Byers" w:date="2015-04-08T11:41:00Z">
        <w:r w:rsidRPr="00BC2773" w:rsidDel="00BC2773">
          <w:delText>6.2</w:delText>
        </w:r>
        <w:r w:rsidDel="00BC2773">
          <w:rPr>
            <w:rFonts w:eastAsiaTheme="minorEastAsia" w:cstheme="minorBidi"/>
            <w:i w:val="0"/>
            <w:iCs w:val="0"/>
            <w:sz w:val="22"/>
            <w:szCs w:val="22"/>
          </w:rPr>
          <w:tab/>
        </w:r>
        <w:r w:rsidRPr="00BC2773" w:rsidDel="00BC2773">
          <w:delText>Preconditions</w:delText>
        </w:r>
        <w:r w:rsidDel="00BC2773">
          <w:rPr>
            <w:webHidden/>
          </w:rPr>
          <w:tab/>
          <w:delText>9</w:delText>
        </w:r>
      </w:del>
    </w:p>
    <w:p w14:paraId="78A82CE7" w14:textId="77777777" w:rsidR="008033FE" w:rsidDel="00BC2773" w:rsidRDefault="008033FE">
      <w:pPr>
        <w:pStyle w:val="TOC2"/>
        <w:rPr>
          <w:del w:id="204" w:author="Amy Byers" w:date="2015-04-08T11:41:00Z"/>
          <w:rFonts w:eastAsiaTheme="minorEastAsia" w:cstheme="minorBidi"/>
          <w:i w:val="0"/>
          <w:iCs w:val="0"/>
          <w:sz w:val="22"/>
          <w:szCs w:val="22"/>
        </w:rPr>
      </w:pPr>
      <w:del w:id="205" w:author="Amy Byers" w:date="2015-04-08T11:41:00Z">
        <w:r w:rsidRPr="00BC2773" w:rsidDel="00BC2773">
          <w:delText>6.3</w:delText>
        </w:r>
        <w:r w:rsidDel="00BC2773">
          <w:rPr>
            <w:rFonts w:eastAsiaTheme="minorEastAsia" w:cstheme="minorBidi"/>
            <w:i w:val="0"/>
            <w:iCs w:val="0"/>
            <w:sz w:val="22"/>
            <w:szCs w:val="22"/>
          </w:rPr>
          <w:tab/>
        </w:r>
        <w:r w:rsidRPr="00BC2773" w:rsidDel="00BC2773">
          <w:delText>Main Flow</w:delText>
        </w:r>
        <w:r w:rsidDel="00BC2773">
          <w:rPr>
            <w:webHidden/>
          </w:rPr>
          <w:tab/>
          <w:delText>9</w:delText>
        </w:r>
      </w:del>
    </w:p>
    <w:p w14:paraId="66CFA189" w14:textId="77777777" w:rsidR="008033FE" w:rsidDel="00BC2773" w:rsidRDefault="008033FE">
      <w:pPr>
        <w:pStyle w:val="TOC2"/>
        <w:rPr>
          <w:del w:id="206" w:author="Amy Byers" w:date="2015-04-08T11:41:00Z"/>
          <w:rFonts w:eastAsiaTheme="minorEastAsia" w:cstheme="minorBidi"/>
          <w:i w:val="0"/>
          <w:iCs w:val="0"/>
          <w:sz w:val="22"/>
          <w:szCs w:val="22"/>
        </w:rPr>
      </w:pPr>
      <w:del w:id="207" w:author="Amy Byers" w:date="2015-04-08T11:41:00Z">
        <w:r w:rsidRPr="00BC2773" w:rsidDel="00BC2773">
          <w:delText>6.4</w:delText>
        </w:r>
        <w:r w:rsidDel="00BC2773">
          <w:rPr>
            <w:rFonts w:eastAsiaTheme="minorEastAsia" w:cstheme="minorBidi"/>
            <w:i w:val="0"/>
            <w:iCs w:val="0"/>
            <w:sz w:val="22"/>
            <w:szCs w:val="22"/>
          </w:rPr>
          <w:tab/>
        </w:r>
        <w:r w:rsidRPr="00BC2773" w:rsidDel="00BC2773">
          <w:delText>Alternate Flow</w:delText>
        </w:r>
        <w:r w:rsidDel="00BC2773">
          <w:rPr>
            <w:webHidden/>
          </w:rPr>
          <w:tab/>
          <w:delText>10</w:delText>
        </w:r>
      </w:del>
    </w:p>
    <w:p w14:paraId="4674FC48" w14:textId="77777777" w:rsidR="008033FE" w:rsidDel="00BC2773" w:rsidRDefault="008033FE">
      <w:pPr>
        <w:pStyle w:val="TOC2"/>
        <w:rPr>
          <w:del w:id="208" w:author="Amy Byers" w:date="2015-04-08T11:41:00Z"/>
          <w:rFonts w:eastAsiaTheme="minorEastAsia" w:cstheme="minorBidi"/>
          <w:i w:val="0"/>
          <w:iCs w:val="0"/>
          <w:sz w:val="22"/>
          <w:szCs w:val="22"/>
        </w:rPr>
      </w:pPr>
      <w:del w:id="209" w:author="Amy Byers" w:date="2015-04-08T11:41:00Z">
        <w:r w:rsidRPr="00BC2773" w:rsidDel="00BC2773">
          <w:delText>6.5</w:delText>
        </w:r>
        <w:r w:rsidDel="00BC2773">
          <w:rPr>
            <w:rFonts w:eastAsiaTheme="minorEastAsia" w:cstheme="minorBidi"/>
            <w:i w:val="0"/>
            <w:iCs w:val="0"/>
            <w:sz w:val="22"/>
            <w:szCs w:val="22"/>
          </w:rPr>
          <w:tab/>
        </w:r>
        <w:r w:rsidRPr="00BC2773" w:rsidDel="00BC2773">
          <w:delText>Special Requirements</w:delText>
        </w:r>
        <w:r w:rsidDel="00BC2773">
          <w:rPr>
            <w:webHidden/>
          </w:rPr>
          <w:tab/>
          <w:delText>10</w:delText>
        </w:r>
      </w:del>
    </w:p>
    <w:p w14:paraId="10FF2522" w14:textId="77777777" w:rsidR="008033FE" w:rsidDel="00BC2773" w:rsidRDefault="008033FE">
      <w:pPr>
        <w:pStyle w:val="TOC1"/>
        <w:rPr>
          <w:del w:id="210" w:author="Amy Byers" w:date="2015-04-08T11:41:00Z"/>
          <w:rFonts w:eastAsiaTheme="minorEastAsia" w:cstheme="minorBidi"/>
          <w:b w:val="0"/>
          <w:bCs w:val="0"/>
          <w:sz w:val="22"/>
          <w:szCs w:val="22"/>
        </w:rPr>
      </w:pPr>
      <w:del w:id="211" w:author="Amy Byers" w:date="2015-04-08T11:41:00Z">
        <w:r w:rsidRPr="00BC2773" w:rsidDel="00BC2773">
          <w:delText>7.</w:delText>
        </w:r>
        <w:r w:rsidDel="00BC2773">
          <w:rPr>
            <w:rFonts w:eastAsiaTheme="minorEastAsia" w:cstheme="minorBidi"/>
            <w:b w:val="0"/>
            <w:bCs w:val="0"/>
            <w:sz w:val="22"/>
            <w:szCs w:val="22"/>
          </w:rPr>
          <w:tab/>
        </w:r>
        <w:r w:rsidRPr="00BC2773" w:rsidDel="00BC2773">
          <w:delText>Other feature Impacts</w:delText>
        </w:r>
        <w:r w:rsidDel="00BC2773">
          <w:rPr>
            <w:webHidden/>
          </w:rPr>
          <w:tab/>
          <w:delText>11</w:delText>
        </w:r>
      </w:del>
    </w:p>
    <w:p w14:paraId="27404E10" w14:textId="77777777" w:rsidR="008033FE" w:rsidDel="00BC2773" w:rsidRDefault="008033FE">
      <w:pPr>
        <w:pStyle w:val="TOC2"/>
        <w:rPr>
          <w:del w:id="212" w:author="Amy Byers" w:date="2015-04-08T11:41:00Z"/>
          <w:rFonts w:eastAsiaTheme="minorEastAsia" w:cstheme="minorBidi"/>
          <w:i w:val="0"/>
          <w:iCs w:val="0"/>
          <w:sz w:val="22"/>
          <w:szCs w:val="22"/>
        </w:rPr>
      </w:pPr>
      <w:del w:id="213" w:author="Amy Byers" w:date="2015-04-08T11:41:00Z">
        <w:r w:rsidRPr="00BC2773" w:rsidDel="00BC2773">
          <w:delText>7.1</w:delText>
        </w:r>
        <w:r w:rsidDel="00BC2773">
          <w:rPr>
            <w:rFonts w:eastAsiaTheme="minorEastAsia" w:cstheme="minorBidi"/>
            <w:i w:val="0"/>
            <w:iCs w:val="0"/>
            <w:sz w:val="22"/>
            <w:szCs w:val="22"/>
          </w:rPr>
          <w:tab/>
        </w:r>
        <w:r w:rsidRPr="00BC2773" w:rsidDel="00BC2773">
          <w:delText>Tax Exempt Feature</w:delText>
        </w:r>
        <w:r w:rsidDel="00BC2773">
          <w:rPr>
            <w:webHidden/>
          </w:rPr>
          <w:tab/>
          <w:delText>11</w:delText>
        </w:r>
      </w:del>
    </w:p>
    <w:p w14:paraId="68FF84F1" w14:textId="77777777" w:rsidR="008033FE" w:rsidDel="00BC2773" w:rsidRDefault="008033FE">
      <w:pPr>
        <w:pStyle w:val="TOC2"/>
        <w:rPr>
          <w:del w:id="214" w:author="Amy Byers" w:date="2015-04-08T11:41:00Z"/>
          <w:rFonts w:eastAsiaTheme="minorEastAsia" w:cstheme="minorBidi"/>
          <w:i w:val="0"/>
          <w:iCs w:val="0"/>
          <w:sz w:val="22"/>
          <w:szCs w:val="22"/>
        </w:rPr>
      </w:pPr>
      <w:del w:id="215" w:author="Amy Byers" w:date="2015-04-08T11:41:00Z">
        <w:r w:rsidRPr="00BC2773" w:rsidDel="00BC2773">
          <w:delText>7.2</w:delText>
        </w:r>
        <w:r w:rsidDel="00BC2773">
          <w:rPr>
            <w:rFonts w:eastAsiaTheme="minorEastAsia" w:cstheme="minorBidi"/>
            <w:i w:val="0"/>
            <w:iCs w:val="0"/>
            <w:sz w:val="22"/>
            <w:szCs w:val="22"/>
          </w:rPr>
          <w:tab/>
        </w:r>
        <w:r w:rsidRPr="00BC2773" w:rsidDel="00BC2773">
          <w:delText>Warranty Feature</w:delText>
        </w:r>
        <w:r w:rsidDel="00BC2773">
          <w:rPr>
            <w:webHidden/>
          </w:rPr>
          <w:tab/>
          <w:delText>11</w:delText>
        </w:r>
      </w:del>
    </w:p>
    <w:p w14:paraId="2D9BF62E" w14:textId="77777777" w:rsidR="008033FE" w:rsidDel="00BC2773" w:rsidRDefault="008033FE">
      <w:pPr>
        <w:pStyle w:val="TOC2"/>
        <w:rPr>
          <w:del w:id="216" w:author="Amy Byers" w:date="2015-04-08T11:41:00Z"/>
          <w:rFonts w:eastAsiaTheme="minorEastAsia" w:cstheme="minorBidi"/>
          <w:i w:val="0"/>
          <w:iCs w:val="0"/>
          <w:sz w:val="22"/>
          <w:szCs w:val="22"/>
        </w:rPr>
      </w:pPr>
      <w:del w:id="217" w:author="Amy Byers" w:date="2015-04-08T11:41:00Z">
        <w:r w:rsidRPr="00BC2773" w:rsidDel="00BC2773">
          <w:delText>7.3</w:delText>
        </w:r>
        <w:r w:rsidDel="00BC2773">
          <w:rPr>
            <w:rFonts w:eastAsiaTheme="minorEastAsia" w:cstheme="minorBidi"/>
            <w:i w:val="0"/>
            <w:iCs w:val="0"/>
            <w:sz w:val="22"/>
            <w:szCs w:val="22"/>
          </w:rPr>
          <w:tab/>
        </w:r>
        <w:r w:rsidRPr="00BC2773" w:rsidDel="00BC2773">
          <w:delText>Sale Feature</w:delText>
        </w:r>
        <w:r w:rsidDel="00BC2773">
          <w:rPr>
            <w:webHidden/>
          </w:rPr>
          <w:tab/>
          <w:delText>11</w:delText>
        </w:r>
      </w:del>
    </w:p>
    <w:p w14:paraId="53401A60" w14:textId="77777777" w:rsidR="008033FE" w:rsidDel="00BC2773" w:rsidRDefault="008033FE">
      <w:pPr>
        <w:pStyle w:val="TOC2"/>
        <w:rPr>
          <w:del w:id="218" w:author="Amy Byers" w:date="2015-04-08T11:41:00Z"/>
          <w:rFonts w:eastAsiaTheme="minorEastAsia" w:cstheme="minorBidi"/>
          <w:i w:val="0"/>
          <w:iCs w:val="0"/>
          <w:sz w:val="22"/>
          <w:szCs w:val="22"/>
        </w:rPr>
      </w:pPr>
      <w:del w:id="219" w:author="Amy Byers" w:date="2015-04-08T11:41:00Z">
        <w:r w:rsidRPr="00BC2773" w:rsidDel="00BC2773">
          <w:delText>7.4</w:delText>
        </w:r>
        <w:r w:rsidDel="00BC2773">
          <w:rPr>
            <w:rFonts w:eastAsiaTheme="minorEastAsia" w:cstheme="minorBidi"/>
            <w:i w:val="0"/>
            <w:iCs w:val="0"/>
            <w:sz w:val="22"/>
            <w:szCs w:val="22"/>
          </w:rPr>
          <w:tab/>
        </w:r>
        <w:r w:rsidRPr="00BC2773" w:rsidDel="00BC2773">
          <w:delText>Suspend Feature</w:delText>
        </w:r>
        <w:r w:rsidDel="00BC2773">
          <w:rPr>
            <w:webHidden/>
          </w:rPr>
          <w:tab/>
          <w:delText>11</w:delText>
        </w:r>
      </w:del>
    </w:p>
    <w:p w14:paraId="5D40C2A5" w14:textId="77777777" w:rsidR="008033FE" w:rsidDel="00BC2773" w:rsidRDefault="008033FE">
      <w:pPr>
        <w:pStyle w:val="TOC2"/>
        <w:rPr>
          <w:del w:id="220" w:author="Amy Byers" w:date="2015-04-08T11:41:00Z"/>
          <w:rFonts w:eastAsiaTheme="minorEastAsia" w:cstheme="minorBidi"/>
          <w:i w:val="0"/>
          <w:iCs w:val="0"/>
          <w:sz w:val="22"/>
          <w:szCs w:val="22"/>
        </w:rPr>
      </w:pPr>
      <w:del w:id="221" w:author="Amy Byers" w:date="2015-04-08T11:41:00Z">
        <w:r w:rsidRPr="00BC2773" w:rsidDel="00BC2773">
          <w:delText>7.5</w:delText>
        </w:r>
        <w:r w:rsidDel="00BC2773">
          <w:rPr>
            <w:rFonts w:eastAsiaTheme="minorEastAsia" w:cstheme="minorBidi"/>
            <w:i w:val="0"/>
            <w:iCs w:val="0"/>
            <w:sz w:val="22"/>
            <w:szCs w:val="22"/>
          </w:rPr>
          <w:tab/>
        </w:r>
        <w:r w:rsidRPr="00BC2773" w:rsidDel="00BC2773">
          <w:delText>Total Processing Feature</w:delText>
        </w:r>
        <w:r w:rsidDel="00BC2773">
          <w:rPr>
            <w:webHidden/>
          </w:rPr>
          <w:tab/>
          <w:delText>11</w:delText>
        </w:r>
      </w:del>
    </w:p>
    <w:p w14:paraId="187811C1" w14:textId="77777777" w:rsidR="008033FE" w:rsidDel="00BC2773" w:rsidRDefault="008033FE">
      <w:pPr>
        <w:pStyle w:val="TOC1"/>
        <w:rPr>
          <w:del w:id="222" w:author="Amy Byers" w:date="2015-04-08T11:41:00Z"/>
          <w:rFonts w:eastAsiaTheme="minorEastAsia" w:cstheme="minorBidi"/>
          <w:b w:val="0"/>
          <w:bCs w:val="0"/>
          <w:sz w:val="22"/>
          <w:szCs w:val="22"/>
        </w:rPr>
      </w:pPr>
      <w:del w:id="223" w:author="Amy Byers" w:date="2015-04-08T11:41:00Z">
        <w:r w:rsidRPr="00BC2773" w:rsidDel="00BC2773">
          <w:delText>8.</w:delText>
        </w:r>
        <w:r w:rsidDel="00BC2773">
          <w:rPr>
            <w:rFonts w:eastAsiaTheme="minorEastAsia" w:cstheme="minorBidi"/>
            <w:b w:val="0"/>
            <w:bCs w:val="0"/>
            <w:sz w:val="22"/>
            <w:szCs w:val="22"/>
          </w:rPr>
          <w:tab/>
        </w:r>
        <w:r w:rsidRPr="00BC2773" w:rsidDel="00BC2773">
          <w:delText>Assumptions</w:delText>
        </w:r>
        <w:r w:rsidDel="00BC2773">
          <w:rPr>
            <w:webHidden/>
          </w:rPr>
          <w:tab/>
          <w:delText>11</w:delText>
        </w:r>
      </w:del>
    </w:p>
    <w:p w14:paraId="514DDC79" w14:textId="77777777" w:rsidR="008033FE" w:rsidDel="00BC2773" w:rsidRDefault="008033FE">
      <w:pPr>
        <w:pStyle w:val="TOC1"/>
        <w:rPr>
          <w:del w:id="224" w:author="Amy Byers" w:date="2015-04-08T11:41:00Z"/>
          <w:rFonts w:eastAsiaTheme="minorEastAsia" w:cstheme="minorBidi"/>
          <w:b w:val="0"/>
          <w:bCs w:val="0"/>
          <w:sz w:val="22"/>
          <w:szCs w:val="22"/>
        </w:rPr>
      </w:pPr>
      <w:del w:id="225" w:author="Amy Byers" w:date="2015-04-08T11:41:00Z">
        <w:r w:rsidRPr="00BC2773" w:rsidDel="00BC2773">
          <w:delText>9.</w:delText>
        </w:r>
        <w:r w:rsidDel="00BC2773">
          <w:rPr>
            <w:rFonts w:eastAsiaTheme="minorEastAsia" w:cstheme="minorBidi"/>
            <w:b w:val="0"/>
            <w:bCs w:val="0"/>
            <w:sz w:val="22"/>
            <w:szCs w:val="22"/>
          </w:rPr>
          <w:tab/>
        </w:r>
        <w:r w:rsidRPr="00BC2773" w:rsidDel="00BC2773">
          <w:delText>Screen Layouts</w:delText>
        </w:r>
        <w:r w:rsidDel="00BC2773">
          <w:rPr>
            <w:webHidden/>
          </w:rPr>
          <w:tab/>
          <w:delText>12</w:delText>
        </w:r>
      </w:del>
    </w:p>
    <w:p w14:paraId="330FF31D" w14:textId="77777777" w:rsidR="008033FE" w:rsidDel="00BC2773" w:rsidRDefault="008033FE">
      <w:pPr>
        <w:pStyle w:val="TOC2"/>
        <w:rPr>
          <w:del w:id="226" w:author="Amy Byers" w:date="2015-04-08T11:41:00Z"/>
          <w:rFonts w:eastAsiaTheme="minorEastAsia" w:cstheme="minorBidi"/>
          <w:i w:val="0"/>
          <w:iCs w:val="0"/>
          <w:sz w:val="22"/>
          <w:szCs w:val="22"/>
        </w:rPr>
      </w:pPr>
      <w:del w:id="227" w:author="Amy Byers" w:date="2015-04-08T11:41:00Z">
        <w:r w:rsidRPr="00BC2773" w:rsidDel="00BC2773">
          <w:delText>9.1</w:delText>
        </w:r>
        <w:r w:rsidDel="00BC2773">
          <w:rPr>
            <w:rFonts w:eastAsiaTheme="minorEastAsia" w:cstheme="minorBidi"/>
            <w:i w:val="0"/>
            <w:iCs w:val="0"/>
            <w:sz w:val="22"/>
            <w:szCs w:val="22"/>
          </w:rPr>
          <w:tab/>
        </w:r>
        <w:r w:rsidRPr="00BC2773" w:rsidDel="00BC2773">
          <w:delText>POS Screens</w:delText>
        </w:r>
        <w:r w:rsidDel="00BC2773">
          <w:rPr>
            <w:webHidden/>
          </w:rPr>
          <w:tab/>
          <w:delText>12</w:delText>
        </w:r>
      </w:del>
    </w:p>
    <w:p w14:paraId="05EE5B42" w14:textId="77777777" w:rsidR="008033FE" w:rsidDel="00BC2773" w:rsidRDefault="008033FE">
      <w:pPr>
        <w:pStyle w:val="TOC2"/>
        <w:rPr>
          <w:del w:id="228" w:author="Amy Byers" w:date="2015-04-08T11:41:00Z"/>
          <w:rFonts w:eastAsiaTheme="minorEastAsia" w:cstheme="minorBidi"/>
          <w:i w:val="0"/>
          <w:iCs w:val="0"/>
          <w:sz w:val="22"/>
          <w:szCs w:val="22"/>
        </w:rPr>
      </w:pPr>
      <w:del w:id="229" w:author="Amy Byers" w:date="2015-04-08T11:41:00Z">
        <w:r w:rsidRPr="00BC2773" w:rsidDel="00BC2773">
          <w:delText>9.2</w:delText>
        </w:r>
        <w:r w:rsidDel="00BC2773">
          <w:rPr>
            <w:rFonts w:eastAsiaTheme="minorEastAsia" w:cstheme="minorBidi"/>
            <w:i w:val="0"/>
            <w:iCs w:val="0"/>
            <w:sz w:val="22"/>
            <w:szCs w:val="22"/>
          </w:rPr>
          <w:tab/>
        </w:r>
        <w:r w:rsidRPr="00BC2773" w:rsidDel="00BC2773">
          <w:delText>Signature Capture Device</w:delText>
        </w:r>
        <w:r w:rsidDel="00BC2773">
          <w:rPr>
            <w:webHidden/>
          </w:rPr>
          <w:tab/>
          <w:delText>20</w:delText>
        </w:r>
      </w:del>
    </w:p>
    <w:p w14:paraId="242F9D8A" w14:textId="77777777" w:rsidR="008033FE" w:rsidDel="00BC2773" w:rsidRDefault="008033FE">
      <w:pPr>
        <w:pStyle w:val="TOC1"/>
        <w:rPr>
          <w:del w:id="230" w:author="Amy Byers" w:date="2015-04-08T11:41:00Z"/>
          <w:rFonts w:eastAsiaTheme="minorEastAsia" w:cstheme="minorBidi"/>
          <w:b w:val="0"/>
          <w:bCs w:val="0"/>
          <w:sz w:val="22"/>
          <w:szCs w:val="22"/>
        </w:rPr>
      </w:pPr>
      <w:del w:id="231" w:author="Amy Byers" w:date="2015-04-08T11:41:00Z">
        <w:r w:rsidRPr="00BC2773" w:rsidDel="00BC2773">
          <w:delText>10.</w:delText>
        </w:r>
        <w:r w:rsidDel="00BC2773">
          <w:rPr>
            <w:rFonts w:eastAsiaTheme="minorEastAsia" w:cstheme="minorBidi"/>
            <w:b w:val="0"/>
            <w:bCs w:val="0"/>
            <w:sz w:val="22"/>
            <w:szCs w:val="22"/>
          </w:rPr>
          <w:tab/>
        </w:r>
        <w:r w:rsidRPr="00BC2773" w:rsidDel="00BC2773">
          <w:delText>Printing</w:delText>
        </w:r>
        <w:r w:rsidDel="00BC2773">
          <w:rPr>
            <w:webHidden/>
          </w:rPr>
          <w:tab/>
          <w:delText>22</w:delText>
        </w:r>
      </w:del>
    </w:p>
    <w:p w14:paraId="51BB7134" w14:textId="77777777" w:rsidR="008033FE" w:rsidDel="00BC2773" w:rsidRDefault="008033FE">
      <w:pPr>
        <w:pStyle w:val="TOC2"/>
        <w:rPr>
          <w:del w:id="232" w:author="Amy Byers" w:date="2015-04-08T11:41:00Z"/>
          <w:rFonts w:eastAsiaTheme="minorEastAsia" w:cstheme="minorBidi"/>
          <w:i w:val="0"/>
          <w:iCs w:val="0"/>
          <w:sz w:val="22"/>
          <w:szCs w:val="22"/>
        </w:rPr>
      </w:pPr>
      <w:del w:id="233" w:author="Amy Byers" w:date="2015-04-08T11:41:00Z">
        <w:r w:rsidRPr="00BC2773" w:rsidDel="00BC2773">
          <w:delText>10.1</w:delText>
        </w:r>
        <w:r w:rsidDel="00BC2773">
          <w:rPr>
            <w:rFonts w:eastAsiaTheme="minorEastAsia" w:cstheme="minorBidi"/>
            <w:i w:val="0"/>
            <w:iCs w:val="0"/>
            <w:sz w:val="22"/>
            <w:szCs w:val="22"/>
          </w:rPr>
          <w:tab/>
        </w:r>
        <w:r w:rsidRPr="00BC2773" w:rsidDel="00BC2773">
          <w:delText>Receipt Changes</w:delText>
        </w:r>
        <w:r w:rsidDel="00BC2773">
          <w:rPr>
            <w:webHidden/>
          </w:rPr>
          <w:tab/>
          <w:delText>22</w:delText>
        </w:r>
      </w:del>
    </w:p>
    <w:p w14:paraId="1EF2A8F7" w14:textId="77777777" w:rsidR="008033FE" w:rsidDel="00BC2773" w:rsidRDefault="008033FE">
      <w:pPr>
        <w:pStyle w:val="TOC1"/>
        <w:rPr>
          <w:del w:id="234" w:author="Amy Byers" w:date="2015-04-08T11:41:00Z"/>
          <w:rFonts w:eastAsiaTheme="minorEastAsia" w:cstheme="minorBidi"/>
          <w:b w:val="0"/>
          <w:bCs w:val="0"/>
          <w:sz w:val="22"/>
          <w:szCs w:val="22"/>
        </w:rPr>
      </w:pPr>
      <w:del w:id="235" w:author="Amy Byers" w:date="2015-04-08T11:41:00Z">
        <w:r w:rsidRPr="00BC2773" w:rsidDel="00BC2773">
          <w:delText>11.</w:delText>
        </w:r>
        <w:r w:rsidDel="00BC2773">
          <w:rPr>
            <w:rFonts w:eastAsiaTheme="minorEastAsia" w:cstheme="minorBidi"/>
            <w:b w:val="0"/>
            <w:bCs w:val="0"/>
            <w:sz w:val="22"/>
            <w:szCs w:val="22"/>
          </w:rPr>
          <w:tab/>
        </w:r>
        <w:r w:rsidRPr="00BC2773" w:rsidDel="00BC2773">
          <w:delText>Configurable Settings</w:delText>
        </w:r>
        <w:r w:rsidDel="00BC2773">
          <w:rPr>
            <w:webHidden/>
          </w:rPr>
          <w:tab/>
          <w:delText>23</w:delText>
        </w:r>
      </w:del>
    </w:p>
    <w:p w14:paraId="5E48D3BC" w14:textId="77777777" w:rsidR="008033FE" w:rsidDel="00BC2773" w:rsidRDefault="008033FE">
      <w:pPr>
        <w:pStyle w:val="TOC1"/>
        <w:rPr>
          <w:del w:id="236" w:author="Amy Byers" w:date="2015-04-08T11:41:00Z"/>
          <w:rFonts w:eastAsiaTheme="minorEastAsia" w:cstheme="minorBidi"/>
          <w:b w:val="0"/>
          <w:bCs w:val="0"/>
          <w:sz w:val="22"/>
          <w:szCs w:val="22"/>
        </w:rPr>
      </w:pPr>
      <w:del w:id="237" w:author="Amy Byers" w:date="2015-04-08T11:41:00Z">
        <w:r w:rsidRPr="00BC2773" w:rsidDel="00BC2773">
          <w:delText>12.</w:delText>
        </w:r>
        <w:r w:rsidDel="00BC2773">
          <w:rPr>
            <w:rFonts w:eastAsiaTheme="minorEastAsia" w:cstheme="minorBidi"/>
            <w:b w:val="0"/>
            <w:bCs w:val="0"/>
            <w:sz w:val="22"/>
            <w:szCs w:val="22"/>
          </w:rPr>
          <w:tab/>
        </w:r>
        <w:r w:rsidRPr="00BC2773" w:rsidDel="00BC2773">
          <w:delText>Logging Changes</w:delText>
        </w:r>
        <w:r w:rsidDel="00BC2773">
          <w:rPr>
            <w:webHidden/>
          </w:rPr>
          <w:tab/>
          <w:delText>23</w:delText>
        </w:r>
      </w:del>
    </w:p>
    <w:p w14:paraId="2AEFC27E" w14:textId="77777777" w:rsidR="008033FE" w:rsidDel="00BC2773" w:rsidRDefault="008033FE">
      <w:pPr>
        <w:pStyle w:val="TOC2"/>
        <w:rPr>
          <w:del w:id="238" w:author="Amy Byers" w:date="2015-04-08T11:41:00Z"/>
          <w:rFonts w:eastAsiaTheme="minorEastAsia" w:cstheme="minorBidi"/>
          <w:i w:val="0"/>
          <w:iCs w:val="0"/>
          <w:sz w:val="22"/>
          <w:szCs w:val="22"/>
        </w:rPr>
      </w:pPr>
      <w:del w:id="239" w:author="Amy Byers" w:date="2015-04-08T11:41:00Z">
        <w:r w:rsidRPr="00BC2773" w:rsidDel="00BC2773">
          <w:delText>12.1</w:delText>
        </w:r>
        <w:r w:rsidDel="00BC2773">
          <w:rPr>
            <w:rFonts w:eastAsiaTheme="minorEastAsia" w:cstheme="minorBidi"/>
            <w:i w:val="0"/>
            <w:iCs w:val="0"/>
            <w:sz w:val="22"/>
            <w:szCs w:val="22"/>
          </w:rPr>
          <w:tab/>
        </w:r>
        <w:r w:rsidRPr="00BC2773" w:rsidDel="00BC2773">
          <w:delText>Data Output</w:delText>
        </w:r>
        <w:r w:rsidDel="00BC2773">
          <w:rPr>
            <w:webHidden/>
          </w:rPr>
          <w:tab/>
          <w:delText>23</w:delText>
        </w:r>
      </w:del>
    </w:p>
    <w:p w14:paraId="4B052487" w14:textId="77777777" w:rsidR="008033FE" w:rsidDel="00BC2773" w:rsidRDefault="008033FE">
      <w:pPr>
        <w:pStyle w:val="TOC1"/>
        <w:rPr>
          <w:del w:id="240" w:author="Amy Byers" w:date="2015-04-08T11:41:00Z"/>
          <w:rFonts w:eastAsiaTheme="minorEastAsia" w:cstheme="minorBidi"/>
          <w:b w:val="0"/>
          <w:bCs w:val="0"/>
          <w:sz w:val="22"/>
          <w:szCs w:val="22"/>
        </w:rPr>
      </w:pPr>
      <w:del w:id="241" w:author="Amy Byers" w:date="2015-04-08T11:41:00Z">
        <w:r w:rsidRPr="00BC2773" w:rsidDel="00BC2773">
          <w:delText>13.</w:delText>
        </w:r>
        <w:r w:rsidDel="00BC2773">
          <w:rPr>
            <w:rFonts w:eastAsiaTheme="minorEastAsia" w:cstheme="minorBidi"/>
            <w:b w:val="0"/>
            <w:bCs w:val="0"/>
            <w:sz w:val="22"/>
            <w:szCs w:val="22"/>
          </w:rPr>
          <w:tab/>
        </w:r>
        <w:r w:rsidRPr="00BC2773" w:rsidDel="00BC2773">
          <w:delText>Interface</w:delText>
        </w:r>
        <w:r w:rsidDel="00BC2773">
          <w:rPr>
            <w:webHidden/>
          </w:rPr>
          <w:tab/>
          <w:delText>23</w:delText>
        </w:r>
      </w:del>
    </w:p>
    <w:p w14:paraId="1F573732" w14:textId="77777777" w:rsidR="008033FE" w:rsidDel="00BC2773" w:rsidRDefault="008033FE">
      <w:pPr>
        <w:pStyle w:val="TOC1"/>
        <w:rPr>
          <w:del w:id="242" w:author="Amy Byers" w:date="2015-04-08T11:41:00Z"/>
          <w:rFonts w:eastAsiaTheme="minorEastAsia" w:cstheme="minorBidi"/>
          <w:b w:val="0"/>
          <w:bCs w:val="0"/>
          <w:sz w:val="22"/>
          <w:szCs w:val="22"/>
        </w:rPr>
      </w:pPr>
      <w:del w:id="243" w:author="Amy Byers" w:date="2015-04-08T11:41:00Z">
        <w:r w:rsidRPr="00BC2773" w:rsidDel="00BC2773">
          <w:delText>14.</w:delText>
        </w:r>
        <w:r w:rsidDel="00BC2773">
          <w:rPr>
            <w:rFonts w:eastAsiaTheme="minorEastAsia" w:cstheme="minorBidi"/>
            <w:b w:val="0"/>
            <w:bCs w:val="0"/>
            <w:sz w:val="22"/>
            <w:szCs w:val="22"/>
          </w:rPr>
          <w:tab/>
        </w:r>
        <w:r w:rsidRPr="00BC2773" w:rsidDel="00BC2773">
          <w:delText>Out Of Scope</w:delText>
        </w:r>
        <w:r w:rsidDel="00BC2773">
          <w:rPr>
            <w:webHidden/>
          </w:rPr>
          <w:tab/>
          <w:delText>23</w:delText>
        </w:r>
      </w:del>
    </w:p>
    <w:p w14:paraId="6FED3F12" w14:textId="77777777" w:rsidR="008033FE" w:rsidDel="00BC2773" w:rsidRDefault="008033FE">
      <w:pPr>
        <w:pStyle w:val="TOC1"/>
        <w:rPr>
          <w:del w:id="244" w:author="Amy Byers" w:date="2015-04-08T11:41:00Z"/>
          <w:rFonts w:eastAsiaTheme="minorEastAsia" w:cstheme="minorBidi"/>
          <w:b w:val="0"/>
          <w:bCs w:val="0"/>
          <w:sz w:val="22"/>
          <w:szCs w:val="22"/>
        </w:rPr>
      </w:pPr>
      <w:del w:id="245" w:author="Amy Byers" w:date="2015-04-08T11:41:00Z">
        <w:r w:rsidRPr="00BC2773" w:rsidDel="00BC2773">
          <w:delText>15.</w:delText>
        </w:r>
        <w:r w:rsidDel="00BC2773">
          <w:rPr>
            <w:rFonts w:eastAsiaTheme="minorEastAsia" w:cstheme="minorBidi"/>
            <w:b w:val="0"/>
            <w:bCs w:val="0"/>
            <w:sz w:val="22"/>
            <w:szCs w:val="22"/>
          </w:rPr>
          <w:tab/>
        </w:r>
        <w:r w:rsidRPr="00BC2773" w:rsidDel="00BC2773">
          <w:delText>Business Sign Off</w:delText>
        </w:r>
        <w:r w:rsidDel="00BC2773">
          <w:rPr>
            <w:webHidden/>
          </w:rPr>
          <w:tab/>
          <w:delText>24</w:delText>
        </w:r>
      </w:del>
    </w:p>
    <w:p w14:paraId="7B99816F" w14:textId="77777777" w:rsidR="008033FE" w:rsidDel="00BC2773" w:rsidRDefault="008033FE">
      <w:pPr>
        <w:pStyle w:val="TOC1"/>
        <w:rPr>
          <w:del w:id="246" w:author="Amy Byers" w:date="2015-04-08T11:41:00Z"/>
          <w:rFonts w:eastAsiaTheme="minorEastAsia" w:cstheme="minorBidi"/>
          <w:b w:val="0"/>
          <w:bCs w:val="0"/>
          <w:sz w:val="22"/>
          <w:szCs w:val="22"/>
        </w:rPr>
      </w:pPr>
      <w:del w:id="247" w:author="Amy Byers" w:date="2015-04-08T11:41:00Z">
        <w:r w:rsidRPr="00BC2773" w:rsidDel="00BC2773">
          <w:delText>16.</w:delText>
        </w:r>
        <w:r w:rsidDel="00BC2773">
          <w:rPr>
            <w:rFonts w:eastAsiaTheme="minorEastAsia" w:cstheme="minorBidi"/>
            <w:b w:val="0"/>
            <w:bCs w:val="0"/>
            <w:sz w:val="22"/>
            <w:szCs w:val="22"/>
          </w:rPr>
          <w:tab/>
        </w:r>
        <w:r w:rsidRPr="00BC2773" w:rsidDel="00BC2773">
          <w:delText>Technical Sign Off</w:delText>
        </w:r>
        <w:r w:rsidDel="00BC2773">
          <w:rPr>
            <w:webHidden/>
          </w:rPr>
          <w:tab/>
          <w:delText>24</w:delText>
        </w:r>
      </w:del>
    </w:p>
    <w:p w14:paraId="4B076EBE" w14:textId="77777777" w:rsidR="008033FE" w:rsidDel="00BC2773" w:rsidRDefault="008033FE">
      <w:pPr>
        <w:pStyle w:val="TOC1"/>
        <w:rPr>
          <w:del w:id="248" w:author="Amy Byers" w:date="2015-04-08T11:41:00Z"/>
          <w:rFonts w:eastAsiaTheme="minorEastAsia" w:cstheme="minorBidi"/>
          <w:b w:val="0"/>
          <w:bCs w:val="0"/>
          <w:sz w:val="22"/>
          <w:szCs w:val="22"/>
        </w:rPr>
      </w:pPr>
      <w:del w:id="249" w:author="Amy Byers" w:date="2015-04-08T11:41:00Z">
        <w:r w:rsidRPr="00BC2773" w:rsidDel="00BC2773">
          <w:delText>17.</w:delText>
        </w:r>
        <w:r w:rsidDel="00BC2773">
          <w:rPr>
            <w:rFonts w:eastAsiaTheme="minorEastAsia" w:cstheme="minorBidi"/>
            <w:b w:val="0"/>
            <w:bCs w:val="0"/>
            <w:sz w:val="22"/>
            <w:szCs w:val="22"/>
          </w:rPr>
          <w:tab/>
        </w:r>
        <w:r w:rsidRPr="00BC2773" w:rsidDel="00BC2773">
          <w:delText>Technical Review</w:delText>
        </w:r>
        <w:r w:rsidDel="00BC2773">
          <w:rPr>
            <w:webHidden/>
          </w:rPr>
          <w:tab/>
          <w:delText>24</w:delText>
        </w:r>
      </w:del>
    </w:p>
    <w:p w14:paraId="77304CC1" w14:textId="77777777" w:rsidR="008033FE" w:rsidDel="00BC2773" w:rsidRDefault="008033FE">
      <w:pPr>
        <w:pStyle w:val="TOC1"/>
        <w:rPr>
          <w:del w:id="250" w:author="Amy Byers" w:date="2015-04-08T11:41:00Z"/>
          <w:rFonts w:eastAsiaTheme="minorEastAsia" w:cstheme="minorBidi"/>
          <w:b w:val="0"/>
          <w:bCs w:val="0"/>
          <w:sz w:val="22"/>
          <w:szCs w:val="22"/>
        </w:rPr>
      </w:pPr>
      <w:del w:id="251" w:author="Amy Byers" w:date="2015-04-08T11:41:00Z">
        <w:r w:rsidRPr="00BC2773" w:rsidDel="00BC2773">
          <w:delText>18.</w:delText>
        </w:r>
        <w:r w:rsidDel="00BC2773">
          <w:rPr>
            <w:rFonts w:eastAsiaTheme="minorEastAsia" w:cstheme="minorBidi"/>
            <w:b w:val="0"/>
            <w:bCs w:val="0"/>
            <w:sz w:val="22"/>
            <w:szCs w:val="22"/>
          </w:rPr>
          <w:tab/>
        </w:r>
        <w:r w:rsidRPr="00BC2773" w:rsidDel="00BC2773">
          <w:delText>Technical Inform</w:delText>
        </w:r>
        <w:r w:rsidDel="00BC2773">
          <w:rPr>
            <w:webHidden/>
          </w:rPr>
          <w:tab/>
          <w:delText>24</w:delText>
        </w:r>
      </w:del>
    </w:p>
    <w:p w14:paraId="12FD913C" w14:textId="77777777" w:rsidR="008033FE" w:rsidDel="00BC2773" w:rsidRDefault="008033FE">
      <w:pPr>
        <w:pStyle w:val="TOC1"/>
        <w:rPr>
          <w:del w:id="252" w:author="Amy Byers" w:date="2015-04-08T11:41:00Z"/>
          <w:rFonts w:eastAsiaTheme="minorEastAsia" w:cstheme="minorBidi"/>
          <w:b w:val="0"/>
          <w:bCs w:val="0"/>
          <w:sz w:val="22"/>
          <w:szCs w:val="22"/>
        </w:rPr>
      </w:pPr>
      <w:del w:id="253" w:author="Amy Byers" w:date="2015-04-08T11:41:00Z">
        <w:r w:rsidRPr="00BC2773" w:rsidDel="00BC2773">
          <w:delText>19.</w:delText>
        </w:r>
        <w:r w:rsidDel="00BC2773">
          <w:rPr>
            <w:rFonts w:eastAsiaTheme="minorEastAsia" w:cstheme="minorBidi"/>
            <w:b w:val="0"/>
            <w:bCs w:val="0"/>
            <w:sz w:val="22"/>
            <w:szCs w:val="22"/>
          </w:rPr>
          <w:tab/>
        </w:r>
        <w:r w:rsidRPr="00BC2773" w:rsidDel="00BC2773">
          <w:delText>Revision History</w:delText>
        </w:r>
        <w:r w:rsidDel="00BC2773">
          <w:rPr>
            <w:webHidden/>
          </w:rPr>
          <w:tab/>
          <w:delText>24</w:delText>
        </w:r>
      </w:del>
    </w:p>
    <w:p w14:paraId="24B96DDC" w14:textId="77777777" w:rsidR="008033FE" w:rsidDel="00BC2773" w:rsidRDefault="008033FE">
      <w:pPr>
        <w:pStyle w:val="TOC2"/>
        <w:rPr>
          <w:del w:id="254" w:author="Amy Byers" w:date="2015-04-08T11:41:00Z"/>
          <w:rFonts w:eastAsiaTheme="minorEastAsia" w:cstheme="minorBidi"/>
          <w:i w:val="0"/>
          <w:iCs w:val="0"/>
          <w:sz w:val="22"/>
          <w:szCs w:val="22"/>
        </w:rPr>
      </w:pPr>
      <w:del w:id="255" w:author="Amy Byers" w:date="2015-04-08T11:41:00Z">
        <w:r w:rsidRPr="00BC2773" w:rsidDel="00BC2773">
          <w:delText>19.1</w:delText>
        </w:r>
        <w:r w:rsidDel="00BC2773">
          <w:rPr>
            <w:rFonts w:eastAsiaTheme="minorEastAsia" w:cstheme="minorBidi"/>
            <w:i w:val="0"/>
            <w:iCs w:val="0"/>
            <w:sz w:val="22"/>
            <w:szCs w:val="22"/>
          </w:rPr>
          <w:tab/>
        </w:r>
        <w:r w:rsidRPr="00BC2773" w:rsidDel="00BC2773">
          <w:delText>Reviews</w:delText>
        </w:r>
        <w:r w:rsidDel="00BC2773">
          <w:rPr>
            <w:webHidden/>
          </w:rPr>
          <w:tab/>
          <w:delText>24</w:delText>
        </w:r>
      </w:del>
    </w:p>
    <w:p w14:paraId="78B85A33" w14:textId="77777777" w:rsidR="008033FE" w:rsidDel="00BC2773" w:rsidRDefault="008033FE">
      <w:pPr>
        <w:pStyle w:val="TOC2"/>
        <w:rPr>
          <w:del w:id="256" w:author="Amy Byers" w:date="2015-04-08T11:41:00Z"/>
          <w:rFonts w:eastAsiaTheme="minorEastAsia" w:cstheme="minorBidi"/>
          <w:i w:val="0"/>
          <w:iCs w:val="0"/>
          <w:sz w:val="22"/>
          <w:szCs w:val="22"/>
        </w:rPr>
      </w:pPr>
      <w:del w:id="257" w:author="Amy Byers" w:date="2015-04-08T11:41:00Z">
        <w:r w:rsidRPr="00BC2773" w:rsidDel="00BC2773">
          <w:delText>19.2</w:delText>
        </w:r>
        <w:r w:rsidDel="00BC2773">
          <w:rPr>
            <w:rFonts w:eastAsiaTheme="minorEastAsia" w:cstheme="minorBidi"/>
            <w:i w:val="0"/>
            <w:iCs w:val="0"/>
            <w:sz w:val="22"/>
            <w:szCs w:val="22"/>
          </w:rPr>
          <w:tab/>
        </w:r>
        <w:r w:rsidRPr="00BC2773" w:rsidDel="00BC2773">
          <w:delText>Revision History</w:delText>
        </w:r>
        <w:r w:rsidDel="00BC2773">
          <w:rPr>
            <w:webHidden/>
          </w:rPr>
          <w:tab/>
          <w:delText>24</w:delText>
        </w:r>
      </w:del>
    </w:p>
    <w:p w14:paraId="73924501" w14:textId="77777777" w:rsidR="00DB0493" w:rsidRDefault="005407DF" w:rsidP="00FE5920">
      <w:pPr>
        <w:spacing w:after="120"/>
        <w:rPr>
          <w:rFonts w:cs="Arial"/>
        </w:rPr>
      </w:pPr>
      <w:r>
        <w:rPr>
          <w:rFonts w:cs="Arial"/>
        </w:rPr>
        <w:fldChar w:fldCharType="end"/>
      </w:r>
    </w:p>
    <w:p w14:paraId="4D6E2EE0" w14:textId="77777777" w:rsidR="00DB0493" w:rsidRPr="00AC4EEB" w:rsidRDefault="00DB0493" w:rsidP="007742E6">
      <w:pPr>
        <w:pStyle w:val="StyleHeading1shead1NotItalic"/>
      </w:pPr>
      <w:r>
        <w:br w:type="page"/>
      </w:r>
      <w:bookmarkStart w:id="258" w:name="_Toc323818513"/>
      <w:bookmarkStart w:id="259" w:name="_Toc324415438"/>
      <w:bookmarkStart w:id="260" w:name="_Toc416256595"/>
      <w:r w:rsidR="00603D54">
        <w:lastRenderedPageBreak/>
        <w:t>Feature</w:t>
      </w:r>
      <w:r w:rsidR="00EA1197" w:rsidRPr="00AC4EEB">
        <w:t xml:space="preserve"> Specification Overview</w:t>
      </w:r>
      <w:bookmarkEnd w:id="258"/>
      <w:bookmarkEnd w:id="259"/>
      <w:bookmarkEnd w:id="260"/>
    </w:p>
    <w:p w14:paraId="1709166D" w14:textId="77777777" w:rsidR="00360255" w:rsidRPr="00360255" w:rsidRDefault="00603D54" w:rsidP="00AE01C3">
      <w:pPr>
        <w:pStyle w:val="Heading2"/>
      </w:pPr>
      <w:bookmarkStart w:id="261" w:name="_Toc323725582"/>
      <w:bookmarkStart w:id="262" w:name="_Toc323818515"/>
      <w:bookmarkStart w:id="263" w:name="_Toc324415440"/>
      <w:bookmarkStart w:id="264" w:name="_Toc246843660"/>
      <w:bookmarkStart w:id="265" w:name="_Ref249767456"/>
      <w:bookmarkStart w:id="266" w:name="_Toc263330175"/>
      <w:bookmarkStart w:id="267" w:name="_Toc272309404"/>
      <w:bookmarkStart w:id="268" w:name="_Toc416256596"/>
      <w:r>
        <w:t>Feature</w:t>
      </w:r>
      <w:r w:rsidR="00360255" w:rsidRPr="00360255">
        <w:t xml:space="preserve"> Description</w:t>
      </w:r>
      <w:bookmarkEnd w:id="261"/>
      <w:bookmarkEnd w:id="262"/>
      <w:bookmarkEnd w:id="263"/>
      <w:bookmarkEnd w:id="268"/>
    </w:p>
    <w:p w14:paraId="52AE1F46" w14:textId="77777777" w:rsidR="00360255" w:rsidRPr="00603D54" w:rsidRDefault="00603D54" w:rsidP="00360255">
      <w:pPr>
        <w:pStyle w:val="BodyText"/>
      </w:pPr>
      <w:r w:rsidRPr="00603D54">
        <w:t>The Signature Capture with Terms feature allows the retailer to setup different actions to require a customer signature before the action can be completed.  Additionally, Terms and Conditions prompts (e.g. selling a warranty item) can be setup for a signature reason that requires customer acceptance before the action can be completed.</w:t>
      </w:r>
    </w:p>
    <w:p w14:paraId="7CF2ABCC" w14:textId="77777777" w:rsidR="008918AC" w:rsidRPr="00712257" w:rsidRDefault="00DD7CE0" w:rsidP="007742E6">
      <w:pPr>
        <w:pStyle w:val="Heading1"/>
      </w:pPr>
      <w:bookmarkStart w:id="269" w:name="_Toc416256597"/>
      <w:bookmarkEnd w:id="264"/>
      <w:bookmarkEnd w:id="265"/>
      <w:bookmarkEnd w:id="266"/>
      <w:bookmarkEnd w:id="267"/>
      <w:r w:rsidRPr="00712257">
        <w:t xml:space="preserve">Use Case:  </w:t>
      </w:r>
      <w:r w:rsidR="00712257" w:rsidRPr="00712257">
        <w:t>Terms &amp; Conditions Signature Capture</w:t>
      </w:r>
      <w:bookmarkEnd w:id="269"/>
      <w:r w:rsidRPr="00712257">
        <w:t xml:space="preserve"> </w:t>
      </w:r>
    </w:p>
    <w:p w14:paraId="04B5BC7B" w14:textId="77777777" w:rsidR="008918AC" w:rsidRPr="008918AC" w:rsidRDefault="00DD7CE0" w:rsidP="00AE01C3">
      <w:pPr>
        <w:pStyle w:val="Heading2"/>
      </w:pPr>
      <w:bookmarkStart w:id="270" w:name="_Ref317509454"/>
      <w:bookmarkStart w:id="271" w:name="_Ref317509457"/>
      <w:bookmarkStart w:id="272" w:name="_Toc323725586"/>
      <w:bookmarkStart w:id="273" w:name="_Toc323818519"/>
      <w:bookmarkStart w:id="274" w:name="_Toc324415444"/>
      <w:bookmarkStart w:id="275" w:name="_Toc416256598"/>
      <w:r>
        <w:t>Feature</w:t>
      </w:r>
      <w:r w:rsidR="008918AC" w:rsidRPr="008918AC">
        <w:t xml:space="preserve"> Flow</w:t>
      </w:r>
      <w:bookmarkEnd w:id="270"/>
      <w:bookmarkEnd w:id="271"/>
      <w:bookmarkEnd w:id="272"/>
      <w:bookmarkEnd w:id="273"/>
      <w:bookmarkEnd w:id="274"/>
      <w:bookmarkEnd w:id="275"/>
    </w:p>
    <w:p w14:paraId="4B0C6877" w14:textId="77777777" w:rsidR="008918AC" w:rsidRDefault="00603D54" w:rsidP="00603D54">
      <w:pPr>
        <w:pStyle w:val="BodyText"/>
        <w:jc w:val="center"/>
      </w:pPr>
      <w:r>
        <w:object w:dxaOrig="13420" w:dyaOrig="4154" w14:anchorId="44ED39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25pt;height:166.5pt" o:ole="">
            <v:imagedata r:id="rId8" o:title=""/>
          </v:shape>
          <o:OLEObject Type="Embed" ProgID="Visio.Drawing.11" ShapeID="_x0000_i1025" DrawAspect="Content" ObjectID="_1489998506" r:id="rId9"/>
        </w:object>
      </w:r>
    </w:p>
    <w:p w14:paraId="36107665" w14:textId="77777777" w:rsidR="008918AC" w:rsidRDefault="008918AC" w:rsidP="008918AC">
      <w:pPr>
        <w:pStyle w:val="Caption"/>
        <w:jc w:val="center"/>
      </w:pPr>
      <w:r>
        <w:t xml:space="preserve">Figure </w:t>
      </w:r>
      <w:fldSimple w:instr=" SEQ Figure \* ARABIC ">
        <w:r w:rsidR="00BC2773">
          <w:rPr>
            <w:noProof/>
          </w:rPr>
          <w:t>1</w:t>
        </w:r>
      </w:fldSimple>
      <w:r>
        <w:t xml:space="preserve">:  </w:t>
      </w:r>
      <w:r w:rsidR="00603D54">
        <w:t xml:space="preserve">Terms &amp; Conditions Signature Capture </w:t>
      </w:r>
      <w:r>
        <w:t>Process Flow</w:t>
      </w:r>
    </w:p>
    <w:p w14:paraId="309AE060" w14:textId="77777777" w:rsidR="00DD7CE0" w:rsidRDefault="00DD7CE0" w:rsidP="00DD7CE0">
      <w:pPr>
        <w:pStyle w:val="Heading2"/>
      </w:pPr>
      <w:bookmarkStart w:id="276" w:name="_Toc323818520"/>
      <w:bookmarkStart w:id="277" w:name="_Toc416256599"/>
      <w:r>
        <w:t>Preconditions</w:t>
      </w:r>
      <w:bookmarkEnd w:id="277"/>
    </w:p>
    <w:p w14:paraId="409E9AFE" w14:textId="77777777" w:rsidR="00DD7CE0" w:rsidRPr="00DD7CE0" w:rsidRDefault="00603D54" w:rsidP="00560DAF">
      <w:pPr>
        <w:pStyle w:val="BodyText"/>
        <w:numPr>
          <w:ilvl w:val="0"/>
          <w:numId w:val="12"/>
        </w:numPr>
        <w:ind w:left="360"/>
      </w:pPr>
      <w:r>
        <w:t>An item requires acceptance of terms and conditions and/or signature.</w:t>
      </w:r>
    </w:p>
    <w:p w14:paraId="1FACCD21" w14:textId="77777777" w:rsidR="00DD7CE0" w:rsidRDefault="00DD7CE0" w:rsidP="00DD7CE0">
      <w:pPr>
        <w:pStyle w:val="Heading2"/>
      </w:pPr>
      <w:bookmarkStart w:id="278" w:name="_Toc416256600"/>
      <w:r>
        <w:t>Main Flow</w:t>
      </w:r>
      <w:bookmarkEnd w:id="278"/>
    </w:p>
    <w:p w14:paraId="43463013" w14:textId="77777777" w:rsidR="00603D54" w:rsidRPr="000F39C2" w:rsidRDefault="00603D54" w:rsidP="00560DAF">
      <w:pPr>
        <w:pStyle w:val="BodyText"/>
        <w:numPr>
          <w:ilvl w:val="0"/>
          <w:numId w:val="13"/>
        </w:numPr>
        <w:ind w:left="360"/>
      </w:pPr>
      <w:r w:rsidRPr="000F39C2">
        <w:t xml:space="preserve">The system evaluates the consolidation flag on the </w:t>
      </w:r>
      <w:r>
        <w:t>item</w:t>
      </w:r>
      <w:r w:rsidRPr="000F39C2">
        <w:t xml:space="preserve"> requesting a signature.</w:t>
      </w:r>
    </w:p>
    <w:p w14:paraId="76AF0E82" w14:textId="77777777" w:rsidR="00603D54" w:rsidRDefault="00603D54" w:rsidP="00560DAF">
      <w:pPr>
        <w:pStyle w:val="BodyText"/>
        <w:numPr>
          <w:ilvl w:val="0"/>
          <w:numId w:val="13"/>
        </w:numPr>
        <w:ind w:left="360"/>
      </w:pPr>
      <w:r w:rsidRPr="000F39C2">
        <w:t>If the consolidation flag is enabled for the action, the system stores the signature request to be prompted during Total Processing use case, the use case ends and the system returns to the calling use case with completed status.</w:t>
      </w:r>
    </w:p>
    <w:p w14:paraId="34CC879D" w14:textId="77777777" w:rsidR="00603D54" w:rsidRDefault="00603D54" w:rsidP="00560DAF">
      <w:pPr>
        <w:pStyle w:val="BodyText"/>
        <w:numPr>
          <w:ilvl w:val="0"/>
          <w:numId w:val="13"/>
        </w:numPr>
        <w:ind w:left="360"/>
      </w:pPr>
      <w:r>
        <w:t xml:space="preserve">The system evaluates the PINPad Flag (section </w:t>
      </w:r>
      <w:r>
        <w:fldChar w:fldCharType="begin"/>
      </w:r>
      <w:r>
        <w:instrText xml:space="preserve"> REF _Ref413752509 \r \h </w:instrText>
      </w:r>
      <w:r>
        <w:fldChar w:fldCharType="separate"/>
      </w:r>
      <w:r w:rsidR="00BC2773">
        <w:t>11</w:t>
      </w:r>
      <w:r>
        <w:fldChar w:fldCharType="end"/>
      </w:r>
      <w:r>
        <w:t>).</w:t>
      </w:r>
    </w:p>
    <w:p w14:paraId="257B6B94" w14:textId="77777777" w:rsidR="00603D54" w:rsidRDefault="00603D54" w:rsidP="000C4718">
      <w:pPr>
        <w:pStyle w:val="BodyText"/>
        <w:numPr>
          <w:ilvl w:val="0"/>
          <w:numId w:val="13"/>
        </w:numPr>
        <w:ind w:left="360"/>
      </w:pPr>
      <w:r>
        <w:t>If the flag is set, system executes</w:t>
      </w:r>
      <w:r w:rsidR="000C4718">
        <w:t xml:space="preserve"> </w:t>
      </w:r>
      <w:r w:rsidR="000C4718">
        <w:fldChar w:fldCharType="begin"/>
      </w:r>
      <w:r w:rsidR="000C4718">
        <w:instrText xml:space="preserve"> REF _Ref413924195 \h </w:instrText>
      </w:r>
      <w:r w:rsidR="000C4718">
        <w:fldChar w:fldCharType="separate"/>
      </w:r>
      <w:ins w:id="279" w:author="Amy Byers" w:date="2015-04-08T11:41:00Z">
        <w:r w:rsidR="00BC2773" w:rsidRPr="00712257">
          <w:t xml:space="preserve">Use Case:  PINPad </w:t>
        </w:r>
        <w:r w:rsidR="00BC2773">
          <w:t xml:space="preserve">Terms &amp; </w:t>
        </w:r>
        <w:r w:rsidR="00BC2773" w:rsidRPr="00712257">
          <w:t>Signature Capture</w:t>
        </w:r>
      </w:ins>
      <w:del w:id="280" w:author="Amy Byers" w:date="2015-04-08T11:41:00Z">
        <w:r w:rsidR="008033FE" w:rsidRPr="00712257" w:rsidDel="00BC2773">
          <w:delText xml:space="preserve">Use Case:  PINPad </w:delText>
        </w:r>
        <w:r w:rsidR="008033FE" w:rsidDel="00BC2773">
          <w:delText xml:space="preserve">Terms &amp; </w:delText>
        </w:r>
        <w:r w:rsidR="008033FE" w:rsidRPr="00712257" w:rsidDel="00BC2773">
          <w:delText>Signature Capture</w:delText>
        </w:r>
      </w:del>
      <w:r w:rsidR="000C4718">
        <w:fldChar w:fldCharType="end"/>
      </w:r>
      <w:r>
        <w:t xml:space="preserve"> (section</w:t>
      </w:r>
      <w:r w:rsidR="000C4718">
        <w:t xml:space="preserve"> </w:t>
      </w:r>
      <w:r w:rsidR="000C4718">
        <w:fldChar w:fldCharType="begin"/>
      </w:r>
      <w:r w:rsidR="000C4718">
        <w:instrText xml:space="preserve"> REF _Ref413924206 \r \h </w:instrText>
      </w:r>
      <w:r w:rsidR="000C4718">
        <w:fldChar w:fldCharType="separate"/>
      </w:r>
      <w:r w:rsidR="00BC2773">
        <w:t>5</w:t>
      </w:r>
      <w:r w:rsidR="000C4718">
        <w:fldChar w:fldCharType="end"/>
      </w:r>
      <w:r>
        <w:t>).</w:t>
      </w:r>
    </w:p>
    <w:p w14:paraId="0ADAC291" w14:textId="77777777" w:rsidR="00603D54" w:rsidRPr="000F39C2" w:rsidRDefault="00603D54" w:rsidP="00560DAF">
      <w:pPr>
        <w:pStyle w:val="BodyText"/>
        <w:numPr>
          <w:ilvl w:val="0"/>
          <w:numId w:val="13"/>
        </w:numPr>
        <w:ind w:left="360"/>
      </w:pPr>
      <w:r>
        <w:t xml:space="preserve">If the flag is not set, system executes </w:t>
      </w:r>
      <w:r>
        <w:fldChar w:fldCharType="begin"/>
      </w:r>
      <w:r>
        <w:instrText xml:space="preserve"> REF _Ref413752624 \h </w:instrText>
      </w:r>
      <w:r>
        <w:fldChar w:fldCharType="separate"/>
      </w:r>
      <w:ins w:id="281" w:author="Amy Byers" w:date="2015-04-08T11:41:00Z">
        <w:r w:rsidR="00BC2773" w:rsidRPr="00712257">
          <w:t xml:space="preserve">Use Case:  Device </w:t>
        </w:r>
        <w:r w:rsidR="00BC2773">
          <w:t xml:space="preserve">Terms &amp; </w:t>
        </w:r>
        <w:r w:rsidR="00BC2773" w:rsidRPr="00712257">
          <w:t>Signature Capture</w:t>
        </w:r>
      </w:ins>
      <w:del w:id="282" w:author="Amy Byers" w:date="2015-04-08T11:41:00Z">
        <w:r w:rsidR="008033FE" w:rsidRPr="00712257" w:rsidDel="00BC2773">
          <w:delText xml:space="preserve">Use Case:  Device </w:delText>
        </w:r>
        <w:r w:rsidR="008033FE" w:rsidDel="00BC2773">
          <w:delText xml:space="preserve">Terms &amp; </w:delText>
        </w:r>
        <w:r w:rsidR="008033FE" w:rsidRPr="00712257" w:rsidDel="00BC2773">
          <w:delText>Signature Capture</w:delText>
        </w:r>
      </w:del>
      <w:r>
        <w:fldChar w:fldCharType="end"/>
      </w:r>
      <w:r>
        <w:t xml:space="preserve"> (section </w:t>
      </w:r>
      <w:r>
        <w:fldChar w:fldCharType="begin"/>
      </w:r>
      <w:r>
        <w:instrText xml:space="preserve"> REF _Ref413752624 \r \h </w:instrText>
      </w:r>
      <w:r>
        <w:fldChar w:fldCharType="separate"/>
      </w:r>
      <w:r w:rsidR="00BC2773">
        <w:t>4</w:t>
      </w:r>
      <w:r>
        <w:fldChar w:fldCharType="end"/>
      </w:r>
      <w:r>
        <w:t>).</w:t>
      </w:r>
    </w:p>
    <w:p w14:paraId="0566F831" w14:textId="77777777" w:rsidR="00603D54" w:rsidRPr="000F39C2" w:rsidRDefault="00603D54" w:rsidP="00560DAF">
      <w:pPr>
        <w:pStyle w:val="BodyText"/>
        <w:numPr>
          <w:ilvl w:val="0"/>
          <w:numId w:val="13"/>
        </w:numPr>
        <w:ind w:left="360"/>
      </w:pPr>
      <w:r w:rsidRPr="000F39C2">
        <w:t xml:space="preserve">If the </w:t>
      </w:r>
      <w:r w:rsidR="0010599A">
        <w:t>executed</w:t>
      </w:r>
      <w:r w:rsidRPr="000F39C2">
        <w:t xml:space="preserve"> use case returns </w:t>
      </w:r>
      <w:r w:rsidR="0010599A">
        <w:t>with Not Completed status</w:t>
      </w:r>
      <w:r w:rsidRPr="000F39C2">
        <w:t>, the use case ends and the system returns to the calling use case with a not completed status</w:t>
      </w:r>
    </w:p>
    <w:p w14:paraId="5A4C162A" w14:textId="77777777" w:rsidR="00603D54" w:rsidRPr="000F39C2" w:rsidRDefault="00603D54" w:rsidP="00560DAF">
      <w:pPr>
        <w:pStyle w:val="BodyText"/>
        <w:numPr>
          <w:ilvl w:val="0"/>
          <w:numId w:val="13"/>
        </w:numPr>
        <w:ind w:left="360"/>
      </w:pPr>
      <w:r w:rsidRPr="000F39C2">
        <w:t xml:space="preserve">If the </w:t>
      </w:r>
      <w:r w:rsidR="0010599A">
        <w:t>executed</w:t>
      </w:r>
      <w:r w:rsidRPr="000F39C2">
        <w:t xml:space="preserve"> use case returns with a </w:t>
      </w:r>
      <w:r w:rsidR="0010599A">
        <w:t>Completed status</w:t>
      </w:r>
      <w:r w:rsidRPr="000F39C2">
        <w:t>, the use case ends and the system returns to the calling use case with a completed status.</w:t>
      </w:r>
    </w:p>
    <w:p w14:paraId="33FB2319" w14:textId="77777777" w:rsidR="00712257" w:rsidRPr="00712257" w:rsidRDefault="00712257" w:rsidP="00712257">
      <w:pPr>
        <w:pStyle w:val="Heading1"/>
      </w:pPr>
      <w:bookmarkStart w:id="283" w:name="_Toc323725587"/>
      <w:bookmarkStart w:id="284" w:name="_Toc323818521"/>
      <w:bookmarkStart w:id="285" w:name="_Toc324415445"/>
      <w:bookmarkStart w:id="286" w:name="_Toc416256601"/>
      <w:bookmarkEnd w:id="276"/>
      <w:r w:rsidRPr="00712257">
        <w:lastRenderedPageBreak/>
        <w:t>Use Case:  Consolidated Terms &amp; Conditions Signature Capture</w:t>
      </w:r>
      <w:bookmarkEnd w:id="286"/>
      <w:r w:rsidRPr="00712257">
        <w:t xml:space="preserve"> </w:t>
      </w:r>
    </w:p>
    <w:p w14:paraId="447E47C1" w14:textId="77777777" w:rsidR="00712257" w:rsidRPr="008918AC" w:rsidRDefault="00712257" w:rsidP="00712257">
      <w:pPr>
        <w:pStyle w:val="Heading2"/>
      </w:pPr>
      <w:bookmarkStart w:id="287" w:name="_Toc416256602"/>
      <w:r>
        <w:t>Feature</w:t>
      </w:r>
      <w:r w:rsidRPr="008918AC">
        <w:t xml:space="preserve"> Flow</w:t>
      </w:r>
      <w:bookmarkEnd w:id="287"/>
    </w:p>
    <w:p w14:paraId="3B939081" w14:textId="77777777" w:rsidR="00712257" w:rsidRDefault="000C202F" w:rsidP="0055195E">
      <w:pPr>
        <w:pStyle w:val="BodyText"/>
        <w:jc w:val="center"/>
      </w:pPr>
      <w:r>
        <w:object w:dxaOrig="9964" w:dyaOrig="5283" w14:anchorId="5BB9CDBF">
          <v:shape id="_x0000_i1026" type="#_x0000_t75" style="width:399.75pt;height:211.5pt" o:ole="">
            <v:imagedata r:id="rId10" o:title=""/>
          </v:shape>
          <o:OLEObject Type="Embed" ProgID="Visio.Drawing.11" ShapeID="_x0000_i1026" DrawAspect="Content" ObjectID="_1489998507" r:id="rId11"/>
        </w:object>
      </w:r>
    </w:p>
    <w:p w14:paraId="271B7317" w14:textId="77777777" w:rsidR="00712257" w:rsidRDefault="00712257" w:rsidP="00712257">
      <w:pPr>
        <w:pStyle w:val="Caption"/>
        <w:jc w:val="center"/>
      </w:pPr>
      <w:r>
        <w:t xml:space="preserve">Figure </w:t>
      </w:r>
      <w:fldSimple w:instr=" SEQ Figure \* ARABIC ">
        <w:r w:rsidR="00BC2773">
          <w:rPr>
            <w:noProof/>
          </w:rPr>
          <w:t>2</w:t>
        </w:r>
      </w:fldSimple>
      <w:r>
        <w:t xml:space="preserve">:  </w:t>
      </w:r>
      <w:r w:rsidR="0055195E">
        <w:t xml:space="preserve">Consolidated Signature </w:t>
      </w:r>
      <w:r>
        <w:t>Process Flow</w:t>
      </w:r>
    </w:p>
    <w:p w14:paraId="631B051B" w14:textId="77777777" w:rsidR="00712257" w:rsidRDefault="00712257" w:rsidP="00712257">
      <w:pPr>
        <w:pStyle w:val="Heading2"/>
      </w:pPr>
      <w:bookmarkStart w:id="288" w:name="_Toc416256603"/>
      <w:r>
        <w:t>Preconditions</w:t>
      </w:r>
      <w:bookmarkEnd w:id="288"/>
    </w:p>
    <w:p w14:paraId="1E9FCF27" w14:textId="77777777" w:rsidR="0055195E" w:rsidRPr="00DD7CE0" w:rsidRDefault="0055195E" w:rsidP="00560DAF">
      <w:pPr>
        <w:pStyle w:val="BodyText"/>
        <w:numPr>
          <w:ilvl w:val="0"/>
          <w:numId w:val="12"/>
        </w:numPr>
        <w:ind w:left="360"/>
      </w:pPr>
      <w:r>
        <w:t>Item(s) requiring consolidated acceptance of terms and conditions and/or signature stored information.</w:t>
      </w:r>
    </w:p>
    <w:p w14:paraId="73DAC5AF" w14:textId="77777777" w:rsidR="00712257" w:rsidRPr="00DD7CE0" w:rsidRDefault="0055195E" w:rsidP="00560DAF">
      <w:pPr>
        <w:pStyle w:val="BodyText"/>
        <w:numPr>
          <w:ilvl w:val="0"/>
          <w:numId w:val="12"/>
        </w:numPr>
        <w:ind w:left="360"/>
      </w:pPr>
      <w:r>
        <w:t>Total has been selected.</w:t>
      </w:r>
    </w:p>
    <w:p w14:paraId="2ADEC575" w14:textId="77777777" w:rsidR="00712257" w:rsidRDefault="00712257" w:rsidP="00712257">
      <w:pPr>
        <w:pStyle w:val="Heading2"/>
      </w:pPr>
      <w:bookmarkStart w:id="289" w:name="_Toc416256604"/>
      <w:r>
        <w:t>Main Flow</w:t>
      </w:r>
      <w:bookmarkEnd w:id="289"/>
    </w:p>
    <w:p w14:paraId="3F49EF26" w14:textId="77777777" w:rsidR="000C202F" w:rsidRDefault="000C202F" w:rsidP="00560DAF">
      <w:pPr>
        <w:pStyle w:val="BodyText"/>
        <w:numPr>
          <w:ilvl w:val="0"/>
          <w:numId w:val="16"/>
        </w:numPr>
        <w:ind w:left="360"/>
      </w:pPr>
      <w:r>
        <w:t xml:space="preserve">The system evaluates the PINPad Flag (section </w:t>
      </w:r>
      <w:r>
        <w:fldChar w:fldCharType="begin"/>
      </w:r>
      <w:r>
        <w:instrText xml:space="preserve"> REF _Ref413752509 \r \h  \* MERGEFORMAT </w:instrText>
      </w:r>
      <w:r>
        <w:fldChar w:fldCharType="separate"/>
      </w:r>
      <w:r w:rsidR="00BC2773">
        <w:t>11</w:t>
      </w:r>
      <w:r>
        <w:fldChar w:fldCharType="end"/>
      </w:r>
      <w:r>
        <w:t>).</w:t>
      </w:r>
    </w:p>
    <w:p w14:paraId="12684FE3" w14:textId="77777777" w:rsidR="000C4718" w:rsidRDefault="000C4718" w:rsidP="000C4718">
      <w:pPr>
        <w:pStyle w:val="BodyText"/>
        <w:numPr>
          <w:ilvl w:val="0"/>
          <w:numId w:val="16"/>
        </w:numPr>
        <w:ind w:left="360"/>
      </w:pPr>
      <w:r>
        <w:t xml:space="preserve">If the flag is set, system executes </w:t>
      </w:r>
      <w:r>
        <w:fldChar w:fldCharType="begin"/>
      </w:r>
      <w:r>
        <w:instrText xml:space="preserve"> REF _Ref413924195 \h  \* MERGEFORMAT </w:instrText>
      </w:r>
      <w:r>
        <w:fldChar w:fldCharType="separate"/>
      </w:r>
      <w:ins w:id="290" w:author="Amy Byers" w:date="2015-04-08T11:41:00Z">
        <w:r w:rsidR="00BC2773" w:rsidRPr="00712257">
          <w:t xml:space="preserve">Use Case:  PINPad </w:t>
        </w:r>
        <w:r w:rsidR="00BC2773">
          <w:t xml:space="preserve">Terms &amp; </w:t>
        </w:r>
        <w:r w:rsidR="00BC2773" w:rsidRPr="00712257">
          <w:t>Signature Capture</w:t>
        </w:r>
      </w:ins>
      <w:del w:id="291" w:author="Amy Byers" w:date="2015-04-08T11:41:00Z">
        <w:r w:rsidR="008033FE" w:rsidRPr="00712257" w:rsidDel="00BC2773">
          <w:delText xml:space="preserve">Use Case:  PINPad </w:delText>
        </w:r>
        <w:r w:rsidR="008033FE" w:rsidDel="00BC2773">
          <w:delText xml:space="preserve">Terms &amp; </w:delText>
        </w:r>
        <w:r w:rsidR="008033FE" w:rsidRPr="00712257" w:rsidDel="00BC2773">
          <w:delText>Signature Capture</w:delText>
        </w:r>
      </w:del>
      <w:r>
        <w:fldChar w:fldCharType="end"/>
      </w:r>
      <w:r>
        <w:t xml:space="preserve"> (section </w:t>
      </w:r>
      <w:r>
        <w:fldChar w:fldCharType="begin"/>
      </w:r>
      <w:r>
        <w:instrText xml:space="preserve"> REF _Ref413924206 \r \h  \* MERGEFORMAT </w:instrText>
      </w:r>
      <w:r>
        <w:fldChar w:fldCharType="separate"/>
      </w:r>
      <w:r w:rsidR="00BC2773">
        <w:t>5</w:t>
      </w:r>
      <w:r>
        <w:fldChar w:fldCharType="end"/>
      </w:r>
      <w:r>
        <w:t>).</w:t>
      </w:r>
    </w:p>
    <w:p w14:paraId="46CD6B17" w14:textId="77777777" w:rsidR="000C202F" w:rsidRPr="000F39C2" w:rsidRDefault="000C202F" w:rsidP="00560DAF">
      <w:pPr>
        <w:pStyle w:val="BodyText"/>
        <w:numPr>
          <w:ilvl w:val="0"/>
          <w:numId w:val="16"/>
        </w:numPr>
        <w:ind w:left="360"/>
      </w:pPr>
      <w:r>
        <w:t xml:space="preserve">If the flag is not set, system executes </w:t>
      </w:r>
      <w:r>
        <w:fldChar w:fldCharType="begin"/>
      </w:r>
      <w:r>
        <w:instrText xml:space="preserve"> REF _Ref413752624 \h  \* MERGEFORMAT </w:instrText>
      </w:r>
      <w:r>
        <w:fldChar w:fldCharType="separate"/>
      </w:r>
      <w:ins w:id="292" w:author="Amy Byers" w:date="2015-04-08T11:41:00Z">
        <w:r w:rsidR="00BC2773" w:rsidRPr="00712257">
          <w:t xml:space="preserve">Use Case:  Device </w:t>
        </w:r>
        <w:r w:rsidR="00BC2773">
          <w:t xml:space="preserve">Terms &amp; </w:t>
        </w:r>
        <w:r w:rsidR="00BC2773" w:rsidRPr="00712257">
          <w:t>Signature Capture</w:t>
        </w:r>
      </w:ins>
      <w:del w:id="293" w:author="Amy Byers" w:date="2015-04-08T11:41:00Z">
        <w:r w:rsidR="008033FE" w:rsidRPr="00712257" w:rsidDel="00BC2773">
          <w:delText xml:space="preserve">Use Case:  Device </w:delText>
        </w:r>
        <w:r w:rsidR="008033FE" w:rsidDel="00BC2773">
          <w:delText xml:space="preserve">Terms &amp; </w:delText>
        </w:r>
        <w:r w:rsidR="008033FE" w:rsidRPr="00712257" w:rsidDel="00BC2773">
          <w:delText>Signature Capture</w:delText>
        </w:r>
      </w:del>
      <w:r>
        <w:fldChar w:fldCharType="end"/>
      </w:r>
      <w:r>
        <w:t xml:space="preserve"> (section </w:t>
      </w:r>
      <w:r>
        <w:fldChar w:fldCharType="begin"/>
      </w:r>
      <w:r>
        <w:instrText xml:space="preserve"> REF _Ref413752624 \r \h  \* MERGEFORMAT </w:instrText>
      </w:r>
      <w:r>
        <w:fldChar w:fldCharType="separate"/>
      </w:r>
      <w:r w:rsidR="00BC2773">
        <w:t>4</w:t>
      </w:r>
      <w:r>
        <w:fldChar w:fldCharType="end"/>
      </w:r>
      <w:r>
        <w:t>).</w:t>
      </w:r>
    </w:p>
    <w:p w14:paraId="519230F7" w14:textId="77777777" w:rsidR="000C202F" w:rsidRPr="000F39C2" w:rsidRDefault="000C202F" w:rsidP="00560DAF">
      <w:pPr>
        <w:pStyle w:val="BodyText"/>
        <w:numPr>
          <w:ilvl w:val="0"/>
          <w:numId w:val="16"/>
        </w:numPr>
        <w:ind w:left="360"/>
      </w:pPr>
      <w:r w:rsidRPr="000F39C2">
        <w:t xml:space="preserve">If the </w:t>
      </w:r>
      <w:r>
        <w:t>executed</w:t>
      </w:r>
      <w:r w:rsidRPr="000F39C2">
        <w:t xml:space="preserve"> use case returns </w:t>
      </w:r>
      <w:r>
        <w:t>with Not Completed status</w:t>
      </w:r>
      <w:r w:rsidRPr="000F39C2">
        <w:t>, the use case ends and the system returns to the calling use case with a not completed status</w:t>
      </w:r>
    </w:p>
    <w:p w14:paraId="706D44E0" w14:textId="77777777" w:rsidR="000C202F" w:rsidRPr="000F39C2" w:rsidRDefault="000C202F" w:rsidP="00560DAF">
      <w:pPr>
        <w:pStyle w:val="BodyText"/>
        <w:numPr>
          <w:ilvl w:val="0"/>
          <w:numId w:val="16"/>
        </w:numPr>
        <w:ind w:left="360"/>
      </w:pPr>
      <w:r w:rsidRPr="000F39C2">
        <w:t xml:space="preserve">If the </w:t>
      </w:r>
      <w:r>
        <w:t>executed</w:t>
      </w:r>
      <w:r w:rsidRPr="000F39C2">
        <w:t xml:space="preserve"> use case returns with a </w:t>
      </w:r>
      <w:r>
        <w:t>Completed status</w:t>
      </w:r>
      <w:r w:rsidRPr="000F39C2">
        <w:t>, the use case ends and the system returns to the calling use case with a completed status.</w:t>
      </w:r>
    </w:p>
    <w:p w14:paraId="2AF83AB7" w14:textId="77777777" w:rsidR="00712257" w:rsidRPr="00712257" w:rsidRDefault="00712257" w:rsidP="00712257">
      <w:pPr>
        <w:pStyle w:val="Heading1"/>
      </w:pPr>
      <w:bookmarkStart w:id="294" w:name="_Ref413752624"/>
      <w:bookmarkStart w:id="295" w:name="_Toc416256605"/>
      <w:r w:rsidRPr="00712257">
        <w:lastRenderedPageBreak/>
        <w:t xml:space="preserve">Use Case:  Device </w:t>
      </w:r>
      <w:r w:rsidR="00CA05A0">
        <w:t xml:space="preserve">Terms &amp; </w:t>
      </w:r>
      <w:r w:rsidRPr="00712257">
        <w:t>Signature Capture</w:t>
      </w:r>
      <w:bookmarkEnd w:id="294"/>
      <w:bookmarkEnd w:id="295"/>
      <w:r w:rsidRPr="00712257">
        <w:t xml:space="preserve"> </w:t>
      </w:r>
    </w:p>
    <w:p w14:paraId="0FF14358" w14:textId="77777777" w:rsidR="00712257" w:rsidRPr="008918AC" w:rsidRDefault="00712257" w:rsidP="00712257">
      <w:pPr>
        <w:pStyle w:val="Heading2"/>
      </w:pPr>
      <w:bookmarkStart w:id="296" w:name="_Toc416256606"/>
      <w:r>
        <w:t>Feature</w:t>
      </w:r>
      <w:r w:rsidRPr="008918AC">
        <w:t xml:space="preserve"> Flow</w:t>
      </w:r>
      <w:bookmarkEnd w:id="296"/>
    </w:p>
    <w:p w14:paraId="35B137AC" w14:textId="77777777" w:rsidR="00712257" w:rsidRDefault="00F14408" w:rsidP="000C202F">
      <w:pPr>
        <w:pStyle w:val="BodyText"/>
        <w:jc w:val="center"/>
      </w:pPr>
      <w:r>
        <w:object w:dxaOrig="13937" w:dyaOrig="7183" w14:anchorId="02170A82">
          <v:shape id="_x0000_i1027" type="#_x0000_t75" style="width:489pt;height:252pt" o:ole="">
            <v:imagedata r:id="rId12" o:title=""/>
          </v:shape>
          <o:OLEObject Type="Embed" ProgID="Visio.Drawing.11" ShapeID="_x0000_i1027" DrawAspect="Content" ObjectID="_1489998508" r:id="rId13"/>
        </w:object>
      </w:r>
    </w:p>
    <w:p w14:paraId="6AB19DDE" w14:textId="77777777" w:rsidR="00712257" w:rsidRDefault="00712257" w:rsidP="00712257">
      <w:pPr>
        <w:pStyle w:val="Caption"/>
        <w:jc w:val="center"/>
      </w:pPr>
      <w:r>
        <w:t xml:space="preserve">Figure </w:t>
      </w:r>
      <w:fldSimple w:instr=" SEQ Figure \* ARABIC ">
        <w:r w:rsidR="00BC2773">
          <w:rPr>
            <w:noProof/>
          </w:rPr>
          <w:t>3</w:t>
        </w:r>
      </w:fldSimple>
      <w:r>
        <w:t xml:space="preserve">:  </w:t>
      </w:r>
      <w:r w:rsidR="000C202F">
        <w:t xml:space="preserve">Device Terms &amp; Signature Capture </w:t>
      </w:r>
      <w:r>
        <w:t>Process Flow</w:t>
      </w:r>
    </w:p>
    <w:p w14:paraId="3B024C6D" w14:textId="77777777" w:rsidR="00712257" w:rsidRDefault="00712257" w:rsidP="00712257">
      <w:pPr>
        <w:pStyle w:val="Heading2"/>
      </w:pPr>
      <w:bookmarkStart w:id="297" w:name="_Toc416256607"/>
      <w:r>
        <w:t>Preconditions</w:t>
      </w:r>
      <w:bookmarkEnd w:id="297"/>
    </w:p>
    <w:p w14:paraId="623AD853" w14:textId="77777777" w:rsidR="00712257" w:rsidRPr="00DD7CE0" w:rsidRDefault="000C202F" w:rsidP="00560DAF">
      <w:pPr>
        <w:pStyle w:val="BodyText"/>
        <w:numPr>
          <w:ilvl w:val="0"/>
          <w:numId w:val="12"/>
        </w:numPr>
        <w:ind w:left="360"/>
      </w:pPr>
      <w:r>
        <w:t>System determined to capture terms &amp; signatures on device.</w:t>
      </w:r>
    </w:p>
    <w:p w14:paraId="0689C31E" w14:textId="77777777" w:rsidR="00712257" w:rsidRDefault="00712257" w:rsidP="00712257">
      <w:pPr>
        <w:pStyle w:val="Heading2"/>
      </w:pPr>
      <w:bookmarkStart w:id="298" w:name="_Toc416256608"/>
      <w:r>
        <w:t>Main Flow</w:t>
      </w:r>
      <w:bookmarkEnd w:id="298"/>
    </w:p>
    <w:p w14:paraId="6E0F1D01" w14:textId="77777777" w:rsidR="000C202F" w:rsidRDefault="0010599A" w:rsidP="00560DAF">
      <w:pPr>
        <w:pStyle w:val="BodyText"/>
        <w:numPr>
          <w:ilvl w:val="0"/>
          <w:numId w:val="17"/>
        </w:numPr>
        <w:ind w:left="360"/>
      </w:pPr>
      <w:r w:rsidRPr="000F39C2">
        <w:t xml:space="preserve">The system </w:t>
      </w:r>
      <w:r w:rsidR="000C202F">
        <w:t>determines if Terms &amp; Conditions are required.</w:t>
      </w:r>
    </w:p>
    <w:p w14:paraId="54D897AA" w14:textId="77777777" w:rsidR="000C202F" w:rsidRDefault="000C202F" w:rsidP="00560DAF">
      <w:pPr>
        <w:pStyle w:val="BodyText"/>
        <w:numPr>
          <w:ilvl w:val="0"/>
          <w:numId w:val="17"/>
        </w:numPr>
        <w:ind w:left="360"/>
      </w:pPr>
      <w:r>
        <w:t xml:space="preserve">If Terms &amp; Conditions are not required, system continues with bullet </w:t>
      </w:r>
      <w:r>
        <w:fldChar w:fldCharType="begin"/>
      </w:r>
      <w:r>
        <w:instrText xml:space="preserve"> REF _Ref413761274 \r \p \h </w:instrText>
      </w:r>
      <w:r>
        <w:fldChar w:fldCharType="separate"/>
      </w:r>
      <w:r w:rsidR="00BC2773">
        <w:t>6 below</w:t>
      </w:r>
      <w:r>
        <w:fldChar w:fldCharType="end"/>
      </w:r>
      <w:r>
        <w:t>.</w:t>
      </w:r>
    </w:p>
    <w:p w14:paraId="143F289B" w14:textId="77777777" w:rsidR="0010599A" w:rsidRPr="000F39C2" w:rsidRDefault="000C202F" w:rsidP="00560DAF">
      <w:pPr>
        <w:pStyle w:val="BodyText"/>
        <w:numPr>
          <w:ilvl w:val="0"/>
          <w:numId w:val="17"/>
        </w:numPr>
        <w:ind w:left="360"/>
      </w:pPr>
      <w:r>
        <w:t xml:space="preserve">System </w:t>
      </w:r>
      <w:r w:rsidR="0010599A" w:rsidRPr="000F39C2">
        <w:t xml:space="preserve">displays the Terms and Conditions </w:t>
      </w:r>
      <w:r>
        <w:t>(</w:t>
      </w:r>
      <w:r w:rsidR="00851C03">
        <w:t xml:space="preserve">or </w:t>
      </w:r>
      <w:r>
        <w:t xml:space="preserve">list of Terms &amp; Conditions if consolidated) </w:t>
      </w:r>
      <w:r w:rsidR="0010599A" w:rsidRPr="000F39C2">
        <w:t>and prompts for.</w:t>
      </w:r>
    </w:p>
    <w:p w14:paraId="56057F99" w14:textId="77777777" w:rsidR="0010599A" w:rsidRPr="000F39C2" w:rsidRDefault="0010599A" w:rsidP="00560DAF">
      <w:pPr>
        <w:pStyle w:val="BodyText"/>
        <w:numPr>
          <w:ilvl w:val="0"/>
          <w:numId w:val="17"/>
        </w:numPr>
        <w:ind w:left="360"/>
      </w:pPr>
      <w:r w:rsidRPr="000F39C2">
        <w:t>The operator accepts or declines the Terms and Conditions.</w:t>
      </w:r>
    </w:p>
    <w:p w14:paraId="2BFD00C0" w14:textId="537A7AB1" w:rsidR="0010599A" w:rsidRDefault="0010599A" w:rsidP="008033FE">
      <w:pPr>
        <w:pStyle w:val="BodyText"/>
        <w:numPr>
          <w:ilvl w:val="0"/>
          <w:numId w:val="17"/>
        </w:numPr>
        <w:ind w:left="360"/>
      </w:pPr>
      <w:r w:rsidRPr="000F39C2">
        <w:t xml:space="preserve">If the Terms and Conditions </w:t>
      </w:r>
      <w:r w:rsidR="000C202F">
        <w:t>are</w:t>
      </w:r>
      <w:r w:rsidR="000C202F" w:rsidRPr="000F39C2">
        <w:t xml:space="preserve"> </w:t>
      </w:r>
      <w:r w:rsidRPr="000F39C2">
        <w:t>declined, the system displays</w:t>
      </w:r>
      <w:r w:rsidR="008033FE">
        <w:t xml:space="preserve"> </w:t>
      </w:r>
      <w:r w:rsidR="008033FE">
        <w:fldChar w:fldCharType="begin"/>
      </w:r>
      <w:r w:rsidR="008033FE">
        <w:instrText xml:space="preserve"> REF _Ref413932388 \h  \* MERGEFORMAT </w:instrText>
      </w:r>
      <w:r w:rsidR="008033FE">
        <w:fldChar w:fldCharType="separate"/>
      </w:r>
      <w:r w:rsidR="00BC2773">
        <w:t>Terms &amp; Conditions Not Accepted Message</w:t>
      </w:r>
      <w:r w:rsidR="008033FE">
        <w:fldChar w:fldCharType="end"/>
      </w:r>
      <w:r w:rsidR="000C202F">
        <w:t xml:space="preserve"> (section</w:t>
      </w:r>
      <w:r w:rsidR="008033FE">
        <w:t xml:space="preserve"> </w:t>
      </w:r>
      <w:r w:rsidR="008033FE">
        <w:fldChar w:fldCharType="begin"/>
      </w:r>
      <w:r w:rsidR="008033FE">
        <w:instrText xml:space="preserve"> REF _Ref413932388 \r \h  \* MERGEFORMAT </w:instrText>
      </w:r>
      <w:r w:rsidR="008033FE">
        <w:fldChar w:fldCharType="separate"/>
      </w:r>
      <w:r w:rsidR="00BC2773">
        <w:t>9.1.6.4</w:t>
      </w:r>
      <w:r w:rsidR="008033FE">
        <w:fldChar w:fldCharType="end"/>
      </w:r>
      <w:r w:rsidR="000C202F">
        <w:t>)</w:t>
      </w:r>
      <w:r w:rsidRPr="000F39C2">
        <w:t>, the operator acknowledges the message and the use case ends and returns to the calling use case with a not completed status.</w:t>
      </w:r>
    </w:p>
    <w:p w14:paraId="24129C5E" w14:textId="77777777" w:rsidR="00851C03" w:rsidRDefault="00851C03" w:rsidP="00560DAF">
      <w:pPr>
        <w:pStyle w:val="BodyText"/>
        <w:numPr>
          <w:ilvl w:val="0"/>
          <w:numId w:val="17"/>
        </w:numPr>
        <w:ind w:left="360"/>
      </w:pPr>
      <w:bookmarkStart w:id="299" w:name="_Ref413761274"/>
      <w:r>
        <w:t>The system determines if Signature(s) is required.</w:t>
      </w:r>
    </w:p>
    <w:p w14:paraId="79059B16" w14:textId="77777777" w:rsidR="00851C03" w:rsidRDefault="00851C03" w:rsidP="00560DAF">
      <w:pPr>
        <w:pStyle w:val="BodyText"/>
        <w:numPr>
          <w:ilvl w:val="0"/>
          <w:numId w:val="17"/>
        </w:numPr>
        <w:ind w:left="360"/>
      </w:pPr>
      <w:r>
        <w:t xml:space="preserve">If signature is not required, </w:t>
      </w:r>
      <w:r w:rsidRPr="000F39C2">
        <w:t>the use case ends and returns to the calling use case with a completed status.</w:t>
      </w:r>
    </w:p>
    <w:p w14:paraId="671B8C22" w14:textId="77777777" w:rsidR="000C202F" w:rsidRPr="000F39C2" w:rsidRDefault="000C202F" w:rsidP="00560DAF">
      <w:pPr>
        <w:pStyle w:val="BodyText"/>
        <w:numPr>
          <w:ilvl w:val="0"/>
          <w:numId w:val="17"/>
        </w:numPr>
        <w:ind w:left="360"/>
      </w:pPr>
      <w:bookmarkStart w:id="300" w:name="_Ref413761599"/>
      <w:r>
        <w:t xml:space="preserve">The </w:t>
      </w:r>
      <w:r w:rsidRPr="000F39C2">
        <w:t xml:space="preserve">system prompts the </w:t>
      </w:r>
      <w:r w:rsidR="003859CB">
        <w:t>user</w:t>
      </w:r>
      <w:r w:rsidRPr="000F39C2">
        <w:t xml:space="preserve"> to obtain a signature from the customer.</w:t>
      </w:r>
      <w:bookmarkEnd w:id="300"/>
    </w:p>
    <w:p w14:paraId="26DBD8FB" w14:textId="77777777" w:rsidR="003859CB" w:rsidRPr="000F39C2" w:rsidRDefault="003859CB" w:rsidP="00560DAF">
      <w:pPr>
        <w:pStyle w:val="BodyText"/>
        <w:numPr>
          <w:ilvl w:val="0"/>
          <w:numId w:val="17"/>
        </w:numPr>
        <w:ind w:left="360"/>
      </w:pPr>
      <w:r w:rsidRPr="000F39C2">
        <w:t xml:space="preserve">If the </w:t>
      </w:r>
      <w:r>
        <w:t>user</w:t>
      </w:r>
      <w:r w:rsidRPr="000F39C2">
        <w:t xml:space="preserve"> selects to </w:t>
      </w:r>
      <w:r w:rsidR="00851C03">
        <w:t>Clear</w:t>
      </w:r>
      <w:r w:rsidRPr="000F39C2">
        <w:t xml:space="preserve"> the signature, the system refreshes the screen, the signature is removed and the system </w:t>
      </w:r>
      <w:r>
        <w:t xml:space="preserve">returns to bullet </w:t>
      </w:r>
      <w:r>
        <w:fldChar w:fldCharType="begin"/>
      </w:r>
      <w:r>
        <w:instrText xml:space="preserve"> REF _Ref413761599 \r \p \h </w:instrText>
      </w:r>
      <w:r>
        <w:fldChar w:fldCharType="separate"/>
      </w:r>
      <w:r w:rsidR="00BC2773">
        <w:t>8 above</w:t>
      </w:r>
      <w:r>
        <w:fldChar w:fldCharType="end"/>
      </w:r>
      <w:r w:rsidRPr="000F39C2">
        <w:t>.</w:t>
      </w:r>
    </w:p>
    <w:p w14:paraId="5B1FECD9" w14:textId="77777777" w:rsidR="003859CB" w:rsidRPr="000F39C2" w:rsidRDefault="003859CB" w:rsidP="008033FE">
      <w:pPr>
        <w:pStyle w:val="BodyText"/>
        <w:numPr>
          <w:ilvl w:val="0"/>
          <w:numId w:val="17"/>
        </w:numPr>
        <w:ind w:left="360"/>
      </w:pPr>
      <w:r w:rsidRPr="000F39C2">
        <w:t xml:space="preserve">If the </w:t>
      </w:r>
      <w:r w:rsidR="00851C03">
        <w:t>user</w:t>
      </w:r>
      <w:r w:rsidRPr="000F39C2">
        <w:t xml:space="preserve"> selects to abort,</w:t>
      </w:r>
      <w:r w:rsidR="00851C03">
        <w:t xml:space="preserve"> </w:t>
      </w:r>
      <w:r w:rsidR="00851C03" w:rsidRPr="000F39C2">
        <w:t xml:space="preserve">the system </w:t>
      </w:r>
      <w:r w:rsidR="008033FE">
        <w:fldChar w:fldCharType="begin"/>
      </w:r>
      <w:r w:rsidR="008033FE">
        <w:instrText xml:space="preserve"> REF _Ref413932388 \h  \* MERGEFORMAT </w:instrText>
      </w:r>
      <w:r w:rsidR="008033FE">
        <w:fldChar w:fldCharType="separate"/>
      </w:r>
      <w:r w:rsidR="00BC2773">
        <w:t>Terms &amp; Conditions Not Accepted Message</w:t>
      </w:r>
      <w:r w:rsidR="008033FE">
        <w:fldChar w:fldCharType="end"/>
      </w:r>
      <w:r w:rsidR="00851C03">
        <w:t xml:space="preserve"> (section </w:t>
      </w:r>
      <w:r w:rsidR="008033FE">
        <w:fldChar w:fldCharType="begin"/>
      </w:r>
      <w:r w:rsidR="008033FE">
        <w:instrText xml:space="preserve"> REF _Ref413932388 \r \h  \* MERGEFORMAT </w:instrText>
      </w:r>
      <w:r w:rsidR="008033FE">
        <w:fldChar w:fldCharType="separate"/>
      </w:r>
      <w:r w:rsidR="00BC2773">
        <w:t>9.1.6.4</w:t>
      </w:r>
      <w:r w:rsidR="008033FE">
        <w:fldChar w:fldCharType="end"/>
      </w:r>
      <w:r w:rsidR="00851C03">
        <w:t>)</w:t>
      </w:r>
      <w:r w:rsidR="00851C03" w:rsidRPr="000F39C2">
        <w:t>, the operator acknowledges the message and</w:t>
      </w:r>
      <w:r w:rsidRPr="000F39C2">
        <w:t xml:space="preserve"> the use case ends and returns to the calling use case with a not completed status.</w:t>
      </w:r>
    </w:p>
    <w:p w14:paraId="72CE2E99" w14:textId="77777777" w:rsidR="000C202F" w:rsidRPr="000F39C2" w:rsidRDefault="000C202F" w:rsidP="00560DAF">
      <w:pPr>
        <w:pStyle w:val="BodyText"/>
        <w:numPr>
          <w:ilvl w:val="0"/>
          <w:numId w:val="17"/>
        </w:numPr>
        <w:ind w:left="360"/>
      </w:pPr>
      <w:r w:rsidRPr="000F39C2">
        <w:t>The customer signs the device and accepts the entry.</w:t>
      </w:r>
    </w:p>
    <w:p w14:paraId="6ADEA7C1" w14:textId="211B99EF" w:rsidR="000C202F" w:rsidRPr="000F39C2" w:rsidRDefault="000C202F" w:rsidP="00560DAF">
      <w:pPr>
        <w:pStyle w:val="BodyText"/>
        <w:numPr>
          <w:ilvl w:val="0"/>
          <w:numId w:val="17"/>
        </w:numPr>
        <w:ind w:left="360"/>
      </w:pPr>
      <w:r w:rsidRPr="000F39C2">
        <w:t xml:space="preserve">If the </w:t>
      </w:r>
      <w:r w:rsidR="003859CB">
        <w:t>user</w:t>
      </w:r>
      <w:r w:rsidRPr="000F39C2">
        <w:t xml:space="preserve"> accepts the entry and fails to provide the required signature, the system displays a</w:t>
      </w:r>
      <w:r>
        <w:t xml:space="preserve">n </w:t>
      </w:r>
      <w:r>
        <w:fldChar w:fldCharType="begin"/>
      </w:r>
      <w:r>
        <w:instrText xml:space="preserve"> REF _Ref413755849 \h  \* MERGEFORMAT </w:instrText>
      </w:r>
      <w:r>
        <w:fldChar w:fldCharType="separate"/>
      </w:r>
      <w:ins w:id="301" w:author="Amy Byers" w:date="2015-04-08T11:41:00Z">
        <w:r w:rsidR="00BC2773">
          <w:t xml:space="preserve">Invalid Signature </w:t>
        </w:r>
        <w:r w:rsidR="00BC2773" w:rsidRPr="00A01DB1">
          <w:t>Message</w:t>
        </w:r>
      </w:ins>
      <w:del w:id="302" w:author="Amy Byers" w:date="2015-04-08T11:41:00Z">
        <w:r w:rsidR="008033FE" w:rsidDel="00BC2773">
          <w:delText xml:space="preserve">Invalid Signature </w:delText>
        </w:r>
        <w:r w:rsidR="008033FE" w:rsidRPr="00A01DB1" w:rsidDel="00BC2773">
          <w:delText>Message</w:delText>
        </w:r>
      </w:del>
      <w:r>
        <w:fldChar w:fldCharType="end"/>
      </w:r>
      <w:r>
        <w:t xml:space="preserve"> (section </w:t>
      </w:r>
      <w:r>
        <w:fldChar w:fldCharType="begin"/>
      </w:r>
      <w:r>
        <w:instrText xml:space="preserve"> REF _Ref413755849 \r \h  \* MERGEFORMAT </w:instrText>
      </w:r>
      <w:r>
        <w:fldChar w:fldCharType="separate"/>
      </w:r>
      <w:r w:rsidR="00BC2773">
        <w:t>9.1.6.2</w:t>
      </w:r>
      <w:r>
        <w:fldChar w:fldCharType="end"/>
      </w:r>
      <w:r>
        <w:t>)</w:t>
      </w:r>
      <w:r w:rsidRPr="000F39C2">
        <w:t xml:space="preserve">, the operator acknowledges the message and the system </w:t>
      </w:r>
      <w:r>
        <w:t>returns to bullet</w:t>
      </w:r>
      <w:r w:rsidR="000475D9">
        <w:t xml:space="preserve"> </w:t>
      </w:r>
      <w:r w:rsidR="000475D9">
        <w:fldChar w:fldCharType="begin"/>
      </w:r>
      <w:r w:rsidR="000475D9">
        <w:instrText xml:space="preserve"> REF _Ref413761599 \r \p \h </w:instrText>
      </w:r>
      <w:r w:rsidR="000475D9">
        <w:fldChar w:fldCharType="separate"/>
      </w:r>
      <w:r w:rsidR="00BC2773">
        <w:t>8 above</w:t>
      </w:r>
      <w:r w:rsidR="000475D9">
        <w:fldChar w:fldCharType="end"/>
      </w:r>
      <w:r w:rsidRPr="000F39C2">
        <w:t>.</w:t>
      </w:r>
    </w:p>
    <w:p w14:paraId="7AD680D5" w14:textId="77777777" w:rsidR="000C202F" w:rsidRPr="000F39C2" w:rsidRDefault="000C202F" w:rsidP="00560DAF">
      <w:pPr>
        <w:pStyle w:val="BodyText"/>
        <w:numPr>
          <w:ilvl w:val="0"/>
          <w:numId w:val="17"/>
        </w:numPr>
        <w:ind w:left="360"/>
      </w:pPr>
      <w:r w:rsidRPr="000F39C2">
        <w:t>The system validates the signature by validating against minimum required length.</w:t>
      </w:r>
    </w:p>
    <w:p w14:paraId="121976F9" w14:textId="5D3BBC47" w:rsidR="000C202F" w:rsidRPr="000F39C2" w:rsidRDefault="000C202F" w:rsidP="00560DAF">
      <w:pPr>
        <w:pStyle w:val="BodyText"/>
        <w:numPr>
          <w:ilvl w:val="0"/>
          <w:numId w:val="17"/>
        </w:numPr>
        <w:ind w:left="360"/>
      </w:pPr>
      <w:r w:rsidRPr="000F39C2">
        <w:lastRenderedPageBreak/>
        <w:t>If the signature does not meet the minimum required length criteria, the system displays a</w:t>
      </w:r>
      <w:r>
        <w:t xml:space="preserve">n </w:t>
      </w:r>
      <w:r>
        <w:fldChar w:fldCharType="begin"/>
      </w:r>
      <w:r>
        <w:instrText xml:space="preserve"> REF _Ref413755849 \h  \* MERGEFORMAT </w:instrText>
      </w:r>
      <w:r>
        <w:fldChar w:fldCharType="separate"/>
      </w:r>
      <w:ins w:id="303" w:author="Amy Byers" w:date="2015-04-08T11:41:00Z">
        <w:r w:rsidR="00BC2773">
          <w:t xml:space="preserve">Invalid Signature </w:t>
        </w:r>
        <w:r w:rsidR="00BC2773" w:rsidRPr="00A01DB1">
          <w:t>Message</w:t>
        </w:r>
      </w:ins>
      <w:del w:id="304" w:author="Amy Byers" w:date="2015-04-08T11:41:00Z">
        <w:r w:rsidR="008033FE" w:rsidDel="00BC2773">
          <w:delText xml:space="preserve">Invalid Signature </w:delText>
        </w:r>
        <w:r w:rsidR="008033FE" w:rsidRPr="00A01DB1" w:rsidDel="00BC2773">
          <w:delText>Message</w:delText>
        </w:r>
      </w:del>
      <w:r>
        <w:fldChar w:fldCharType="end"/>
      </w:r>
      <w:r>
        <w:t xml:space="preserve"> (section </w:t>
      </w:r>
      <w:r>
        <w:fldChar w:fldCharType="begin"/>
      </w:r>
      <w:r>
        <w:instrText xml:space="preserve"> REF _Ref413755849 \r \h  \* MERGEFORMAT </w:instrText>
      </w:r>
      <w:r>
        <w:fldChar w:fldCharType="separate"/>
      </w:r>
      <w:r w:rsidR="00BC2773">
        <w:t>9.1.6.2</w:t>
      </w:r>
      <w:r>
        <w:fldChar w:fldCharType="end"/>
      </w:r>
      <w:r>
        <w:t>)</w:t>
      </w:r>
      <w:r w:rsidRPr="000F39C2">
        <w:t xml:space="preserve">, the operator acknowledges the message, the signature is cleared and the system </w:t>
      </w:r>
      <w:r>
        <w:t>returns to bullet</w:t>
      </w:r>
      <w:r w:rsidR="00F14408">
        <w:t xml:space="preserve"> </w:t>
      </w:r>
      <w:r w:rsidR="00F14408">
        <w:fldChar w:fldCharType="begin"/>
      </w:r>
      <w:r w:rsidR="00F14408">
        <w:instrText xml:space="preserve"> REF _Ref413761599 \r \p \h </w:instrText>
      </w:r>
      <w:r w:rsidR="00F14408">
        <w:fldChar w:fldCharType="separate"/>
      </w:r>
      <w:r w:rsidR="00BC2773">
        <w:t>8 above</w:t>
      </w:r>
      <w:r w:rsidR="00F14408">
        <w:fldChar w:fldCharType="end"/>
      </w:r>
      <w:r w:rsidRPr="000F39C2">
        <w:t>.</w:t>
      </w:r>
    </w:p>
    <w:p w14:paraId="75F5F137" w14:textId="77777777" w:rsidR="000C202F" w:rsidRPr="000F39C2" w:rsidRDefault="000C202F" w:rsidP="00560DAF">
      <w:pPr>
        <w:pStyle w:val="BodyText"/>
        <w:numPr>
          <w:ilvl w:val="0"/>
          <w:numId w:val="17"/>
        </w:numPr>
        <w:ind w:left="360"/>
      </w:pPr>
      <w:r w:rsidRPr="000F39C2">
        <w:t>If the signature meets the minimum required length criteria, the system logs the signature captured and the reason for the signature.</w:t>
      </w:r>
    </w:p>
    <w:p w14:paraId="7733C51C" w14:textId="77777777" w:rsidR="000C202F" w:rsidRPr="000F39C2" w:rsidRDefault="000C202F" w:rsidP="00560DAF">
      <w:pPr>
        <w:pStyle w:val="BodyText"/>
        <w:numPr>
          <w:ilvl w:val="0"/>
          <w:numId w:val="17"/>
        </w:numPr>
        <w:ind w:left="360"/>
      </w:pPr>
      <w:r w:rsidRPr="000F39C2">
        <w:t>The use case ends and the system returns to the calling use case.</w:t>
      </w:r>
    </w:p>
    <w:p w14:paraId="181DC660" w14:textId="77777777" w:rsidR="0010599A" w:rsidRDefault="0010599A" w:rsidP="0010599A">
      <w:pPr>
        <w:pStyle w:val="Heading2"/>
        <w:ind w:left="504" w:hanging="504"/>
      </w:pPr>
      <w:bookmarkStart w:id="305" w:name="_Toc416256609"/>
      <w:bookmarkEnd w:id="299"/>
      <w:r>
        <w:t>Special Requirements</w:t>
      </w:r>
      <w:bookmarkEnd w:id="305"/>
    </w:p>
    <w:p w14:paraId="49500673" w14:textId="77777777" w:rsidR="0010599A" w:rsidRPr="000F39C2" w:rsidRDefault="0010599A" w:rsidP="00560DAF">
      <w:pPr>
        <w:pStyle w:val="BodyText"/>
        <w:numPr>
          <w:ilvl w:val="0"/>
          <w:numId w:val="18"/>
        </w:numPr>
        <w:ind w:left="360"/>
      </w:pPr>
      <w:r w:rsidRPr="0010599A">
        <w:t>If Terms and Conditions are not defined in the database, the system displays only the signature reason.</w:t>
      </w:r>
    </w:p>
    <w:p w14:paraId="1E143EC0" w14:textId="77777777" w:rsidR="0010599A" w:rsidRPr="000F39C2" w:rsidRDefault="0010599A" w:rsidP="00560DAF">
      <w:pPr>
        <w:pStyle w:val="BodyText"/>
        <w:numPr>
          <w:ilvl w:val="0"/>
          <w:numId w:val="18"/>
        </w:numPr>
        <w:ind w:left="360"/>
      </w:pPr>
      <w:r w:rsidRPr="0010599A">
        <w:t>Terms and Conditions and signature prompt occurs after any additional information for the item or transaction has been captured.</w:t>
      </w:r>
    </w:p>
    <w:p w14:paraId="09B7FE7B" w14:textId="77777777" w:rsidR="0010599A" w:rsidRPr="000F39C2" w:rsidRDefault="0010599A" w:rsidP="00560DAF">
      <w:pPr>
        <w:pStyle w:val="BodyText"/>
        <w:numPr>
          <w:ilvl w:val="0"/>
          <w:numId w:val="18"/>
        </w:numPr>
        <w:ind w:left="360"/>
      </w:pPr>
      <w:r w:rsidRPr="000F39C2">
        <w:t>The signature capture screen contains the reason for the signature.  If the signature reason has Terms and Conditions defined, the signature reason is expandable to display the Terms and Conditions and the Yes/No check boxes are enabled.</w:t>
      </w:r>
    </w:p>
    <w:p w14:paraId="72AA6708" w14:textId="77777777" w:rsidR="0010599A" w:rsidRPr="000F39C2" w:rsidRDefault="0010599A" w:rsidP="00560DAF">
      <w:pPr>
        <w:pStyle w:val="BodyText"/>
        <w:numPr>
          <w:ilvl w:val="0"/>
          <w:numId w:val="18"/>
        </w:numPr>
        <w:ind w:left="360"/>
      </w:pPr>
      <w:r w:rsidRPr="000F39C2">
        <w:t>Minimum required length of a signature is not parameterized but a standard 50 pts.</w:t>
      </w:r>
    </w:p>
    <w:p w14:paraId="0E3FA082" w14:textId="77777777" w:rsidR="0010599A" w:rsidRPr="000F39C2" w:rsidRDefault="0010599A" w:rsidP="00560DAF">
      <w:pPr>
        <w:pStyle w:val="BodyText"/>
        <w:numPr>
          <w:ilvl w:val="0"/>
          <w:numId w:val="18"/>
        </w:numPr>
        <w:ind w:left="360"/>
      </w:pPr>
      <w:r w:rsidRPr="000F39C2">
        <w:t>If multiple instances of the same signature reason occur in the transaction, the system considers each one as a separate instance.  For example, if three PSP-Warranty items are sold, each one is considered a separate signature request and each will require acceptance of Terms and Conditions (if applicable).</w:t>
      </w:r>
      <w:r w:rsidRPr="0010599A">
        <w:t xml:space="preserve">   If signature is consolidated for the reason, each instance will display separate Signature Reason with Terms and Conditions lines.</w:t>
      </w:r>
    </w:p>
    <w:p w14:paraId="39FD65C8" w14:textId="77777777" w:rsidR="000475D9" w:rsidRPr="00712257" w:rsidRDefault="000475D9" w:rsidP="000475D9">
      <w:pPr>
        <w:pStyle w:val="Heading1"/>
      </w:pPr>
      <w:bookmarkStart w:id="306" w:name="_Ref413924195"/>
      <w:bookmarkStart w:id="307" w:name="_Ref413924206"/>
      <w:bookmarkStart w:id="308" w:name="_Ref413752592"/>
      <w:bookmarkStart w:id="309" w:name="_Toc416256610"/>
      <w:r w:rsidRPr="00712257">
        <w:lastRenderedPageBreak/>
        <w:t xml:space="preserve">Use Case:  PINPad </w:t>
      </w:r>
      <w:r>
        <w:t xml:space="preserve">Terms &amp; </w:t>
      </w:r>
      <w:r w:rsidRPr="00712257">
        <w:t>Signature Capture</w:t>
      </w:r>
      <w:bookmarkEnd w:id="306"/>
      <w:bookmarkEnd w:id="307"/>
      <w:bookmarkEnd w:id="309"/>
      <w:r w:rsidRPr="00712257">
        <w:t xml:space="preserve"> </w:t>
      </w:r>
    </w:p>
    <w:p w14:paraId="4936793B" w14:textId="77777777" w:rsidR="000475D9" w:rsidRPr="008918AC" w:rsidRDefault="000475D9" w:rsidP="000475D9">
      <w:pPr>
        <w:pStyle w:val="Heading2"/>
      </w:pPr>
      <w:bookmarkStart w:id="310" w:name="_Toc416256611"/>
      <w:r>
        <w:t>Feature</w:t>
      </w:r>
      <w:r w:rsidRPr="008918AC">
        <w:t xml:space="preserve"> Flow</w:t>
      </w:r>
      <w:bookmarkEnd w:id="310"/>
    </w:p>
    <w:bookmarkEnd w:id="308"/>
    <w:p w14:paraId="49D5A287" w14:textId="77777777" w:rsidR="00712257" w:rsidRDefault="003D7B3A" w:rsidP="00F14408">
      <w:pPr>
        <w:pStyle w:val="BodyText"/>
        <w:jc w:val="center"/>
      </w:pPr>
      <w:r>
        <w:object w:dxaOrig="13719" w:dyaOrig="14258" w14:anchorId="48FAC2D7">
          <v:shape id="_x0000_i1028" type="#_x0000_t75" style="width:540pt;height:561pt" o:ole="">
            <v:imagedata r:id="rId14" o:title=""/>
          </v:shape>
          <o:OLEObject Type="Embed" ProgID="Visio.Drawing.11" ShapeID="_x0000_i1028" DrawAspect="Content" ObjectID="_1489998509" r:id="rId15"/>
        </w:object>
      </w:r>
    </w:p>
    <w:p w14:paraId="23C8E392" w14:textId="77777777" w:rsidR="00712257" w:rsidRDefault="00712257" w:rsidP="00712257">
      <w:pPr>
        <w:pStyle w:val="Caption"/>
        <w:jc w:val="center"/>
      </w:pPr>
      <w:r>
        <w:t xml:space="preserve">Figure </w:t>
      </w:r>
      <w:fldSimple w:instr=" SEQ Figure \* ARABIC ">
        <w:r w:rsidR="00BC2773">
          <w:rPr>
            <w:noProof/>
          </w:rPr>
          <w:t>4</w:t>
        </w:r>
      </w:fldSimple>
      <w:r>
        <w:t xml:space="preserve">:  </w:t>
      </w:r>
      <w:r w:rsidR="00256660">
        <w:t xml:space="preserve">PINPad Terms &amp; Signature Capture </w:t>
      </w:r>
      <w:r>
        <w:t>Process Flow</w:t>
      </w:r>
    </w:p>
    <w:p w14:paraId="6CCF194D" w14:textId="77777777" w:rsidR="000475D9" w:rsidRDefault="000475D9" w:rsidP="000475D9">
      <w:pPr>
        <w:pStyle w:val="Heading2"/>
      </w:pPr>
      <w:bookmarkStart w:id="311" w:name="_Toc416256612"/>
      <w:r>
        <w:t>Preconditions</w:t>
      </w:r>
      <w:bookmarkEnd w:id="311"/>
    </w:p>
    <w:p w14:paraId="600A80D4" w14:textId="77777777" w:rsidR="000475D9" w:rsidRPr="00DD7CE0" w:rsidRDefault="000475D9" w:rsidP="00560DAF">
      <w:pPr>
        <w:pStyle w:val="BodyText"/>
        <w:numPr>
          <w:ilvl w:val="0"/>
          <w:numId w:val="12"/>
        </w:numPr>
        <w:ind w:left="360"/>
      </w:pPr>
      <w:r>
        <w:t>System determined to capture terms &amp; signatures on PINPad.</w:t>
      </w:r>
    </w:p>
    <w:p w14:paraId="0DFD278D" w14:textId="77777777" w:rsidR="000475D9" w:rsidRDefault="000475D9" w:rsidP="000475D9">
      <w:pPr>
        <w:pStyle w:val="Heading2"/>
      </w:pPr>
      <w:bookmarkStart w:id="312" w:name="_Ref416254485"/>
      <w:bookmarkStart w:id="313" w:name="_Toc416256613"/>
      <w:r>
        <w:lastRenderedPageBreak/>
        <w:t>Main Flow</w:t>
      </w:r>
      <w:bookmarkEnd w:id="312"/>
      <w:bookmarkEnd w:id="313"/>
    </w:p>
    <w:p w14:paraId="43E2FA3B" w14:textId="77777777" w:rsidR="00F74258" w:rsidRDefault="00F74258" w:rsidP="00560DAF">
      <w:pPr>
        <w:pStyle w:val="BodyText"/>
        <w:numPr>
          <w:ilvl w:val="0"/>
          <w:numId w:val="23"/>
        </w:numPr>
        <w:ind w:left="360"/>
      </w:pPr>
      <w:r>
        <w:t>System evaluates if PINPad is associated with the device.</w:t>
      </w:r>
    </w:p>
    <w:p w14:paraId="75A67123" w14:textId="77777777" w:rsidR="00F74258" w:rsidRDefault="00F74258" w:rsidP="000C4718">
      <w:pPr>
        <w:pStyle w:val="BodyText"/>
        <w:numPr>
          <w:ilvl w:val="0"/>
          <w:numId w:val="23"/>
        </w:numPr>
        <w:ind w:left="360"/>
      </w:pPr>
      <w:r>
        <w:t xml:space="preserve">If no PINPad associated, system executes </w:t>
      </w:r>
      <w:r w:rsidR="00DE419C">
        <w:fldChar w:fldCharType="begin"/>
      </w:r>
      <w:r w:rsidR="00DE419C">
        <w:instrText xml:space="preserve"> REF _Ref413826846 \h </w:instrText>
      </w:r>
      <w:r w:rsidR="00DE419C">
        <w:fldChar w:fldCharType="separate"/>
      </w:r>
      <w:r w:rsidR="00BC2773" w:rsidRPr="00CA05A0">
        <w:t>Associate PINPad with Device Alternate Flow</w:t>
      </w:r>
      <w:r w:rsidR="00DE419C">
        <w:fldChar w:fldCharType="end"/>
      </w:r>
      <w:r w:rsidR="00DE419C">
        <w:t xml:space="preserve"> (section </w:t>
      </w:r>
      <w:r w:rsidR="00DE419C">
        <w:fldChar w:fldCharType="begin"/>
      </w:r>
      <w:r w:rsidR="00DE419C">
        <w:instrText xml:space="preserve"> REF _Ref413826846 \r \h </w:instrText>
      </w:r>
      <w:r w:rsidR="00DE419C">
        <w:fldChar w:fldCharType="separate"/>
      </w:r>
      <w:r w:rsidR="00BC2773">
        <w:t>5.4.1</w:t>
      </w:r>
      <w:r w:rsidR="00DE419C">
        <w:fldChar w:fldCharType="end"/>
      </w:r>
      <w:r w:rsidR="00DE419C">
        <w:t>).</w:t>
      </w:r>
    </w:p>
    <w:p w14:paraId="0D4F4567" w14:textId="106C0F6F" w:rsidR="00F74258" w:rsidRDefault="00F74258" w:rsidP="00560DAF">
      <w:pPr>
        <w:pStyle w:val="BodyText"/>
        <w:numPr>
          <w:ilvl w:val="0"/>
          <w:numId w:val="23"/>
        </w:numPr>
        <w:ind w:left="360"/>
      </w:pPr>
      <w:r>
        <w:t>If PINPad is not successfully associated to device, system</w:t>
      </w:r>
      <w:r w:rsidR="00256660">
        <w:t xml:space="preserve"> executes </w:t>
      </w:r>
      <w:r w:rsidR="00DE419C">
        <w:fldChar w:fldCharType="begin"/>
      </w:r>
      <w:r w:rsidR="00DE419C">
        <w:instrText xml:space="preserve"> REF _Ref413778185 \h </w:instrText>
      </w:r>
      <w:r w:rsidR="00DE419C">
        <w:fldChar w:fldCharType="separate"/>
      </w:r>
      <w:ins w:id="314" w:author="Amy Byers" w:date="2015-04-08T11:41:00Z">
        <w:r w:rsidR="00BC2773">
          <w:t>PINPad Association Fail</w:t>
        </w:r>
        <w:r w:rsidR="00BC2773" w:rsidRPr="00256660">
          <w:t xml:space="preserve"> </w:t>
        </w:r>
        <w:r w:rsidR="00BC2773">
          <w:t>Alternate Flow</w:t>
        </w:r>
        <w:r w:rsidR="00BC2773" w:rsidDel="004A7C8C">
          <w:t xml:space="preserve"> </w:t>
        </w:r>
      </w:ins>
      <w:del w:id="315" w:author="Amy Byers" w:date="2015-04-08T11:41:00Z">
        <w:r w:rsidR="008033FE" w:rsidDel="00BC2773">
          <w:delText>PINPad Association Fail</w:delText>
        </w:r>
        <w:r w:rsidR="008033FE" w:rsidRPr="00256660" w:rsidDel="00BC2773">
          <w:delText xml:space="preserve"> </w:delText>
        </w:r>
        <w:r w:rsidR="008033FE" w:rsidDel="00BC2773">
          <w:delText xml:space="preserve">Alternate Flow </w:delText>
        </w:r>
      </w:del>
      <w:r w:rsidR="00DE419C">
        <w:fldChar w:fldCharType="end"/>
      </w:r>
      <w:r w:rsidR="00DE419C">
        <w:t xml:space="preserve"> (section </w:t>
      </w:r>
      <w:r w:rsidR="00DE419C">
        <w:fldChar w:fldCharType="begin"/>
      </w:r>
      <w:r w:rsidR="00DE419C">
        <w:instrText xml:space="preserve"> REF _Ref413778185 \r \h </w:instrText>
      </w:r>
      <w:r w:rsidR="00DE419C">
        <w:fldChar w:fldCharType="separate"/>
      </w:r>
      <w:r w:rsidR="00BC2773">
        <w:t>5.4.2</w:t>
      </w:r>
      <w:r w:rsidR="00DE419C">
        <w:fldChar w:fldCharType="end"/>
      </w:r>
      <w:r w:rsidR="00DE419C">
        <w:t>).</w:t>
      </w:r>
      <w:ins w:id="316" w:author="Amy Byers" w:date="2015-04-07T11:21:00Z">
        <w:r w:rsidR="00736B18">
          <w:t xml:space="preserve">  </w:t>
        </w:r>
        <w:r w:rsidR="00736B18" w:rsidRPr="00736B18">
          <w:rPr>
            <w:b/>
          </w:rPr>
          <w:t>NOTE</w:t>
        </w:r>
        <w:r w:rsidR="00736B18">
          <w:t>:  Not successful could be PINPad is busy with another device transaction or not functioning.</w:t>
        </w:r>
      </w:ins>
      <w:ins w:id="317" w:author="Amy Byers" w:date="2015-04-07T11:22:00Z">
        <w:r w:rsidR="00736B18">
          <w:t xml:space="preserve">  Busy functionality is controlled by MRF, not </w:t>
        </w:r>
      </w:ins>
      <w:ins w:id="318" w:author="Amy Byers" w:date="2015-04-07T11:23:00Z">
        <w:r w:rsidR="00736B18">
          <w:t>Authorizer</w:t>
        </w:r>
      </w:ins>
      <w:ins w:id="319" w:author="Amy Byers" w:date="2015-04-07T11:22:00Z">
        <w:r w:rsidR="00736B18">
          <w:t>.</w:t>
        </w:r>
      </w:ins>
    </w:p>
    <w:p w14:paraId="3526334C" w14:textId="77777777" w:rsidR="00F74258" w:rsidRDefault="00F74258" w:rsidP="00560DAF">
      <w:pPr>
        <w:pStyle w:val="BodyText"/>
        <w:numPr>
          <w:ilvl w:val="0"/>
          <w:numId w:val="23"/>
        </w:numPr>
        <w:ind w:left="360"/>
      </w:pPr>
      <w:r>
        <w:t xml:space="preserve">If PINPad is successfully associated to device, system sends signature capture </w:t>
      </w:r>
      <w:r w:rsidR="007A00CF">
        <w:t xml:space="preserve">data </w:t>
      </w:r>
      <w:r>
        <w:t>to PINPad.</w:t>
      </w:r>
    </w:p>
    <w:p w14:paraId="158AAAE7" w14:textId="77777777" w:rsidR="00F74258" w:rsidRDefault="00F74258" w:rsidP="00560DAF">
      <w:pPr>
        <w:pStyle w:val="BodyText"/>
        <w:numPr>
          <w:ilvl w:val="0"/>
          <w:numId w:val="23"/>
        </w:numPr>
        <w:ind w:left="360"/>
      </w:pPr>
      <w:r>
        <w:t xml:space="preserve">If response from PINPad is success, system </w:t>
      </w:r>
      <w:r w:rsidRPr="000F39C2">
        <w:t>logs the signature captured and the reason for the signature</w:t>
      </w:r>
      <w:r w:rsidR="003D7B3A">
        <w:t>, sets the status to Completed,</w:t>
      </w:r>
      <w:r>
        <w:t xml:space="preserve"> the use case ends and system returns to the calling use case</w:t>
      </w:r>
      <w:r w:rsidRPr="000F39C2">
        <w:t>.</w:t>
      </w:r>
    </w:p>
    <w:p w14:paraId="03CB0D8E" w14:textId="77777777" w:rsidR="00F74258" w:rsidRDefault="00F74258" w:rsidP="00A904D3">
      <w:pPr>
        <w:pStyle w:val="BodyText"/>
        <w:numPr>
          <w:ilvl w:val="0"/>
          <w:numId w:val="23"/>
        </w:numPr>
        <w:ind w:left="360"/>
      </w:pPr>
      <w:r>
        <w:t>If the response from PINPad is not success, system displays</w:t>
      </w:r>
      <w:r w:rsidR="00A904D3">
        <w:t xml:space="preserve"> </w:t>
      </w:r>
      <w:r w:rsidR="00A904D3">
        <w:fldChar w:fldCharType="begin"/>
      </w:r>
      <w:r w:rsidR="00A904D3">
        <w:instrText xml:space="preserve"> REF _Ref413932388 \h </w:instrText>
      </w:r>
      <w:r w:rsidR="00A904D3">
        <w:fldChar w:fldCharType="separate"/>
      </w:r>
      <w:r w:rsidR="00BC2773">
        <w:t>Terms &amp; Conditions Not Accepted Message</w:t>
      </w:r>
      <w:r w:rsidR="00A904D3">
        <w:fldChar w:fldCharType="end"/>
      </w:r>
      <w:r w:rsidR="00A904D3">
        <w:t xml:space="preserve"> (section </w:t>
      </w:r>
      <w:r w:rsidR="00A904D3">
        <w:fldChar w:fldCharType="begin"/>
      </w:r>
      <w:r w:rsidR="00A904D3">
        <w:instrText xml:space="preserve"> REF _Ref413932388 \r \h </w:instrText>
      </w:r>
      <w:r w:rsidR="00A904D3">
        <w:fldChar w:fldCharType="separate"/>
      </w:r>
      <w:r w:rsidR="00BC2773">
        <w:t>9.1.6.4</w:t>
      </w:r>
      <w:r w:rsidR="00A904D3">
        <w:fldChar w:fldCharType="end"/>
      </w:r>
      <w:r w:rsidR="00A904D3">
        <w:t>)</w:t>
      </w:r>
      <w:r w:rsidR="007A00CF">
        <w:t>.</w:t>
      </w:r>
    </w:p>
    <w:p w14:paraId="1FD3A574" w14:textId="77777777" w:rsidR="003D7B3A" w:rsidRDefault="003D7B3A" w:rsidP="00560DAF">
      <w:pPr>
        <w:pStyle w:val="BodyText"/>
        <w:numPr>
          <w:ilvl w:val="0"/>
          <w:numId w:val="23"/>
        </w:numPr>
        <w:ind w:left="360"/>
      </w:pPr>
      <w:r>
        <w:t>After user acknowledges message, system sets status to Not Completed.</w:t>
      </w:r>
    </w:p>
    <w:p w14:paraId="157F14B5" w14:textId="77777777" w:rsidR="00E71E8C" w:rsidRDefault="003D7B3A" w:rsidP="00560DAF">
      <w:pPr>
        <w:pStyle w:val="BodyText"/>
        <w:numPr>
          <w:ilvl w:val="0"/>
          <w:numId w:val="23"/>
        </w:numPr>
        <w:ind w:left="360"/>
      </w:pPr>
      <w:bookmarkStart w:id="320" w:name="_Ref413827636"/>
      <w:r>
        <w:t>T</w:t>
      </w:r>
      <w:r w:rsidRPr="000F39C2">
        <w:t>he use case ends and the system returns to the calling use case</w:t>
      </w:r>
      <w:r>
        <w:t>.</w:t>
      </w:r>
      <w:bookmarkEnd w:id="320"/>
    </w:p>
    <w:p w14:paraId="474A14C2" w14:textId="77777777" w:rsidR="000475D9" w:rsidRDefault="000475D9" w:rsidP="000475D9">
      <w:pPr>
        <w:pStyle w:val="Heading2"/>
      </w:pPr>
      <w:bookmarkStart w:id="321" w:name="_Toc416256614"/>
      <w:r>
        <w:t>Alternate Flow</w:t>
      </w:r>
      <w:bookmarkEnd w:id="321"/>
    </w:p>
    <w:p w14:paraId="000B2861" w14:textId="77777777" w:rsidR="0037089F" w:rsidRPr="00CA05A0" w:rsidRDefault="0037089F" w:rsidP="00CB72AF">
      <w:pPr>
        <w:pStyle w:val="Heading3"/>
      </w:pPr>
      <w:bookmarkStart w:id="322" w:name="_Ref413826846"/>
      <w:bookmarkStart w:id="323" w:name="_Ref413756335"/>
      <w:r w:rsidRPr="00CA05A0">
        <w:t>Associate PINPad with Device Alternate Flow</w:t>
      </w:r>
      <w:bookmarkEnd w:id="322"/>
    </w:p>
    <w:bookmarkEnd w:id="323"/>
    <w:p w14:paraId="4718B2CE" w14:textId="77777777" w:rsidR="00CA05A0" w:rsidRDefault="0037089F" w:rsidP="00560DAF">
      <w:pPr>
        <w:pStyle w:val="BodyText"/>
        <w:numPr>
          <w:ilvl w:val="0"/>
          <w:numId w:val="25"/>
        </w:numPr>
        <w:ind w:left="360"/>
      </w:pPr>
      <w:r>
        <w:t>System prompts user to associate PINPad.</w:t>
      </w:r>
    </w:p>
    <w:p w14:paraId="19907111" w14:textId="77777777" w:rsidR="0037089F" w:rsidRDefault="0037089F" w:rsidP="00560DAF">
      <w:pPr>
        <w:pStyle w:val="BodyText"/>
        <w:numPr>
          <w:ilvl w:val="0"/>
          <w:numId w:val="25"/>
        </w:numPr>
        <w:ind w:left="360"/>
      </w:pPr>
      <w:r>
        <w:t>If user scans a payment station or a PINPad barcode, system evaluates success of association and returns status to calling use case.</w:t>
      </w:r>
    </w:p>
    <w:p w14:paraId="554E4D53" w14:textId="77777777" w:rsidR="003D7B3A" w:rsidRDefault="003D7B3A" w:rsidP="000C4718">
      <w:pPr>
        <w:pStyle w:val="BodyText"/>
        <w:numPr>
          <w:ilvl w:val="0"/>
          <w:numId w:val="25"/>
        </w:numPr>
        <w:ind w:left="360"/>
      </w:pPr>
      <w:r>
        <w:t>If user selects back (option not available during tender), system displays</w:t>
      </w:r>
      <w:r w:rsidR="007A00CF">
        <w:t xml:space="preserve"> </w:t>
      </w:r>
      <w:r w:rsidR="000C4718">
        <w:fldChar w:fldCharType="begin"/>
      </w:r>
      <w:r w:rsidR="000C4718">
        <w:instrText xml:space="preserve"> REF _Ref413924528 \h  \* MERGEFORMAT </w:instrText>
      </w:r>
      <w:r w:rsidR="000C4718">
        <w:fldChar w:fldCharType="separate"/>
      </w:r>
      <w:r w:rsidR="00BC2773">
        <w:t>Remove Items Prompt</w:t>
      </w:r>
      <w:r w:rsidR="000C4718">
        <w:fldChar w:fldCharType="end"/>
      </w:r>
      <w:r w:rsidR="000C4718">
        <w:t xml:space="preserve"> (section </w:t>
      </w:r>
      <w:r w:rsidR="000C4718">
        <w:fldChar w:fldCharType="begin"/>
      </w:r>
      <w:r w:rsidR="000C4718">
        <w:instrText xml:space="preserve"> REF _Ref413924528 \r \h  \* MERGEFORMAT </w:instrText>
      </w:r>
      <w:r w:rsidR="000C4718">
        <w:fldChar w:fldCharType="separate"/>
      </w:r>
      <w:ins w:id="324" w:author="Amy Byers" w:date="2015-04-08T11:41:00Z">
        <w:r w:rsidR="00BC2773">
          <w:t>9.1.6.8</w:t>
        </w:r>
      </w:ins>
      <w:del w:id="325" w:author="Amy Byers" w:date="2015-04-08T11:41:00Z">
        <w:r w:rsidR="008033FE" w:rsidDel="00BC2773">
          <w:delText>9.1.6.6</w:delText>
        </w:r>
      </w:del>
      <w:r w:rsidR="000C4718">
        <w:fldChar w:fldCharType="end"/>
      </w:r>
      <w:r w:rsidR="000C4718">
        <w:t>)</w:t>
      </w:r>
      <w:r>
        <w:t xml:space="preserve"> and continues with </w:t>
      </w:r>
      <w:r w:rsidR="00DE419C">
        <w:fldChar w:fldCharType="begin"/>
      </w:r>
      <w:r w:rsidR="00DE419C">
        <w:instrText xml:space="preserve"> REF _Ref413778185 \h  \* MERGEFORMAT </w:instrText>
      </w:r>
      <w:r w:rsidR="00DE419C">
        <w:fldChar w:fldCharType="separate"/>
      </w:r>
      <w:ins w:id="326" w:author="Amy Byers" w:date="2015-04-08T11:41:00Z">
        <w:r w:rsidR="00BC2773">
          <w:t>PINPad Association Fail</w:t>
        </w:r>
        <w:r w:rsidR="00BC2773" w:rsidRPr="00256660">
          <w:t xml:space="preserve"> </w:t>
        </w:r>
        <w:r w:rsidR="00BC2773">
          <w:t>Alternate Flow</w:t>
        </w:r>
        <w:r w:rsidR="00BC2773" w:rsidDel="004A7C8C">
          <w:t xml:space="preserve"> </w:t>
        </w:r>
      </w:ins>
      <w:del w:id="327" w:author="Amy Byers" w:date="2015-04-08T11:41:00Z">
        <w:r w:rsidR="008033FE" w:rsidDel="00BC2773">
          <w:delText>PINPad Association Fail</w:delText>
        </w:r>
        <w:r w:rsidR="008033FE" w:rsidRPr="00256660" w:rsidDel="00BC2773">
          <w:delText xml:space="preserve"> </w:delText>
        </w:r>
        <w:r w:rsidR="008033FE" w:rsidDel="00BC2773">
          <w:delText xml:space="preserve">Alternate Flow </w:delText>
        </w:r>
      </w:del>
      <w:r w:rsidR="00DE419C">
        <w:fldChar w:fldCharType="end"/>
      </w:r>
      <w:r w:rsidR="00DE419C">
        <w:t xml:space="preserve"> (section </w:t>
      </w:r>
      <w:r w:rsidR="00DE419C">
        <w:fldChar w:fldCharType="begin"/>
      </w:r>
      <w:r w:rsidR="00DE419C">
        <w:instrText xml:space="preserve"> REF _Ref413778185 \r \h  \* MERGEFORMAT </w:instrText>
      </w:r>
      <w:r w:rsidR="00DE419C">
        <w:fldChar w:fldCharType="separate"/>
      </w:r>
      <w:r w:rsidR="00BC2773">
        <w:t>5.4.2</w:t>
      </w:r>
      <w:r w:rsidR="00DE419C">
        <w:fldChar w:fldCharType="end"/>
      </w:r>
      <w:r w:rsidR="00DE419C">
        <w:t xml:space="preserve">) bullet </w:t>
      </w:r>
      <w:r w:rsidR="00DE419C">
        <w:fldChar w:fldCharType="begin"/>
      </w:r>
      <w:r w:rsidR="00DE419C">
        <w:instrText xml:space="preserve"> REF _Ref413828017 \r \h  \* MERGEFORMAT </w:instrText>
      </w:r>
      <w:r w:rsidR="00DE419C">
        <w:fldChar w:fldCharType="separate"/>
      </w:r>
      <w:r w:rsidR="00BC2773">
        <w:t>7</w:t>
      </w:r>
      <w:r w:rsidR="00DE419C">
        <w:fldChar w:fldCharType="end"/>
      </w:r>
      <w:r w:rsidR="00DE419C">
        <w:t>.</w:t>
      </w:r>
    </w:p>
    <w:p w14:paraId="37F9532D" w14:textId="77777777" w:rsidR="0037089F" w:rsidRDefault="0037089F" w:rsidP="00560DAF">
      <w:pPr>
        <w:pStyle w:val="BodyText"/>
        <w:numPr>
          <w:ilvl w:val="0"/>
          <w:numId w:val="25"/>
        </w:numPr>
        <w:ind w:left="360"/>
      </w:pPr>
      <w:r>
        <w:t>If user places device in a docking station, system evaluates success of docking.</w:t>
      </w:r>
    </w:p>
    <w:p w14:paraId="72F8C002" w14:textId="77777777" w:rsidR="0037089F" w:rsidRDefault="0037089F" w:rsidP="00560DAF">
      <w:pPr>
        <w:pStyle w:val="BodyText"/>
        <w:numPr>
          <w:ilvl w:val="0"/>
          <w:numId w:val="25"/>
        </w:numPr>
        <w:ind w:left="360"/>
      </w:pPr>
      <w:r>
        <w:t>If dock is successful, system returns success status to calling use case.</w:t>
      </w:r>
    </w:p>
    <w:p w14:paraId="4BEB04B0" w14:textId="77777777" w:rsidR="0037089F" w:rsidRDefault="0037089F" w:rsidP="00560DAF">
      <w:pPr>
        <w:pStyle w:val="BodyText"/>
        <w:numPr>
          <w:ilvl w:val="0"/>
          <w:numId w:val="25"/>
        </w:numPr>
        <w:ind w:left="360"/>
      </w:pPr>
      <w:r>
        <w:t>If dock is not successful, user selects dock option on screen and system returns success status to calling use case.</w:t>
      </w:r>
    </w:p>
    <w:p w14:paraId="121FA670" w14:textId="77777777" w:rsidR="00712257" w:rsidRPr="00AC4EEB" w:rsidRDefault="00256660" w:rsidP="00CB72AF">
      <w:pPr>
        <w:pStyle w:val="Heading3"/>
      </w:pPr>
      <w:bookmarkStart w:id="328" w:name="_Ref413778185"/>
      <w:r>
        <w:t xml:space="preserve">PINPad </w:t>
      </w:r>
      <w:r w:rsidR="004A7C8C">
        <w:t>Association Fail</w:t>
      </w:r>
      <w:r w:rsidR="004A7C8C" w:rsidRPr="00256660">
        <w:t xml:space="preserve"> </w:t>
      </w:r>
      <w:r w:rsidR="004A7C8C">
        <w:t>Alternate Flow</w:t>
      </w:r>
      <w:r w:rsidR="004A7C8C" w:rsidDel="004A7C8C">
        <w:t xml:space="preserve"> </w:t>
      </w:r>
      <w:bookmarkEnd w:id="328"/>
    </w:p>
    <w:p w14:paraId="6340C9A3" w14:textId="57B2DBB0" w:rsidR="00256660" w:rsidRDefault="00256660" w:rsidP="00560DAF">
      <w:pPr>
        <w:pStyle w:val="BodyText"/>
        <w:numPr>
          <w:ilvl w:val="0"/>
          <w:numId w:val="26"/>
        </w:numPr>
        <w:ind w:left="360"/>
      </w:pPr>
      <w:r>
        <w:t xml:space="preserve">The system evaluates the Fail on Device Flag (section </w:t>
      </w:r>
      <w:r>
        <w:fldChar w:fldCharType="begin"/>
      </w:r>
      <w:r>
        <w:instrText xml:space="preserve"> REF _Ref413757101 \r \h </w:instrText>
      </w:r>
      <w:r>
        <w:fldChar w:fldCharType="separate"/>
      </w:r>
      <w:r w:rsidR="00BC2773">
        <w:t>11</w:t>
      </w:r>
      <w:r>
        <w:fldChar w:fldCharType="end"/>
      </w:r>
      <w:r>
        <w:t>).</w:t>
      </w:r>
    </w:p>
    <w:p w14:paraId="47845FD6" w14:textId="6B8A86C9" w:rsidR="00256660" w:rsidRDefault="00256660" w:rsidP="00560DAF">
      <w:pPr>
        <w:pStyle w:val="BodyText"/>
        <w:numPr>
          <w:ilvl w:val="0"/>
          <w:numId w:val="26"/>
        </w:numPr>
        <w:ind w:left="360"/>
      </w:pPr>
      <w:r>
        <w:t xml:space="preserve">If the Flag is set, system </w:t>
      </w:r>
      <w:r w:rsidR="00DE419C">
        <w:t xml:space="preserve">executes </w:t>
      </w:r>
      <w:r w:rsidR="00DE419C">
        <w:fldChar w:fldCharType="begin"/>
      </w:r>
      <w:r w:rsidR="00DE419C">
        <w:instrText xml:space="preserve"> REF _Ref413752624 \h </w:instrText>
      </w:r>
      <w:r w:rsidR="00DE419C">
        <w:fldChar w:fldCharType="separate"/>
      </w:r>
      <w:ins w:id="329" w:author="Amy Byers" w:date="2015-04-08T11:41:00Z">
        <w:r w:rsidR="00BC2773" w:rsidRPr="00712257">
          <w:t xml:space="preserve">Use Case:  Device </w:t>
        </w:r>
        <w:r w:rsidR="00BC2773">
          <w:t xml:space="preserve">Terms &amp; </w:t>
        </w:r>
        <w:r w:rsidR="00BC2773" w:rsidRPr="00712257">
          <w:t>Signature Capture</w:t>
        </w:r>
      </w:ins>
      <w:del w:id="330" w:author="Amy Byers" w:date="2015-04-08T11:41:00Z">
        <w:r w:rsidR="008033FE" w:rsidRPr="00712257" w:rsidDel="00BC2773">
          <w:delText xml:space="preserve">Use Case:  Device </w:delText>
        </w:r>
        <w:r w:rsidR="008033FE" w:rsidDel="00BC2773">
          <w:delText xml:space="preserve">Terms &amp; </w:delText>
        </w:r>
        <w:r w:rsidR="008033FE" w:rsidRPr="00712257" w:rsidDel="00BC2773">
          <w:delText>Signature Capture</w:delText>
        </w:r>
      </w:del>
      <w:r w:rsidR="00DE419C">
        <w:fldChar w:fldCharType="end"/>
      </w:r>
      <w:r w:rsidR="00DE419C">
        <w:t xml:space="preserve"> (section </w:t>
      </w:r>
      <w:r w:rsidR="00DE419C">
        <w:fldChar w:fldCharType="begin"/>
      </w:r>
      <w:r w:rsidR="00DE419C">
        <w:instrText xml:space="preserve"> REF _Ref413752624 \r \h </w:instrText>
      </w:r>
      <w:r w:rsidR="00DE419C">
        <w:fldChar w:fldCharType="separate"/>
      </w:r>
      <w:r w:rsidR="00BC2773">
        <w:t>4</w:t>
      </w:r>
      <w:r w:rsidR="00DE419C">
        <w:fldChar w:fldCharType="end"/>
      </w:r>
      <w:r w:rsidR="00DE419C">
        <w:t>).</w:t>
      </w:r>
    </w:p>
    <w:p w14:paraId="3C5D649E" w14:textId="7A4387CA" w:rsidR="00256660" w:rsidRDefault="00256660" w:rsidP="000C4718">
      <w:pPr>
        <w:pStyle w:val="BodyText"/>
        <w:numPr>
          <w:ilvl w:val="0"/>
          <w:numId w:val="26"/>
        </w:numPr>
        <w:ind w:left="360"/>
      </w:pPr>
      <w:r>
        <w:t xml:space="preserve">If Flag is not set, system displays </w:t>
      </w:r>
      <w:r w:rsidR="000C4718">
        <w:fldChar w:fldCharType="begin"/>
      </w:r>
      <w:r w:rsidR="000C4718">
        <w:instrText xml:space="preserve"> REF _Ref413924585 \h  \* MERGEFORMAT </w:instrText>
      </w:r>
      <w:r w:rsidR="000C4718">
        <w:fldChar w:fldCharType="separate"/>
      </w:r>
      <w:r w:rsidR="00BC2773">
        <w:t>Retry, Abort or Print Prompt Message</w:t>
      </w:r>
      <w:r w:rsidR="000C4718">
        <w:fldChar w:fldCharType="end"/>
      </w:r>
      <w:r w:rsidR="000C4718">
        <w:t xml:space="preserve"> </w:t>
      </w:r>
      <w:r w:rsidR="007F0136">
        <w:t>(section</w:t>
      </w:r>
      <w:del w:id="331" w:author="Amy Byers" w:date="2015-04-08T11:06:00Z">
        <w:r w:rsidR="007F0136" w:rsidDel="002D3634">
          <w:delText xml:space="preserve"> </w:delText>
        </w:r>
        <w:r w:rsidR="000C4718" w:rsidDel="002D3634">
          <w:fldChar w:fldCharType="begin"/>
        </w:r>
        <w:r w:rsidR="000C4718" w:rsidDel="002D3634">
          <w:delInstrText xml:space="preserve"> REF _Ref413924585 \r \h  \* MERGEFORMAT </w:delInstrText>
        </w:r>
        <w:r w:rsidR="000C4718" w:rsidDel="002D3634">
          <w:fldChar w:fldCharType="separate"/>
        </w:r>
        <w:r w:rsidR="008033FE" w:rsidDel="002D3634">
          <w:delText>9.1.6.5</w:delText>
        </w:r>
        <w:r w:rsidR="000C4718" w:rsidDel="002D3634">
          <w:fldChar w:fldCharType="end"/>
        </w:r>
      </w:del>
      <w:ins w:id="332" w:author="Amy Byers" w:date="2015-04-07T11:33:00Z">
        <w:r w:rsidR="00522F7C">
          <w:t xml:space="preserve"> </w:t>
        </w:r>
      </w:ins>
      <w:ins w:id="333" w:author="Amy Byers" w:date="2015-04-07T11:34:00Z">
        <w:r w:rsidR="00522F7C">
          <w:fldChar w:fldCharType="begin"/>
        </w:r>
        <w:r w:rsidR="00522F7C">
          <w:instrText xml:space="preserve"> REF _Ref416169751 \r \h </w:instrText>
        </w:r>
      </w:ins>
      <w:r w:rsidR="00522F7C">
        <w:fldChar w:fldCharType="separate"/>
      </w:r>
      <w:ins w:id="334" w:author="Amy Byers" w:date="2015-04-08T11:41:00Z">
        <w:r w:rsidR="00BC2773">
          <w:t>9.1.6.6</w:t>
        </w:r>
      </w:ins>
      <w:ins w:id="335" w:author="Amy Byers" w:date="2015-04-07T11:34:00Z">
        <w:r w:rsidR="00522F7C">
          <w:fldChar w:fldCharType="end"/>
        </w:r>
      </w:ins>
      <w:r w:rsidR="007F0136">
        <w:t>).</w:t>
      </w:r>
    </w:p>
    <w:p w14:paraId="65E9CD00" w14:textId="03A2DE5C" w:rsidR="003D7B3A" w:rsidRDefault="003D7B3A" w:rsidP="00560DAF">
      <w:pPr>
        <w:pStyle w:val="BodyText"/>
        <w:numPr>
          <w:ilvl w:val="0"/>
          <w:numId w:val="26"/>
        </w:numPr>
        <w:ind w:left="360"/>
      </w:pPr>
      <w:r>
        <w:t xml:space="preserve">If User selects Retry, System restarts </w:t>
      </w:r>
      <w:r>
        <w:fldChar w:fldCharType="begin"/>
      </w:r>
      <w:r>
        <w:instrText xml:space="preserve"> REF _Ref413826846 \h </w:instrText>
      </w:r>
      <w:r>
        <w:fldChar w:fldCharType="separate"/>
      </w:r>
      <w:r w:rsidR="00BC2773" w:rsidRPr="00CA05A0">
        <w:t>Associate PINPad with Device Alternate Flow</w:t>
      </w:r>
      <w:r>
        <w:fldChar w:fldCharType="end"/>
      </w:r>
      <w:r>
        <w:t xml:space="preserve"> (section </w:t>
      </w:r>
      <w:r>
        <w:fldChar w:fldCharType="begin"/>
      </w:r>
      <w:r>
        <w:instrText xml:space="preserve"> REF _Ref413826846 \r \h </w:instrText>
      </w:r>
      <w:r>
        <w:fldChar w:fldCharType="separate"/>
      </w:r>
      <w:r w:rsidR="00BC2773">
        <w:t>5.4.1</w:t>
      </w:r>
      <w:r>
        <w:fldChar w:fldCharType="end"/>
      </w:r>
      <w:r>
        <w:t>).</w:t>
      </w:r>
    </w:p>
    <w:p w14:paraId="556A5D67" w14:textId="56F89F4C" w:rsidR="003D7B3A" w:rsidRDefault="003D7B3A" w:rsidP="00560DAF">
      <w:pPr>
        <w:pStyle w:val="BodyText"/>
        <w:numPr>
          <w:ilvl w:val="0"/>
          <w:numId w:val="26"/>
        </w:numPr>
        <w:ind w:left="360"/>
      </w:pPr>
      <w:r>
        <w:t xml:space="preserve">If User selects Print, system executes process to associate printer to the device, prints the </w:t>
      </w:r>
      <w:r w:rsidR="000C4718">
        <w:t>Terms and Conditions Receipt</w:t>
      </w:r>
      <w:r>
        <w:t xml:space="preserve"> </w:t>
      </w:r>
      <w:r w:rsidRPr="000F39C2">
        <w:t xml:space="preserve">and logs the </w:t>
      </w:r>
      <w:r>
        <w:t xml:space="preserve">manual signature indicator, </w:t>
      </w:r>
      <w:r w:rsidRPr="000F39C2">
        <w:t>signature captured and the reason for the signature</w:t>
      </w:r>
      <w:r>
        <w:t xml:space="preserve">, sets status to Completed and returns to Main Flow bullet </w:t>
      </w:r>
      <w:r>
        <w:fldChar w:fldCharType="begin"/>
      </w:r>
      <w:r>
        <w:instrText xml:space="preserve"> REF _Ref413827636 \r \h </w:instrText>
      </w:r>
      <w:r>
        <w:fldChar w:fldCharType="separate"/>
      </w:r>
      <w:r w:rsidR="00BC2773">
        <w:t>8</w:t>
      </w:r>
      <w:r>
        <w:fldChar w:fldCharType="end"/>
      </w:r>
      <w:r w:rsidRPr="000F39C2">
        <w:t>.</w:t>
      </w:r>
    </w:p>
    <w:p w14:paraId="6C8E218A" w14:textId="77777777" w:rsidR="001637A2" w:rsidRDefault="007F0136" w:rsidP="000C4718">
      <w:pPr>
        <w:pStyle w:val="BodyText"/>
        <w:numPr>
          <w:ilvl w:val="0"/>
          <w:numId w:val="26"/>
        </w:numPr>
        <w:ind w:left="360"/>
      </w:pPr>
      <w:r>
        <w:t xml:space="preserve">If user selects Abort, </w:t>
      </w:r>
      <w:r w:rsidR="003D7B3A">
        <w:t xml:space="preserve">system displays </w:t>
      </w:r>
      <w:r w:rsidR="000C4718">
        <w:fldChar w:fldCharType="begin"/>
      </w:r>
      <w:r w:rsidR="000C4718">
        <w:instrText xml:space="preserve"> REF _Ref413924528 \h  \* MERGEFORMAT </w:instrText>
      </w:r>
      <w:r w:rsidR="000C4718">
        <w:fldChar w:fldCharType="separate"/>
      </w:r>
      <w:r w:rsidR="00BC2773">
        <w:t>Remove Items Prompt</w:t>
      </w:r>
      <w:r w:rsidR="000C4718">
        <w:fldChar w:fldCharType="end"/>
      </w:r>
      <w:r w:rsidR="004A7C8C">
        <w:t xml:space="preserve"> (section </w:t>
      </w:r>
      <w:r w:rsidR="000C4718">
        <w:fldChar w:fldCharType="begin"/>
      </w:r>
      <w:r w:rsidR="000C4718">
        <w:instrText xml:space="preserve"> REF _Ref413924528 \r \h  \* MERGEFORMAT </w:instrText>
      </w:r>
      <w:r w:rsidR="000C4718">
        <w:fldChar w:fldCharType="separate"/>
      </w:r>
      <w:ins w:id="336" w:author="Amy Byers" w:date="2015-04-08T11:41:00Z">
        <w:r w:rsidR="00BC2773">
          <w:t>9.1.6.8</w:t>
        </w:r>
      </w:ins>
      <w:del w:id="337" w:author="Amy Byers" w:date="2015-04-08T11:41:00Z">
        <w:r w:rsidR="008033FE" w:rsidDel="00BC2773">
          <w:delText>9.1.6.6</w:delText>
        </w:r>
      </w:del>
      <w:r w:rsidR="000C4718">
        <w:fldChar w:fldCharType="end"/>
      </w:r>
      <w:r w:rsidR="004A7C8C">
        <w:t>)</w:t>
      </w:r>
      <w:r w:rsidR="003D7B3A">
        <w:t>.</w:t>
      </w:r>
    </w:p>
    <w:p w14:paraId="23A9A545" w14:textId="1A3926B9" w:rsidR="003D7B3A" w:rsidRDefault="003D7B3A" w:rsidP="00560DAF">
      <w:pPr>
        <w:pStyle w:val="BodyText"/>
        <w:numPr>
          <w:ilvl w:val="0"/>
          <w:numId w:val="26"/>
        </w:numPr>
        <w:ind w:left="360"/>
      </w:pPr>
      <w:bookmarkStart w:id="338" w:name="_Ref413828017"/>
      <w:r>
        <w:t xml:space="preserve">If user selects No, System restarts </w:t>
      </w:r>
      <w:r>
        <w:fldChar w:fldCharType="begin"/>
      </w:r>
      <w:r>
        <w:instrText xml:space="preserve"> REF _Ref413826846 \h </w:instrText>
      </w:r>
      <w:r>
        <w:fldChar w:fldCharType="separate"/>
      </w:r>
      <w:r w:rsidR="00BC2773" w:rsidRPr="00CA05A0">
        <w:t>Associate PINPad with Device Alternate Flow</w:t>
      </w:r>
      <w:r>
        <w:fldChar w:fldCharType="end"/>
      </w:r>
      <w:r>
        <w:t xml:space="preserve"> (section </w:t>
      </w:r>
      <w:r>
        <w:fldChar w:fldCharType="begin"/>
      </w:r>
      <w:r>
        <w:instrText xml:space="preserve"> REF _Ref413826846 \r \h </w:instrText>
      </w:r>
      <w:r>
        <w:fldChar w:fldCharType="separate"/>
      </w:r>
      <w:r w:rsidR="00BC2773">
        <w:t>5.4.1</w:t>
      </w:r>
      <w:r>
        <w:fldChar w:fldCharType="end"/>
      </w:r>
      <w:r>
        <w:t>).</w:t>
      </w:r>
      <w:bookmarkEnd w:id="338"/>
    </w:p>
    <w:p w14:paraId="3E35FE8A" w14:textId="77777777" w:rsidR="003D7B3A" w:rsidRDefault="003D7B3A" w:rsidP="00560DAF">
      <w:pPr>
        <w:pStyle w:val="BodyText"/>
        <w:numPr>
          <w:ilvl w:val="0"/>
          <w:numId w:val="26"/>
        </w:numPr>
        <w:ind w:left="360"/>
        <w:rPr>
          <w:ins w:id="339" w:author="Amy Byers" w:date="2015-04-07T11:26:00Z"/>
        </w:rPr>
      </w:pPr>
      <w:r>
        <w:t xml:space="preserve">If user selects Yes, System sets status to Not Completed and returns to Main Flow bullet </w:t>
      </w:r>
      <w:r>
        <w:fldChar w:fldCharType="begin"/>
      </w:r>
      <w:r>
        <w:instrText xml:space="preserve"> REF _Ref413827636 \r \h </w:instrText>
      </w:r>
      <w:r>
        <w:fldChar w:fldCharType="separate"/>
      </w:r>
      <w:r w:rsidR="00BC2773">
        <w:t>8</w:t>
      </w:r>
      <w:r>
        <w:fldChar w:fldCharType="end"/>
      </w:r>
      <w:r w:rsidRPr="000F39C2">
        <w:t>.</w:t>
      </w:r>
    </w:p>
    <w:p w14:paraId="1DD7E236" w14:textId="47220792" w:rsidR="00522F7C" w:rsidDel="00E27535" w:rsidRDefault="00522F7C" w:rsidP="00736B18">
      <w:pPr>
        <w:pStyle w:val="BodyText"/>
        <w:numPr>
          <w:ilvl w:val="0"/>
          <w:numId w:val="31"/>
        </w:numPr>
        <w:ind w:left="360"/>
        <w:rPr>
          <w:del w:id="340" w:author="Amy Byers" w:date="2015-04-07T12:29:00Z"/>
        </w:rPr>
      </w:pPr>
      <w:bookmarkStart w:id="341" w:name="_Toc416256615"/>
      <w:bookmarkEnd w:id="341"/>
    </w:p>
    <w:p w14:paraId="27A237A4" w14:textId="77777777" w:rsidR="00663334" w:rsidRDefault="00663334" w:rsidP="00663334">
      <w:pPr>
        <w:pStyle w:val="Heading2"/>
        <w:ind w:left="504" w:hanging="504"/>
      </w:pPr>
      <w:bookmarkStart w:id="342" w:name="_Toc413844813"/>
      <w:bookmarkStart w:id="343" w:name="_Toc413844870"/>
      <w:bookmarkStart w:id="344" w:name="_Toc413932302"/>
      <w:bookmarkStart w:id="345" w:name="_Toc416256616"/>
      <w:bookmarkEnd w:id="342"/>
      <w:bookmarkEnd w:id="343"/>
      <w:bookmarkEnd w:id="344"/>
      <w:r>
        <w:t>Special Requirements</w:t>
      </w:r>
      <w:bookmarkEnd w:id="345"/>
    </w:p>
    <w:p w14:paraId="153D456E" w14:textId="77777777" w:rsidR="00663334" w:rsidRPr="000F39C2" w:rsidRDefault="00663334" w:rsidP="00560DAF">
      <w:pPr>
        <w:pStyle w:val="BodyText"/>
        <w:numPr>
          <w:ilvl w:val="0"/>
          <w:numId w:val="19"/>
        </w:numPr>
        <w:ind w:left="360"/>
      </w:pPr>
      <w:r w:rsidRPr="0010599A">
        <w:t>If Terms and Conditions are not defined in the database, the system displays only the signature reason.</w:t>
      </w:r>
    </w:p>
    <w:p w14:paraId="6A9D3EF0" w14:textId="77777777" w:rsidR="00663334" w:rsidRPr="000F39C2" w:rsidRDefault="00663334" w:rsidP="00560DAF">
      <w:pPr>
        <w:pStyle w:val="BodyText"/>
        <w:numPr>
          <w:ilvl w:val="0"/>
          <w:numId w:val="19"/>
        </w:numPr>
        <w:ind w:left="360"/>
      </w:pPr>
      <w:r w:rsidRPr="0010599A">
        <w:t>Terms and Conditions and signature prompt occurs after any additional information for the item or transaction has been captured.</w:t>
      </w:r>
    </w:p>
    <w:p w14:paraId="2D845CF3" w14:textId="77777777" w:rsidR="00663334" w:rsidRPr="000F39C2" w:rsidRDefault="00663334" w:rsidP="00560DAF">
      <w:pPr>
        <w:pStyle w:val="BodyText"/>
        <w:numPr>
          <w:ilvl w:val="0"/>
          <w:numId w:val="19"/>
        </w:numPr>
        <w:ind w:left="360"/>
      </w:pPr>
      <w:r w:rsidRPr="000F39C2">
        <w:t>The signature capture screen contains the reason for the signature.  If the signature reason has Terms and Conditions defined, the signature reason is expandable to display the Terms and Conditions and the Yes/No check boxes are enabled.</w:t>
      </w:r>
    </w:p>
    <w:p w14:paraId="49EE8EFF" w14:textId="77777777" w:rsidR="00663334" w:rsidRPr="000F39C2" w:rsidRDefault="00663334" w:rsidP="00560DAF">
      <w:pPr>
        <w:pStyle w:val="BodyText"/>
        <w:numPr>
          <w:ilvl w:val="0"/>
          <w:numId w:val="19"/>
        </w:numPr>
        <w:ind w:left="360"/>
      </w:pPr>
      <w:r w:rsidRPr="000F39C2">
        <w:t>Minimum required length of a signature is not parameterized but a standard 50 pts.</w:t>
      </w:r>
    </w:p>
    <w:p w14:paraId="5FF0B9BB" w14:textId="77777777" w:rsidR="00663334" w:rsidRPr="000F39C2" w:rsidRDefault="00663334" w:rsidP="00560DAF">
      <w:pPr>
        <w:pStyle w:val="BodyText"/>
        <w:numPr>
          <w:ilvl w:val="0"/>
          <w:numId w:val="19"/>
        </w:numPr>
        <w:ind w:left="360"/>
      </w:pPr>
      <w:r w:rsidRPr="000F39C2">
        <w:lastRenderedPageBreak/>
        <w:t>If multiple instances of the same signature reason occur in the transaction, the system considers each one as a separate instance.  For example, if three PSP-Warranty items are sold, each one is considered a separate signature request and each will require acceptance of Terms and Conditions (if applicable).</w:t>
      </w:r>
      <w:r w:rsidRPr="0010599A">
        <w:t xml:space="preserve">   If signature is consolidated for the reason, each instance will display separate Signature Reason with Terms and Conditions lines.</w:t>
      </w:r>
    </w:p>
    <w:p w14:paraId="311226C2" w14:textId="77777777" w:rsidR="00712257" w:rsidRPr="00712257" w:rsidRDefault="00712257" w:rsidP="00712257">
      <w:pPr>
        <w:pStyle w:val="Heading1"/>
      </w:pPr>
      <w:bookmarkStart w:id="346" w:name="_Toc416256617"/>
      <w:r w:rsidRPr="00712257">
        <w:t>Use Case:  Tender Signature Capture</w:t>
      </w:r>
      <w:bookmarkEnd w:id="346"/>
      <w:r w:rsidRPr="00712257">
        <w:t xml:space="preserve"> </w:t>
      </w:r>
    </w:p>
    <w:p w14:paraId="2065A291" w14:textId="77777777" w:rsidR="00712257" w:rsidRPr="008918AC" w:rsidRDefault="00712257" w:rsidP="00712257">
      <w:pPr>
        <w:pStyle w:val="Heading2"/>
      </w:pPr>
      <w:bookmarkStart w:id="347" w:name="_Ref416254549"/>
      <w:bookmarkStart w:id="348" w:name="_Toc416256618"/>
      <w:r>
        <w:t>Feature</w:t>
      </w:r>
      <w:r w:rsidRPr="008918AC">
        <w:t xml:space="preserve"> Flow</w:t>
      </w:r>
      <w:bookmarkEnd w:id="347"/>
      <w:bookmarkEnd w:id="348"/>
    </w:p>
    <w:p w14:paraId="761A5017" w14:textId="43A6BF0C" w:rsidR="00712257" w:rsidRDefault="00BA7269" w:rsidP="0010599A">
      <w:pPr>
        <w:pStyle w:val="BodyText"/>
        <w:jc w:val="center"/>
      </w:pPr>
      <w:del w:id="349" w:author="Amy Byers" w:date="2015-04-08T10:51:00Z">
        <w:r w:rsidDel="00FA094C">
          <w:object w:dxaOrig="16929" w:dyaOrig="9741" w14:anchorId="571192FD">
            <v:shape id="_x0000_i1029" type="#_x0000_t75" style="width:539.25pt;height:310.5pt" o:ole="">
              <v:imagedata r:id="rId16" o:title=""/>
            </v:shape>
            <o:OLEObject Type="Embed" ProgID="Visio.Drawing.11" ShapeID="_x0000_i1029" DrawAspect="Content" ObjectID="_1489998510" r:id="rId17"/>
          </w:object>
        </w:r>
      </w:del>
      <w:ins w:id="350" w:author="Amy Byers" w:date="2015-04-08T10:52:00Z">
        <w:r w:rsidR="00FA094C" w:rsidRPr="00FA094C">
          <w:t xml:space="preserve"> </w:t>
        </w:r>
        <w:r w:rsidR="00FA094C">
          <w:object w:dxaOrig="18156" w:dyaOrig="9854" w14:anchorId="0FF53BB3">
            <v:shape id="_x0000_i1030" type="#_x0000_t75" style="width:539.25pt;height:292.5pt" o:ole="">
              <v:imagedata r:id="rId18" o:title=""/>
            </v:shape>
            <o:OLEObject Type="Embed" ProgID="Visio.Drawing.11" ShapeID="_x0000_i1030" DrawAspect="Content" ObjectID="_1489998511" r:id="rId19"/>
          </w:object>
        </w:r>
      </w:ins>
    </w:p>
    <w:p w14:paraId="6A7F8421" w14:textId="77777777" w:rsidR="00712257" w:rsidRDefault="00712257" w:rsidP="00712257">
      <w:pPr>
        <w:pStyle w:val="Caption"/>
        <w:jc w:val="center"/>
      </w:pPr>
      <w:r>
        <w:t xml:space="preserve">Figure </w:t>
      </w:r>
      <w:fldSimple w:instr=" SEQ Figure \* ARABIC ">
        <w:r w:rsidR="00BC2773">
          <w:rPr>
            <w:noProof/>
          </w:rPr>
          <w:t>5</w:t>
        </w:r>
      </w:fldSimple>
      <w:r>
        <w:t xml:space="preserve">:  </w:t>
      </w:r>
      <w:r w:rsidR="00BA7269">
        <w:t xml:space="preserve">Tender Signature </w:t>
      </w:r>
      <w:r>
        <w:t>Process Flow</w:t>
      </w:r>
    </w:p>
    <w:p w14:paraId="38FCD6E8" w14:textId="77777777" w:rsidR="00712257" w:rsidRDefault="00712257" w:rsidP="00712257">
      <w:pPr>
        <w:pStyle w:val="Heading2"/>
      </w:pPr>
      <w:bookmarkStart w:id="351" w:name="_Toc416256619"/>
      <w:r>
        <w:t>Preconditions</w:t>
      </w:r>
      <w:bookmarkEnd w:id="351"/>
    </w:p>
    <w:p w14:paraId="56CD51DB" w14:textId="77777777" w:rsidR="00712257" w:rsidRPr="00DD7CE0" w:rsidRDefault="0010599A" w:rsidP="00560DAF">
      <w:pPr>
        <w:pStyle w:val="BodyText"/>
        <w:numPr>
          <w:ilvl w:val="0"/>
          <w:numId w:val="12"/>
        </w:numPr>
        <w:ind w:left="360"/>
      </w:pPr>
      <w:r w:rsidRPr="000F39C2">
        <w:t>Signature required for a tender.</w:t>
      </w:r>
    </w:p>
    <w:p w14:paraId="1DCA14A7" w14:textId="77777777" w:rsidR="00712257" w:rsidRDefault="00712257" w:rsidP="00712257">
      <w:pPr>
        <w:pStyle w:val="Heading2"/>
      </w:pPr>
      <w:bookmarkStart w:id="352" w:name="_Ref416254625"/>
      <w:bookmarkStart w:id="353" w:name="_Ref416254632"/>
      <w:bookmarkStart w:id="354" w:name="_Toc416256620"/>
      <w:r>
        <w:t>Main Flow</w:t>
      </w:r>
      <w:bookmarkEnd w:id="352"/>
      <w:bookmarkEnd w:id="353"/>
      <w:bookmarkEnd w:id="354"/>
    </w:p>
    <w:p w14:paraId="6C871931" w14:textId="77777777" w:rsidR="00CE3731" w:rsidRDefault="00CE3731" w:rsidP="00560DAF">
      <w:pPr>
        <w:pStyle w:val="BodyText"/>
        <w:numPr>
          <w:ilvl w:val="0"/>
          <w:numId w:val="21"/>
        </w:numPr>
        <w:ind w:left="360"/>
      </w:pPr>
      <w:r>
        <w:t>The system evaluates if a manual signature has been captured previously in the transaction.</w:t>
      </w:r>
    </w:p>
    <w:p w14:paraId="15DE546E" w14:textId="37CF3E4A" w:rsidR="00CE3731" w:rsidRPr="00663334" w:rsidRDefault="00CE3731" w:rsidP="00560DAF">
      <w:pPr>
        <w:pStyle w:val="BodyText"/>
        <w:numPr>
          <w:ilvl w:val="0"/>
          <w:numId w:val="21"/>
        </w:numPr>
        <w:ind w:left="360"/>
      </w:pPr>
      <w:r w:rsidRPr="00663334">
        <w:t xml:space="preserve">If a previous manual signature has been captured, system executes </w:t>
      </w:r>
      <w:r w:rsidRPr="00663334">
        <w:fldChar w:fldCharType="begin"/>
      </w:r>
      <w:r w:rsidRPr="00663334">
        <w:instrText xml:space="preserve"> REF _Ref413754997 \h </w:instrText>
      </w:r>
      <w:r w:rsidRPr="00663334">
        <w:fldChar w:fldCharType="separate"/>
      </w:r>
      <w:ins w:id="355" w:author="Amy Byers" w:date="2015-04-08T11:41:00Z">
        <w:r w:rsidR="00BC2773">
          <w:t>Previous Manual Signature</w:t>
        </w:r>
        <w:r w:rsidR="00BC2773" w:rsidRPr="00DD7CE0">
          <w:t xml:space="preserve"> </w:t>
        </w:r>
        <w:r w:rsidR="00BC2773">
          <w:t>Alternate Flow</w:t>
        </w:r>
      </w:ins>
      <w:del w:id="356" w:author="Amy Byers" w:date="2015-04-08T11:41:00Z">
        <w:r w:rsidR="008033FE" w:rsidDel="00BC2773">
          <w:delText>Previous Manual Signature</w:delText>
        </w:r>
        <w:r w:rsidR="008033FE" w:rsidRPr="00DD7CE0" w:rsidDel="00BC2773">
          <w:delText xml:space="preserve"> </w:delText>
        </w:r>
        <w:r w:rsidR="008033FE" w:rsidDel="00BC2773">
          <w:delText>Alternate Flow</w:delText>
        </w:r>
      </w:del>
      <w:r w:rsidRPr="00663334">
        <w:fldChar w:fldCharType="end"/>
      </w:r>
      <w:r w:rsidRPr="00663334">
        <w:t xml:space="preserve"> (section </w:t>
      </w:r>
      <w:r w:rsidRPr="00663334">
        <w:fldChar w:fldCharType="begin"/>
      </w:r>
      <w:r w:rsidRPr="00663334">
        <w:instrText xml:space="preserve"> REF _Ref413754997 \r \h </w:instrText>
      </w:r>
      <w:r w:rsidRPr="00663334">
        <w:fldChar w:fldCharType="separate"/>
      </w:r>
      <w:r w:rsidR="00BC2773">
        <w:t>6.4.1</w:t>
      </w:r>
      <w:r w:rsidRPr="00663334">
        <w:fldChar w:fldCharType="end"/>
      </w:r>
      <w:r w:rsidRPr="00663334">
        <w:t>).</w:t>
      </w:r>
    </w:p>
    <w:p w14:paraId="0D59BB88" w14:textId="2495802A" w:rsidR="00663334" w:rsidRPr="00663334" w:rsidRDefault="00663334" w:rsidP="00560DAF">
      <w:pPr>
        <w:pStyle w:val="BodyText"/>
        <w:numPr>
          <w:ilvl w:val="0"/>
          <w:numId w:val="21"/>
        </w:numPr>
        <w:ind w:left="360"/>
      </w:pPr>
      <w:r w:rsidRPr="00663334">
        <w:t xml:space="preserve">The system evaluates the PINPad Flag (section </w:t>
      </w:r>
      <w:r w:rsidRPr="00663334">
        <w:fldChar w:fldCharType="begin"/>
      </w:r>
      <w:r w:rsidRPr="00663334">
        <w:instrText xml:space="preserve"> REF _Ref413755410 \r \h </w:instrText>
      </w:r>
      <w:r w:rsidRPr="00663334">
        <w:fldChar w:fldCharType="separate"/>
      </w:r>
      <w:r w:rsidR="00BC2773">
        <w:t>11</w:t>
      </w:r>
      <w:r w:rsidRPr="00663334">
        <w:fldChar w:fldCharType="end"/>
      </w:r>
      <w:r w:rsidRPr="00663334">
        <w:t>).</w:t>
      </w:r>
    </w:p>
    <w:p w14:paraId="467C1364" w14:textId="16629896" w:rsidR="00663334" w:rsidRPr="00663334" w:rsidRDefault="00663334" w:rsidP="00560DAF">
      <w:pPr>
        <w:pStyle w:val="BodyText"/>
        <w:numPr>
          <w:ilvl w:val="0"/>
          <w:numId w:val="21"/>
        </w:numPr>
        <w:ind w:left="360"/>
      </w:pPr>
      <w:r w:rsidRPr="00663334">
        <w:t xml:space="preserve">If the Flag is set, system executes </w:t>
      </w:r>
      <w:r w:rsidRPr="00663334">
        <w:fldChar w:fldCharType="begin"/>
      </w:r>
      <w:r w:rsidRPr="00663334">
        <w:instrText xml:space="preserve"> REF _Ref413755502 \h </w:instrText>
      </w:r>
      <w:r w:rsidRPr="00663334">
        <w:fldChar w:fldCharType="separate"/>
      </w:r>
      <w:ins w:id="357" w:author="Amy Byers" w:date="2015-04-08T11:41:00Z">
        <w:r w:rsidR="00BC2773">
          <w:t>Capture Tender Signature on PINPad</w:t>
        </w:r>
        <w:r w:rsidR="00BC2773" w:rsidRPr="00DD7CE0">
          <w:t xml:space="preserve"> </w:t>
        </w:r>
        <w:r w:rsidR="00BC2773">
          <w:t>Alternate Flow</w:t>
        </w:r>
      </w:ins>
      <w:del w:id="358" w:author="Amy Byers" w:date="2015-04-08T11:41:00Z">
        <w:r w:rsidR="008033FE" w:rsidDel="00BC2773">
          <w:delText>Capture Tender Signature on PINPad</w:delText>
        </w:r>
        <w:r w:rsidR="008033FE" w:rsidRPr="00DD7CE0" w:rsidDel="00BC2773">
          <w:delText xml:space="preserve"> </w:delText>
        </w:r>
        <w:r w:rsidR="008033FE" w:rsidDel="00BC2773">
          <w:delText>Alternate Flow</w:delText>
        </w:r>
      </w:del>
      <w:r w:rsidRPr="00663334">
        <w:fldChar w:fldCharType="end"/>
      </w:r>
      <w:r w:rsidRPr="00663334">
        <w:t xml:space="preserve"> (section </w:t>
      </w:r>
      <w:r w:rsidRPr="00663334">
        <w:fldChar w:fldCharType="begin"/>
      </w:r>
      <w:r w:rsidRPr="00663334">
        <w:instrText xml:space="preserve"> REF _Ref413755502 \r \h </w:instrText>
      </w:r>
      <w:r w:rsidRPr="00663334">
        <w:fldChar w:fldCharType="separate"/>
      </w:r>
      <w:r w:rsidR="00BC2773">
        <w:t>6.4.2</w:t>
      </w:r>
      <w:r w:rsidRPr="00663334">
        <w:fldChar w:fldCharType="end"/>
      </w:r>
      <w:r w:rsidRPr="00663334">
        <w:t>).</w:t>
      </w:r>
    </w:p>
    <w:p w14:paraId="2100CC01" w14:textId="77777777" w:rsidR="0010599A" w:rsidRPr="00663334" w:rsidRDefault="0010599A" w:rsidP="00560DAF">
      <w:pPr>
        <w:pStyle w:val="BodyText"/>
        <w:numPr>
          <w:ilvl w:val="0"/>
          <w:numId w:val="21"/>
        </w:numPr>
        <w:ind w:left="360"/>
      </w:pPr>
      <w:bookmarkStart w:id="359" w:name="_Ref413755905"/>
      <w:r w:rsidRPr="00663334">
        <w:t>The system prompts the operator to obtain a signature from the customer.</w:t>
      </w:r>
      <w:bookmarkEnd w:id="359"/>
    </w:p>
    <w:p w14:paraId="369F12B0" w14:textId="77777777" w:rsidR="0010599A" w:rsidRPr="000F39C2" w:rsidRDefault="0010599A" w:rsidP="00560DAF">
      <w:pPr>
        <w:pStyle w:val="BodyText"/>
        <w:numPr>
          <w:ilvl w:val="0"/>
          <w:numId w:val="21"/>
        </w:numPr>
        <w:ind w:left="360"/>
      </w:pPr>
      <w:r w:rsidRPr="000F39C2">
        <w:t>The customer signs the device and accepts the entry.</w:t>
      </w:r>
    </w:p>
    <w:p w14:paraId="0F9CB8FD" w14:textId="77777777" w:rsidR="0010599A" w:rsidRPr="000F39C2" w:rsidRDefault="0010599A" w:rsidP="00560DAF">
      <w:pPr>
        <w:pStyle w:val="BodyText"/>
        <w:numPr>
          <w:ilvl w:val="0"/>
          <w:numId w:val="21"/>
        </w:numPr>
        <w:ind w:left="360"/>
      </w:pPr>
      <w:r w:rsidRPr="000F39C2">
        <w:t>If the operator selects to clear the signature, the system refreshes the screen, the signature is removed and the system restarts the Main Flow.</w:t>
      </w:r>
    </w:p>
    <w:p w14:paraId="555D03AE" w14:textId="44CB1B88" w:rsidR="00AF7614" w:rsidRPr="00663334" w:rsidRDefault="0010599A" w:rsidP="00AF7614">
      <w:pPr>
        <w:pStyle w:val="BodyText"/>
        <w:numPr>
          <w:ilvl w:val="0"/>
          <w:numId w:val="21"/>
        </w:numPr>
        <w:ind w:left="360"/>
      </w:pPr>
      <w:del w:id="360" w:author="Amy Byers" w:date="2015-04-08T10:40:00Z">
        <w:r w:rsidRPr="00663334" w:rsidDel="00AF7614">
          <w:delText xml:space="preserve">If the operator selects to abort, </w:delText>
        </w:r>
        <w:r w:rsidR="00730AAC" w:rsidRPr="00663334" w:rsidDel="00AF7614">
          <w:delText xml:space="preserve">the system executes the </w:delText>
        </w:r>
        <w:r w:rsidR="00730AAC" w:rsidRPr="00663334" w:rsidDel="00AF7614">
          <w:fldChar w:fldCharType="begin"/>
        </w:r>
        <w:r w:rsidR="00730AAC" w:rsidRPr="00663334" w:rsidDel="00AF7614">
          <w:delInstrText xml:space="preserve"> REF _Ref413755664 \h </w:delInstrText>
        </w:r>
        <w:r w:rsidR="00730AAC" w:rsidRPr="00663334" w:rsidDel="00AF7614">
          <w:fldChar w:fldCharType="separate"/>
        </w:r>
        <w:r w:rsidR="008033FE" w:rsidDel="00AF7614">
          <w:delText>Abort Tender Signature Alternate Flow</w:delText>
        </w:r>
        <w:r w:rsidR="00730AAC" w:rsidRPr="00663334" w:rsidDel="00AF7614">
          <w:fldChar w:fldCharType="end"/>
        </w:r>
        <w:r w:rsidR="00730AAC" w:rsidRPr="00663334" w:rsidDel="00AF7614">
          <w:delText xml:space="preserve"> (section </w:delText>
        </w:r>
        <w:r w:rsidR="00730AAC" w:rsidRPr="00663334" w:rsidDel="00AF7614">
          <w:fldChar w:fldCharType="begin"/>
        </w:r>
        <w:r w:rsidR="00730AAC" w:rsidRPr="00663334" w:rsidDel="00AF7614">
          <w:delInstrText xml:space="preserve"> REF _Ref413755664 \r \h </w:delInstrText>
        </w:r>
        <w:r w:rsidR="00730AAC" w:rsidRPr="00663334" w:rsidDel="00AF7614">
          <w:fldChar w:fldCharType="separate"/>
        </w:r>
        <w:r w:rsidR="008033FE" w:rsidDel="00AF7614">
          <w:delText>6.4.3</w:delText>
        </w:r>
        <w:r w:rsidR="00730AAC" w:rsidRPr="00663334" w:rsidDel="00AF7614">
          <w:fldChar w:fldCharType="end"/>
        </w:r>
        <w:r w:rsidR="00730AAC" w:rsidRPr="00663334" w:rsidDel="00AF7614">
          <w:delText>).</w:delText>
        </w:r>
      </w:del>
      <w:ins w:id="361" w:author="Amy Byers" w:date="2015-04-08T10:39:00Z">
        <w:r w:rsidR="00AF7614">
          <w:t>If user selects ‘Print/Abort’, system executes process to associate printer to the device, prints the Tender Signature Receipt</w:t>
        </w:r>
        <w:r w:rsidR="00AF7614" w:rsidRPr="001C218A">
          <w:t xml:space="preserve"> </w:t>
        </w:r>
        <w:r w:rsidR="00AF7614" w:rsidRPr="000F39C2">
          <w:t xml:space="preserve">and logs the </w:t>
        </w:r>
        <w:r w:rsidR="00AF7614">
          <w:t xml:space="preserve">manual signature indicator, </w:t>
        </w:r>
        <w:r w:rsidR="00AF7614" w:rsidRPr="000F39C2">
          <w:t>signature captured and the reason for the signature</w:t>
        </w:r>
        <w:r w:rsidR="00AF7614">
          <w:t>, sets status to Success, the use case ends and system returns to calling use case</w:t>
        </w:r>
        <w:r w:rsidR="00AF7614" w:rsidRPr="000F39C2">
          <w:t>.</w:t>
        </w:r>
      </w:ins>
    </w:p>
    <w:p w14:paraId="41519EDD" w14:textId="4BFDA88F" w:rsidR="0010599A" w:rsidRPr="000F39C2" w:rsidRDefault="0010599A" w:rsidP="00560DAF">
      <w:pPr>
        <w:pStyle w:val="BodyText"/>
        <w:numPr>
          <w:ilvl w:val="0"/>
          <w:numId w:val="21"/>
        </w:numPr>
        <w:ind w:left="360"/>
      </w:pPr>
      <w:r w:rsidRPr="000F39C2">
        <w:lastRenderedPageBreak/>
        <w:t>If the operator accepts the entry and fails to provide the required signature, the system displays a</w:t>
      </w:r>
      <w:r w:rsidR="00CA05A0">
        <w:t xml:space="preserve">n </w:t>
      </w:r>
      <w:r w:rsidR="00CA05A0">
        <w:fldChar w:fldCharType="begin"/>
      </w:r>
      <w:r w:rsidR="00CA05A0">
        <w:instrText xml:space="preserve"> REF _Ref413755849 \h </w:instrText>
      </w:r>
      <w:r w:rsidR="00CA05A0">
        <w:fldChar w:fldCharType="separate"/>
      </w:r>
      <w:ins w:id="362" w:author="Amy Byers" w:date="2015-04-08T11:41:00Z">
        <w:r w:rsidR="00BC2773">
          <w:t xml:space="preserve">Invalid Signature </w:t>
        </w:r>
        <w:r w:rsidR="00BC2773" w:rsidRPr="00A01DB1">
          <w:t>Message</w:t>
        </w:r>
      </w:ins>
      <w:del w:id="363" w:author="Amy Byers" w:date="2015-04-08T11:41:00Z">
        <w:r w:rsidR="008033FE" w:rsidDel="00BC2773">
          <w:delText xml:space="preserve">Invalid Signature </w:delText>
        </w:r>
        <w:r w:rsidR="008033FE" w:rsidRPr="00A01DB1" w:rsidDel="00BC2773">
          <w:delText>Message</w:delText>
        </w:r>
      </w:del>
      <w:r w:rsidR="00CA05A0">
        <w:fldChar w:fldCharType="end"/>
      </w:r>
      <w:r w:rsidR="00CA05A0">
        <w:t xml:space="preserve"> (section </w:t>
      </w:r>
      <w:r w:rsidR="00CA05A0">
        <w:fldChar w:fldCharType="begin"/>
      </w:r>
      <w:r w:rsidR="00CA05A0">
        <w:instrText xml:space="preserve"> REF _Ref413755849 \r \h </w:instrText>
      </w:r>
      <w:r w:rsidR="00CA05A0">
        <w:fldChar w:fldCharType="separate"/>
      </w:r>
      <w:r w:rsidR="00BC2773">
        <w:t>9.1.6.2</w:t>
      </w:r>
      <w:r w:rsidR="00CA05A0">
        <w:fldChar w:fldCharType="end"/>
      </w:r>
      <w:r w:rsidR="00CA05A0">
        <w:t>)</w:t>
      </w:r>
      <w:r w:rsidRPr="000F39C2">
        <w:t xml:space="preserve">, the operator acknowledges the message and the system </w:t>
      </w:r>
      <w:r w:rsidR="00CA05A0">
        <w:t xml:space="preserve">returns to bullet </w:t>
      </w:r>
      <w:r w:rsidR="00CA05A0">
        <w:fldChar w:fldCharType="begin"/>
      </w:r>
      <w:r w:rsidR="00CA05A0">
        <w:instrText xml:space="preserve"> REF _Ref413755905 \r \p \h </w:instrText>
      </w:r>
      <w:r w:rsidR="00CA05A0">
        <w:fldChar w:fldCharType="separate"/>
      </w:r>
      <w:r w:rsidR="00BC2773">
        <w:t>5 above</w:t>
      </w:r>
      <w:r w:rsidR="00CA05A0">
        <w:fldChar w:fldCharType="end"/>
      </w:r>
      <w:r w:rsidRPr="000F39C2">
        <w:t>.</w:t>
      </w:r>
    </w:p>
    <w:p w14:paraId="73486949" w14:textId="77777777" w:rsidR="0010599A" w:rsidRPr="000F39C2" w:rsidRDefault="0010599A" w:rsidP="00560DAF">
      <w:pPr>
        <w:pStyle w:val="BodyText"/>
        <w:numPr>
          <w:ilvl w:val="0"/>
          <w:numId w:val="21"/>
        </w:numPr>
        <w:ind w:left="360"/>
      </w:pPr>
      <w:r w:rsidRPr="000F39C2">
        <w:t>The system validates the signature by validating against minimum required length.</w:t>
      </w:r>
    </w:p>
    <w:p w14:paraId="3BFC1007" w14:textId="28D35B65" w:rsidR="0010599A" w:rsidRPr="000F39C2" w:rsidRDefault="0010599A" w:rsidP="00560DAF">
      <w:pPr>
        <w:pStyle w:val="BodyText"/>
        <w:numPr>
          <w:ilvl w:val="0"/>
          <w:numId w:val="21"/>
        </w:numPr>
        <w:ind w:left="360"/>
      </w:pPr>
      <w:r w:rsidRPr="000F39C2">
        <w:t xml:space="preserve">If the signature does not meet the minimum required length criteria, the system displays </w:t>
      </w:r>
      <w:r w:rsidR="00CA05A0" w:rsidRPr="000F39C2">
        <w:t>a</w:t>
      </w:r>
      <w:r w:rsidR="00CA05A0">
        <w:t xml:space="preserve">n </w:t>
      </w:r>
      <w:r w:rsidR="00CA05A0">
        <w:fldChar w:fldCharType="begin"/>
      </w:r>
      <w:r w:rsidR="00CA05A0">
        <w:instrText xml:space="preserve"> REF _Ref413755849 \h </w:instrText>
      </w:r>
      <w:r w:rsidR="00CA05A0">
        <w:fldChar w:fldCharType="separate"/>
      </w:r>
      <w:ins w:id="364" w:author="Amy Byers" w:date="2015-04-08T11:41:00Z">
        <w:r w:rsidR="00BC2773">
          <w:t xml:space="preserve">Invalid Signature </w:t>
        </w:r>
        <w:r w:rsidR="00BC2773" w:rsidRPr="00A01DB1">
          <w:t>Message</w:t>
        </w:r>
      </w:ins>
      <w:del w:id="365" w:author="Amy Byers" w:date="2015-04-08T11:41:00Z">
        <w:r w:rsidR="008033FE" w:rsidDel="00BC2773">
          <w:delText xml:space="preserve">Invalid Signature </w:delText>
        </w:r>
        <w:r w:rsidR="008033FE" w:rsidRPr="00A01DB1" w:rsidDel="00BC2773">
          <w:delText>Message</w:delText>
        </w:r>
      </w:del>
      <w:r w:rsidR="00CA05A0">
        <w:fldChar w:fldCharType="end"/>
      </w:r>
      <w:r w:rsidR="00CA05A0">
        <w:t xml:space="preserve"> (section </w:t>
      </w:r>
      <w:r w:rsidR="00CA05A0">
        <w:fldChar w:fldCharType="begin"/>
      </w:r>
      <w:r w:rsidR="00CA05A0">
        <w:instrText xml:space="preserve"> REF _Ref413755849 \r \h </w:instrText>
      </w:r>
      <w:r w:rsidR="00CA05A0">
        <w:fldChar w:fldCharType="separate"/>
      </w:r>
      <w:r w:rsidR="00BC2773">
        <w:t>9.1.6.2</w:t>
      </w:r>
      <w:r w:rsidR="00CA05A0">
        <w:fldChar w:fldCharType="end"/>
      </w:r>
      <w:r w:rsidR="00CA05A0">
        <w:t>)</w:t>
      </w:r>
      <w:r w:rsidRPr="000F39C2">
        <w:t xml:space="preserve">, the operator acknowledges the message, the signature is cleared and the system </w:t>
      </w:r>
      <w:r w:rsidR="00CA05A0">
        <w:t xml:space="preserve">returns to bullet </w:t>
      </w:r>
      <w:r w:rsidR="00CA05A0">
        <w:fldChar w:fldCharType="begin"/>
      </w:r>
      <w:r w:rsidR="00CA05A0">
        <w:instrText xml:space="preserve"> REF _Ref413755905 \r \p \h </w:instrText>
      </w:r>
      <w:r w:rsidR="00CA05A0">
        <w:fldChar w:fldCharType="separate"/>
      </w:r>
      <w:r w:rsidR="00BC2773">
        <w:t>5 above</w:t>
      </w:r>
      <w:r w:rsidR="00CA05A0">
        <w:fldChar w:fldCharType="end"/>
      </w:r>
      <w:r w:rsidRPr="000F39C2">
        <w:t>.</w:t>
      </w:r>
    </w:p>
    <w:p w14:paraId="4FFFB5C8" w14:textId="77777777" w:rsidR="0010599A" w:rsidRPr="000F39C2" w:rsidRDefault="0010599A" w:rsidP="00560DAF">
      <w:pPr>
        <w:pStyle w:val="BodyText"/>
        <w:numPr>
          <w:ilvl w:val="0"/>
          <w:numId w:val="21"/>
        </w:numPr>
        <w:ind w:left="360"/>
      </w:pPr>
      <w:r w:rsidRPr="000F39C2">
        <w:t>If the signature meets the minimum required length criteria, the system logs the signature captured and the reason for the signature</w:t>
      </w:r>
      <w:r w:rsidR="001A6529">
        <w:t xml:space="preserve"> and sets status to Success</w:t>
      </w:r>
      <w:r w:rsidRPr="000F39C2">
        <w:t>.</w:t>
      </w:r>
    </w:p>
    <w:p w14:paraId="1FEDA04F" w14:textId="77777777" w:rsidR="0010599A" w:rsidRPr="000F39C2" w:rsidRDefault="0010599A" w:rsidP="00560DAF">
      <w:pPr>
        <w:pStyle w:val="BodyText"/>
        <w:numPr>
          <w:ilvl w:val="0"/>
          <w:numId w:val="21"/>
        </w:numPr>
        <w:ind w:left="360"/>
      </w:pPr>
      <w:bookmarkStart w:id="366" w:name="_Ref413829901"/>
      <w:r w:rsidRPr="000F39C2">
        <w:t>The use case ends and the system returns to the calling use case.</w:t>
      </w:r>
      <w:bookmarkEnd w:id="366"/>
    </w:p>
    <w:p w14:paraId="7A2BCAB1" w14:textId="77777777" w:rsidR="00712257" w:rsidRDefault="00712257" w:rsidP="00712257">
      <w:pPr>
        <w:pStyle w:val="Heading2"/>
      </w:pPr>
      <w:bookmarkStart w:id="367" w:name="_Toc416256621"/>
      <w:r>
        <w:t>Alternate Flow</w:t>
      </w:r>
      <w:bookmarkEnd w:id="367"/>
    </w:p>
    <w:p w14:paraId="7D0BD9E3" w14:textId="77777777" w:rsidR="00712257" w:rsidRPr="00AC4EEB" w:rsidRDefault="00CE3731" w:rsidP="00CB72AF">
      <w:pPr>
        <w:pStyle w:val="Heading3"/>
      </w:pPr>
      <w:bookmarkStart w:id="368" w:name="_Ref413754997"/>
      <w:r>
        <w:t>Previous Manual Signature</w:t>
      </w:r>
      <w:r w:rsidRPr="00DD7CE0">
        <w:t xml:space="preserve"> </w:t>
      </w:r>
      <w:r w:rsidR="00712257">
        <w:t>Alternate Flow</w:t>
      </w:r>
      <w:bookmarkEnd w:id="368"/>
    </w:p>
    <w:p w14:paraId="4AB2E7C1" w14:textId="4F65F07B" w:rsidR="00CE3731" w:rsidRDefault="00CE3731" w:rsidP="00560DAF">
      <w:pPr>
        <w:pStyle w:val="BodyText"/>
        <w:numPr>
          <w:ilvl w:val="0"/>
          <w:numId w:val="22"/>
        </w:numPr>
        <w:ind w:left="360"/>
      </w:pPr>
      <w:r>
        <w:t>System displays</w:t>
      </w:r>
      <w:r w:rsidR="00730AAC">
        <w:t xml:space="preserve"> </w:t>
      </w:r>
      <w:r w:rsidR="00730AAC">
        <w:fldChar w:fldCharType="begin"/>
      </w:r>
      <w:r w:rsidR="00730AAC">
        <w:instrText xml:space="preserve"> REF _Ref263833605 \h </w:instrText>
      </w:r>
      <w:r w:rsidR="00730AAC">
        <w:fldChar w:fldCharType="separate"/>
      </w:r>
      <w:r w:rsidR="00BC2773">
        <w:t>Manual Signature Captured Prompt</w:t>
      </w:r>
      <w:r w:rsidR="00730AAC">
        <w:fldChar w:fldCharType="end"/>
      </w:r>
      <w:r w:rsidR="00730AAC">
        <w:t xml:space="preserve"> (section </w:t>
      </w:r>
      <w:r w:rsidR="00730AAC">
        <w:fldChar w:fldCharType="begin"/>
      </w:r>
      <w:r w:rsidR="00730AAC">
        <w:instrText xml:space="preserve"> REF _Ref263833605 \r \h </w:instrText>
      </w:r>
      <w:r w:rsidR="00730AAC">
        <w:fldChar w:fldCharType="separate"/>
      </w:r>
      <w:r w:rsidR="00BC2773">
        <w:t>9.1.6.1</w:t>
      </w:r>
      <w:r w:rsidR="00730AAC">
        <w:fldChar w:fldCharType="end"/>
      </w:r>
      <w:r w:rsidR="00730AAC">
        <w:t>).</w:t>
      </w:r>
    </w:p>
    <w:p w14:paraId="4C71AE8E" w14:textId="77777777" w:rsidR="00CA05A0" w:rsidRDefault="00730AAC" w:rsidP="00560DAF">
      <w:pPr>
        <w:pStyle w:val="BodyText"/>
        <w:numPr>
          <w:ilvl w:val="0"/>
          <w:numId w:val="22"/>
        </w:numPr>
        <w:ind w:left="360"/>
      </w:pPr>
      <w:r>
        <w:t>T</w:t>
      </w:r>
      <w:r w:rsidRPr="000F39C2">
        <w:t xml:space="preserve">he system logs the </w:t>
      </w:r>
      <w:r>
        <w:t xml:space="preserve">manual signature indicator, </w:t>
      </w:r>
      <w:r w:rsidRPr="000F39C2">
        <w:t>signature captured and the reason for the signature</w:t>
      </w:r>
    </w:p>
    <w:p w14:paraId="40425674" w14:textId="77777777" w:rsidR="00730AAC" w:rsidRDefault="00CA05A0" w:rsidP="00560DAF">
      <w:pPr>
        <w:pStyle w:val="BodyText"/>
        <w:numPr>
          <w:ilvl w:val="0"/>
          <w:numId w:val="22"/>
        </w:numPr>
        <w:ind w:left="360"/>
      </w:pPr>
      <w:r>
        <w:t>The use case ends</w:t>
      </w:r>
      <w:r w:rsidR="00730AAC">
        <w:t xml:space="preserve"> and </w:t>
      </w:r>
      <w:r>
        <w:t xml:space="preserve">system </w:t>
      </w:r>
      <w:r w:rsidR="00730AAC">
        <w:t>returns to the calling use case</w:t>
      </w:r>
      <w:r w:rsidR="00730AAC" w:rsidRPr="000F39C2">
        <w:t>.</w:t>
      </w:r>
    </w:p>
    <w:p w14:paraId="4BFB63F3" w14:textId="77777777" w:rsidR="00730AAC" w:rsidRPr="00AC4EEB" w:rsidRDefault="00730AAC" w:rsidP="00CB72AF">
      <w:pPr>
        <w:pStyle w:val="Heading3"/>
      </w:pPr>
      <w:bookmarkStart w:id="369" w:name="_Ref413755502"/>
      <w:r>
        <w:t>Capture Tender Signature on PINPad</w:t>
      </w:r>
      <w:r w:rsidRPr="00DD7CE0">
        <w:t xml:space="preserve"> </w:t>
      </w:r>
      <w:r>
        <w:t>Alternate Flow</w:t>
      </w:r>
      <w:bookmarkEnd w:id="369"/>
    </w:p>
    <w:p w14:paraId="063649E2" w14:textId="77777777" w:rsidR="00730AAC" w:rsidRDefault="00CA05A0" w:rsidP="00560DAF">
      <w:pPr>
        <w:pStyle w:val="BodyText"/>
        <w:numPr>
          <w:ilvl w:val="0"/>
          <w:numId w:val="27"/>
        </w:numPr>
        <w:ind w:left="360"/>
      </w:pPr>
      <w:r>
        <w:t>System evaluates if PINPad is associated with the device.</w:t>
      </w:r>
    </w:p>
    <w:p w14:paraId="6BBD0617" w14:textId="77777777" w:rsidR="00CA05A0" w:rsidRDefault="00CA05A0" w:rsidP="000C4718">
      <w:pPr>
        <w:pStyle w:val="BodyText"/>
        <w:numPr>
          <w:ilvl w:val="0"/>
          <w:numId w:val="27"/>
        </w:numPr>
        <w:ind w:left="360"/>
      </w:pPr>
      <w:r>
        <w:t xml:space="preserve">If no PINPad associated, system executes </w:t>
      </w:r>
      <w:r w:rsidR="000C4718">
        <w:fldChar w:fldCharType="begin"/>
      </w:r>
      <w:r w:rsidR="000C4718">
        <w:instrText xml:space="preserve"> REF _Ref413826846 \h  \* MERGEFORMAT </w:instrText>
      </w:r>
      <w:r w:rsidR="000C4718">
        <w:fldChar w:fldCharType="separate"/>
      </w:r>
      <w:r w:rsidR="00BC2773" w:rsidRPr="00CA05A0">
        <w:t>Associate PINPad with Device Alternate Flow</w:t>
      </w:r>
      <w:r w:rsidR="000C4718">
        <w:fldChar w:fldCharType="end"/>
      </w:r>
      <w:r w:rsidR="000C4718">
        <w:t xml:space="preserve"> (section </w:t>
      </w:r>
      <w:r w:rsidR="000C4718">
        <w:fldChar w:fldCharType="begin"/>
      </w:r>
      <w:r w:rsidR="000C4718">
        <w:instrText xml:space="preserve"> REF _Ref413826846 \r \h  \* MERGEFORMAT </w:instrText>
      </w:r>
      <w:r w:rsidR="000C4718">
        <w:fldChar w:fldCharType="separate"/>
      </w:r>
      <w:r w:rsidR="00BC2773">
        <w:t>5.4.1</w:t>
      </w:r>
      <w:r w:rsidR="000C4718">
        <w:fldChar w:fldCharType="end"/>
      </w:r>
      <w:r w:rsidR="000C4718">
        <w:t>).</w:t>
      </w:r>
    </w:p>
    <w:p w14:paraId="4D9F99E3" w14:textId="14C780C5" w:rsidR="001C218A" w:rsidRDefault="001C218A" w:rsidP="00560DAF">
      <w:pPr>
        <w:pStyle w:val="BodyText"/>
        <w:numPr>
          <w:ilvl w:val="0"/>
          <w:numId w:val="27"/>
        </w:numPr>
        <w:ind w:left="360"/>
      </w:pPr>
      <w:r>
        <w:t xml:space="preserve">If PINPad is not successfully associated to device, system executes </w:t>
      </w:r>
      <w:r>
        <w:fldChar w:fldCharType="begin"/>
      </w:r>
      <w:r>
        <w:instrText xml:space="preserve"> REF _Ref413757309 \h </w:instrText>
      </w:r>
      <w:r>
        <w:fldChar w:fldCharType="separate"/>
      </w:r>
      <w:r w:rsidR="00BC2773">
        <w:t>Tender PINPad Association Fail Alternate Flow</w:t>
      </w:r>
      <w:r>
        <w:fldChar w:fldCharType="end"/>
      </w:r>
      <w:r>
        <w:t xml:space="preserve"> (section </w:t>
      </w:r>
      <w:r>
        <w:fldChar w:fldCharType="begin"/>
      </w:r>
      <w:r>
        <w:instrText xml:space="preserve"> REF _Ref413757309 \r \h </w:instrText>
      </w:r>
      <w:r>
        <w:fldChar w:fldCharType="separate"/>
      </w:r>
      <w:r w:rsidR="00BC2773">
        <w:t>6.4.4</w:t>
      </w:r>
      <w:r>
        <w:fldChar w:fldCharType="end"/>
      </w:r>
      <w:r>
        <w:t>).</w:t>
      </w:r>
    </w:p>
    <w:p w14:paraId="7EDF8B47" w14:textId="77777777" w:rsidR="001C218A" w:rsidRDefault="001C218A" w:rsidP="00560DAF">
      <w:pPr>
        <w:pStyle w:val="BodyText"/>
        <w:numPr>
          <w:ilvl w:val="0"/>
          <w:numId w:val="27"/>
        </w:numPr>
        <w:ind w:left="360"/>
      </w:pPr>
      <w:bookmarkStart w:id="370" w:name="_Ref413756773"/>
      <w:r>
        <w:t>If PINPad is successfully associated to device, system sends signature capture flag to PINPad.</w:t>
      </w:r>
      <w:bookmarkEnd w:id="370"/>
    </w:p>
    <w:p w14:paraId="60EF1F9F" w14:textId="77777777" w:rsidR="001C218A" w:rsidRDefault="001C218A" w:rsidP="00560DAF">
      <w:pPr>
        <w:pStyle w:val="BodyText"/>
        <w:numPr>
          <w:ilvl w:val="0"/>
          <w:numId w:val="27"/>
        </w:numPr>
        <w:ind w:left="360"/>
      </w:pPr>
      <w:r>
        <w:t xml:space="preserve">If response from PINPad is success, system </w:t>
      </w:r>
      <w:r w:rsidRPr="000F39C2">
        <w:t>logs the signature captured and the reason for the signature</w:t>
      </w:r>
      <w:r>
        <w:t xml:space="preserve"> and the use case ends and system returns to the calling use case</w:t>
      </w:r>
      <w:r w:rsidRPr="000F39C2">
        <w:t>.</w:t>
      </w:r>
    </w:p>
    <w:p w14:paraId="509D0847" w14:textId="77777777" w:rsidR="001C218A" w:rsidRDefault="00663334" w:rsidP="000C4718">
      <w:pPr>
        <w:pStyle w:val="BodyText"/>
        <w:numPr>
          <w:ilvl w:val="0"/>
          <w:numId w:val="27"/>
        </w:numPr>
        <w:ind w:left="360"/>
      </w:pPr>
      <w:bookmarkStart w:id="371" w:name="_Ref413758073"/>
      <w:r>
        <w:t>S</w:t>
      </w:r>
      <w:r w:rsidR="001C218A">
        <w:t xml:space="preserve">ystem displays </w:t>
      </w:r>
      <w:r w:rsidR="000C4718">
        <w:fldChar w:fldCharType="begin"/>
      </w:r>
      <w:r w:rsidR="000C4718">
        <w:instrText xml:space="preserve"> REF _Ref413924730 \h  \* MERGEFORMAT </w:instrText>
      </w:r>
      <w:r w:rsidR="000C4718">
        <w:fldChar w:fldCharType="separate"/>
      </w:r>
      <w:r w:rsidR="00BC2773">
        <w:t>Retry or Print Prompt Message</w:t>
      </w:r>
      <w:r w:rsidR="000C4718">
        <w:fldChar w:fldCharType="end"/>
      </w:r>
      <w:r w:rsidR="000C4718">
        <w:t xml:space="preserve"> (</w:t>
      </w:r>
      <w:r w:rsidR="001C218A">
        <w:t xml:space="preserve">section </w:t>
      </w:r>
      <w:r w:rsidR="000C4718">
        <w:fldChar w:fldCharType="begin"/>
      </w:r>
      <w:r w:rsidR="000C4718">
        <w:instrText xml:space="preserve"> REF _Ref413924730 \r \h  \* MERGEFORMAT </w:instrText>
      </w:r>
      <w:r w:rsidR="000C4718">
        <w:fldChar w:fldCharType="separate"/>
      </w:r>
      <w:r w:rsidR="00BC2773">
        <w:t>9.1.6.3</w:t>
      </w:r>
      <w:r w:rsidR="000C4718">
        <w:fldChar w:fldCharType="end"/>
      </w:r>
      <w:r w:rsidR="001C218A">
        <w:t>).</w:t>
      </w:r>
      <w:bookmarkEnd w:id="371"/>
    </w:p>
    <w:p w14:paraId="33536CC0" w14:textId="77777777" w:rsidR="001C218A" w:rsidRDefault="001C218A" w:rsidP="00560DAF">
      <w:pPr>
        <w:pStyle w:val="BodyText"/>
        <w:numPr>
          <w:ilvl w:val="0"/>
          <w:numId w:val="27"/>
        </w:numPr>
        <w:ind w:left="360"/>
      </w:pPr>
      <w:r>
        <w:t xml:space="preserve">If user selects ‘Retry’, system returns to bullet </w:t>
      </w:r>
      <w:r>
        <w:fldChar w:fldCharType="begin"/>
      </w:r>
      <w:r>
        <w:instrText xml:space="preserve"> REF _Ref413756773 \r \p \h </w:instrText>
      </w:r>
      <w:r>
        <w:fldChar w:fldCharType="separate"/>
      </w:r>
      <w:r w:rsidR="00BC2773">
        <w:t>4 above</w:t>
      </w:r>
      <w:r>
        <w:fldChar w:fldCharType="end"/>
      </w:r>
      <w:r>
        <w:t>.</w:t>
      </w:r>
    </w:p>
    <w:p w14:paraId="227FDD3D" w14:textId="77777777" w:rsidR="00663334" w:rsidRDefault="001C218A" w:rsidP="00560DAF">
      <w:pPr>
        <w:pStyle w:val="BodyText"/>
        <w:numPr>
          <w:ilvl w:val="0"/>
          <w:numId w:val="27"/>
        </w:numPr>
        <w:ind w:left="360"/>
      </w:pPr>
      <w:bookmarkStart w:id="372" w:name="_Ref416253534"/>
      <w:r>
        <w:t xml:space="preserve">If user selects ‘Print’, system </w:t>
      </w:r>
      <w:r w:rsidR="00663334">
        <w:t xml:space="preserve">executes process to associate printer to the device, prints the </w:t>
      </w:r>
      <w:r w:rsidR="000C4718">
        <w:t>Tender Signature Receipt</w:t>
      </w:r>
      <w:r w:rsidR="00663334" w:rsidRPr="001C218A">
        <w:t xml:space="preserve"> </w:t>
      </w:r>
      <w:r w:rsidR="00663334" w:rsidRPr="000F39C2">
        <w:t xml:space="preserve">and logs the </w:t>
      </w:r>
      <w:r w:rsidR="00663334">
        <w:t xml:space="preserve">manual signature indicator, </w:t>
      </w:r>
      <w:r w:rsidR="00663334" w:rsidRPr="000F39C2">
        <w:t>signature captured and the reason for the signature</w:t>
      </w:r>
      <w:r w:rsidR="001A6529">
        <w:t xml:space="preserve">, sets status to Success and </w:t>
      </w:r>
      <w:r w:rsidR="00663334" w:rsidRPr="000F39C2">
        <w:t xml:space="preserve">returns to </w:t>
      </w:r>
      <w:r w:rsidR="001A6529">
        <w:t xml:space="preserve">Main Flow bullet </w:t>
      </w:r>
      <w:r w:rsidR="001A6529">
        <w:fldChar w:fldCharType="begin"/>
      </w:r>
      <w:r w:rsidR="001A6529">
        <w:instrText xml:space="preserve"> REF _Ref413829901 \r \h </w:instrText>
      </w:r>
      <w:r w:rsidR="001A6529">
        <w:fldChar w:fldCharType="separate"/>
      </w:r>
      <w:r w:rsidR="00BC2773">
        <w:t>13</w:t>
      </w:r>
      <w:r w:rsidR="001A6529">
        <w:fldChar w:fldCharType="end"/>
      </w:r>
      <w:r w:rsidR="00663334" w:rsidRPr="000F39C2">
        <w:t>.</w:t>
      </w:r>
      <w:bookmarkEnd w:id="372"/>
    </w:p>
    <w:p w14:paraId="1E573EAF" w14:textId="77777777" w:rsidR="00730AAC" w:rsidRPr="00AC4EEB" w:rsidRDefault="00730AAC" w:rsidP="00CB72AF">
      <w:pPr>
        <w:pStyle w:val="Heading3"/>
      </w:pPr>
      <w:bookmarkStart w:id="373" w:name="_Ref413755664"/>
      <w:r>
        <w:t>Abort Tender Signature Alternate Flow</w:t>
      </w:r>
      <w:bookmarkEnd w:id="373"/>
    </w:p>
    <w:p w14:paraId="140C8B08" w14:textId="44A3B020" w:rsidR="001C218A" w:rsidRDefault="001C218A" w:rsidP="00560DAF">
      <w:pPr>
        <w:pStyle w:val="BodyText"/>
        <w:numPr>
          <w:ilvl w:val="0"/>
          <w:numId w:val="24"/>
        </w:numPr>
        <w:ind w:left="360"/>
      </w:pPr>
      <w:r>
        <w:t xml:space="preserve">System evaluates the Manual Signature Flag (section </w:t>
      </w:r>
      <w:r>
        <w:fldChar w:fldCharType="begin"/>
      </w:r>
      <w:r>
        <w:instrText xml:space="preserve"> REF _Ref413757368 \r \h </w:instrText>
      </w:r>
      <w:r>
        <w:fldChar w:fldCharType="separate"/>
      </w:r>
      <w:r w:rsidR="00BC2773">
        <w:t>11</w:t>
      </w:r>
      <w:r>
        <w:fldChar w:fldCharType="end"/>
      </w:r>
      <w:r>
        <w:t>).</w:t>
      </w:r>
    </w:p>
    <w:p w14:paraId="403E6203" w14:textId="77777777" w:rsidR="001C218A" w:rsidRDefault="001C218A" w:rsidP="00560DAF">
      <w:pPr>
        <w:pStyle w:val="BodyText"/>
        <w:numPr>
          <w:ilvl w:val="0"/>
          <w:numId w:val="24"/>
        </w:numPr>
        <w:ind w:left="360"/>
      </w:pPr>
      <w:r>
        <w:t xml:space="preserve">If flag is not set, system returns to Main Flow bullet </w:t>
      </w:r>
      <w:r>
        <w:fldChar w:fldCharType="begin"/>
      </w:r>
      <w:r>
        <w:instrText xml:space="preserve"> REF _Ref413755905 \r \h </w:instrText>
      </w:r>
      <w:r>
        <w:fldChar w:fldCharType="separate"/>
      </w:r>
      <w:r w:rsidR="00BC2773">
        <w:t>5</w:t>
      </w:r>
      <w:r>
        <w:fldChar w:fldCharType="end"/>
      </w:r>
      <w:r>
        <w:t>.</w:t>
      </w:r>
    </w:p>
    <w:p w14:paraId="3442D818" w14:textId="77777777" w:rsidR="001C218A" w:rsidRDefault="001C218A" w:rsidP="00560DAF">
      <w:pPr>
        <w:pStyle w:val="BodyText"/>
        <w:numPr>
          <w:ilvl w:val="0"/>
          <w:numId w:val="24"/>
        </w:numPr>
        <w:ind w:left="360"/>
      </w:pPr>
      <w:r>
        <w:t>If the flag is set, system</w:t>
      </w:r>
      <w:r w:rsidR="000C4718">
        <w:t xml:space="preserve"> prints Tender Signature Receipt </w:t>
      </w:r>
      <w:r w:rsidR="000C4718" w:rsidRPr="000F39C2">
        <w:t xml:space="preserve">and logs the </w:t>
      </w:r>
      <w:r w:rsidR="000C4718">
        <w:t xml:space="preserve">manual signature indicator, </w:t>
      </w:r>
      <w:r w:rsidR="000C4718" w:rsidRPr="000F39C2">
        <w:t>signature captured and the reason for the signature</w:t>
      </w:r>
      <w:r w:rsidR="000C4718">
        <w:t xml:space="preserve">, sets status to Success and </w:t>
      </w:r>
      <w:r w:rsidR="000C4718" w:rsidRPr="000F39C2">
        <w:t xml:space="preserve">returns to </w:t>
      </w:r>
      <w:r w:rsidR="000C4718">
        <w:t xml:space="preserve">Main Flow bullet </w:t>
      </w:r>
      <w:r w:rsidR="000C4718">
        <w:fldChar w:fldCharType="begin"/>
      </w:r>
      <w:r w:rsidR="000C4718">
        <w:instrText xml:space="preserve"> REF _Ref413829901 \r \h </w:instrText>
      </w:r>
      <w:r w:rsidR="000C4718">
        <w:fldChar w:fldCharType="separate"/>
      </w:r>
      <w:r w:rsidR="00BC2773">
        <w:t>13</w:t>
      </w:r>
      <w:r w:rsidR="000C4718">
        <w:fldChar w:fldCharType="end"/>
      </w:r>
      <w:r w:rsidR="000C4718" w:rsidRPr="000F39C2">
        <w:t>.</w:t>
      </w:r>
    </w:p>
    <w:p w14:paraId="0368E3BE" w14:textId="77777777" w:rsidR="001C218A" w:rsidRPr="00AC4EEB" w:rsidRDefault="00256660" w:rsidP="00CB72AF">
      <w:pPr>
        <w:pStyle w:val="Heading3"/>
      </w:pPr>
      <w:bookmarkStart w:id="374" w:name="_Ref413757309"/>
      <w:r>
        <w:t xml:space="preserve">Tender </w:t>
      </w:r>
      <w:r w:rsidR="001C218A">
        <w:t>PINPad Association Fail Alternate Flow</w:t>
      </w:r>
      <w:bookmarkEnd w:id="374"/>
    </w:p>
    <w:p w14:paraId="69F5AD63" w14:textId="56A89C0F" w:rsidR="001C218A" w:rsidRDefault="0037089F" w:rsidP="00560DAF">
      <w:pPr>
        <w:pStyle w:val="BodyText"/>
        <w:numPr>
          <w:ilvl w:val="0"/>
          <w:numId w:val="28"/>
        </w:numPr>
        <w:ind w:left="360"/>
      </w:pPr>
      <w:r>
        <w:t xml:space="preserve">The </w:t>
      </w:r>
      <w:r w:rsidR="001C218A">
        <w:t xml:space="preserve">system evaluates the Fail on Device Flag (section </w:t>
      </w:r>
      <w:r w:rsidR="001C218A">
        <w:fldChar w:fldCharType="begin"/>
      </w:r>
      <w:r w:rsidR="001C218A">
        <w:instrText xml:space="preserve"> REF _Ref413757101 \r \h </w:instrText>
      </w:r>
      <w:r w:rsidR="003D7B3A">
        <w:instrText xml:space="preserve"> \* MERGEFORMAT </w:instrText>
      </w:r>
      <w:r w:rsidR="001C218A">
        <w:fldChar w:fldCharType="separate"/>
      </w:r>
      <w:r w:rsidR="00BC2773">
        <w:t>11</w:t>
      </w:r>
      <w:r w:rsidR="001C218A">
        <w:fldChar w:fldCharType="end"/>
      </w:r>
      <w:r w:rsidR="001C218A">
        <w:t>).</w:t>
      </w:r>
    </w:p>
    <w:p w14:paraId="2972CFEB" w14:textId="77777777" w:rsidR="00AF7614" w:rsidRDefault="00AF7614" w:rsidP="00AF7614">
      <w:pPr>
        <w:pStyle w:val="BodyText"/>
        <w:numPr>
          <w:ilvl w:val="0"/>
          <w:numId w:val="28"/>
        </w:numPr>
        <w:ind w:left="360"/>
      </w:pPr>
      <w:moveToRangeStart w:id="375" w:author="Amy Byers" w:date="2015-04-08T10:45:00Z" w:name="move416253251"/>
      <w:moveTo w:id="376" w:author="Amy Byers" w:date="2015-04-08T10:45:00Z">
        <w:r>
          <w:t xml:space="preserve">If Flag is not set, system returns to </w:t>
        </w:r>
        <w:r>
          <w:fldChar w:fldCharType="begin"/>
        </w:r>
        <w:r>
          <w:instrText xml:space="preserve"> REF _Ref413755502 \h </w:instrText>
        </w:r>
        <w:r>
          <w:fldChar w:fldCharType="separate"/>
        </w:r>
      </w:moveTo>
      <w:ins w:id="377" w:author="Amy Byers" w:date="2015-04-08T11:41:00Z">
        <w:r w:rsidR="00BC2773">
          <w:t>Capture Tender Signature on PINPad</w:t>
        </w:r>
        <w:r w:rsidR="00BC2773" w:rsidRPr="00DD7CE0">
          <w:t xml:space="preserve"> </w:t>
        </w:r>
        <w:r w:rsidR="00BC2773">
          <w:t>Alternate Flow</w:t>
        </w:r>
      </w:ins>
      <w:moveTo w:id="378" w:author="Amy Byers" w:date="2015-04-08T10:45:00Z">
        <w:del w:id="379" w:author="Amy Byers" w:date="2015-04-08T11:41:00Z">
          <w:r w:rsidDel="00BC2773">
            <w:delText>Capture Tender Signature on PINPad</w:delText>
          </w:r>
          <w:r w:rsidRPr="00DD7CE0" w:rsidDel="00BC2773">
            <w:delText xml:space="preserve"> </w:delText>
          </w:r>
          <w:r w:rsidDel="00BC2773">
            <w:delText>Alternate Flow</w:delText>
          </w:r>
        </w:del>
        <w:r>
          <w:fldChar w:fldCharType="end"/>
        </w:r>
        <w:r>
          <w:t xml:space="preserve"> (section </w:t>
        </w:r>
        <w:r>
          <w:fldChar w:fldCharType="begin"/>
        </w:r>
        <w:r>
          <w:instrText xml:space="preserve"> REF _Ref413755502 \r \h </w:instrText>
        </w:r>
        <w:r>
          <w:fldChar w:fldCharType="separate"/>
        </w:r>
      </w:moveTo>
      <w:ins w:id="380" w:author="Amy Byers" w:date="2015-04-08T11:41:00Z">
        <w:r w:rsidR="00BC2773">
          <w:t>6.4.2</w:t>
        </w:r>
      </w:ins>
      <w:moveTo w:id="381" w:author="Amy Byers" w:date="2015-04-08T10:45:00Z">
        <w:r>
          <w:fldChar w:fldCharType="end"/>
        </w:r>
        <w:r>
          <w:t xml:space="preserve">) bullet </w:t>
        </w:r>
        <w:r>
          <w:fldChar w:fldCharType="begin"/>
        </w:r>
        <w:r>
          <w:instrText xml:space="preserve"> REF _Ref413758073 \r \h </w:instrText>
        </w:r>
        <w:r>
          <w:fldChar w:fldCharType="separate"/>
        </w:r>
      </w:moveTo>
      <w:ins w:id="382" w:author="Amy Byers" w:date="2015-04-08T11:41:00Z">
        <w:r w:rsidR="00BC2773">
          <w:t>6</w:t>
        </w:r>
      </w:ins>
      <w:moveTo w:id="383" w:author="Amy Byers" w:date="2015-04-08T10:45:00Z">
        <w:r>
          <w:fldChar w:fldCharType="end"/>
        </w:r>
        <w:r>
          <w:t>.</w:t>
        </w:r>
      </w:moveTo>
    </w:p>
    <w:moveToRangeEnd w:id="375"/>
    <w:p w14:paraId="1109A61B" w14:textId="102502EE" w:rsidR="0037089F" w:rsidRDefault="0037089F" w:rsidP="00560DAF">
      <w:pPr>
        <w:pStyle w:val="BodyText"/>
        <w:numPr>
          <w:ilvl w:val="0"/>
          <w:numId w:val="28"/>
        </w:numPr>
        <w:ind w:left="360"/>
        <w:rPr>
          <w:ins w:id="384" w:author="Amy Byers" w:date="2015-04-08T10:45:00Z"/>
        </w:rPr>
      </w:pPr>
      <w:r>
        <w:t>If the Flag is set, system</w:t>
      </w:r>
      <w:ins w:id="385" w:author="Amy Byers" w:date="2015-04-08T10:45:00Z">
        <w:r w:rsidR="009E5C1C" w:rsidRPr="009E5C1C">
          <w:t xml:space="preserve"> </w:t>
        </w:r>
        <w:r w:rsidR="009E5C1C">
          <w:t xml:space="preserve">displays </w:t>
        </w:r>
        <w:r w:rsidR="009E5C1C">
          <w:fldChar w:fldCharType="begin"/>
        </w:r>
        <w:r w:rsidR="009E5C1C">
          <w:instrText xml:space="preserve"> REF _Ref416169786 \h </w:instrText>
        </w:r>
        <w:r w:rsidR="009E5C1C">
          <w:fldChar w:fldCharType="separate"/>
        </w:r>
      </w:ins>
      <w:ins w:id="386" w:author="Amy Byers" w:date="2015-04-08T11:41:00Z">
        <w:r w:rsidR="00BC2773">
          <w:t>Sign on Device, Retry or Print Prompt Message</w:t>
        </w:r>
      </w:ins>
      <w:ins w:id="387" w:author="Amy Byers" w:date="2015-04-08T10:45:00Z">
        <w:r w:rsidR="009E5C1C">
          <w:fldChar w:fldCharType="end"/>
        </w:r>
        <w:r w:rsidR="009E5C1C">
          <w:t xml:space="preserve"> (section </w:t>
        </w:r>
        <w:r w:rsidR="009E5C1C">
          <w:fldChar w:fldCharType="begin"/>
        </w:r>
        <w:r w:rsidR="009E5C1C">
          <w:instrText xml:space="preserve"> REF _Ref416169786 \r \h </w:instrText>
        </w:r>
        <w:r w:rsidR="009E5C1C">
          <w:fldChar w:fldCharType="separate"/>
        </w:r>
      </w:ins>
      <w:ins w:id="388" w:author="Amy Byers" w:date="2015-04-08T11:41:00Z">
        <w:r w:rsidR="00BC2773">
          <w:t>9.1.6.7</w:t>
        </w:r>
      </w:ins>
      <w:ins w:id="389" w:author="Amy Byers" w:date="2015-04-08T10:45:00Z">
        <w:r w:rsidR="009E5C1C">
          <w:fldChar w:fldCharType="end"/>
        </w:r>
        <w:r w:rsidR="009E5C1C">
          <w:t>)</w:t>
        </w:r>
      </w:ins>
      <w:del w:id="390" w:author="Amy Byers" w:date="2015-04-08T10:43:00Z">
        <w:r w:rsidDel="00AF7614">
          <w:delText xml:space="preserve"> returns to Main Flow bullet </w:delText>
        </w:r>
        <w:r w:rsidDel="00AF7614">
          <w:fldChar w:fldCharType="begin"/>
        </w:r>
        <w:r w:rsidDel="00AF7614">
          <w:delInstrText xml:space="preserve"> REF _Ref413755905 \r \h </w:delInstrText>
        </w:r>
        <w:r w:rsidDel="00AF7614">
          <w:fldChar w:fldCharType="separate"/>
        </w:r>
        <w:r w:rsidR="008033FE" w:rsidDel="00AF7614">
          <w:delText>5</w:delText>
        </w:r>
        <w:r w:rsidDel="00AF7614">
          <w:fldChar w:fldCharType="end"/>
        </w:r>
      </w:del>
      <w:r>
        <w:t>.</w:t>
      </w:r>
    </w:p>
    <w:p w14:paraId="76EE16E2" w14:textId="1394BA7F" w:rsidR="009E5C1C" w:rsidRDefault="009E5C1C" w:rsidP="00560DAF">
      <w:pPr>
        <w:pStyle w:val="BodyText"/>
        <w:numPr>
          <w:ilvl w:val="0"/>
          <w:numId w:val="28"/>
        </w:numPr>
        <w:ind w:left="360"/>
        <w:rPr>
          <w:ins w:id="391" w:author="Amy Byers" w:date="2015-04-08T10:45:00Z"/>
        </w:rPr>
      </w:pPr>
      <w:ins w:id="392" w:author="Amy Byers" w:date="2015-04-08T10:45:00Z">
        <w:r>
          <w:t xml:space="preserve">If user selects Sign on device, system executes </w:t>
        </w:r>
        <w:r>
          <w:fldChar w:fldCharType="begin"/>
        </w:r>
        <w:r>
          <w:instrText xml:space="preserve"> REF _Ref413752624 \h </w:instrText>
        </w:r>
        <w:r>
          <w:fldChar w:fldCharType="separate"/>
        </w:r>
      </w:ins>
      <w:ins w:id="393" w:author="Amy Byers" w:date="2015-04-08T11:41:00Z">
        <w:r w:rsidR="00BC2773" w:rsidRPr="00712257">
          <w:t xml:space="preserve">Use Case:  Device </w:t>
        </w:r>
        <w:r w:rsidR="00BC2773">
          <w:t xml:space="preserve">Terms &amp; </w:t>
        </w:r>
        <w:r w:rsidR="00BC2773" w:rsidRPr="00712257">
          <w:t>Signature Capture</w:t>
        </w:r>
      </w:ins>
      <w:ins w:id="394" w:author="Amy Byers" w:date="2015-04-08T10:45:00Z">
        <w:r>
          <w:fldChar w:fldCharType="end"/>
        </w:r>
        <w:r>
          <w:t xml:space="preserve"> (section </w:t>
        </w:r>
        <w:r>
          <w:fldChar w:fldCharType="begin"/>
        </w:r>
        <w:r>
          <w:instrText xml:space="preserve"> REF _Ref413752624 \r \h </w:instrText>
        </w:r>
        <w:r>
          <w:fldChar w:fldCharType="separate"/>
        </w:r>
      </w:ins>
      <w:ins w:id="395" w:author="Amy Byers" w:date="2015-04-08T11:41:00Z">
        <w:r w:rsidR="00BC2773">
          <w:t>4</w:t>
        </w:r>
      </w:ins>
      <w:ins w:id="396" w:author="Amy Byers" w:date="2015-04-08T10:45:00Z">
        <w:r>
          <w:fldChar w:fldCharType="end"/>
        </w:r>
        <w:r>
          <w:t>).</w:t>
        </w:r>
      </w:ins>
    </w:p>
    <w:p w14:paraId="4BC35D32" w14:textId="10F62F7A" w:rsidR="009E5C1C" w:rsidRDefault="009E5C1C" w:rsidP="00560DAF">
      <w:pPr>
        <w:pStyle w:val="BodyText"/>
        <w:numPr>
          <w:ilvl w:val="0"/>
          <w:numId w:val="28"/>
        </w:numPr>
        <w:ind w:left="360"/>
        <w:rPr>
          <w:ins w:id="397" w:author="Amy Byers" w:date="2015-04-08T10:48:00Z"/>
        </w:rPr>
      </w:pPr>
      <w:ins w:id="398" w:author="Amy Byers" w:date="2015-04-08T10:46:00Z">
        <w:r>
          <w:t xml:space="preserve">If user selects Retry, System </w:t>
        </w:r>
      </w:ins>
      <w:ins w:id="399" w:author="Amy Byers" w:date="2015-04-08T10:47:00Z">
        <w:r>
          <w:t xml:space="preserve">returns to </w:t>
        </w:r>
        <w:r>
          <w:fldChar w:fldCharType="begin"/>
        </w:r>
        <w:r>
          <w:instrText xml:space="preserve"> REF _Ref413755502 \h </w:instrText>
        </w:r>
      </w:ins>
      <w:r>
        <w:fldChar w:fldCharType="separate"/>
      </w:r>
      <w:ins w:id="400" w:author="Amy Byers" w:date="2015-04-08T11:41:00Z">
        <w:r w:rsidR="00BC2773">
          <w:t>Capture Tender Signature on PINPad</w:t>
        </w:r>
        <w:r w:rsidR="00BC2773" w:rsidRPr="00DD7CE0">
          <w:t xml:space="preserve"> </w:t>
        </w:r>
        <w:r w:rsidR="00BC2773">
          <w:t>Alternate Flow</w:t>
        </w:r>
      </w:ins>
      <w:ins w:id="401" w:author="Amy Byers" w:date="2015-04-08T10:47:00Z">
        <w:r>
          <w:fldChar w:fldCharType="end"/>
        </w:r>
      </w:ins>
      <w:ins w:id="402" w:author="Amy Byers" w:date="2015-04-08T10:48:00Z">
        <w:r w:rsidR="00FA094C">
          <w:t xml:space="preserve"> (secti</w:t>
        </w:r>
        <w:r>
          <w:t xml:space="preserve">on </w:t>
        </w:r>
      </w:ins>
      <w:ins w:id="403" w:author="Amy Byers" w:date="2015-04-08T10:47:00Z">
        <w:r>
          <w:fldChar w:fldCharType="begin"/>
        </w:r>
        <w:r>
          <w:instrText xml:space="preserve"> REF _Ref413755502 \r \h </w:instrText>
        </w:r>
      </w:ins>
      <w:r>
        <w:fldChar w:fldCharType="separate"/>
      </w:r>
      <w:ins w:id="404" w:author="Amy Byers" w:date="2015-04-08T11:41:00Z">
        <w:r w:rsidR="00BC2773">
          <w:t>6.4.2</w:t>
        </w:r>
      </w:ins>
      <w:ins w:id="405" w:author="Amy Byers" w:date="2015-04-08T10:47:00Z">
        <w:r>
          <w:fldChar w:fldCharType="end"/>
        </w:r>
      </w:ins>
      <w:ins w:id="406" w:author="Amy Byers" w:date="2015-04-08T10:48:00Z">
        <w:r>
          <w:t xml:space="preserve">), bullet </w:t>
        </w:r>
        <w:r>
          <w:fldChar w:fldCharType="begin"/>
        </w:r>
        <w:r>
          <w:instrText xml:space="preserve"> REF _Ref413756773 \r \h </w:instrText>
        </w:r>
      </w:ins>
      <w:r>
        <w:fldChar w:fldCharType="separate"/>
      </w:r>
      <w:ins w:id="407" w:author="Amy Byers" w:date="2015-04-08T11:41:00Z">
        <w:r w:rsidR="00BC2773">
          <w:t>4</w:t>
        </w:r>
      </w:ins>
      <w:ins w:id="408" w:author="Amy Byers" w:date="2015-04-08T10:48:00Z">
        <w:r>
          <w:fldChar w:fldCharType="end"/>
        </w:r>
      </w:ins>
      <w:ins w:id="409" w:author="Amy Byers" w:date="2015-04-08T10:46:00Z">
        <w:r>
          <w:t>.</w:t>
        </w:r>
      </w:ins>
    </w:p>
    <w:p w14:paraId="6DF0FBBC" w14:textId="2FE36E58" w:rsidR="009E5C1C" w:rsidRDefault="009E5C1C" w:rsidP="00560DAF">
      <w:pPr>
        <w:pStyle w:val="BodyText"/>
        <w:numPr>
          <w:ilvl w:val="0"/>
          <w:numId w:val="28"/>
        </w:numPr>
        <w:ind w:left="360"/>
      </w:pPr>
      <w:ins w:id="410" w:author="Amy Byers" w:date="2015-04-08T10:49:00Z">
        <w:r>
          <w:t xml:space="preserve">If user selects Print, system </w:t>
        </w:r>
        <w:r w:rsidR="00FA094C">
          <w:t xml:space="preserve">returns to </w:t>
        </w:r>
        <w:r w:rsidR="00FA094C">
          <w:fldChar w:fldCharType="begin"/>
        </w:r>
        <w:r w:rsidR="00FA094C">
          <w:instrText xml:space="preserve"> REF _Ref413755502 \h </w:instrText>
        </w:r>
        <w:r w:rsidR="00FA094C">
          <w:fldChar w:fldCharType="separate"/>
        </w:r>
      </w:ins>
      <w:ins w:id="411" w:author="Amy Byers" w:date="2015-04-08T11:41:00Z">
        <w:r w:rsidR="00BC2773">
          <w:t>Capture Tender Signature on PINPad</w:t>
        </w:r>
        <w:r w:rsidR="00BC2773" w:rsidRPr="00DD7CE0">
          <w:t xml:space="preserve"> </w:t>
        </w:r>
        <w:r w:rsidR="00BC2773">
          <w:t>Alternate Flow</w:t>
        </w:r>
      </w:ins>
      <w:ins w:id="412" w:author="Amy Byers" w:date="2015-04-08T10:49:00Z">
        <w:r w:rsidR="00FA094C">
          <w:fldChar w:fldCharType="end"/>
        </w:r>
        <w:r w:rsidR="00FA094C">
          <w:t xml:space="preserve"> (secti</w:t>
        </w:r>
        <w:r w:rsidR="00FA094C">
          <w:t xml:space="preserve">on </w:t>
        </w:r>
        <w:r w:rsidR="00FA094C">
          <w:fldChar w:fldCharType="begin"/>
        </w:r>
        <w:r w:rsidR="00FA094C">
          <w:instrText xml:space="preserve"> REF _Ref413755502 \r \h </w:instrText>
        </w:r>
        <w:r w:rsidR="00FA094C">
          <w:fldChar w:fldCharType="separate"/>
        </w:r>
      </w:ins>
      <w:ins w:id="413" w:author="Amy Byers" w:date="2015-04-08T11:41:00Z">
        <w:r w:rsidR="00BC2773">
          <w:t>6.4.2</w:t>
        </w:r>
      </w:ins>
      <w:ins w:id="414" w:author="Amy Byers" w:date="2015-04-08T10:49:00Z">
        <w:r w:rsidR="00FA094C">
          <w:fldChar w:fldCharType="end"/>
        </w:r>
        <w:r w:rsidR="00FA094C">
          <w:t>), bullet</w:t>
        </w:r>
      </w:ins>
      <w:ins w:id="415" w:author="Amy Byers" w:date="2015-04-08T10:50:00Z">
        <w:r w:rsidR="00FA094C">
          <w:t xml:space="preserve"> </w:t>
        </w:r>
        <w:r w:rsidR="00FA094C">
          <w:fldChar w:fldCharType="begin"/>
        </w:r>
        <w:r w:rsidR="00FA094C">
          <w:instrText xml:space="preserve"> REF _Ref416253534 \r \h </w:instrText>
        </w:r>
      </w:ins>
      <w:r w:rsidR="00FA094C">
        <w:fldChar w:fldCharType="separate"/>
      </w:r>
      <w:ins w:id="416" w:author="Amy Byers" w:date="2015-04-08T11:41:00Z">
        <w:r w:rsidR="00BC2773">
          <w:t>8</w:t>
        </w:r>
      </w:ins>
      <w:ins w:id="417" w:author="Amy Byers" w:date="2015-04-08T10:50:00Z">
        <w:r w:rsidR="00FA094C">
          <w:fldChar w:fldCharType="end"/>
        </w:r>
      </w:ins>
      <w:ins w:id="418" w:author="Amy Byers" w:date="2015-04-08T10:49:00Z">
        <w:r w:rsidRPr="000F39C2">
          <w:t>.</w:t>
        </w:r>
      </w:ins>
    </w:p>
    <w:p w14:paraId="7F8945A6" w14:textId="24D25877" w:rsidR="00E27535" w:rsidRDefault="0037089F" w:rsidP="00E27535">
      <w:pPr>
        <w:pStyle w:val="BodyText"/>
      </w:pPr>
      <w:moveFromRangeStart w:id="419" w:author="Amy Byers" w:date="2015-04-08T10:45:00Z" w:name="move416253251"/>
      <w:moveFrom w:id="420" w:author="Amy Byers" w:date="2015-04-08T10:45:00Z">
        <w:del w:id="421" w:author="Amy Byers" w:date="2015-04-08T10:49:00Z">
          <w:r w:rsidDel="00FA094C">
            <w:delText xml:space="preserve">If Flag is not set, system returns to </w:delText>
          </w:r>
          <w:r w:rsidDel="00FA094C">
            <w:fldChar w:fldCharType="begin"/>
          </w:r>
          <w:r w:rsidDel="00FA094C">
            <w:delInstrText xml:space="preserve"> REF _Ref413755502 \h </w:delInstrText>
          </w:r>
          <w:r w:rsidDel="00FA094C">
            <w:fldChar w:fldCharType="separate"/>
          </w:r>
          <w:r w:rsidR="008033FE" w:rsidDel="00FA094C">
            <w:delText>Capture Tender Signature on PINPad</w:delText>
          </w:r>
          <w:r w:rsidR="008033FE" w:rsidRPr="00DD7CE0" w:rsidDel="00FA094C">
            <w:delText xml:space="preserve"> </w:delText>
          </w:r>
          <w:r w:rsidR="008033FE" w:rsidDel="00FA094C">
            <w:delText>Alternate Flow</w:delText>
          </w:r>
          <w:r w:rsidDel="00FA094C">
            <w:fldChar w:fldCharType="end"/>
          </w:r>
          <w:r w:rsidDel="00FA094C">
            <w:delText xml:space="preserve"> (section </w:delText>
          </w:r>
          <w:r w:rsidDel="00FA094C">
            <w:fldChar w:fldCharType="begin"/>
          </w:r>
          <w:r w:rsidDel="00FA094C">
            <w:delInstrText xml:space="preserve"> REF _Ref413755502 \r \h </w:delInstrText>
          </w:r>
          <w:r w:rsidDel="00FA094C">
            <w:fldChar w:fldCharType="separate"/>
          </w:r>
          <w:r w:rsidR="008033FE" w:rsidDel="00FA094C">
            <w:delText>6.4.2</w:delText>
          </w:r>
          <w:r w:rsidDel="00FA094C">
            <w:fldChar w:fldCharType="end"/>
          </w:r>
          <w:r w:rsidDel="00FA094C">
            <w:delText xml:space="preserve">) bullet </w:delText>
          </w:r>
          <w:r w:rsidDel="00FA094C">
            <w:fldChar w:fldCharType="begin"/>
          </w:r>
          <w:r w:rsidDel="00FA094C">
            <w:delInstrText xml:space="preserve"> REF _Ref413758073 \r \h </w:delInstrText>
          </w:r>
          <w:r w:rsidDel="00FA094C">
            <w:fldChar w:fldCharType="separate"/>
          </w:r>
          <w:r w:rsidR="008033FE" w:rsidDel="00FA094C">
            <w:delText>6</w:delText>
          </w:r>
          <w:r w:rsidDel="00FA094C">
            <w:fldChar w:fldCharType="end"/>
          </w:r>
          <w:r w:rsidDel="00FA094C">
            <w:delText>.</w:delText>
          </w:r>
        </w:del>
      </w:moveFrom>
      <w:moveFromRangeEnd w:id="419"/>
    </w:p>
    <w:p w14:paraId="119656E9" w14:textId="77777777" w:rsidR="0010599A" w:rsidRDefault="0010599A" w:rsidP="0010599A">
      <w:pPr>
        <w:pStyle w:val="Heading2"/>
        <w:ind w:left="504" w:hanging="504"/>
      </w:pPr>
      <w:bookmarkStart w:id="422" w:name="_Toc413844820"/>
      <w:bookmarkStart w:id="423" w:name="_Toc413844877"/>
      <w:bookmarkStart w:id="424" w:name="_Toc413932309"/>
      <w:bookmarkStart w:id="425" w:name="_Toc416256622"/>
      <w:bookmarkEnd w:id="422"/>
      <w:bookmarkEnd w:id="423"/>
      <w:bookmarkEnd w:id="424"/>
      <w:r>
        <w:lastRenderedPageBreak/>
        <w:t>Special Requirements</w:t>
      </w:r>
      <w:bookmarkEnd w:id="425"/>
    </w:p>
    <w:p w14:paraId="4F90D227" w14:textId="77777777" w:rsidR="0010599A" w:rsidRPr="000F39C2" w:rsidRDefault="0010599A" w:rsidP="00560DAF">
      <w:pPr>
        <w:pStyle w:val="BodyText"/>
        <w:numPr>
          <w:ilvl w:val="0"/>
          <w:numId w:val="20"/>
        </w:numPr>
        <w:ind w:left="360"/>
      </w:pPr>
      <w:r w:rsidRPr="000F39C2">
        <w:t xml:space="preserve">The signature capture screen contains the reason for the signature.  </w:t>
      </w:r>
    </w:p>
    <w:p w14:paraId="01DB1423" w14:textId="77777777" w:rsidR="0010599A" w:rsidRPr="000F39C2" w:rsidRDefault="0010599A" w:rsidP="00560DAF">
      <w:pPr>
        <w:pStyle w:val="BodyText"/>
        <w:numPr>
          <w:ilvl w:val="0"/>
          <w:numId w:val="20"/>
        </w:numPr>
        <w:ind w:left="360"/>
      </w:pPr>
      <w:r w:rsidRPr="000F39C2">
        <w:t>Minimum required length of a signature is not parameterized but a standard 50 pts.</w:t>
      </w:r>
    </w:p>
    <w:p w14:paraId="4CA040C1" w14:textId="77777777" w:rsidR="0010599A" w:rsidRPr="000F39C2" w:rsidRDefault="0010599A" w:rsidP="00560DAF">
      <w:pPr>
        <w:pStyle w:val="BodyText"/>
        <w:numPr>
          <w:ilvl w:val="0"/>
          <w:numId w:val="20"/>
        </w:numPr>
        <w:ind w:left="360"/>
      </w:pPr>
      <w:r w:rsidRPr="000F39C2">
        <w:t xml:space="preserve">If multiple instances of the same signature reason occur in the transaction, the system considers each one as a separate instance.  For example, if three </w:t>
      </w:r>
      <w:r>
        <w:t>credit card tenders are added</w:t>
      </w:r>
      <w:r w:rsidRPr="000F39C2">
        <w:t xml:space="preserve">, each one is considered a separate signature request and each will require </w:t>
      </w:r>
      <w:r>
        <w:t>signature</w:t>
      </w:r>
      <w:r w:rsidRPr="000F39C2">
        <w:t>.</w:t>
      </w:r>
      <w:r w:rsidRPr="0010599A">
        <w:t xml:space="preserve">   If signature is consolidated for the </w:t>
      </w:r>
      <w:r>
        <w:t>tender</w:t>
      </w:r>
      <w:r w:rsidRPr="0010599A">
        <w:t xml:space="preserve">, each instance will display separate Signature Reason </w:t>
      </w:r>
      <w:r>
        <w:t>line</w:t>
      </w:r>
      <w:r w:rsidRPr="0010599A">
        <w:t>.</w:t>
      </w:r>
    </w:p>
    <w:p w14:paraId="3AE1153E" w14:textId="77777777" w:rsidR="0010599A" w:rsidRPr="000F39C2" w:rsidRDefault="0010599A" w:rsidP="00560DAF">
      <w:pPr>
        <w:pStyle w:val="BodyText"/>
        <w:numPr>
          <w:ilvl w:val="0"/>
          <w:numId w:val="20"/>
        </w:numPr>
        <w:ind w:left="360"/>
      </w:pPr>
      <w:r w:rsidRPr="000F39C2">
        <w:t xml:space="preserve">The terms and conditions to display for Finance Tender are the terms defined for the selected Finance Plan.  </w:t>
      </w:r>
    </w:p>
    <w:p w14:paraId="67F8AFEE" w14:textId="77777777" w:rsidR="008918AC" w:rsidRPr="008918AC" w:rsidRDefault="008918AC" w:rsidP="007742E6">
      <w:pPr>
        <w:pStyle w:val="Heading1"/>
      </w:pPr>
      <w:bookmarkStart w:id="426" w:name="_Toc416256623"/>
      <w:r w:rsidRPr="008918AC">
        <w:t>Other feature Impacts</w:t>
      </w:r>
      <w:bookmarkEnd w:id="283"/>
      <w:bookmarkEnd w:id="284"/>
      <w:bookmarkEnd w:id="285"/>
      <w:bookmarkEnd w:id="426"/>
    </w:p>
    <w:p w14:paraId="4A823772" w14:textId="77777777" w:rsidR="0055195E" w:rsidRPr="000F39C2" w:rsidRDefault="0055195E" w:rsidP="0055195E">
      <w:pPr>
        <w:pStyle w:val="Heading2"/>
      </w:pPr>
      <w:bookmarkStart w:id="427" w:name="_Toc320728939"/>
      <w:bookmarkStart w:id="428" w:name="_Toc352182882"/>
      <w:bookmarkStart w:id="429" w:name="_Toc323725589"/>
      <w:bookmarkStart w:id="430" w:name="_Toc323818523"/>
      <w:bookmarkStart w:id="431" w:name="_Toc324415447"/>
      <w:bookmarkStart w:id="432" w:name="_Toc416256624"/>
      <w:r w:rsidRPr="000F39C2">
        <w:t>Tax Exempt Feature</w:t>
      </w:r>
      <w:bookmarkEnd w:id="427"/>
      <w:bookmarkEnd w:id="428"/>
      <w:bookmarkEnd w:id="432"/>
    </w:p>
    <w:p w14:paraId="0095DF2B" w14:textId="77777777" w:rsidR="0055195E" w:rsidRPr="000F39C2" w:rsidRDefault="0055195E" w:rsidP="0055195E">
      <w:pPr>
        <w:pStyle w:val="BodyText"/>
      </w:pPr>
      <w:r w:rsidRPr="000F39C2">
        <w:t>The Tax Exempt use case is updated to check if the process requires signature to continue with the transaction process.  A separate parameter is setup for Item and Transaction Tax Exempt.</w:t>
      </w:r>
    </w:p>
    <w:p w14:paraId="109F246E" w14:textId="77777777" w:rsidR="0055195E" w:rsidRPr="000F39C2" w:rsidRDefault="0055195E" w:rsidP="0055195E">
      <w:pPr>
        <w:pStyle w:val="Heading2"/>
      </w:pPr>
      <w:bookmarkStart w:id="433" w:name="_Toc320728940"/>
      <w:bookmarkStart w:id="434" w:name="_Toc352182883"/>
      <w:bookmarkStart w:id="435" w:name="_Toc416256625"/>
      <w:r w:rsidRPr="000F39C2">
        <w:t>Warranty Feature</w:t>
      </w:r>
      <w:bookmarkEnd w:id="433"/>
      <w:bookmarkEnd w:id="434"/>
      <w:bookmarkEnd w:id="435"/>
    </w:p>
    <w:p w14:paraId="44453F18" w14:textId="77777777" w:rsidR="0055195E" w:rsidRPr="000F39C2" w:rsidRDefault="0055195E" w:rsidP="0055195E">
      <w:pPr>
        <w:pStyle w:val="BodyText"/>
      </w:pPr>
      <w:r w:rsidRPr="000F39C2">
        <w:t xml:space="preserve">The Warranty use case is updated to check if the process requires signature to continue with the warranty process for the PSP and PRP item types.  </w:t>
      </w:r>
    </w:p>
    <w:p w14:paraId="2F92445D" w14:textId="77777777" w:rsidR="0055195E" w:rsidRPr="000F39C2" w:rsidRDefault="0055195E" w:rsidP="0055195E">
      <w:pPr>
        <w:pStyle w:val="Heading2"/>
      </w:pPr>
      <w:bookmarkStart w:id="436" w:name="_Toc352182884"/>
      <w:bookmarkStart w:id="437" w:name="_Toc290020129"/>
      <w:bookmarkStart w:id="438" w:name="_Toc320728941"/>
      <w:bookmarkStart w:id="439" w:name="_Toc416256626"/>
      <w:r w:rsidRPr="000F39C2">
        <w:t>Sale Feature</w:t>
      </w:r>
      <w:bookmarkEnd w:id="436"/>
      <w:bookmarkEnd w:id="439"/>
    </w:p>
    <w:p w14:paraId="19556E44" w14:textId="36F72656" w:rsidR="0055195E" w:rsidRPr="000F39C2" w:rsidRDefault="0055195E" w:rsidP="0055195E">
      <w:r w:rsidRPr="000F39C2">
        <w:t xml:space="preserve">The </w:t>
      </w:r>
      <w:r w:rsidR="008B5807">
        <w:t>Sale</w:t>
      </w:r>
      <w:r w:rsidRPr="000F39C2">
        <w:t xml:space="preserve"> use case is updated to check for </w:t>
      </w:r>
      <w:r w:rsidR="008B5807">
        <w:t>terms and</w:t>
      </w:r>
      <w:r w:rsidR="008B5807" w:rsidRPr="000F39C2">
        <w:t xml:space="preserve"> </w:t>
      </w:r>
      <w:r w:rsidRPr="000F39C2">
        <w:t xml:space="preserve">signatures during the </w:t>
      </w:r>
      <w:r w:rsidR="008B5807">
        <w:t>item</w:t>
      </w:r>
      <w:r w:rsidR="008B5807" w:rsidRPr="000F39C2">
        <w:t xml:space="preserve"> </w:t>
      </w:r>
      <w:r w:rsidRPr="000F39C2">
        <w:t>processing</w:t>
      </w:r>
    </w:p>
    <w:p w14:paraId="7D73EF4E" w14:textId="77777777" w:rsidR="0055195E" w:rsidRPr="000F39C2" w:rsidRDefault="0055195E" w:rsidP="0055195E">
      <w:pPr>
        <w:pStyle w:val="Heading2"/>
      </w:pPr>
      <w:bookmarkStart w:id="440" w:name="_Toc352182885"/>
      <w:bookmarkStart w:id="441" w:name="_Toc416256627"/>
      <w:r w:rsidRPr="000F39C2">
        <w:t>Suspend Feature</w:t>
      </w:r>
      <w:bookmarkEnd w:id="437"/>
      <w:bookmarkEnd w:id="438"/>
      <w:bookmarkEnd w:id="440"/>
      <w:bookmarkEnd w:id="441"/>
    </w:p>
    <w:p w14:paraId="63B083E9" w14:textId="77777777" w:rsidR="0055195E" w:rsidRPr="000F39C2" w:rsidRDefault="0055195E" w:rsidP="0055195E">
      <w:pPr>
        <w:pStyle w:val="BodyText"/>
      </w:pPr>
      <w:r w:rsidRPr="000F39C2">
        <w:t>The Suspend Use Case is updated to reflect that any signatures captured prior to suspend or any actions that occur prior to suspend that require a signature will be stored so that upon resuming transaction the signatures logged</w:t>
      </w:r>
    </w:p>
    <w:p w14:paraId="05C17629" w14:textId="77777777" w:rsidR="0055195E" w:rsidRPr="000F39C2" w:rsidRDefault="0055195E" w:rsidP="0055195E">
      <w:pPr>
        <w:pStyle w:val="Heading2"/>
        <w:rPr>
          <w:i/>
        </w:rPr>
      </w:pPr>
      <w:bookmarkStart w:id="442" w:name="_Toc320728942"/>
      <w:bookmarkStart w:id="443" w:name="_Toc352182886"/>
      <w:bookmarkStart w:id="444" w:name="_Toc416256628"/>
      <w:r w:rsidRPr="000F39C2">
        <w:rPr>
          <w:i/>
        </w:rPr>
        <w:t>Total Processing Feature</w:t>
      </w:r>
      <w:bookmarkEnd w:id="442"/>
      <w:bookmarkEnd w:id="443"/>
      <w:bookmarkEnd w:id="444"/>
    </w:p>
    <w:p w14:paraId="69DEC7AD" w14:textId="77777777" w:rsidR="0055195E" w:rsidRPr="000F39C2" w:rsidRDefault="0055195E" w:rsidP="0055195E">
      <w:pPr>
        <w:pStyle w:val="BodyText"/>
      </w:pPr>
      <w:r w:rsidRPr="000F39C2">
        <w:t>The Total Processing use case is updated to check for consolidated signatures during the total processing.</w:t>
      </w:r>
    </w:p>
    <w:p w14:paraId="229F2E50" w14:textId="77777777" w:rsidR="008918AC" w:rsidRPr="008918AC" w:rsidRDefault="008918AC" w:rsidP="007742E6">
      <w:pPr>
        <w:pStyle w:val="Heading1"/>
      </w:pPr>
      <w:bookmarkStart w:id="445" w:name="_Toc323725595"/>
      <w:bookmarkStart w:id="446" w:name="_Toc323818529"/>
      <w:bookmarkStart w:id="447" w:name="_Toc324415453"/>
      <w:bookmarkStart w:id="448" w:name="_Toc416256629"/>
      <w:bookmarkEnd w:id="429"/>
      <w:bookmarkEnd w:id="430"/>
      <w:bookmarkEnd w:id="431"/>
      <w:r w:rsidRPr="008918AC">
        <w:t>Assumptions</w:t>
      </w:r>
      <w:bookmarkEnd w:id="445"/>
      <w:bookmarkEnd w:id="446"/>
      <w:bookmarkEnd w:id="447"/>
      <w:bookmarkEnd w:id="448"/>
    </w:p>
    <w:p w14:paraId="4FC06D35" w14:textId="77777777" w:rsidR="00603D54" w:rsidRPr="000F39C2" w:rsidRDefault="00603D54" w:rsidP="00560DAF">
      <w:pPr>
        <w:pStyle w:val="BodyText"/>
        <w:numPr>
          <w:ilvl w:val="0"/>
          <w:numId w:val="3"/>
        </w:numPr>
      </w:pPr>
      <w:r w:rsidRPr="000F39C2">
        <w:t xml:space="preserve">All text displayed by the system is configurable by brand to support multi-language.  Text is defined from an external source or defined within the system. </w:t>
      </w:r>
    </w:p>
    <w:p w14:paraId="242A624C" w14:textId="56D7113D" w:rsidR="00603D54" w:rsidRPr="000F39C2" w:rsidDel="00FA094C" w:rsidRDefault="00603D54" w:rsidP="00560DAF">
      <w:pPr>
        <w:pStyle w:val="BodyText"/>
        <w:numPr>
          <w:ilvl w:val="0"/>
          <w:numId w:val="3"/>
        </w:numPr>
        <w:rPr>
          <w:del w:id="449" w:author="Amy Byers" w:date="2015-04-08T10:53:00Z"/>
        </w:rPr>
      </w:pPr>
      <w:del w:id="450" w:author="Amy Byers" w:date="2015-04-08T10:53:00Z">
        <w:r w:rsidRPr="000F39C2" w:rsidDel="00FA094C">
          <w:delText xml:space="preserve">All Manager Overrides are bypassed.  </w:delText>
        </w:r>
      </w:del>
    </w:p>
    <w:p w14:paraId="0909C180" w14:textId="77777777" w:rsidR="008244D4" w:rsidRDefault="008244D4">
      <w:pPr>
        <w:rPr>
          <w:rFonts w:cs="Arial"/>
          <w:b/>
          <w:bCs/>
          <w:kern w:val="32"/>
          <w:sz w:val="32"/>
          <w:szCs w:val="32"/>
        </w:rPr>
      </w:pPr>
      <w:bookmarkStart w:id="451" w:name="_Toc323725596"/>
      <w:bookmarkStart w:id="452" w:name="_Toc323818530"/>
      <w:bookmarkStart w:id="453" w:name="_Toc324415454"/>
      <w:r>
        <w:br w:type="page"/>
      </w:r>
    </w:p>
    <w:p w14:paraId="5650EE57" w14:textId="77777777" w:rsidR="008918AC" w:rsidRPr="008918AC" w:rsidRDefault="008918AC" w:rsidP="007742E6">
      <w:pPr>
        <w:pStyle w:val="Heading1"/>
      </w:pPr>
      <w:bookmarkStart w:id="454" w:name="_Toc416256630"/>
      <w:r w:rsidRPr="008918AC">
        <w:lastRenderedPageBreak/>
        <w:t>Screen Layouts</w:t>
      </w:r>
      <w:bookmarkEnd w:id="451"/>
      <w:bookmarkEnd w:id="452"/>
      <w:bookmarkEnd w:id="453"/>
      <w:bookmarkEnd w:id="454"/>
    </w:p>
    <w:p w14:paraId="79D46B33" w14:textId="77777777" w:rsidR="008918AC" w:rsidRPr="008918AC" w:rsidRDefault="008918AC" w:rsidP="00AE01C3">
      <w:pPr>
        <w:pStyle w:val="Heading2"/>
      </w:pPr>
      <w:bookmarkStart w:id="455" w:name="_Toc323725597"/>
      <w:bookmarkStart w:id="456" w:name="_Toc323818531"/>
      <w:bookmarkStart w:id="457" w:name="_Toc324415455"/>
      <w:bookmarkStart w:id="458" w:name="_Toc416256631"/>
      <w:r w:rsidRPr="008918AC">
        <w:t>POS Screens</w:t>
      </w:r>
      <w:bookmarkEnd w:id="455"/>
      <w:bookmarkEnd w:id="456"/>
      <w:bookmarkEnd w:id="457"/>
      <w:bookmarkEnd w:id="458"/>
    </w:p>
    <w:p w14:paraId="65217D6F" w14:textId="77777777" w:rsidR="008918AC" w:rsidRPr="00A01DB1" w:rsidRDefault="008B5807" w:rsidP="00CB72AF">
      <w:pPr>
        <w:pStyle w:val="Heading3"/>
      </w:pPr>
      <w:bookmarkStart w:id="459" w:name="_Toc282689578"/>
      <w:bookmarkStart w:id="460" w:name="_Toc49744827"/>
      <w:r>
        <w:t>Terms and Conditions</w:t>
      </w:r>
      <w:r w:rsidR="00FC2910">
        <w:t xml:space="preserve"> Screen</w:t>
      </w:r>
    </w:p>
    <w:p w14:paraId="50D5F98B" w14:textId="77777777" w:rsidR="008918AC" w:rsidRPr="008B5807" w:rsidRDefault="008B5807" w:rsidP="008918AC">
      <w:pPr>
        <w:pStyle w:val="BodyText"/>
      </w:pPr>
      <w:r w:rsidRPr="008B5807">
        <w:t xml:space="preserve">This screen appears when an action requires </w:t>
      </w:r>
      <w:r w:rsidR="005B7C8F">
        <w:t>acceptance of terms and conditions</w:t>
      </w:r>
      <w:r w:rsidRPr="008B5807">
        <w:t>.  The action may require the signature to be captured at the time the action is completed.</w:t>
      </w:r>
    </w:p>
    <w:p w14:paraId="3BD32AC1" w14:textId="77777777" w:rsidR="008918AC" w:rsidRPr="00FC2910" w:rsidRDefault="00FC2910" w:rsidP="008918AC">
      <w:pPr>
        <w:pStyle w:val="BodyText"/>
        <w:jc w:val="center"/>
      </w:pPr>
      <w:r>
        <w:rPr>
          <w:noProof/>
        </w:rPr>
        <w:drawing>
          <wp:inline distT="0" distB="0" distL="0" distR="0" wp14:anchorId="5840DF6E" wp14:editId="4BC871E7">
            <wp:extent cx="5120640" cy="320040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2F1BFF1D" w14:textId="77777777" w:rsidR="008918AC" w:rsidRDefault="008918AC" w:rsidP="00A01DB1">
      <w:pPr>
        <w:pStyle w:val="Caption"/>
        <w:jc w:val="center"/>
      </w:pPr>
      <w:r>
        <w:t xml:space="preserve">Figure </w:t>
      </w:r>
      <w:fldSimple w:instr=" SEQ Figure \* ARABIC ">
        <w:r w:rsidR="00BC2773">
          <w:rPr>
            <w:noProof/>
          </w:rPr>
          <w:t>6</w:t>
        </w:r>
      </w:fldSimple>
      <w:r>
        <w:t xml:space="preserve">:  </w:t>
      </w:r>
      <w:r w:rsidR="00FC2910">
        <w:t>Terms and Conditions</w:t>
      </w:r>
    </w:p>
    <w:p w14:paraId="6016BC92" w14:textId="77777777" w:rsidR="008918AC" w:rsidRPr="00AC4EEB" w:rsidRDefault="008918AC" w:rsidP="00B15C7D">
      <w:pPr>
        <w:pStyle w:val="Heading4"/>
      </w:pPr>
      <w:r w:rsidRPr="00AC4EEB">
        <w:t>Screen Definitions</w:t>
      </w:r>
    </w:p>
    <w:p w14:paraId="634D205A" w14:textId="77777777" w:rsidR="008918AC" w:rsidRPr="00280F4D" w:rsidRDefault="008918AC" w:rsidP="00AC4EEB">
      <w:pPr>
        <w:pStyle w:val="Heading5"/>
        <w:keepNext/>
        <w:keepLines/>
        <w:spacing w:before="0" w:line="280" w:lineRule="exact"/>
      </w:pPr>
      <w:r w:rsidRPr="00280F4D">
        <w:t xml:space="preserve">Instruction Text </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FC2910" w:rsidRPr="000F39C2" w14:paraId="27C6B35C" w14:textId="77777777" w:rsidTr="002D23F2">
        <w:trPr>
          <w:cantSplit/>
        </w:trPr>
        <w:tc>
          <w:tcPr>
            <w:tcW w:w="10564" w:type="dxa"/>
            <w:tcBorders>
              <w:top w:val="single" w:sz="8" w:space="0" w:color="4F81BD"/>
              <w:left w:val="single" w:sz="8" w:space="0" w:color="4F81BD"/>
              <w:bottom w:val="single" w:sz="18" w:space="0" w:color="4F81BD"/>
              <w:right w:val="single" w:sz="8" w:space="0" w:color="4F81BD"/>
            </w:tcBorders>
          </w:tcPr>
          <w:p w14:paraId="20DF0B71" w14:textId="77777777" w:rsidR="00FC2910" w:rsidRPr="000F39C2" w:rsidRDefault="00FC2910" w:rsidP="002D23F2">
            <w:pPr>
              <w:rPr>
                <w:b/>
                <w:bCs/>
                <w:szCs w:val="20"/>
              </w:rPr>
            </w:pPr>
            <w:r w:rsidRPr="000F39C2">
              <w:rPr>
                <w:b/>
                <w:bCs/>
                <w:szCs w:val="20"/>
              </w:rPr>
              <w:t>Instructions</w:t>
            </w:r>
            <w:r>
              <w:rPr>
                <w:b/>
                <w:bCs/>
                <w:szCs w:val="20"/>
              </w:rPr>
              <w:t xml:space="preserve"> – Text is configurable</w:t>
            </w:r>
          </w:p>
        </w:tc>
      </w:tr>
      <w:tr w:rsidR="00FC2910" w:rsidRPr="000F39C2" w14:paraId="62397CD9" w14:textId="77777777" w:rsidTr="002D23F2">
        <w:trPr>
          <w:cantSplit/>
        </w:trPr>
        <w:tc>
          <w:tcPr>
            <w:tcW w:w="10564" w:type="dxa"/>
            <w:tcBorders>
              <w:top w:val="single" w:sz="8" w:space="0" w:color="4F81BD"/>
              <w:left w:val="single" w:sz="8" w:space="0" w:color="4F81BD"/>
              <w:bottom w:val="single" w:sz="8" w:space="0" w:color="4F81BD"/>
              <w:right w:val="single" w:sz="8" w:space="0" w:color="4F81BD"/>
            </w:tcBorders>
            <w:shd w:val="clear" w:color="auto" w:fill="D3DFEE"/>
          </w:tcPr>
          <w:p w14:paraId="0CDBAAF0" w14:textId="77777777" w:rsidR="00FC2910" w:rsidRPr="000F39C2" w:rsidRDefault="00FC2910" w:rsidP="002D23F2">
            <w:pPr>
              <w:rPr>
                <w:bCs/>
                <w:szCs w:val="20"/>
              </w:rPr>
            </w:pPr>
            <w:r>
              <w:rPr>
                <w:bCs/>
                <w:szCs w:val="20"/>
              </w:rPr>
              <w:t>Respond to terms Sign Below.</w:t>
            </w:r>
          </w:p>
        </w:tc>
      </w:tr>
    </w:tbl>
    <w:p w14:paraId="52776B7F" w14:textId="77777777" w:rsidR="008918AC" w:rsidRDefault="008918AC" w:rsidP="008918AC">
      <w:pPr>
        <w:pStyle w:val="BodyText"/>
      </w:pPr>
    </w:p>
    <w:p w14:paraId="4A63B8BC" w14:textId="77777777" w:rsidR="008918AC" w:rsidRDefault="008918AC" w:rsidP="008918AC">
      <w:pPr>
        <w:pStyle w:val="Heading5"/>
        <w:keepNext/>
        <w:keepLines/>
        <w:spacing w:before="0" w:line="280" w:lineRule="exact"/>
      </w:pPr>
      <w:r w:rsidRPr="00320A86">
        <w:t>Navigation</w:t>
      </w:r>
      <w:r>
        <w:t>/Menu Keys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43"/>
        <w:gridCol w:w="1544"/>
        <w:gridCol w:w="3689"/>
        <w:gridCol w:w="3588"/>
      </w:tblGrid>
      <w:tr w:rsidR="00FC2910" w:rsidRPr="000F39C2" w14:paraId="73AEDEA1" w14:textId="77777777" w:rsidTr="00FC2910">
        <w:trPr>
          <w:cantSplit/>
          <w:tblHeader/>
        </w:trPr>
        <w:tc>
          <w:tcPr>
            <w:tcW w:w="1743" w:type="dxa"/>
            <w:tcBorders>
              <w:top w:val="single" w:sz="8" w:space="0" w:color="4F81BD"/>
              <w:left w:val="single" w:sz="8" w:space="0" w:color="4F81BD"/>
              <w:bottom w:val="single" w:sz="18" w:space="0" w:color="4F81BD"/>
              <w:right w:val="single" w:sz="8" w:space="0" w:color="4F81BD"/>
            </w:tcBorders>
          </w:tcPr>
          <w:p w14:paraId="6EB2D6B7" w14:textId="77777777" w:rsidR="00FC2910" w:rsidRPr="000F39C2" w:rsidRDefault="00FC2910" w:rsidP="002D23F2">
            <w:pPr>
              <w:pStyle w:val="BodyText"/>
              <w:spacing w:after="0"/>
              <w:rPr>
                <w:b/>
                <w:bCs/>
              </w:rPr>
            </w:pPr>
            <w:r w:rsidRPr="000F39C2">
              <w:rPr>
                <w:b/>
                <w:bCs/>
              </w:rPr>
              <w:t>Label</w:t>
            </w:r>
          </w:p>
        </w:tc>
        <w:tc>
          <w:tcPr>
            <w:tcW w:w="1544" w:type="dxa"/>
            <w:tcBorders>
              <w:top w:val="single" w:sz="8" w:space="0" w:color="4F81BD"/>
              <w:left w:val="single" w:sz="8" w:space="0" w:color="4F81BD"/>
              <w:bottom w:val="single" w:sz="18" w:space="0" w:color="4F81BD"/>
              <w:right w:val="single" w:sz="8" w:space="0" w:color="4F81BD"/>
            </w:tcBorders>
          </w:tcPr>
          <w:p w14:paraId="5DE42330" w14:textId="77777777" w:rsidR="00FC2910" w:rsidRPr="000F39C2" w:rsidRDefault="00FC2910" w:rsidP="002D23F2">
            <w:pPr>
              <w:pStyle w:val="BodyText"/>
              <w:spacing w:after="0"/>
              <w:rPr>
                <w:b/>
                <w:bCs/>
              </w:rPr>
            </w:pPr>
            <w:r w:rsidRPr="000F39C2">
              <w:rPr>
                <w:b/>
                <w:bCs/>
              </w:rPr>
              <w:t>State</w:t>
            </w:r>
          </w:p>
        </w:tc>
        <w:tc>
          <w:tcPr>
            <w:tcW w:w="3689" w:type="dxa"/>
            <w:tcBorders>
              <w:top w:val="single" w:sz="8" w:space="0" w:color="4F81BD"/>
              <w:left w:val="single" w:sz="8" w:space="0" w:color="4F81BD"/>
              <w:bottom w:val="single" w:sz="18" w:space="0" w:color="4F81BD"/>
              <w:right w:val="single" w:sz="8" w:space="0" w:color="4F81BD"/>
            </w:tcBorders>
          </w:tcPr>
          <w:p w14:paraId="1426DA42" w14:textId="77777777" w:rsidR="00FC2910" w:rsidRPr="000F39C2" w:rsidRDefault="00FC2910" w:rsidP="002D23F2">
            <w:pPr>
              <w:pStyle w:val="BodyText"/>
              <w:spacing w:after="0"/>
              <w:rPr>
                <w:b/>
                <w:bCs/>
              </w:rPr>
            </w:pPr>
            <w:r w:rsidRPr="000F39C2">
              <w:rPr>
                <w:b/>
                <w:bCs/>
              </w:rPr>
              <w:t>Next Screen</w:t>
            </w:r>
          </w:p>
        </w:tc>
        <w:tc>
          <w:tcPr>
            <w:tcW w:w="3588" w:type="dxa"/>
            <w:tcBorders>
              <w:top w:val="single" w:sz="8" w:space="0" w:color="4F81BD"/>
              <w:left w:val="single" w:sz="8" w:space="0" w:color="4F81BD"/>
              <w:bottom w:val="single" w:sz="18" w:space="0" w:color="4F81BD"/>
              <w:right w:val="single" w:sz="8" w:space="0" w:color="4F81BD"/>
            </w:tcBorders>
          </w:tcPr>
          <w:p w14:paraId="318FC615" w14:textId="77777777" w:rsidR="00FC2910" w:rsidRPr="000F39C2" w:rsidRDefault="00FC2910" w:rsidP="002D23F2">
            <w:pPr>
              <w:pStyle w:val="BodyText"/>
              <w:spacing w:after="0"/>
              <w:rPr>
                <w:b/>
                <w:bCs/>
              </w:rPr>
            </w:pPr>
            <w:r w:rsidRPr="000F39C2">
              <w:rPr>
                <w:b/>
                <w:bCs/>
              </w:rPr>
              <w:t>Notes</w:t>
            </w:r>
          </w:p>
        </w:tc>
      </w:tr>
      <w:tr w:rsidR="00FC2910" w:rsidRPr="000F39C2" w14:paraId="4D2A2D9F" w14:textId="77777777" w:rsidTr="002D23F2">
        <w:trPr>
          <w:cantSplit/>
        </w:trPr>
        <w:tc>
          <w:tcPr>
            <w:tcW w:w="1743" w:type="dxa"/>
            <w:tcBorders>
              <w:top w:val="single" w:sz="8" w:space="0" w:color="4F81BD"/>
              <w:left w:val="single" w:sz="8" w:space="0" w:color="4F81BD"/>
              <w:bottom w:val="single" w:sz="8" w:space="0" w:color="4F81BD"/>
              <w:right w:val="single" w:sz="8" w:space="0" w:color="4F81BD"/>
            </w:tcBorders>
            <w:shd w:val="clear" w:color="auto" w:fill="D3DFEE"/>
          </w:tcPr>
          <w:p w14:paraId="169FBFE0" w14:textId="77777777" w:rsidR="00FC2910" w:rsidRPr="000F39C2" w:rsidRDefault="00FC2910" w:rsidP="002D23F2">
            <w:pPr>
              <w:pStyle w:val="BodyText"/>
              <w:spacing w:after="0"/>
            </w:pPr>
            <w:r w:rsidRPr="000F39C2">
              <w:t>Back</w:t>
            </w:r>
          </w:p>
        </w:tc>
        <w:tc>
          <w:tcPr>
            <w:tcW w:w="1544" w:type="dxa"/>
            <w:tcBorders>
              <w:top w:val="single" w:sz="8" w:space="0" w:color="4F81BD"/>
              <w:left w:val="single" w:sz="8" w:space="0" w:color="4F81BD"/>
              <w:bottom w:val="single" w:sz="8" w:space="0" w:color="4F81BD"/>
              <w:right w:val="single" w:sz="8" w:space="0" w:color="4F81BD"/>
            </w:tcBorders>
            <w:shd w:val="clear" w:color="auto" w:fill="D3DFEE"/>
          </w:tcPr>
          <w:p w14:paraId="0990B1BF" w14:textId="77777777" w:rsidR="00FC2910" w:rsidRPr="000F39C2" w:rsidRDefault="00FC2910" w:rsidP="002D23F2">
            <w:pPr>
              <w:pStyle w:val="BodyText"/>
              <w:spacing w:after="0"/>
            </w:pPr>
            <w:r w:rsidRPr="000F39C2">
              <w:t>Enabled</w:t>
            </w:r>
          </w:p>
        </w:tc>
        <w:tc>
          <w:tcPr>
            <w:tcW w:w="3689" w:type="dxa"/>
            <w:tcBorders>
              <w:top w:val="single" w:sz="8" w:space="0" w:color="4F81BD"/>
              <w:left w:val="single" w:sz="8" w:space="0" w:color="4F81BD"/>
              <w:bottom w:val="single" w:sz="8" w:space="0" w:color="4F81BD"/>
              <w:right w:val="single" w:sz="8" w:space="0" w:color="4F81BD"/>
            </w:tcBorders>
            <w:shd w:val="clear" w:color="auto" w:fill="D3DFEE"/>
          </w:tcPr>
          <w:p w14:paraId="0EFF96CD" w14:textId="77777777" w:rsidR="00FC2910" w:rsidRPr="000F39C2" w:rsidRDefault="00FC2910" w:rsidP="00560DAF">
            <w:pPr>
              <w:pStyle w:val="BodyText"/>
              <w:numPr>
                <w:ilvl w:val="0"/>
                <w:numId w:val="6"/>
              </w:numPr>
              <w:spacing w:after="0"/>
            </w:pPr>
            <w:r w:rsidRPr="000F39C2">
              <w:t>Calling use case with action not completed</w:t>
            </w:r>
          </w:p>
        </w:tc>
        <w:tc>
          <w:tcPr>
            <w:tcW w:w="3588" w:type="dxa"/>
            <w:tcBorders>
              <w:top w:val="single" w:sz="8" w:space="0" w:color="4F81BD"/>
              <w:left w:val="single" w:sz="8" w:space="0" w:color="4F81BD"/>
              <w:bottom w:val="single" w:sz="8" w:space="0" w:color="4F81BD"/>
              <w:right w:val="single" w:sz="8" w:space="0" w:color="4F81BD"/>
            </w:tcBorders>
            <w:shd w:val="clear" w:color="auto" w:fill="D3DFEE"/>
          </w:tcPr>
          <w:p w14:paraId="7E48E29A" w14:textId="77777777" w:rsidR="00FC2910" w:rsidRPr="000F39C2" w:rsidRDefault="00FC2910" w:rsidP="002D23F2">
            <w:pPr>
              <w:pStyle w:val="BodyText"/>
              <w:spacing w:after="0"/>
            </w:pPr>
            <w:r w:rsidRPr="000F39C2">
              <w:t>None</w:t>
            </w:r>
          </w:p>
        </w:tc>
      </w:tr>
      <w:tr w:rsidR="00FC2910" w:rsidRPr="000F39C2" w14:paraId="072D91BE" w14:textId="77777777" w:rsidTr="002D23F2">
        <w:trPr>
          <w:cantSplit/>
        </w:trPr>
        <w:tc>
          <w:tcPr>
            <w:tcW w:w="1743" w:type="dxa"/>
            <w:tcBorders>
              <w:top w:val="single" w:sz="8" w:space="0" w:color="4F81BD"/>
              <w:left w:val="single" w:sz="8" w:space="0" w:color="4F81BD"/>
              <w:bottom w:val="single" w:sz="8" w:space="0" w:color="4F81BD"/>
              <w:right w:val="single" w:sz="8" w:space="0" w:color="4F81BD"/>
            </w:tcBorders>
            <w:shd w:val="clear" w:color="auto" w:fill="D3DFEE"/>
          </w:tcPr>
          <w:p w14:paraId="66251A61" w14:textId="77777777" w:rsidR="00FC2910" w:rsidRPr="000F39C2" w:rsidRDefault="00FC2910" w:rsidP="002D23F2">
            <w:pPr>
              <w:pStyle w:val="BodyText"/>
              <w:spacing w:after="0"/>
            </w:pPr>
            <w:r w:rsidRPr="000F39C2">
              <w:t>Continue</w:t>
            </w:r>
          </w:p>
        </w:tc>
        <w:tc>
          <w:tcPr>
            <w:tcW w:w="1544" w:type="dxa"/>
            <w:tcBorders>
              <w:top w:val="single" w:sz="8" w:space="0" w:color="4F81BD"/>
              <w:left w:val="single" w:sz="8" w:space="0" w:color="4F81BD"/>
              <w:bottom w:val="single" w:sz="8" w:space="0" w:color="4F81BD"/>
              <w:right w:val="single" w:sz="8" w:space="0" w:color="4F81BD"/>
            </w:tcBorders>
            <w:shd w:val="clear" w:color="auto" w:fill="D3DFEE"/>
          </w:tcPr>
          <w:p w14:paraId="3871F17A" w14:textId="77777777" w:rsidR="00FC2910" w:rsidRPr="000F39C2" w:rsidRDefault="00FC2910" w:rsidP="002D23F2">
            <w:pPr>
              <w:pStyle w:val="BodyText"/>
              <w:spacing w:after="0"/>
            </w:pPr>
            <w:r w:rsidRPr="000F39C2">
              <w:t>Enabled</w:t>
            </w:r>
          </w:p>
        </w:tc>
        <w:tc>
          <w:tcPr>
            <w:tcW w:w="3689" w:type="dxa"/>
            <w:tcBorders>
              <w:top w:val="single" w:sz="8" w:space="0" w:color="4F81BD"/>
              <w:left w:val="single" w:sz="8" w:space="0" w:color="4F81BD"/>
              <w:bottom w:val="single" w:sz="8" w:space="0" w:color="4F81BD"/>
              <w:right w:val="single" w:sz="8" w:space="0" w:color="4F81BD"/>
            </w:tcBorders>
            <w:shd w:val="clear" w:color="auto" w:fill="D3DFEE"/>
          </w:tcPr>
          <w:p w14:paraId="4B9C3CE4" w14:textId="77777777" w:rsidR="00BC2773" w:rsidRDefault="00FC2910">
            <w:pPr>
              <w:rPr>
                <w:ins w:id="461" w:author="Amy Byers" w:date="2015-04-08T11:41:00Z"/>
                <w:rFonts w:cs="Arial"/>
                <w:b/>
                <w:bCs/>
                <w:szCs w:val="26"/>
              </w:rPr>
            </w:pPr>
            <w:r w:rsidRPr="000F39C2">
              <w:t xml:space="preserve">All Terms accepted: </w:t>
            </w:r>
            <w:r>
              <w:fldChar w:fldCharType="begin"/>
            </w:r>
            <w:r>
              <w:instrText xml:space="preserve"> REF _Ref413830742 \h </w:instrText>
            </w:r>
            <w:r>
              <w:fldChar w:fldCharType="separate"/>
            </w:r>
            <w:ins w:id="462" w:author="Amy Byers" w:date="2015-04-08T11:41:00Z">
              <w:r w:rsidR="00BC2773">
                <w:br w:type="page"/>
              </w:r>
            </w:ins>
          </w:p>
          <w:p w14:paraId="0649A0ED" w14:textId="77777777" w:rsidR="008033FE" w:rsidDel="00BC2773" w:rsidRDefault="00BC2773">
            <w:pPr>
              <w:rPr>
                <w:del w:id="463" w:author="Amy Byers" w:date="2015-04-08T11:41:00Z"/>
                <w:rFonts w:cs="Arial"/>
                <w:b/>
                <w:bCs/>
                <w:szCs w:val="26"/>
              </w:rPr>
            </w:pPr>
            <w:ins w:id="464" w:author="Amy Byers" w:date="2015-04-08T11:41:00Z">
              <w:r>
                <w:t>Signature with Terms and Conditions Screen</w:t>
              </w:r>
            </w:ins>
            <w:del w:id="465" w:author="Amy Byers" w:date="2015-04-08T11:41:00Z">
              <w:r w:rsidR="008033FE" w:rsidDel="00BC2773">
                <w:br w:type="page"/>
              </w:r>
            </w:del>
          </w:p>
          <w:p w14:paraId="51AF6223" w14:textId="5B1D5663" w:rsidR="00FC2910" w:rsidRPr="000F39C2" w:rsidRDefault="008033FE" w:rsidP="00560DAF">
            <w:pPr>
              <w:pStyle w:val="BodyText"/>
              <w:numPr>
                <w:ilvl w:val="0"/>
                <w:numId w:val="6"/>
              </w:numPr>
              <w:spacing w:after="0"/>
            </w:pPr>
            <w:del w:id="466" w:author="Amy Byers" w:date="2015-04-08T11:41:00Z">
              <w:r w:rsidDel="00BC2773">
                <w:delText>Signature with Terms and Conditions Screen</w:delText>
              </w:r>
            </w:del>
            <w:r w:rsidR="00FC2910">
              <w:fldChar w:fldCharType="end"/>
            </w:r>
            <w:r w:rsidR="00FC2910">
              <w:t xml:space="preserve"> (section </w:t>
            </w:r>
            <w:r w:rsidR="00FC2910">
              <w:fldChar w:fldCharType="begin"/>
            </w:r>
            <w:r w:rsidR="00FC2910">
              <w:instrText xml:space="preserve"> REF _Ref413830742 \r \h </w:instrText>
            </w:r>
            <w:r w:rsidR="00FC2910">
              <w:fldChar w:fldCharType="separate"/>
            </w:r>
            <w:r w:rsidR="00BC2773">
              <w:t>0</w:t>
            </w:r>
            <w:r w:rsidR="00FC2910">
              <w:fldChar w:fldCharType="end"/>
            </w:r>
            <w:r w:rsidR="00FC2910">
              <w:t>)</w:t>
            </w:r>
          </w:p>
          <w:p w14:paraId="6EBEADD1" w14:textId="77777777" w:rsidR="00BC2773" w:rsidRDefault="00FC2910">
            <w:pPr>
              <w:rPr>
                <w:ins w:id="467" w:author="Amy Byers" w:date="2015-04-08T11:41:00Z"/>
                <w:b/>
                <w:bCs/>
                <w:szCs w:val="28"/>
              </w:rPr>
            </w:pPr>
            <w:r w:rsidRPr="000F39C2">
              <w:t xml:space="preserve">At least one Terms not accepted: </w:t>
            </w:r>
            <w:r>
              <w:fldChar w:fldCharType="begin"/>
            </w:r>
            <w:r>
              <w:instrText xml:space="preserve"> REF _Ref413761134 \h </w:instrText>
            </w:r>
            <w:r>
              <w:fldChar w:fldCharType="separate"/>
            </w:r>
            <w:ins w:id="468" w:author="Amy Byers" w:date="2015-04-08T11:41:00Z">
              <w:r w:rsidR="00BC2773">
                <w:br w:type="page"/>
              </w:r>
            </w:ins>
          </w:p>
          <w:p w14:paraId="5054C1D7" w14:textId="77777777" w:rsidR="008033FE" w:rsidDel="00BC2773" w:rsidRDefault="00BC2773">
            <w:pPr>
              <w:rPr>
                <w:del w:id="469" w:author="Amy Byers" w:date="2015-04-08T11:41:00Z"/>
                <w:b/>
                <w:bCs/>
                <w:szCs w:val="28"/>
              </w:rPr>
            </w:pPr>
            <w:ins w:id="470" w:author="Amy Byers" w:date="2015-04-08T11:41:00Z">
              <w:r>
                <w:t>Terms &amp; Conditions Not Accepted Message</w:t>
              </w:r>
            </w:ins>
            <w:del w:id="471" w:author="Amy Byers" w:date="2015-04-08T11:41:00Z">
              <w:r w:rsidR="008033FE" w:rsidDel="00BC2773">
                <w:br w:type="page"/>
              </w:r>
            </w:del>
          </w:p>
          <w:p w14:paraId="5E9D28E0" w14:textId="7135B5E7" w:rsidR="00FC2910" w:rsidRPr="000F39C2" w:rsidRDefault="008033FE" w:rsidP="00560DAF">
            <w:pPr>
              <w:pStyle w:val="BodyText"/>
              <w:numPr>
                <w:ilvl w:val="0"/>
                <w:numId w:val="6"/>
              </w:numPr>
              <w:spacing w:after="0"/>
            </w:pPr>
            <w:del w:id="472" w:author="Amy Byers" w:date="2015-04-08T11:41:00Z">
              <w:r w:rsidDel="00BC2773">
                <w:delText>Terms &amp; Conditions Not Accepted Message</w:delText>
              </w:r>
            </w:del>
            <w:r w:rsidR="00FC2910">
              <w:fldChar w:fldCharType="end"/>
            </w:r>
            <w:r w:rsidR="00FC2910">
              <w:t xml:space="preserve"> (section </w:t>
            </w:r>
            <w:r w:rsidR="00FC2910">
              <w:fldChar w:fldCharType="begin"/>
            </w:r>
            <w:r w:rsidR="00FC2910">
              <w:instrText xml:space="preserve"> REF _Ref413761134 \r \h </w:instrText>
            </w:r>
            <w:r w:rsidR="00FC2910">
              <w:fldChar w:fldCharType="separate"/>
            </w:r>
            <w:r w:rsidR="00BC2773">
              <w:t>0</w:t>
            </w:r>
            <w:r w:rsidR="00FC2910">
              <w:fldChar w:fldCharType="end"/>
            </w:r>
            <w:r w:rsidR="00FC2910">
              <w:t>)</w:t>
            </w:r>
          </w:p>
        </w:tc>
        <w:tc>
          <w:tcPr>
            <w:tcW w:w="3588" w:type="dxa"/>
            <w:tcBorders>
              <w:top w:val="single" w:sz="8" w:space="0" w:color="4F81BD"/>
              <w:left w:val="single" w:sz="8" w:space="0" w:color="4F81BD"/>
              <w:bottom w:val="single" w:sz="8" w:space="0" w:color="4F81BD"/>
              <w:right w:val="single" w:sz="8" w:space="0" w:color="4F81BD"/>
            </w:tcBorders>
            <w:shd w:val="clear" w:color="auto" w:fill="D3DFEE"/>
          </w:tcPr>
          <w:p w14:paraId="4E35F610" w14:textId="77777777" w:rsidR="00FC2910" w:rsidRPr="000F39C2" w:rsidRDefault="00FC2910" w:rsidP="002D23F2">
            <w:pPr>
              <w:pStyle w:val="BodyText"/>
              <w:spacing w:after="0"/>
            </w:pPr>
            <w:r w:rsidRPr="000F39C2">
              <w:t>None</w:t>
            </w:r>
          </w:p>
        </w:tc>
      </w:tr>
      <w:tr w:rsidR="00FC2910" w:rsidRPr="000F39C2" w14:paraId="0559ED13" w14:textId="77777777" w:rsidTr="002D23F2">
        <w:trPr>
          <w:cantSplit/>
        </w:trPr>
        <w:tc>
          <w:tcPr>
            <w:tcW w:w="1743" w:type="dxa"/>
            <w:tcBorders>
              <w:top w:val="single" w:sz="8" w:space="0" w:color="4F81BD"/>
              <w:left w:val="single" w:sz="8" w:space="0" w:color="4F81BD"/>
              <w:bottom w:val="single" w:sz="8" w:space="0" w:color="4F81BD"/>
              <w:right w:val="single" w:sz="8" w:space="0" w:color="4F81BD"/>
            </w:tcBorders>
            <w:shd w:val="clear" w:color="auto" w:fill="D3DFEE"/>
          </w:tcPr>
          <w:p w14:paraId="7A3CD5E6" w14:textId="77777777" w:rsidR="00FC2910" w:rsidRPr="000F39C2" w:rsidRDefault="00FC2910" w:rsidP="002D23F2">
            <w:pPr>
              <w:pStyle w:val="BodyText"/>
              <w:spacing w:after="0"/>
            </w:pPr>
            <w:r w:rsidRPr="000F39C2">
              <w:lastRenderedPageBreak/>
              <w:t>Expand/Collapse</w:t>
            </w:r>
          </w:p>
        </w:tc>
        <w:tc>
          <w:tcPr>
            <w:tcW w:w="1544" w:type="dxa"/>
            <w:tcBorders>
              <w:top w:val="single" w:sz="8" w:space="0" w:color="4F81BD"/>
              <w:left w:val="single" w:sz="8" w:space="0" w:color="4F81BD"/>
              <w:bottom w:val="single" w:sz="8" w:space="0" w:color="4F81BD"/>
              <w:right w:val="single" w:sz="8" w:space="0" w:color="4F81BD"/>
            </w:tcBorders>
            <w:shd w:val="clear" w:color="auto" w:fill="D3DFEE"/>
          </w:tcPr>
          <w:p w14:paraId="0AE6DB62" w14:textId="77777777" w:rsidR="00FC2910" w:rsidRPr="000F39C2" w:rsidRDefault="00FC2910" w:rsidP="002D23F2">
            <w:pPr>
              <w:pStyle w:val="BodyText"/>
              <w:spacing w:after="0"/>
            </w:pPr>
            <w:r w:rsidRPr="000F39C2">
              <w:t>See Notes</w:t>
            </w:r>
          </w:p>
        </w:tc>
        <w:tc>
          <w:tcPr>
            <w:tcW w:w="3689" w:type="dxa"/>
            <w:tcBorders>
              <w:top w:val="single" w:sz="8" w:space="0" w:color="4F81BD"/>
              <w:left w:val="single" w:sz="8" w:space="0" w:color="4F81BD"/>
              <w:bottom w:val="single" w:sz="8" w:space="0" w:color="4F81BD"/>
              <w:right w:val="single" w:sz="8" w:space="0" w:color="4F81BD"/>
            </w:tcBorders>
            <w:shd w:val="clear" w:color="auto" w:fill="D3DFEE"/>
          </w:tcPr>
          <w:p w14:paraId="557AF7C5" w14:textId="77777777" w:rsidR="00FC2910" w:rsidRPr="000F39C2" w:rsidRDefault="00FC2910" w:rsidP="00560DAF">
            <w:pPr>
              <w:pStyle w:val="BodyText"/>
              <w:numPr>
                <w:ilvl w:val="0"/>
                <w:numId w:val="6"/>
              </w:numPr>
              <w:spacing w:after="0"/>
            </w:pPr>
            <w:r w:rsidRPr="000F39C2">
              <w:t>See Notes</w:t>
            </w:r>
          </w:p>
        </w:tc>
        <w:tc>
          <w:tcPr>
            <w:tcW w:w="3588" w:type="dxa"/>
            <w:tcBorders>
              <w:top w:val="single" w:sz="8" w:space="0" w:color="4F81BD"/>
              <w:left w:val="single" w:sz="8" w:space="0" w:color="4F81BD"/>
              <w:bottom w:val="single" w:sz="8" w:space="0" w:color="4F81BD"/>
              <w:right w:val="single" w:sz="8" w:space="0" w:color="4F81BD"/>
            </w:tcBorders>
            <w:shd w:val="clear" w:color="auto" w:fill="D3DFEE"/>
          </w:tcPr>
          <w:p w14:paraId="6980311B" w14:textId="77777777" w:rsidR="00FC2910" w:rsidRPr="000F39C2" w:rsidRDefault="00FC2910" w:rsidP="002D23F2">
            <w:pPr>
              <w:pStyle w:val="BodyText"/>
              <w:spacing w:after="0"/>
            </w:pPr>
            <w:r w:rsidRPr="000F39C2">
              <w:t>The +/- are displayed only when a signature reason has Terms and Conditions associated with it.</w:t>
            </w:r>
          </w:p>
          <w:p w14:paraId="75E8D244" w14:textId="77777777" w:rsidR="00FC2910" w:rsidRPr="000F39C2" w:rsidRDefault="00FC2910" w:rsidP="002D23F2">
            <w:pPr>
              <w:pStyle w:val="BodyText"/>
              <w:spacing w:after="0"/>
            </w:pPr>
          </w:p>
          <w:p w14:paraId="7FD76566" w14:textId="77777777" w:rsidR="00FC2910" w:rsidRPr="000F39C2" w:rsidRDefault="00FC2910" w:rsidP="002D23F2">
            <w:pPr>
              <w:pStyle w:val="BodyText"/>
              <w:spacing w:after="0"/>
            </w:pPr>
            <w:r w:rsidRPr="000F39C2">
              <w:t>Only one Terms and Conditions can be expanded at a time.  As the + next to the Terms and Conditions, the Terms and Conditions for that line are displayed and any other terms are collapsed.</w:t>
            </w:r>
          </w:p>
        </w:tc>
      </w:tr>
    </w:tbl>
    <w:p w14:paraId="65E89E7C" w14:textId="77777777" w:rsidR="008918AC" w:rsidRDefault="008918AC" w:rsidP="008918AC">
      <w:pPr>
        <w:pStyle w:val="BodyText"/>
      </w:pPr>
    </w:p>
    <w:p w14:paraId="2814D7CF" w14:textId="77777777" w:rsidR="008918AC" w:rsidRPr="00320A86" w:rsidRDefault="008918AC" w:rsidP="008918AC">
      <w:pPr>
        <w:pStyle w:val="Heading5"/>
        <w:keepNext/>
        <w:keepLines/>
        <w:spacing w:before="0" w:line="280" w:lineRule="exact"/>
      </w:pPr>
      <w:r w:rsidRPr="00320A86">
        <w:t xml:space="preserve">Data/Input </w:t>
      </w:r>
      <w:r>
        <w:t>Field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203"/>
        <w:gridCol w:w="1038"/>
        <w:gridCol w:w="960"/>
        <w:gridCol w:w="1407"/>
        <w:gridCol w:w="1146"/>
        <w:gridCol w:w="1146"/>
        <w:gridCol w:w="3664"/>
      </w:tblGrid>
      <w:tr w:rsidR="00FC2910" w:rsidRPr="000F39C2" w14:paraId="6870FC44" w14:textId="77777777" w:rsidTr="00FC2910">
        <w:trPr>
          <w:cantSplit/>
          <w:tblHeader/>
        </w:trPr>
        <w:tc>
          <w:tcPr>
            <w:tcW w:w="1203" w:type="dxa"/>
            <w:tcBorders>
              <w:top w:val="single" w:sz="8" w:space="0" w:color="4F81BD"/>
              <w:left w:val="single" w:sz="8" w:space="0" w:color="4F81BD"/>
              <w:bottom w:val="single" w:sz="18" w:space="0" w:color="4F81BD"/>
              <w:right w:val="single" w:sz="8" w:space="0" w:color="4F81BD"/>
            </w:tcBorders>
          </w:tcPr>
          <w:p w14:paraId="42A7F518" w14:textId="77777777" w:rsidR="00FC2910" w:rsidRPr="000F39C2" w:rsidRDefault="00FC2910" w:rsidP="002D23F2">
            <w:pPr>
              <w:pStyle w:val="BodyText"/>
              <w:spacing w:after="0"/>
              <w:rPr>
                <w:b/>
                <w:bCs/>
              </w:rPr>
            </w:pPr>
            <w:r w:rsidRPr="000F39C2">
              <w:rPr>
                <w:b/>
                <w:bCs/>
              </w:rPr>
              <w:t>Label</w:t>
            </w:r>
          </w:p>
        </w:tc>
        <w:tc>
          <w:tcPr>
            <w:tcW w:w="1038" w:type="dxa"/>
            <w:tcBorders>
              <w:top w:val="single" w:sz="8" w:space="0" w:color="4F81BD"/>
              <w:left w:val="single" w:sz="8" w:space="0" w:color="4F81BD"/>
              <w:bottom w:val="single" w:sz="18" w:space="0" w:color="4F81BD"/>
              <w:right w:val="single" w:sz="8" w:space="0" w:color="4F81BD"/>
            </w:tcBorders>
          </w:tcPr>
          <w:p w14:paraId="40726BD7" w14:textId="77777777" w:rsidR="00FC2910" w:rsidRPr="000F39C2" w:rsidRDefault="00FC2910" w:rsidP="002D23F2">
            <w:pPr>
              <w:pStyle w:val="BodyText"/>
              <w:spacing w:after="0"/>
              <w:rPr>
                <w:b/>
                <w:bCs/>
              </w:rPr>
            </w:pPr>
            <w:r w:rsidRPr="000F39C2">
              <w:rPr>
                <w:b/>
                <w:bCs/>
              </w:rPr>
              <w:t>Editable</w:t>
            </w:r>
          </w:p>
        </w:tc>
        <w:tc>
          <w:tcPr>
            <w:tcW w:w="960" w:type="dxa"/>
            <w:tcBorders>
              <w:top w:val="single" w:sz="8" w:space="0" w:color="4F81BD"/>
              <w:left w:val="single" w:sz="8" w:space="0" w:color="4F81BD"/>
              <w:bottom w:val="single" w:sz="18" w:space="0" w:color="4F81BD"/>
              <w:right w:val="single" w:sz="8" w:space="0" w:color="4F81BD"/>
            </w:tcBorders>
          </w:tcPr>
          <w:p w14:paraId="009FF3F2" w14:textId="77777777" w:rsidR="00FC2910" w:rsidRPr="000F39C2" w:rsidRDefault="00FC2910" w:rsidP="002D23F2">
            <w:pPr>
              <w:pStyle w:val="BodyText"/>
              <w:spacing w:after="0"/>
              <w:rPr>
                <w:b/>
                <w:bCs/>
              </w:rPr>
            </w:pPr>
            <w:r w:rsidRPr="000F39C2">
              <w:rPr>
                <w:b/>
                <w:bCs/>
              </w:rPr>
              <w:t>Req’d?</w:t>
            </w:r>
          </w:p>
        </w:tc>
        <w:tc>
          <w:tcPr>
            <w:tcW w:w="1407" w:type="dxa"/>
            <w:tcBorders>
              <w:top w:val="single" w:sz="8" w:space="0" w:color="4F81BD"/>
              <w:left w:val="single" w:sz="8" w:space="0" w:color="4F81BD"/>
              <w:bottom w:val="single" w:sz="18" w:space="0" w:color="4F81BD"/>
              <w:right w:val="single" w:sz="8" w:space="0" w:color="4F81BD"/>
            </w:tcBorders>
          </w:tcPr>
          <w:p w14:paraId="135E406A" w14:textId="77777777" w:rsidR="00FC2910" w:rsidRPr="000F39C2" w:rsidRDefault="00FC2910" w:rsidP="002D23F2">
            <w:pPr>
              <w:pStyle w:val="BodyText"/>
              <w:spacing w:after="0"/>
              <w:rPr>
                <w:b/>
                <w:bCs/>
              </w:rPr>
            </w:pPr>
            <w:r w:rsidRPr="000F39C2">
              <w:rPr>
                <w:b/>
                <w:bCs/>
              </w:rPr>
              <w:t>Data Type</w:t>
            </w:r>
          </w:p>
        </w:tc>
        <w:tc>
          <w:tcPr>
            <w:tcW w:w="1146" w:type="dxa"/>
            <w:tcBorders>
              <w:top w:val="single" w:sz="8" w:space="0" w:color="4F81BD"/>
              <w:left w:val="single" w:sz="8" w:space="0" w:color="4F81BD"/>
              <w:bottom w:val="single" w:sz="18" w:space="0" w:color="4F81BD"/>
              <w:right w:val="single" w:sz="8" w:space="0" w:color="4F81BD"/>
            </w:tcBorders>
          </w:tcPr>
          <w:p w14:paraId="21D9F083" w14:textId="77777777" w:rsidR="00FC2910" w:rsidRPr="000F39C2" w:rsidRDefault="00FC2910" w:rsidP="002D23F2">
            <w:pPr>
              <w:pStyle w:val="BodyText"/>
              <w:spacing w:after="0"/>
              <w:rPr>
                <w:b/>
                <w:bCs/>
              </w:rPr>
            </w:pPr>
            <w:r w:rsidRPr="000F39C2">
              <w:rPr>
                <w:b/>
                <w:bCs/>
              </w:rPr>
              <w:t>Min</w:t>
            </w:r>
          </w:p>
          <w:p w14:paraId="40EC93F0" w14:textId="77777777" w:rsidR="00FC2910" w:rsidRPr="000F39C2" w:rsidRDefault="00FC2910" w:rsidP="002D23F2">
            <w:pPr>
              <w:pStyle w:val="BodyText"/>
              <w:spacing w:after="0"/>
              <w:rPr>
                <w:b/>
                <w:bCs/>
              </w:rPr>
            </w:pPr>
            <w:r w:rsidRPr="000F39C2">
              <w:rPr>
                <w:b/>
                <w:bCs/>
              </w:rPr>
              <w:t>Length</w:t>
            </w:r>
          </w:p>
        </w:tc>
        <w:tc>
          <w:tcPr>
            <w:tcW w:w="1146" w:type="dxa"/>
            <w:tcBorders>
              <w:top w:val="single" w:sz="8" w:space="0" w:color="4F81BD"/>
              <w:left w:val="single" w:sz="8" w:space="0" w:color="4F81BD"/>
              <w:bottom w:val="single" w:sz="18" w:space="0" w:color="4F81BD"/>
              <w:right w:val="single" w:sz="8" w:space="0" w:color="4F81BD"/>
            </w:tcBorders>
          </w:tcPr>
          <w:p w14:paraId="4EF4452D" w14:textId="77777777" w:rsidR="00FC2910" w:rsidRPr="000F39C2" w:rsidRDefault="00FC2910" w:rsidP="002D23F2">
            <w:pPr>
              <w:pStyle w:val="BodyText"/>
              <w:spacing w:after="0"/>
              <w:rPr>
                <w:b/>
                <w:bCs/>
              </w:rPr>
            </w:pPr>
            <w:r w:rsidRPr="000F39C2">
              <w:rPr>
                <w:b/>
                <w:bCs/>
              </w:rPr>
              <w:t>Max</w:t>
            </w:r>
          </w:p>
          <w:p w14:paraId="0C0EAF8F" w14:textId="77777777" w:rsidR="00FC2910" w:rsidRPr="000F39C2" w:rsidRDefault="00FC2910" w:rsidP="002D23F2">
            <w:pPr>
              <w:pStyle w:val="BodyText"/>
              <w:spacing w:after="0"/>
              <w:rPr>
                <w:b/>
                <w:bCs/>
              </w:rPr>
            </w:pPr>
            <w:r w:rsidRPr="000F39C2">
              <w:rPr>
                <w:b/>
                <w:bCs/>
              </w:rPr>
              <w:t>Length</w:t>
            </w:r>
          </w:p>
        </w:tc>
        <w:tc>
          <w:tcPr>
            <w:tcW w:w="3664" w:type="dxa"/>
            <w:tcBorders>
              <w:top w:val="single" w:sz="8" w:space="0" w:color="4F81BD"/>
              <w:left w:val="single" w:sz="8" w:space="0" w:color="4F81BD"/>
              <w:bottom w:val="single" w:sz="18" w:space="0" w:color="4F81BD"/>
              <w:right w:val="single" w:sz="8" w:space="0" w:color="4F81BD"/>
            </w:tcBorders>
          </w:tcPr>
          <w:p w14:paraId="2A71BD1E" w14:textId="77777777" w:rsidR="00FC2910" w:rsidRPr="000F39C2" w:rsidRDefault="00FC2910" w:rsidP="002D23F2">
            <w:pPr>
              <w:pStyle w:val="BodyText"/>
              <w:spacing w:after="0"/>
              <w:rPr>
                <w:b/>
                <w:bCs/>
              </w:rPr>
            </w:pPr>
            <w:r w:rsidRPr="000F39C2">
              <w:rPr>
                <w:b/>
                <w:bCs/>
              </w:rPr>
              <w:t>Notes</w:t>
            </w:r>
          </w:p>
        </w:tc>
      </w:tr>
      <w:tr w:rsidR="00FC2910" w:rsidRPr="000F39C2" w14:paraId="6D3706E8" w14:textId="77777777" w:rsidTr="002D23F2">
        <w:trPr>
          <w:cantSplit/>
        </w:trPr>
        <w:tc>
          <w:tcPr>
            <w:tcW w:w="1203" w:type="dxa"/>
            <w:tcBorders>
              <w:top w:val="single" w:sz="8" w:space="0" w:color="4F81BD"/>
              <w:left w:val="single" w:sz="8" w:space="0" w:color="4F81BD"/>
              <w:bottom w:val="single" w:sz="8" w:space="0" w:color="4F81BD"/>
              <w:right w:val="single" w:sz="8" w:space="0" w:color="4F81BD"/>
            </w:tcBorders>
            <w:shd w:val="clear" w:color="auto" w:fill="D3DFEE"/>
          </w:tcPr>
          <w:p w14:paraId="518AAAC6" w14:textId="77777777" w:rsidR="00FC2910" w:rsidRPr="000F39C2" w:rsidRDefault="00FC2910" w:rsidP="002D23F2">
            <w:pPr>
              <w:pStyle w:val="BodyText"/>
              <w:spacing w:after="0"/>
              <w:rPr>
                <w:bCs/>
              </w:rPr>
            </w:pPr>
            <w:r w:rsidRPr="000F39C2">
              <w:rPr>
                <w:bCs/>
              </w:rPr>
              <w:t>&lt;Signature Reason&gt;</w:t>
            </w:r>
          </w:p>
        </w:tc>
        <w:tc>
          <w:tcPr>
            <w:tcW w:w="1038" w:type="dxa"/>
            <w:tcBorders>
              <w:top w:val="single" w:sz="8" w:space="0" w:color="4F81BD"/>
              <w:left w:val="single" w:sz="8" w:space="0" w:color="4F81BD"/>
              <w:bottom w:val="single" w:sz="8" w:space="0" w:color="4F81BD"/>
              <w:right w:val="single" w:sz="8" w:space="0" w:color="4F81BD"/>
            </w:tcBorders>
            <w:shd w:val="clear" w:color="auto" w:fill="D3DFEE"/>
          </w:tcPr>
          <w:p w14:paraId="4FC64140" w14:textId="77777777" w:rsidR="00FC2910" w:rsidRPr="000F39C2" w:rsidRDefault="00FC2910" w:rsidP="002D23F2">
            <w:pPr>
              <w:pStyle w:val="BodyText"/>
              <w:spacing w:after="0"/>
            </w:pPr>
            <w:r w:rsidRPr="000F39C2">
              <w:t>No</w:t>
            </w:r>
          </w:p>
        </w:tc>
        <w:tc>
          <w:tcPr>
            <w:tcW w:w="960" w:type="dxa"/>
            <w:tcBorders>
              <w:top w:val="single" w:sz="8" w:space="0" w:color="4F81BD"/>
              <w:left w:val="single" w:sz="8" w:space="0" w:color="4F81BD"/>
              <w:bottom w:val="single" w:sz="8" w:space="0" w:color="4F81BD"/>
              <w:right w:val="single" w:sz="8" w:space="0" w:color="4F81BD"/>
            </w:tcBorders>
            <w:shd w:val="clear" w:color="auto" w:fill="D3DFEE"/>
          </w:tcPr>
          <w:p w14:paraId="03C20D7E" w14:textId="77777777" w:rsidR="00FC2910" w:rsidRPr="000F39C2" w:rsidRDefault="00FC2910" w:rsidP="002D23F2">
            <w:pPr>
              <w:pStyle w:val="BodyText"/>
              <w:spacing w:after="0"/>
            </w:pPr>
            <w:r w:rsidRPr="000F39C2">
              <w:t>N/A</w:t>
            </w:r>
          </w:p>
        </w:tc>
        <w:tc>
          <w:tcPr>
            <w:tcW w:w="1407" w:type="dxa"/>
            <w:tcBorders>
              <w:top w:val="single" w:sz="8" w:space="0" w:color="4F81BD"/>
              <w:left w:val="single" w:sz="8" w:space="0" w:color="4F81BD"/>
              <w:bottom w:val="single" w:sz="8" w:space="0" w:color="4F81BD"/>
              <w:right w:val="single" w:sz="8" w:space="0" w:color="4F81BD"/>
            </w:tcBorders>
            <w:shd w:val="clear" w:color="auto" w:fill="D3DFEE"/>
          </w:tcPr>
          <w:p w14:paraId="468C5B10" w14:textId="77777777" w:rsidR="00FC2910" w:rsidRPr="000F39C2" w:rsidRDefault="00FC2910" w:rsidP="002D23F2">
            <w:pPr>
              <w:pStyle w:val="BodyText"/>
              <w:spacing w:after="0"/>
            </w:pPr>
            <w:r w:rsidRPr="000F39C2">
              <w:t>N/A</w:t>
            </w:r>
          </w:p>
        </w:tc>
        <w:tc>
          <w:tcPr>
            <w:tcW w:w="1146" w:type="dxa"/>
            <w:tcBorders>
              <w:top w:val="single" w:sz="8" w:space="0" w:color="4F81BD"/>
              <w:left w:val="single" w:sz="8" w:space="0" w:color="4F81BD"/>
              <w:bottom w:val="single" w:sz="8" w:space="0" w:color="4F81BD"/>
              <w:right w:val="single" w:sz="8" w:space="0" w:color="4F81BD"/>
            </w:tcBorders>
            <w:shd w:val="clear" w:color="auto" w:fill="D3DFEE"/>
          </w:tcPr>
          <w:p w14:paraId="118E48CF" w14:textId="77777777" w:rsidR="00FC2910" w:rsidRPr="000F39C2" w:rsidRDefault="00FC2910" w:rsidP="002D23F2">
            <w:pPr>
              <w:pStyle w:val="BodyText"/>
              <w:spacing w:after="0"/>
            </w:pPr>
            <w:r w:rsidRPr="000F39C2">
              <w:t>N/A</w:t>
            </w:r>
          </w:p>
        </w:tc>
        <w:tc>
          <w:tcPr>
            <w:tcW w:w="1146" w:type="dxa"/>
            <w:tcBorders>
              <w:top w:val="single" w:sz="8" w:space="0" w:color="4F81BD"/>
              <w:left w:val="single" w:sz="8" w:space="0" w:color="4F81BD"/>
              <w:bottom w:val="single" w:sz="8" w:space="0" w:color="4F81BD"/>
              <w:right w:val="single" w:sz="8" w:space="0" w:color="4F81BD"/>
            </w:tcBorders>
            <w:shd w:val="clear" w:color="auto" w:fill="D3DFEE"/>
          </w:tcPr>
          <w:p w14:paraId="1A8BF86E" w14:textId="77777777" w:rsidR="00FC2910" w:rsidRPr="000F39C2" w:rsidRDefault="00FC2910" w:rsidP="002D23F2">
            <w:pPr>
              <w:pStyle w:val="BodyText"/>
              <w:spacing w:after="0"/>
            </w:pPr>
            <w:r w:rsidRPr="000F39C2">
              <w:t>N/A</w:t>
            </w:r>
          </w:p>
        </w:tc>
        <w:tc>
          <w:tcPr>
            <w:tcW w:w="3664" w:type="dxa"/>
            <w:tcBorders>
              <w:top w:val="single" w:sz="8" w:space="0" w:color="4F81BD"/>
              <w:left w:val="single" w:sz="8" w:space="0" w:color="4F81BD"/>
              <w:bottom w:val="single" w:sz="8" w:space="0" w:color="4F81BD"/>
              <w:right w:val="single" w:sz="8" w:space="0" w:color="4F81BD"/>
            </w:tcBorders>
            <w:shd w:val="clear" w:color="auto" w:fill="D3DFEE"/>
          </w:tcPr>
          <w:p w14:paraId="06C65587" w14:textId="77777777" w:rsidR="00FC2910" w:rsidRPr="000F39C2" w:rsidRDefault="00FC2910" w:rsidP="002D23F2">
            <w:pPr>
              <w:pStyle w:val="BodyText"/>
              <w:spacing w:after="0"/>
            </w:pPr>
            <w:r w:rsidRPr="000F39C2">
              <w:t>For each signature reason to be captured, the descriptive text for each signature is displayed on the line (for example ‘Transaction Tax Exempt’).  If the signature reason is for an item, the item description is displayed with the Signature Reason (for example ‘Item Tax Exempt: Brand Laptop’).</w:t>
            </w:r>
          </w:p>
          <w:p w14:paraId="01CBCD0D" w14:textId="77777777" w:rsidR="00FC2910" w:rsidRPr="000F39C2" w:rsidRDefault="00FC2910" w:rsidP="002D23F2">
            <w:pPr>
              <w:pStyle w:val="BodyText"/>
              <w:spacing w:after="0"/>
            </w:pPr>
          </w:p>
          <w:p w14:paraId="02861743" w14:textId="77777777" w:rsidR="00FC2910" w:rsidRPr="000F39C2" w:rsidRDefault="00FC2910" w:rsidP="002D23F2">
            <w:pPr>
              <w:pStyle w:val="BodyText"/>
              <w:spacing w:after="0"/>
            </w:pPr>
            <w:r w:rsidRPr="000F39C2">
              <w:t>If the signature has Terms and Conditions, the +/- is present and once expanded the Terms and Conditions are displayed for the particular signature.</w:t>
            </w:r>
          </w:p>
        </w:tc>
      </w:tr>
      <w:tr w:rsidR="00FC2910" w:rsidRPr="000F39C2" w14:paraId="079809DA" w14:textId="77777777" w:rsidTr="002D23F2">
        <w:trPr>
          <w:cantSplit/>
        </w:trPr>
        <w:tc>
          <w:tcPr>
            <w:tcW w:w="1203" w:type="dxa"/>
            <w:tcBorders>
              <w:top w:val="single" w:sz="8" w:space="0" w:color="4F81BD"/>
              <w:left w:val="single" w:sz="8" w:space="0" w:color="4F81BD"/>
              <w:bottom w:val="single" w:sz="8" w:space="0" w:color="4F81BD"/>
              <w:right w:val="single" w:sz="8" w:space="0" w:color="4F81BD"/>
            </w:tcBorders>
            <w:shd w:val="clear" w:color="auto" w:fill="D3DFEE"/>
          </w:tcPr>
          <w:p w14:paraId="7310F181" w14:textId="77777777" w:rsidR="00FC2910" w:rsidRPr="000F39C2" w:rsidRDefault="00FC2910" w:rsidP="002D23F2">
            <w:pPr>
              <w:pStyle w:val="BodyText"/>
              <w:spacing w:after="0"/>
              <w:rPr>
                <w:bCs/>
              </w:rPr>
            </w:pPr>
            <w:r w:rsidRPr="000F39C2">
              <w:rPr>
                <w:bCs/>
              </w:rPr>
              <w:t>Yes/No</w:t>
            </w:r>
          </w:p>
        </w:tc>
        <w:tc>
          <w:tcPr>
            <w:tcW w:w="1038" w:type="dxa"/>
            <w:tcBorders>
              <w:top w:val="single" w:sz="8" w:space="0" w:color="4F81BD"/>
              <w:left w:val="single" w:sz="8" w:space="0" w:color="4F81BD"/>
              <w:bottom w:val="single" w:sz="8" w:space="0" w:color="4F81BD"/>
              <w:right w:val="single" w:sz="8" w:space="0" w:color="4F81BD"/>
            </w:tcBorders>
            <w:shd w:val="clear" w:color="auto" w:fill="D3DFEE"/>
          </w:tcPr>
          <w:p w14:paraId="6C0DC48B" w14:textId="77777777" w:rsidR="00FC2910" w:rsidRPr="000F39C2" w:rsidRDefault="00FC2910" w:rsidP="002D23F2">
            <w:pPr>
              <w:pStyle w:val="BodyText"/>
              <w:spacing w:after="0"/>
            </w:pPr>
            <w:r w:rsidRPr="000F39C2">
              <w:t>See Notes</w:t>
            </w:r>
          </w:p>
        </w:tc>
        <w:tc>
          <w:tcPr>
            <w:tcW w:w="960" w:type="dxa"/>
            <w:tcBorders>
              <w:top w:val="single" w:sz="8" w:space="0" w:color="4F81BD"/>
              <w:left w:val="single" w:sz="8" w:space="0" w:color="4F81BD"/>
              <w:bottom w:val="single" w:sz="8" w:space="0" w:color="4F81BD"/>
              <w:right w:val="single" w:sz="8" w:space="0" w:color="4F81BD"/>
            </w:tcBorders>
            <w:shd w:val="clear" w:color="auto" w:fill="D3DFEE"/>
          </w:tcPr>
          <w:p w14:paraId="6739EAE0" w14:textId="77777777" w:rsidR="00FC2910" w:rsidRPr="000F39C2" w:rsidRDefault="00FC2910" w:rsidP="002D23F2">
            <w:pPr>
              <w:pStyle w:val="BodyText"/>
              <w:spacing w:after="0"/>
            </w:pPr>
            <w:r w:rsidRPr="000F39C2">
              <w:t>See Notes</w:t>
            </w:r>
          </w:p>
        </w:tc>
        <w:tc>
          <w:tcPr>
            <w:tcW w:w="1407" w:type="dxa"/>
            <w:tcBorders>
              <w:top w:val="single" w:sz="8" w:space="0" w:color="4F81BD"/>
              <w:left w:val="single" w:sz="8" w:space="0" w:color="4F81BD"/>
              <w:bottom w:val="single" w:sz="8" w:space="0" w:color="4F81BD"/>
              <w:right w:val="single" w:sz="8" w:space="0" w:color="4F81BD"/>
            </w:tcBorders>
            <w:shd w:val="clear" w:color="auto" w:fill="D3DFEE"/>
          </w:tcPr>
          <w:p w14:paraId="33F4803F" w14:textId="77777777" w:rsidR="00FC2910" w:rsidRPr="000F39C2" w:rsidRDefault="00FC2910" w:rsidP="002D23F2">
            <w:pPr>
              <w:pStyle w:val="BodyText"/>
              <w:spacing w:after="0"/>
            </w:pPr>
            <w:r w:rsidRPr="000F39C2">
              <w:t>Check Box</w:t>
            </w:r>
          </w:p>
        </w:tc>
        <w:tc>
          <w:tcPr>
            <w:tcW w:w="1146" w:type="dxa"/>
            <w:tcBorders>
              <w:top w:val="single" w:sz="8" w:space="0" w:color="4F81BD"/>
              <w:left w:val="single" w:sz="8" w:space="0" w:color="4F81BD"/>
              <w:bottom w:val="single" w:sz="8" w:space="0" w:color="4F81BD"/>
              <w:right w:val="single" w:sz="8" w:space="0" w:color="4F81BD"/>
            </w:tcBorders>
            <w:shd w:val="clear" w:color="auto" w:fill="D3DFEE"/>
          </w:tcPr>
          <w:p w14:paraId="45E8C7CE" w14:textId="77777777" w:rsidR="00FC2910" w:rsidRPr="000F39C2" w:rsidRDefault="00FC2910" w:rsidP="002D23F2">
            <w:pPr>
              <w:pStyle w:val="BodyText"/>
              <w:spacing w:after="0"/>
            </w:pPr>
            <w:r w:rsidRPr="000F39C2">
              <w:t>N/A</w:t>
            </w:r>
          </w:p>
        </w:tc>
        <w:tc>
          <w:tcPr>
            <w:tcW w:w="1146" w:type="dxa"/>
            <w:tcBorders>
              <w:top w:val="single" w:sz="8" w:space="0" w:color="4F81BD"/>
              <w:left w:val="single" w:sz="8" w:space="0" w:color="4F81BD"/>
              <w:bottom w:val="single" w:sz="8" w:space="0" w:color="4F81BD"/>
              <w:right w:val="single" w:sz="8" w:space="0" w:color="4F81BD"/>
            </w:tcBorders>
            <w:shd w:val="clear" w:color="auto" w:fill="D3DFEE"/>
          </w:tcPr>
          <w:p w14:paraId="0E45F84A" w14:textId="77777777" w:rsidR="00FC2910" w:rsidRPr="000F39C2" w:rsidRDefault="00FC2910" w:rsidP="002D23F2">
            <w:pPr>
              <w:pStyle w:val="BodyText"/>
              <w:spacing w:after="0"/>
            </w:pPr>
            <w:r w:rsidRPr="000F39C2">
              <w:t>N/A</w:t>
            </w:r>
          </w:p>
        </w:tc>
        <w:tc>
          <w:tcPr>
            <w:tcW w:w="3664" w:type="dxa"/>
            <w:tcBorders>
              <w:top w:val="single" w:sz="8" w:space="0" w:color="4F81BD"/>
              <w:left w:val="single" w:sz="8" w:space="0" w:color="4F81BD"/>
              <w:bottom w:val="single" w:sz="8" w:space="0" w:color="4F81BD"/>
              <w:right w:val="single" w:sz="8" w:space="0" w:color="4F81BD"/>
            </w:tcBorders>
            <w:shd w:val="clear" w:color="auto" w:fill="D3DFEE"/>
          </w:tcPr>
          <w:p w14:paraId="2D52E92E" w14:textId="77777777" w:rsidR="00FC2910" w:rsidRPr="000F39C2" w:rsidRDefault="00FC2910" w:rsidP="002D23F2">
            <w:pPr>
              <w:pStyle w:val="BodyText"/>
              <w:spacing w:after="0"/>
            </w:pPr>
            <w:r w:rsidRPr="000F39C2">
              <w:t>The Yes/No option is only displayed and required when the signature reason has Terms and Conditions defined for it.</w:t>
            </w:r>
          </w:p>
          <w:p w14:paraId="60C84953" w14:textId="77777777" w:rsidR="00FC2910" w:rsidRPr="000F39C2" w:rsidRDefault="00FC2910" w:rsidP="002D23F2">
            <w:pPr>
              <w:pStyle w:val="BodyText"/>
              <w:spacing w:after="0"/>
            </w:pPr>
          </w:p>
          <w:p w14:paraId="7EB1D728" w14:textId="77777777" w:rsidR="00FC2910" w:rsidRPr="000F39C2" w:rsidRDefault="00FC2910" w:rsidP="002D23F2">
            <w:pPr>
              <w:pStyle w:val="BodyText"/>
              <w:spacing w:after="0"/>
            </w:pPr>
            <w:r w:rsidRPr="000F39C2">
              <w:t>Either the Yes or the No needs to be selected for each line.  Only one check box per line can be checked at a time.</w:t>
            </w:r>
          </w:p>
        </w:tc>
      </w:tr>
    </w:tbl>
    <w:p w14:paraId="6EBEAE75" w14:textId="77777777" w:rsidR="008918AC" w:rsidRDefault="008918AC" w:rsidP="008918AC">
      <w:pPr>
        <w:pStyle w:val="BodyText"/>
      </w:pPr>
    </w:p>
    <w:p w14:paraId="2437BC89" w14:textId="77777777" w:rsidR="008918AC" w:rsidRPr="00320A86" w:rsidRDefault="008918AC" w:rsidP="008918AC">
      <w:pPr>
        <w:pStyle w:val="Heading5"/>
        <w:keepNext/>
        <w:keepLines/>
        <w:spacing w:before="0" w:line="280" w:lineRule="exact"/>
      </w:pPr>
      <w:r>
        <w:t>Reason Code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FC2910" w:rsidRPr="000F39C2" w14:paraId="0F120E2D" w14:textId="77777777" w:rsidTr="002D23F2">
        <w:trPr>
          <w:cantSplit/>
        </w:trPr>
        <w:tc>
          <w:tcPr>
            <w:tcW w:w="1284" w:type="pct"/>
            <w:tcBorders>
              <w:top w:val="single" w:sz="8" w:space="0" w:color="4F81BD"/>
              <w:left w:val="single" w:sz="8" w:space="0" w:color="4F81BD"/>
              <w:bottom w:val="single" w:sz="18" w:space="0" w:color="4F81BD"/>
              <w:right w:val="single" w:sz="8" w:space="0" w:color="4F81BD"/>
            </w:tcBorders>
          </w:tcPr>
          <w:p w14:paraId="09489B54" w14:textId="77777777" w:rsidR="00FC2910" w:rsidRPr="000F39C2" w:rsidRDefault="00FC2910" w:rsidP="002D23F2">
            <w:pPr>
              <w:rPr>
                <w:b/>
              </w:rPr>
            </w:pPr>
            <w:r w:rsidRPr="000F39C2">
              <w:rPr>
                <w:b/>
              </w:rPr>
              <w:t>Reason Code</w:t>
            </w:r>
          </w:p>
        </w:tc>
        <w:tc>
          <w:tcPr>
            <w:tcW w:w="2310" w:type="pct"/>
            <w:tcBorders>
              <w:top w:val="single" w:sz="8" w:space="0" w:color="4F81BD"/>
              <w:left w:val="single" w:sz="8" w:space="0" w:color="4F81BD"/>
              <w:bottom w:val="single" w:sz="18" w:space="0" w:color="4F81BD"/>
              <w:right w:val="single" w:sz="8" w:space="0" w:color="4F81BD"/>
            </w:tcBorders>
          </w:tcPr>
          <w:p w14:paraId="417BAAE6" w14:textId="77777777" w:rsidR="00FC2910" w:rsidRPr="000F39C2" w:rsidRDefault="00FC2910" w:rsidP="002D23F2">
            <w:pPr>
              <w:rPr>
                <w:b/>
                <w:szCs w:val="20"/>
              </w:rPr>
            </w:pPr>
            <w:r w:rsidRPr="000F39C2">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14:paraId="40581B09" w14:textId="77777777" w:rsidR="00FC2910" w:rsidRPr="000F39C2" w:rsidRDefault="00FC2910" w:rsidP="002D23F2">
            <w:pPr>
              <w:rPr>
                <w:b/>
                <w:szCs w:val="20"/>
              </w:rPr>
            </w:pPr>
            <w:r w:rsidRPr="000F39C2">
              <w:rPr>
                <w:b/>
                <w:szCs w:val="20"/>
              </w:rPr>
              <w:t>Default Value</w:t>
            </w:r>
          </w:p>
        </w:tc>
      </w:tr>
      <w:tr w:rsidR="00FC2910" w:rsidRPr="000F39C2" w14:paraId="4988BE0A" w14:textId="77777777" w:rsidTr="002D23F2">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14:paraId="42B68906" w14:textId="77777777" w:rsidR="00FC2910" w:rsidRPr="000F39C2" w:rsidRDefault="00FC2910" w:rsidP="002D23F2">
            <w:pPr>
              <w:rPr>
                <w:bCs/>
                <w:szCs w:val="20"/>
              </w:rPr>
            </w:pPr>
            <w:r w:rsidRPr="000F39C2">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14:paraId="6FB37941" w14:textId="77777777" w:rsidR="00FC2910" w:rsidRPr="000F39C2" w:rsidRDefault="00FC2910" w:rsidP="00560DAF">
            <w:pPr>
              <w:numPr>
                <w:ilvl w:val="0"/>
                <w:numId w:val="4"/>
              </w:num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14:paraId="533F96CB" w14:textId="77777777" w:rsidR="00FC2910" w:rsidRPr="000F39C2" w:rsidRDefault="00FC2910" w:rsidP="002D23F2">
            <w:pPr>
              <w:rPr>
                <w:szCs w:val="20"/>
              </w:rPr>
            </w:pPr>
          </w:p>
        </w:tc>
      </w:tr>
    </w:tbl>
    <w:p w14:paraId="1DEF6CBD" w14:textId="77777777" w:rsidR="008918AC" w:rsidRDefault="008918AC" w:rsidP="008918AC">
      <w:pPr>
        <w:pStyle w:val="BodyText"/>
      </w:pPr>
    </w:p>
    <w:p w14:paraId="052B3FBE" w14:textId="77777777" w:rsidR="008244D4" w:rsidRDefault="008244D4">
      <w:pPr>
        <w:rPr>
          <w:rFonts w:cs="Arial"/>
          <w:b/>
          <w:bCs/>
          <w:szCs w:val="26"/>
        </w:rPr>
      </w:pPr>
      <w:bookmarkStart w:id="473" w:name="_Ref413830699"/>
      <w:bookmarkStart w:id="474" w:name="_Ref413830742"/>
      <w:r>
        <w:br w:type="page"/>
      </w:r>
    </w:p>
    <w:p w14:paraId="67390E86" w14:textId="77777777" w:rsidR="00FC2910" w:rsidRPr="00A01DB1" w:rsidRDefault="00FC2910" w:rsidP="00CB72AF">
      <w:pPr>
        <w:pStyle w:val="Heading3"/>
      </w:pPr>
      <w:r>
        <w:lastRenderedPageBreak/>
        <w:t>Signature with Terms and Conditions</w:t>
      </w:r>
      <w:bookmarkEnd w:id="473"/>
      <w:r>
        <w:t xml:space="preserve"> Screen</w:t>
      </w:r>
      <w:bookmarkEnd w:id="474"/>
    </w:p>
    <w:p w14:paraId="12EF14DB" w14:textId="13BD4693" w:rsidR="00FC2910" w:rsidRPr="008B5807" w:rsidRDefault="00FC2910" w:rsidP="00FC2910">
      <w:pPr>
        <w:pStyle w:val="BodyText"/>
      </w:pPr>
      <w:r w:rsidRPr="000F39C2">
        <w:t xml:space="preserve">This screen appears when </w:t>
      </w:r>
      <w:del w:id="475" w:author="Amy Byers" w:date="2015-04-08T10:54:00Z">
        <w:r w:rsidRPr="000F39C2" w:rsidDel="00FA094C">
          <w:delText xml:space="preserve">an </w:delText>
        </w:r>
      </w:del>
      <w:r w:rsidR="005B7C8F">
        <w:t>terms and conditions</w:t>
      </w:r>
      <w:r w:rsidRPr="000F39C2">
        <w:t xml:space="preserve"> requires a signature.  </w:t>
      </w:r>
    </w:p>
    <w:p w14:paraId="78FFD7CB" w14:textId="77777777" w:rsidR="00FC2910" w:rsidRPr="00FC2910" w:rsidRDefault="00FC2910" w:rsidP="00FC2910">
      <w:pPr>
        <w:pStyle w:val="BodyText"/>
        <w:jc w:val="center"/>
      </w:pPr>
      <w:r>
        <w:rPr>
          <w:noProof/>
        </w:rPr>
        <w:drawing>
          <wp:inline distT="0" distB="0" distL="0" distR="0" wp14:anchorId="63C676D2" wp14:editId="4FC93034">
            <wp:extent cx="5120640" cy="3200400"/>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0A067678" w14:textId="77777777" w:rsidR="00FC2910" w:rsidRDefault="00FC2910" w:rsidP="00FC2910">
      <w:pPr>
        <w:pStyle w:val="Caption"/>
        <w:jc w:val="center"/>
      </w:pPr>
      <w:r>
        <w:t xml:space="preserve">Figure </w:t>
      </w:r>
      <w:fldSimple w:instr=" SEQ Figure \* ARABIC ">
        <w:r w:rsidR="00BC2773">
          <w:rPr>
            <w:noProof/>
          </w:rPr>
          <w:t>7</w:t>
        </w:r>
      </w:fldSimple>
      <w:r>
        <w:t>:  Signature with Terms and Conditions</w:t>
      </w:r>
    </w:p>
    <w:p w14:paraId="34FB867A" w14:textId="77777777" w:rsidR="00FC2910" w:rsidRPr="00AC4EEB" w:rsidRDefault="00FC2910" w:rsidP="00B15C7D">
      <w:pPr>
        <w:pStyle w:val="Heading4"/>
      </w:pPr>
      <w:r w:rsidRPr="00AC4EEB">
        <w:t>Screen Definitions</w:t>
      </w:r>
    </w:p>
    <w:p w14:paraId="3062C898" w14:textId="77777777" w:rsidR="00FC2910" w:rsidRPr="00280F4D" w:rsidRDefault="00FC2910" w:rsidP="00FC2910">
      <w:pPr>
        <w:pStyle w:val="Heading5"/>
        <w:keepNext/>
        <w:keepLines/>
        <w:spacing w:before="0" w:line="280" w:lineRule="exact"/>
      </w:pPr>
      <w:r w:rsidRPr="00280F4D">
        <w:t xml:space="preserve">Instruction Text </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FC2910" w:rsidRPr="000F39C2" w14:paraId="60E77B1B" w14:textId="77777777" w:rsidTr="002D23F2">
        <w:trPr>
          <w:cantSplit/>
        </w:trPr>
        <w:tc>
          <w:tcPr>
            <w:tcW w:w="10564" w:type="dxa"/>
            <w:tcBorders>
              <w:top w:val="single" w:sz="8" w:space="0" w:color="4F81BD"/>
              <w:left w:val="single" w:sz="8" w:space="0" w:color="4F81BD"/>
              <w:bottom w:val="single" w:sz="18" w:space="0" w:color="4F81BD"/>
              <w:right w:val="single" w:sz="8" w:space="0" w:color="4F81BD"/>
            </w:tcBorders>
          </w:tcPr>
          <w:p w14:paraId="58B633A1" w14:textId="77777777" w:rsidR="00FC2910" w:rsidRPr="000F39C2" w:rsidRDefault="00FC2910" w:rsidP="002D23F2">
            <w:pPr>
              <w:rPr>
                <w:b/>
                <w:bCs/>
                <w:szCs w:val="20"/>
              </w:rPr>
            </w:pPr>
            <w:r w:rsidRPr="000F39C2">
              <w:rPr>
                <w:b/>
                <w:bCs/>
                <w:szCs w:val="20"/>
              </w:rPr>
              <w:t>Instructions</w:t>
            </w:r>
            <w:r>
              <w:rPr>
                <w:b/>
                <w:bCs/>
                <w:szCs w:val="20"/>
              </w:rPr>
              <w:t xml:space="preserve"> – Text is configurable</w:t>
            </w:r>
          </w:p>
        </w:tc>
      </w:tr>
      <w:tr w:rsidR="00FC2910" w:rsidRPr="000F39C2" w14:paraId="36EBC6E7" w14:textId="77777777" w:rsidTr="002D23F2">
        <w:trPr>
          <w:cantSplit/>
        </w:trPr>
        <w:tc>
          <w:tcPr>
            <w:tcW w:w="10564" w:type="dxa"/>
            <w:tcBorders>
              <w:top w:val="single" w:sz="8" w:space="0" w:color="4F81BD"/>
              <w:left w:val="single" w:sz="8" w:space="0" w:color="4F81BD"/>
              <w:bottom w:val="single" w:sz="8" w:space="0" w:color="4F81BD"/>
              <w:right w:val="single" w:sz="8" w:space="0" w:color="4F81BD"/>
            </w:tcBorders>
            <w:shd w:val="clear" w:color="auto" w:fill="D3DFEE"/>
          </w:tcPr>
          <w:p w14:paraId="2B6AAFEC" w14:textId="77777777" w:rsidR="00FC2910" w:rsidRPr="000F39C2" w:rsidRDefault="00B25125" w:rsidP="002D23F2">
            <w:pPr>
              <w:rPr>
                <w:bCs/>
                <w:szCs w:val="20"/>
              </w:rPr>
            </w:pPr>
            <w:r>
              <w:rPr>
                <w:bCs/>
                <w:szCs w:val="20"/>
              </w:rPr>
              <w:t>Signature for &lt;Signature Reason&gt; for Item.</w:t>
            </w:r>
          </w:p>
        </w:tc>
      </w:tr>
    </w:tbl>
    <w:p w14:paraId="0E3A616A" w14:textId="77777777" w:rsidR="00FC2910" w:rsidRDefault="00FC2910" w:rsidP="00FC2910">
      <w:pPr>
        <w:pStyle w:val="BodyText"/>
      </w:pPr>
    </w:p>
    <w:p w14:paraId="70B7DCA6" w14:textId="77777777" w:rsidR="00FC2910" w:rsidRDefault="00FC2910" w:rsidP="00FC2910">
      <w:pPr>
        <w:pStyle w:val="Heading5"/>
        <w:keepNext/>
        <w:keepLines/>
        <w:spacing w:before="0" w:line="280" w:lineRule="exact"/>
      </w:pPr>
      <w:r w:rsidRPr="00320A86">
        <w:t>Navigation</w:t>
      </w:r>
      <w:r>
        <w:t>/Menu Keys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07"/>
        <w:gridCol w:w="36"/>
        <w:gridCol w:w="1507"/>
        <w:gridCol w:w="37"/>
        <w:gridCol w:w="3673"/>
        <w:gridCol w:w="16"/>
        <w:gridCol w:w="3588"/>
      </w:tblGrid>
      <w:tr w:rsidR="00FC2910" w:rsidRPr="000F39C2" w14:paraId="189D1F2E" w14:textId="77777777" w:rsidTr="002D23F2">
        <w:trPr>
          <w:cantSplit/>
          <w:tblHeader/>
        </w:trPr>
        <w:tc>
          <w:tcPr>
            <w:tcW w:w="1743" w:type="dxa"/>
            <w:gridSpan w:val="2"/>
            <w:tcBorders>
              <w:top w:val="single" w:sz="8" w:space="0" w:color="4F81BD"/>
              <w:left w:val="single" w:sz="8" w:space="0" w:color="4F81BD"/>
              <w:bottom w:val="single" w:sz="18" w:space="0" w:color="4F81BD"/>
              <w:right w:val="single" w:sz="8" w:space="0" w:color="4F81BD"/>
            </w:tcBorders>
          </w:tcPr>
          <w:p w14:paraId="5898AE89" w14:textId="77777777" w:rsidR="00FC2910" w:rsidRPr="000F39C2" w:rsidRDefault="00FC2910" w:rsidP="002D23F2">
            <w:pPr>
              <w:pStyle w:val="BodyText"/>
              <w:spacing w:after="0"/>
              <w:rPr>
                <w:b/>
                <w:bCs/>
              </w:rPr>
            </w:pPr>
            <w:r w:rsidRPr="000F39C2">
              <w:rPr>
                <w:b/>
                <w:bCs/>
              </w:rPr>
              <w:t>Label</w:t>
            </w:r>
          </w:p>
        </w:tc>
        <w:tc>
          <w:tcPr>
            <w:tcW w:w="1544" w:type="dxa"/>
            <w:gridSpan w:val="2"/>
            <w:tcBorders>
              <w:top w:val="single" w:sz="8" w:space="0" w:color="4F81BD"/>
              <w:left w:val="single" w:sz="8" w:space="0" w:color="4F81BD"/>
              <w:bottom w:val="single" w:sz="18" w:space="0" w:color="4F81BD"/>
              <w:right w:val="single" w:sz="8" w:space="0" w:color="4F81BD"/>
            </w:tcBorders>
          </w:tcPr>
          <w:p w14:paraId="746C9CB3" w14:textId="77777777" w:rsidR="00FC2910" w:rsidRPr="000F39C2" w:rsidRDefault="00FC2910" w:rsidP="002D23F2">
            <w:pPr>
              <w:pStyle w:val="BodyText"/>
              <w:spacing w:after="0"/>
              <w:rPr>
                <w:b/>
                <w:bCs/>
              </w:rPr>
            </w:pPr>
            <w:r w:rsidRPr="000F39C2">
              <w:rPr>
                <w:b/>
                <w:bCs/>
              </w:rPr>
              <w:t>State</w:t>
            </w:r>
          </w:p>
        </w:tc>
        <w:tc>
          <w:tcPr>
            <w:tcW w:w="3689" w:type="dxa"/>
            <w:gridSpan w:val="2"/>
            <w:tcBorders>
              <w:top w:val="single" w:sz="8" w:space="0" w:color="4F81BD"/>
              <w:left w:val="single" w:sz="8" w:space="0" w:color="4F81BD"/>
              <w:bottom w:val="single" w:sz="18" w:space="0" w:color="4F81BD"/>
              <w:right w:val="single" w:sz="8" w:space="0" w:color="4F81BD"/>
            </w:tcBorders>
          </w:tcPr>
          <w:p w14:paraId="05C4848E" w14:textId="77777777" w:rsidR="00FC2910" w:rsidRPr="000F39C2" w:rsidRDefault="00FC2910" w:rsidP="002D23F2">
            <w:pPr>
              <w:pStyle w:val="BodyText"/>
              <w:spacing w:after="0"/>
              <w:rPr>
                <w:b/>
                <w:bCs/>
              </w:rPr>
            </w:pPr>
            <w:r w:rsidRPr="000F39C2">
              <w:rPr>
                <w:b/>
                <w:bCs/>
              </w:rPr>
              <w:t>Next Screen</w:t>
            </w:r>
          </w:p>
        </w:tc>
        <w:tc>
          <w:tcPr>
            <w:tcW w:w="3588" w:type="dxa"/>
            <w:tcBorders>
              <w:top w:val="single" w:sz="8" w:space="0" w:color="4F81BD"/>
              <w:left w:val="single" w:sz="8" w:space="0" w:color="4F81BD"/>
              <w:bottom w:val="single" w:sz="18" w:space="0" w:color="4F81BD"/>
              <w:right w:val="single" w:sz="8" w:space="0" w:color="4F81BD"/>
            </w:tcBorders>
          </w:tcPr>
          <w:p w14:paraId="5F1DE312" w14:textId="77777777" w:rsidR="00FC2910" w:rsidRPr="000F39C2" w:rsidRDefault="00FC2910" w:rsidP="002D23F2">
            <w:pPr>
              <w:pStyle w:val="BodyText"/>
              <w:spacing w:after="0"/>
              <w:rPr>
                <w:b/>
                <w:bCs/>
              </w:rPr>
            </w:pPr>
            <w:r w:rsidRPr="000F39C2">
              <w:rPr>
                <w:b/>
                <w:bCs/>
              </w:rPr>
              <w:t>Notes</w:t>
            </w:r>
          </w:p>
        </w:tc>
      </w:tr>
      <w:tr w:rsidR="00B25125" w:rsidRPr="000F39C2" w14:paraId="125EA606" w14:textId="77777777" w:rsidTr="002D23F2">
        <w:trPr>
          <w:cantSplit/>
        </w:trPr>
        <w:tc>
          <w:tcPr>
            <w:tcW w:w="1707" w:type="dxa"/>
            <w:tcBorders>
              <w:top w:val="single" w:sz="8" w:space="0" w:color="4F81BD"/>
              <w:left w:val="single" w:sz="8" w:space="0" w:color="4F81BD"/>
              <w:bottom w:val="single" w:sz="8" w:space="0" w:color="4F81BD"/>
              <w:right w:val="single" w:sz="8" w:space="0" w:color="4F81BD"/>
            </w:tcBorders>
            <w:shd w:val="clear" w:color="auto" w:fill="D3DFEE"/>
          </w:tcPr>
          <w:p w14:paraId="5EC1E1EE" w14:textId="77777777" w:rsidR="00B25125" w:rsidRPr="000F39C2" w:rsidRDefault="00B25125" w:rsidP="002D23F2">
            <w:pPr>
              <w:pStyle w:val="BodyText"/>
              <w:spacing w:after="0"/>
            </w:pPr>
            <w:r w:rsidRPr="000F39C2">
              <w:t>Done</w:t>
            </w:r>
          </w:p>
        </w:tc>
        <w:tc>
          <w:tcPr>
            <w:tcW w:w="1543" w:type="dxa"/>
            <w:gridSpan w:val="2"/>
            <w:tcBorders>
              <w:top w:val="single" w:sz="8" w:space="0" w:color="4F81BD"/>
              <w:left w:val="single" w:sz="8" w:space="0" w:color="4F81BD"/>
              <w:bottom w:val="single" w:sz="8" w:space="0" w:color="4F81BD"/>
              <w:right w:val="single" w:sz="8" w:space="0" w:color="4F81BD"/>
            </w:tcBorders>
            <w:shd w:val="clear" w:color="auto" w:fill="D3DFEE"/>
          </w:tcPr>
          <w:p w14:paraId="4F054678" w14:textId="77777777" w:rsidR="00B25125" w:rsidRPr="000F39C2" w:rsidRDefault="00B25125" w:rsidP="002D23F2">
            <w:pPr>
              <w:pStyle w:val="BodyText"/>
              <w:spacing w:after="0"/>
            </w:pPr>
            <w:r w:rsidRPr="000F39C2">
              <w:t>See Note</w:t>
            </w:r>
          </w:p>
        </w:tc>
        <w:tc>
          <w:tcPr>
            <w:tcW w:w="3710" w:type="dxa"/>
            <w:gridSpan w:val="2"/>
            <w:tcBorders>
              <w:top w:val="single" w:sz="8" w:space="0" w:color="4F81BD"/>
              <w:left w:val="single" w:sz="8" w:space="0" w:color="4F81BD"/>
              <w:bottom w:val="single" w:sz="8" w:space="0" w:color="4F81BD"/>
              <w:right w:val="single" w:sz="8" w:space="0" w:color="4F81BD"/>
            </w:tcBorders>
            <w:shd w:val="clear" w:color="auto" w:fill="D3DFEE"/>
          </w:tcPr>
          <w:p w14:paraId="186D4FB9" w14:textId="446B021B" w:rsidR="00B25125" w:rsidRPr="000F39C2" w:rsidRDefault="00B25125" w:rsidP="00560DAF">
            <w:pPr>
              <w:pStyle w:val="BodyText"/>
              <w:numPr>
                <w:ilvl w:val="0"/>
                <w:numId w:val="6"/>
              </w:numPr>
              <w:spacing w:after="0"/>
            </w:pPr>
            <w:r w:rsidRPr="000F39C2">
              <w:t xml:space="preserve">Signature capture does not meet minimum length or required data is missing: </w:t>
            </w:r>
            <w:r>
              <w:fldChar w:fldCharType="begin"/>
            </w:r>
            <w:r>
              <w:instrText xml:space="preserve"> REF _Ref413755849 \h </w:instrText>
            </w:r>
            <w:r>
              <w:fldChar w:fldCharType="separate"/>
            </w:r>
            <w:ins w:id="476" w:author="Amy Byers" w:date="2015-04-08T11:41:00Z">
              <w:r w:rsidR="00BC2773">
                <w:t xml:space="preserve">Invalid Signature </w:t>
              </w:r>
              <w:r w:rsidR="00BC2773" w:rsidRPr="00A01DB1">
                <w:t>Message</w:t>
              </w:r>
            </w:ins>
            <w:del w:id="477" w:author="Amy Byers" w:date="2015-04-08T11:41:00Z">
              <w:r w:rsidR="008033FE" w:rsidDel="00BC2773">
                <w:delText xml:space="preserve">Invalid Signature </w:delText>
              </w:r>
              <w:r w:rsidR="008033FE" w:rsidRPr="00A01DB1" w:rsidDel="00BC2773">
                <w:delText>Message</w:delText>
              </w:r>
            </w:del>
            <w:r>
              <w:fldChar w:fldCharType="end"/>
            </w:r>
            <w:r>
              <w:t xml:space="preserve"> (section </w:t>
            </w:r>
            <w:r>
              <w:fldChar w:fldCharType="begin"/>
            </w:r>
            <w:r>
              <w:instrText xml:space="preserve"> REF _Ref413755849 \r \h </w:instrText>
            </w:r>
            <w:r>
              <w:fldChar w:fldCharType="separate"/>
            </w:r>
            <w:r w:rsidR="00BC2773">
              <w:t>9.1.6.2</w:t>
            </w:r>
            <w:r>
              <w:fldChar w:fldCharType="end"/>
            </w:r>
            <w:r>
              <w:t>).</w:t>
            </w:r>
          </w:p>
          <w:p w14:paraId="349835CA" w14:textId="77777777" w:rsidR="00B25125" w:rsidRPr="000F39C2" w:rsidRDefault="00B25125" w:rsidP="00560DAF">
            <w:pPr>
              <w:pStyle w:val="BodyText"/>
              <w:numPr>
                <w:ilvl w:val="0"/>
                <w:numId w:val="6"/>
              </w:numPr>
              <w:spacing w:after="0"/>
            </w:pPr>
            <w:r w:rsidRPr="000F39C2">
              <w:t>Signature capture meets minimum length: calling use case</w:t>
            </w:r>
          </w:p>
        </w:tc>
        <w:tc>
          <w:tcPr>
            <w:tcW w:w="3604" w:type="dxa"/>
            <w:gridSpan w:val="2"/>
            <w:tcBorders>
              <w:top w:val="single" w:sz="8" w:space="0" w:color="4F81BD"/>
              <w:left w:val="single" w:sz="8" w:space="0" w:color="4F81BD"/>
              <w:bottom w:val="single" w:sz="8" w:space="0" w:color="4F81BD"/>
              <w:right w:val="single" w:sz="8" w:space="0" w:color="4F81BD"/>
            </w:tcBorders>
            <w:shd w:val="clear" w:color="auto" w:fill="D3DFEE"/>
          </w:tcPr>
          <w:p w14:paraId="4E544818" w14:textId="77777777" w:rsidR="00B25125" w:rsidRPr="000F39C2" w:rsidRDefault="00B25125" w:rsidP="002D23F2">
            <w:pPr>
              <w:pStyle w:val="BodyText"/>
              <w:spacing w:after="0"/>
            </w:pPr>
            <w:r w:rsidRPr="000F39C2">
              <w:t>Enabled when an entry is made.</w:t>
            </w:r>
          </w:p>
        </w:tc>
      </w:tr>
      <w:tr w:rsidR="00B25125" w:rsidRPr="000F39C2" w14:paraId="79C20C13" w14:textId="77777777" w:rsidTr="002D23F2">
        <w:trPr>
          <w:cantSplit/>
        </w:trPr>
        <w:tc>
          <w:tcPr>
            <w:tcW w:w="1707" w:type="dxa"/>
            <w:tcBorders>
              <w:top w:val="single" w:sz="8" w:space="0" w:color="4F81BD"/>
              <w:left w:val="single" w:sz="8" w:space="0" w:color="4F81BD"/>
              <w:bottom w:val="single" w:sz="8" w:space="0" w:color="4F81BD"/>
              <w:right w:val="single" w:sz="8" w:space="0" w:color="4F81BD"/>
            </w:tcBorders>
            <w:shd w:val="clear" w:color="auto" w:fill="D3DFEE"/>
          </w:tcPr>
          <w:p w14:paraId="5413FDD5" w14:textId="77777777" w:rsidR="00B25125" w:rsidRPr="000F39C2" w:rsidRDefault="00B25125" w:rsidP="002D23F2">
            <w:pPr>
              <w:pStyle w:val="BodyText"/>
              <w:spacing w:after="0"/>
            </w:pPr>
            <w:r w:rsidRPr="000F39C2">
              <w:t>Clear</w:t>
            </w:r>
          </w:p>
        </w:tc>
        <w:tc>
          <w:tcPr>
            <w:tcW w:w="1543" w:type="dxa"/>
            <w:gridSpan w:val="2"/>
            <w:tcBorders>
              <w:top w:val="single" w:sz="8" w:space="0" w:color="4F81BD"/>
              <w:left w:val="single" w:sz="8" w:space="0" w:color="4F81BD"/>
              <w:bottom w:val="single" w:sz="8" w:space="0" w:color="4F81BD"/>
              <w:right w:val="single" w:sz="8" w:space="0" w:color="4F81BD"/>
            </w:tcBorders>
            <w:shd w:val="clear" w:color="auto" w:fill="D3DFEE"/>
          </w:tcPr>
          <w:p w14:paraId="1DFDC36D" w14:textId="77777777" w:rsidR="00B25125" w:rsidRPr="000F39C2" w:rsidRDefault="00B25125" w:rsidP="002D23F2">
            <w:pPr>
              <w:pStyle w:val="BodyText"/>
              <w:spacing w:after="0"/>
            </w:pPr>
            <w:r w:rsidRPr="000F39C2">
              <w:t>See Note</w:t>
            </w:r>
          </w:p>
        </w:tc>
        <w:tc>
          <w:tcPr>
            <w:tcW w:w="3710" w:type="dxa"/>
            <w:gridSpan w:val="2"/>
            <w:tcBorders>
              <w:top w:val="single" w:sz="8" w:space="0" w:color="4F81BD"/>
              <w:left w:val="single" w:sz="8" w:space="0" w:color="4F81BD"/>
              <w:bottom w:val="single" w:sz="8" w:space="0" w:color="4F81BD"/>
              <w:right w:val="single" w:sz="8" w:space="0" w:color="4F81BD"/>
            </w:tcBorders>
            <w:shd w:val="clear" w:color="auto" w:fill="D3DFEE"/>
          </w:tcPr>
          <w:p w14:paraId="2B3EE76B" w14:textId="77777777" w:rsidR="00B25125" w:rsidRPr="000F39C2" w:rsidRDefault="00B25125" w:rsidP="00560DAF">
            <w:pPr>
              <w:pStyle w:val="BodyText"/>
              <w:numPr>
                <w:ilvl w:val="0"/>
                <w:numId w:val="6"/>
              </w:numPr>
              <w:spacing w:after="0"/>
            </w:pPr>
            <w:r w:rsidRPr="000F39C2">
              <w:t>Signature Capture</w:t>
            </w:r>
          </w:p>
        </w:tc>
        <w:tc>
          <w:tcPr>
            <w:tcW w:w="3604" w:type="dxa"/>
            <w:gridSpan w:val="2"/>
            <w:tcBorders>
              <w:top w:val="single" w:sz="8" w:space="0" w:color="4F81BD"/>
              <w:left w:val="single" w:sz="8" w:space="0" w:color="4F81BD"/>
              <w:bottom w:val="single" w:sz="8" w:space="0" w:color="4F81BD"/>
              <w:right w:val="single" w:sz="8" w:space="0" w:color="4F81BD"/>
            </w:tcBorders>
            <w:shd w:val="clear" w:color="auto" w:fill="D3DFEE"/>
          </w:tcPr>
          <w:p w14:paraId="2740BDE7" w14:textId="77777777" w:rsidR="00B25125" w:rsidRPr="000F39C2" w:rsidRDefault="00B25125" w:rsidP="002D23F2">
            <w:pPr>
              <w:pStyle w:val="BodyText"/>
              <w:spacing w:after="0"/>
            </w:pPr>
            <w:r w:rsidRPr="000F39C2">
              <w:t xml:space="preserve">Enabled when an entry is made. </w:t>
            </w:r>
          </w:p>
        </w:tc>
      </w:tr>
      <w:tr w:rsidR="00B25125" w:rsidRPr="000F39C2" w14:paraId="24573ED6" w14:textId="77777777" w:rsidTr="002D23F2">
        <w:trPr>
          <w:cantSplit/>
        </w:trPr>
        <w:tc>
          <w:tcPr>
            <w:tcW w:w="1707" w:type="dxa"/>
            <w:tcBorders>
              <w:top w:val="single" w:sz="8" w:space="0" w:color="4F81BD"/>
              <w:left w:val="single" w:sz="8" w:space="0" w:color="4F81BD"/>
              <w:bottom w:val="single" w:sz="8" w:space="0" w:color="4F81BD"/>
              <w:right w:val="single" w:sz="8" w:space="0" w:color="4F81BD"/>
            </w:tcBorders>
            <w:shd w:val="clear" w:color="auto" w:fill="D3DFEE"/>
          </w:tcPr>
          <w:p w14:paraId="245627D8" w14:textId="77777777" w:rsidR="00B25125" w:rsidRPr="000F39C2" w:rsidRDefault="00B25125" w:rsidP="002D23F2">
            <w:pPr>
              <w:pStyle w:val="BodyText"/>
              <w:spacing w:after="0"/>
            </w:pPr>
            <w:r w:rsidRPr="000F39C2">
              <w:t>Abort</w:t>
            </w:r>
          </w:p>
        </w:tc>
        <w:tc>
          <w:tcPr>
            <w:tcW w:w="1543" w:type="dxa"/>
            <w:gridSpan w:val="2"/>
            <w:tcBorders>
              <w:top w:val="single" w:sz="8" w:space="0" w:color="4F81BD"/>
              <w:left w:val="single" w:sz="8" w:space="0" w:color="4F81BD"/>
              <w:bottom w:val="single" w:sz="8" w:space="0" w:color="4F81BD"/>
              <w:right w:val="single" w:sz="8" w:space="0" w:color="4F81BD"/>
            </w:tcBorders>
            <w:shd w:val="clear" w:color="auto" w:fill="D3DFEE"/>
          </w:tcPr>
          <w:p w14:paraId="18435586" w14:textId="77777777" w:rsidR="00B25125" w:rsidRPr="000F39C2" w:rsidRDefault="00B25125" w:rsidP="002D23F2">
            <w:pPr>
              <w:pStyle w:val="BodyText"/>
              <w:spacing w:after="0"/>
            </w:pPr>
            <w:r w:rsidRPr="000F39C2">
              <w:t>See Note</w:t>
            </w:r>
          </w:p>
        </w:tc>
        <w:tc>
          <w:tcPr>
            <w:tcW w:w="3710" w:type="dxa"/>
            <w:gridSpan w:val="2"/>
            <w:tcBorders>
              <w:top w:val="single" w:sz="8" w:space="0" w:color="4F81BD"/>
              <w:left w:val="single" w:sz="8" w:space="0" w:color="4F81BD"/>
              <w:bottom w:val="single" w:sz="8" w:space="0" w:color="4F81BD"/>
              <w:right w:val="single" w:sz="8" w:space="0" w:color="4F81BD"/>
            </w:tcBorders>
            <w:shd w:val="clear" w:color="auto" w:fill="D3DFEE"/>
          </w:tcPr>
          <w:p w14:paraId="6A34B72A" w14:textId="77777777" w:rsidR="00B25125" w:rsidRPr="000F39C2" w:rsidRDefault="00B25125" w:rsidP="00560DAF">
            <w:pPr>
              <w:pStyle w:val="BodyText"/>
              <w:numPr>
                <w:ilvl w:val="0"/>
                <w:numId w:val="6"/>
              </w:numPr>
              <w:spacing w:after="0"/>
            </w:pPr>
            <w:r w:rsidRPr="000F39C2">
              <w:t>Sale Use Case</w:t>
            </w:r>
          </w:p>
        </w:tc>
        <w:tc>
          <w:tcPr>
            <w:tcW w:w="3604" w:type="dxa"/>
            <w:gridSpan w:val="2"/>
            <w:tcBorders>
              <w:top w:val="single" w:sz="8" w:space="0" w:color="4F81BD"/>
              <w:left w:val="single" w:sz="8" w:space="0" w:color="4F81BD"/>
              <w:bottom w:val="single" w:sz="8" w:space="0" w:color="4F81BD"/>
              <w:right w:val="single" w:sz="8" w:space="0" w:color="4F81BD"/>
            </w:tcBorders>
            <w:shd w:val="clear" w:color="auto" w:fill="D3DFEE"/>
          </w:tcPr>
          <w:p w14:paraId="0363BD06" w14:textId="77777777" w:rsidR="00B25125" w:rsidRPr="000F39C2" w:rsidRDefault="00B25125" w:rsidP="002D23F2">
            <w:pPr>
              <w:pStyle w:val="BodyText"/>
              <w:spacing w:after="0"/>
            </w:pPr>
            <w:r w:rsidRPr="000F39C2">
              <w:t>None</w:t>
            </w:r>
          </w:p>
        </w:tc>
      </w:tr>
    </w:tbl>
    <w:p w14:paraId="42125F4D" w14:textId="77777777" w:rsidR="00FC2910" w:rsidRDefault="00FC2910" w:rsidP="00FC2910">
      <w:pPr>
        <w:pStyle w:val="BodyText"/>
      </w:pPr>
    </w:p>
    <w:p w14:paraId="4D682081" w14:textId="77777777" w:rsidR="00BC2773" w:rsidRDefault="00BC2773">
      <w:pPr>
        <w:rPr>
          <w:ins w:id="478" w:author="Amy Byers" w:date="2015-04-08T11:39:00Z"/>
          <w:b/>
          <w:bCs/>
          <w:i/>
          <w:iCs/>
        </w:rPr>
      </w:pPr>
      <w:ins w:id="479" w:author="Amy Byers" w:date="2015-04-08T11:39:00Z">
        <w:r>
          <w:br w:type="page"/>
        </w:r>
      </w:ins>
    </w:p>
    <w:p w14:paraId="55DED25B" w14:textId="6BD45FB2" w:rsidR="00FC2910" w:rsidRPr="00320A86" w:rsidRDefault="00FC2910" w:rsidP="00FC2910">
      <w:pPr>
        <w:pStyle w:val="Heading5"/>
        <w:keepNext/>
        <w:keepLines/>
        <w:spacing w:before="0" w:line="280" w:lineRule="exact"/>
      </w:pPr>
      <w:r w:rsidRPr="00320A86">
        <w:lastRenderedPageBreak/>
        <w:t xml:space="preserve">Data/Input </w:t>
      </w:r>
      <w:r>
        <w:t>Field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203"/>
        <w:gridCol w:w="1040"/>
        <w:gridCol w:w="960"/>
        <w:gridCol w:w="1402"/>
        <w:gridCol w:w="1146"/>
        <w:gridCol w:w="1146"/>
        <w:gridCol w:w="3667"/>
      </w:tblGrid>
      <w:tr w:rsidR="00B25125" w:rsidRPr="000F39C2" w14:paraId="14B207EB" w14:textId="77777777" w:rsidTr="00BC2773">
        <w:trPr>
          <w:cantSplit/>
          <w:tblHeader/>
        </w:trPr>
        <w:tc>
          <w:tcPr>
            <w:tcW w:w="1203" w:type="dxa"/>
            <w:tcBorders>
              <w:top w:val="single" w:sz="8" w:space="0" w:color="4F81BD"/>
              <w:left w:val="single" w:sz="8" w:space="0" w:color="4F81BD"/>
              <w:bottom w:val="single" w:sz="18" w:space="0" w:color="4F81BD"/>
              <w:right w:val="single" w:sz="8" w:space="0" w:color="4F81BD"/>
            </w:tcBorders>
          </w:tcPr>
          <w:p w14:paraId="6038CE8A" w14:textId="77777777" w:rsidR="00B25125" w:rsidRPr="000F39C2" w:rsidRDefault="00B25125" w:rsidP="002D23F2">
            <w:pPr>
              <w:pStyle w:val="BodyText"/>
              <w:spacing w:after="0"/>
              <w:rPr>
                <w:b/>
                <w:bCs/>
              </w:rPr>
            </w:pPr>
            <w:r w:rsidRPr="000F39C2">
              <w:rPr>
                <w:b/>
                <w:bCs/>
              </w:rPr>
              <w:t>Label</w:t>
            </w:r>
          </w:p>
        </w:tc>
        <w:tc>
          <w:tcPr>
            <w:tcW w:w="1040" w:type="dxa"/>
            <w:tcBorders>
              <w:top w:val="single" w:sz="8" w:space="0" w:color="4F81BD"/>
              <w:left w:val="single" w:sz="8" w:space="0" w:color="4F81BD"/>
              <w:bottom w:val="single" w:sz="18" w:space="0" w:color="4F81BD"/>
              <w:right w:val="single" w:sz="8" w:space="0" w:color="4F81BD"/>
            </w:tcBorders>
          </w:tcPr>
          <w:p w14:paraId="7E586A08" w14:textId="77777777" w:rsidR="00B25125" w:rsidRPr="000F39C2" w:rsidRDefault="00B25125" w:rsidP="002D23F2">
            <w:pPr>
              <w:pStyle w:val="BodyText"/>
              <w:spacing w:after="0"/>
              <w:rPr>
                <w:b/>
                <w:bCs/>
              </w:rPr>
            </w:pPr>
            <w:r w:rsidRPr="000F39C2">
              <w:rPr>
                <w:b/>
                <w:bCs/>
              </w:rPr>
              <w:t>Editable</w:t>
            </w:r>
          </w:p>
        </w:tc>
        <w:tc>
          <w:tcPr>
            <w:tcW w:w="960" w:type="dxa"/>
            <w:tcBorders>
              <w:top w:val="single" w:sz="8" w:space="0" w:color="4F81BD"/>
              <w:left w:val="single" w:sz="8" w:space="0" w:color="4F81BD"/>
              <w:bottom w:val="single" w:sz="18" w:space="0" w:color="4F81BD"/>
              <w:right w:val="single" w:sz="8" w:space="0" w:color="4F81BD"/>
            </w:tcBorders>
          </w:tcPr>
          <w:p w14:paraId="20E8B64F" w14:textId="77777777" w:rsidR="00B25125" w:rsidRPr="000F39C2" w:rsidRDefault="00B25125" w:rsidP="002D23F2">
            <w:pPr>
              <w:pStyle w:val="BodyText"/>
              <w:spacing w:after="0"/>
              <w:rPr>
                <w:b/>
                <w:bCs/>
              </w:rPr>
            </w:pPr>
            <w:r w:rsidRPr="000F39C2">
              <w:rPr>
                <w:b/>
                <w:bCs/>
              </w:rPr>
              <w:t>Req’d?</w:t>
            </w:r>
          </w:p>
        </w:tc>
        <w:tc>
          <w:tcPr>
            <w:tcW w:w="1402" w:type="dxa"/>
            <w:tcBorders>
              <w:top w:val="single" w:sz="8" w:space="0" w:color="4F81BD"/>
              <w:left w:val="single" w:sz="8" w:space="0" w:color="4F81BD"/>
              <w:bottom w:val="single" w:sz="18" w:space="0" w:color="4F81BD"/>
              <w:right w:val="single" w:sz="8" w:space="0" w:color="4F81BD"/>
            </w:tcBorders>
          </w:tcPr>
          <w:p w14:paraId="1AA6C2DA" w14:textId="77777777" w:rsidR="00B25125" w:rsidRPr="000F39C2" w:rsidRDefault="00B25125" w:rsidP="002D23F2">
            <w:pPr>
              <w:pStyle w:val="BodyText"/>
              <w:spacing w:after="0"/>
              <w:rPr>
                <w:b/>
                <w:bCs/>
              </w:rPr>
            </w:pPr>
            <w:r w:rsidRPr="000F39C2">
              <w:rPr>
                <w:b/>
                <w:bCs/>
              </w:rPr>
              <w:t>Data Type</w:t>
            </w:r>
          </w:p>
        </w:tc>
        <w:tc>
          <w:tcPr>
            <w:tcW w:w="1146" w:type="dxa"/>
            <w:tcBorders>
              <w:top w:val="single" w:sz="8" w:space="0" w:color="4F81BD"/>
              <w:left w:val="single" w:sz="8" w:space="0" w:color="4F81BD"/>
              <w:bottom w:val="single" w:sz="18" w:space="0" w:color="4F81BD"/>
              <w:right w:val="single" w:sz="8" w:space="0" w:color="4F81BD"/>
            </w:tcBorders>
          </w:tcPr>
          <w:p w14:paraId="0A8DE9FC" w14:textId="77777777" w:rsidR="00B25125" w:rsidRPr="000F39C2" w:rsidRDefault="00B25125" w:rsidP="002D23F2">
            <w:pPr>
              <w:pStyle w:val="BodyText"/>
              <w:spacing w:after="0"/>
              <w:rPr>
                <w:b/>
                <w:bCs/>
              </w:rPr>
            </w:pPr>
            <w:r w:rsidRPr="000F39C2">
              <w:rPr>
                <w:b/>
                <w:bCs/>
              </w:rPr>
              <w:t>Min</w:t>
            </w:r>
          </w:p>
          <w:p w14:paraId="01561249" w14:textId="77777777" w:rsidR="00B25125" w:rsidRPr="000F39C2" w:rsidRDefault="00B25125" w:rsidP="002D23F2">
            <w:pPr>
              <w:pStyle w:val="BodyText"/>
              <w:spacing w:after="0"/>
              <w:rPr>
                <w:b/>
                <w:bCs/>
              </w:rPr>
            </w:pPr>
            <w:r w:rsidRPr="000F39C2">
              <w:rPr>
                <w:b/>
                <w:bCs/>
              </w:rPr>
              <w:t>Length</w:t>
            </w:r>
          </w:p>
        </w:tc>
        <w:tc>
          <w:tcPr>
            <w:tcW w:w="1146" w:type="dxa"/>
            <w:tcBorders>
              <w:top w:val="single" w:sz="8" w:space="0" w:color="4F81BD"/>
              <w:left w:val="single" w:sz="8" w:space="0" w:color="4F81BD"/>
              <w:bottom w:val="single" w:sz="18" w:space="0" w:color="4F81BD"/>
              <w:right w:val="single" w:sz="8" w:space="0" w:color="4F81BD"/>
            </w:tcBorders>
          </w:tcPr>
          <w:p w14:paraId="5E0834AA" w14:textId="77777777" w:rsidR="00B25125" w:rsidRPr="000F39C2" w:rsidRDefault="00B25125" w:rsidP="002D23F2">
            <w:pPr>
              <w:pStyle w:val="BodyText"/>
              <w:spacing w:after="0"/>
              <w:rPr>
                <w:b/>
                <w:bCs/>
              </w:rPr>
            </w:pPr>
            <w:r w:rsidRPr="000F39C2">
              <w:rPr>
                <w:b/>
                <w:bCs/>
              </w:rPr>
              <w:t>Max</w:t>
            </w:r>
          </w:p>
          <w:p w14:paraId="7BD935CC" w14:textId="77777777" w:rsidR="00B25125" w:rsidRPr="000F39C2" w:rsidRDefault="00B25125" w:rsidP="002D23F2">
            <w:pPr>
              <w:pStyle w:val="BodyText"/>
              <w:spacing w:after="0"/>
              <w:rPr>
                <w:b/>
                <w:bCs/>
              </w:rPr>
            </w:pPr>
            <w:r w:rsidRPr="000F39C2">
              <w:rPr>
                <w:b/>
                <w:bCs/>
              </w:rPr>
              <w:t>Length</w:t>
            </w:r>
          </w:p>
        </w:tc>
        <w:tc>
          <w:tcPr>
            <w:tcW w:w="3667" w:type="dxa"/>
            <w:tcBorders>
              <w:top w:val="single" w:sz="8" w:space="0" w:color="4F81BD"/>
              <w:left w:val="single" w:sz="8" w:space="0" w:color="4F81BD"/>
              <w:bottom w:val="single" w:sz="18" w:space="0" w:color="4F81BD"/>
              <w:right w:val="single" w:sz="8" w:space="0" w:color="4F81BD"/>
            </w:tcBorders>
          </w:tcPr>
          <w:p w14:paraId="56F1C8D2" w14:textId="77777777" w:rsidR="00B25125" w:rsidRPr="000F39C2" w:rsidRDefault="00B25125" w:rsidP="002D23F2">
            <w:pPr>
              <w:pStyle w:val="BodyText"/>
              <w:spacing w:after="0"/>
              <w:rPr>
                <w:b/>
                <w:bCs/>
              </w:rPr>
            </w:pPr>
            <w:r w:rsidRPr="000F39C2">
              <w:rPr>
                <w:b/>
                <w:bCs/>
              </w:rPr>
              <w:t>Notes</w:t>
            </w:r>
          </w:p>
        </w:tc>
      </w:tr>
      <w:tr w:rsidR="00B25125" w:rsidRPr="000F39C2" w14:paraId="0CDF0501" w14:textId="77777777" w:rsidTr="002D23F2">
        <w:trPr>
          <w:cantSplit/>
        </w:trPr>
        <w:tc>
          <w:tcPr>
            <w:tcW w:w="1203" w:type="dxa"/>
            <w:tcBorders>
              <w:top w:val="single" w:sz="8" w:space="0" w:color="4F81BD"/>
              <w:left w:val="single" w:sz="8" w:space="0" w:color="4F81BD"/>
              <w:bottom w:val="single" w:sz="8" w:space="0" w:color="4F81BD"/>
              <w:right w:val="single" w:sz="8" w:space="0" w:color="4F81BD"/>
            </w:tcBorders>
            <w:shd w:val="clear" w:color="auto" w:fill="D3DFEE"/>
          </w:tcPr>
          <w:p w14:paraId="0CE67DDE" w14:textId="77777777" w:rsidR="00B25125" w:rsidRPr="000F39C2" w:rsidRDefault="00B25125" w:rsidP="002D23F2">
            <w:pPr>
              <w:pStyle w:val="BodyText"/>
              <w:spacing w:after="0"/>
              <w:rPr>
                <w:bCs/>
              </w:rPr>
            </w:pPr>
            <w:r w:rsidRPr="000F39C2">
              <w:rPr>
                <w:bCs/>
              </w:rPr>
              <w:t>&lt;Signature Reason&gt;</w:t>
            </w:r>
          </w:p>
        </w:tc>
        <w:tc>
          <w:tcPr>
            <w:tcW w:w="1040" w:type="dxa"/>
            <w:tcBorders>
              <w:top w:val="single" w:sz="8" w:space="0" w:color="4F81BD"/>
              <w:left w:val="single" w:sz="8" w:space="0" w:color="4F81BD"/>
              <w:bottom w:val="single" w:sz="8" w:space="0" w:color="4F81BD"/>
              <w:right w:val="single" w:sz="8" w:space="0" w:color="4F81BD"/>
            </w:tcBorders>
            <w:shd w:val="clear" w:color="auto" w:fill="D3DFEE"/>
          </w:tcPr>
          <w:p w14:paraId="017769AC" w14:textId="77777777" w:rsidR="00B25125" w:rsidRPr="000F39C2" w:rsidRDefault="00B25125" w:rsidP="002D23F2">
            <w:pPr>
              <w:pStyle w:val="BodyText"/>
              <w:spacing w:after="0"/>
            </w:pPr>
            <w:r w:rsidRPr="000F39C2">
              <w:t>No</w:t>
            </w:r>
          </w:p>
        </w:tc>
        <w:tc>
          <w:tcPr>
            <w:tcW w:w="960" w:type="dxa"/>
            <w:tcBorders>
              <w:top w:val="single" w:sz="8" w:space="0" w:color="4F81BD"/>
              <w:left w:val="single" w:sz="8" w:space="0" w:color="4F81BD"/>
              <w:bottom w:val="single" w:sz="8" w:space="0" w:color="4F81BD"/>
              <w:right w:val="single" w:sz="8" w:space="0" w:color="4F81BD"/>
            </w:tcBorders>
            <w:shd w:val="clear" w:color="auto" w:fill="D3DFEE"/>
          </w:tcPr>
          <w:p w14:paraId="5D1D8B8D" w14:textId="77777777" w:rsidR="00B25125" w:rsidRPr="000F39C2" w:rsidRDefault="00B25125" w:rsidP="002D23F2">
            <w:pPr>
              <w:pStyle w:val="BodyText"/>
              <w:spacing w:after="0"/>
            </w:pPr>
            <w:r w:rsidRPr="000F39C2">
              <w:t>N/A</w:t>
            </w:r>
          </w:p>
        </w:tc>
        <w:tc>
          <w:tcPr>
            <w:tcW w:w="1402" w:type="dxa"/>
            <w:tcBorders>
              <w:top w:val="single" w:sz="8" w:space="0" w:color="4F81BD"/>
              <w:left w:val="single" w:sz="8" w:space="0" w:color="4F81BD"/>
              <w:bottom w:val="single" w:sz="8" w:space="0" w:color="4F81BD"/>
              <w:right w:val="single" w:sz="8" w:space="0" w:color="4F81BD"/>
            </w:tcBorders>
            <w:shd w:val="clear" w:color="auto" w:fill="D3DFEE"/>
          </w:tcPr>
          <w:p w14:paraId="517F9689" w14:textId="77777777" w:rsidR="00B25125" w:rsidRPr="000F39C2" w:rsidRDefault="00B25125" w:rsidP="002D23F2">
            <w:pPr>
              <w:pStyle w:val="BodyText"/>
              <w:spacing w:after="0"/>
            </w:pPr>
            <w:r w:rsidRPr="000F39C2">
              <w:t>N/A</w:t>
            </w:r>
          </w:p>
        </w:tc>
        <w:tc>
          <w:tcPr>
            <w:tcW w:w="1146" w:type="dxa"/>
            <w:tcBorders>
              <w:top w:val="single" w:sz="8" w:space="0" w:color="4F81BD"/>
              <w:left w:val="single" w:sz="8" w:space="0" w:color="4F81BD"/>
              <w:bottom w:val="single" w:sz="8" w:space="0" w:color="4F81BD"/>
              <w:right w:val="single" w:sz="8" w:space="0" w:color="4F81BD"/>
            </w:tcBorders>
            <w:shd w:val="clear" w:color="auto" w:fill="D3DFEE"/>
          </w:tcPr>
          <w:p w14:paraId="26BEE3CE" w14:textId="77777777" w:rsidR="00B25125" w:rsidRPr="000F39C2" w:rsidRDefault="00B25125" w:rsidP="002D23F2">
            <w:pPr>
              <w:pStyle w:val="BodyText"/>
              <w:spacing w:after="0"/>
            </w:pPr>
            <w:r w:rsidRPr="000F39C2">
              <w:t>N/A</w:t>
            </w:r>
          </w:p>
        </w:tc>
        <w:tc>
          <w:tcPr>
            <w:tcW w:w="1146" w:type="dxa"/>
            <w:tcBorders>
              <w:top w:val="single" w:sz="8" w:space="0" w:color="4F81BD"/>
              <w:left w:val="single" w:sz="8" w:space="0" w:color="4F81BD"/>
              <w:bottom w:val="single" w:sz="8" w:space="0" w:color="4F81BD"/>
              <w:right w:val="single" w:sz="8" w:space="0" w:color="4F81BD"/>
            </w:tcBorders>
            <w:shd w:val="clear" w:color="auto" w:fill="D3DFEE"/>
          </w:tcPr>
          <w:p w14:paraId="04362E1B" w14:textId="77777777" w:rsidR="00B25125" w:rsidRPr="000F39C2" w:rsidRDefault="00B25125" w:rsidP="002D23F2">
            <w:pPr>
              <w:pStyle w:val="BodyText"/>
              <w:spacing w:after="0"/>
            </w:pPr>
            <w:r w:rsidRPr="000F39C2">
              <w:t>N/A</w:t>
            </w:r>
          </w:p>
        </w:tc>
        <w:tc>
          <w:tcPr>
            <w:tcW w:w="3667" w:type="dxa"/>
            <w:tcBorders>
              <w:top w:val="single" w:sz="8" w:space="0" w:color="4F81BD"/>
              <w:left w:val="single" w:sz="8" w:space="0" w:color="4F81BD"/>
              <w:bottom w:val="single" w:sz="8" w:space="0" w:color="4F81BD"/>
              <w:right w:val="single" w:sz="8" w:space="0" w:color="4F81BD"/>
            </w:tcBorders>
            <w:shd w:val="clear" w:color="auto" w:fill="D3DFEE"/>
          </w:tcPr>
          <w:p w14:paraId="2D93743D" w14:textId="77777777" w:rsidR="00B25125" w:rsidRPr="000F39C2" w:rsidRDefault="00B25125" w:rsidP="002D23F2">
            <w:pPr>
              <w:pStyle w:val="BodyText"/>
              <w:spacing w:after="0"/>
            </w:pPr>
            <w:r w:rsidRPr="000F39C2">
              <w:t>For each signature reason to be captured, the descriptive text for each signature is displayed on the line (for example ‘Transaction Tax Exempt’).  If the signature reason is for an item, the item description is displayed with the Signature Reason (for example ‘Item Tax Exempt: Brand Laptop’).</w:t>
            </w:r>
          </w:p>
        </w:tc>
      </w:tr>
      <w:tr w:rsidR="00B25125" w:rsidRPr="000F39C2" w14:paraId="489FC2AA" w14:textId="77777777" w:rsidTr="002D23F2">
        <w:trPr>
          <w:cantSplit/>
        </w:trPr>
        <w:tc>
          <w:tcPr>
            <w:tcW w:w="1203" w:type="dxa"/>
            <w:tcBorders>
              <w:top w:val="single" w:sz="8" w:space="0" w:color="4F81BD"/>
              <w:left w:val="single" w:sz="8" w:space="0" w:color="4F81BD"/>
              <w:bottom w:val="single" w:sz="8" w:space="0" w:color="4F81BD"/>
              <w:right w:val="single" w:sz="8" w:space="0" w:color="4F81BD"/>
            </w:tcBorders>
            <w:shd w:val="clear" w:color="auto" w:fill="D3DFEE"/>
          </w:tcPr>
          <w:p w14:paraId="62CFBDB8" w14:textId="77777777" w:rsidR="00B25125" w:rsidRPr="000F39C2" w:rsidRDefault="00B25125" w:rsidP="002D23F2">
            <w:pPr>
              <w:pStyle w:val="BodyText"/>
              <w:spacing w:after="0"/>
              <w:rPr>
                <w:bCs/>
              </w:rPr>
            </w:pPr>
            <w:r w:rsidRPr="000F39C2">
              <w:rPr>
                <w:bCs/>
              </w:rPr>
              <w:t>Signature Line</w:t>
            </w:r>
          </w:p>
        </w:tc>
        <w:tc>
          <w:tcPr>
            <w:tcW w:w="1040" w:type="dxa"/>
            <w:tcBorders>
              <w:top w:val="single" w:sz="8" w:space="0" w:color="4F81BD"/>
              <w:left w:val="single" w:sz="8" w:space="0" w:color="4F81BD"/>
              <w:bottom w:val="single" w:sz="8" w:space="0" w:color="4F81BD"/>
              <w:right w:val="single" w:sz="8" w:space="0" w:color="4F81BD"/>
            </w:tcBorders>
            <w:shd w:val="clear" w:color="auto" w:fill="D3DFEE"/>
          </w:tcPr>
          <w:p w14:paraId="56AE2B30" w14:textId="77777777" w:rsidR="00B25125" w:rsidRPr="000F39C2" w:rsidRDefault="00B25125" w:rsidP="002D23F2">
            <w:pPr>
              <w:pStyle w:val="BodyText"/>
              <w:spacing w:after="0"/>
            </w:pPr>
            <w:r w:rsidRPr="000F39C2">
              <w:t>Yes</w:t>
            </w:r>
          </w:p>
        </w:tc>
        <w:tc>
          <w:tcPr>
            <w:tcW w:w="960" w:type="dxa"/>
            <w:tcBorders>
              <w:top w:val="single" w:sz="8" w:space="0" w:color="4F81BD"/>
              <w:left w:val="single" w:sz="8" w:space="0" w:color="4F81BD"/>
              <w:bottom w:val="single" w:sz="8" w:space="0" w:color="4F81BD"/>
              <w:right w:val="single" w:sz="8" w:space="0" w:color="4F81BD"/>
            </w:tcBorders>
            <w:shd w:val="clear" w:color="auto" w:fill="D3DFEE"/>
          </w:tcPr>
          <w:p w14:paraId="72BBA720" w14:textId="77777777" w:rsidR="00B25125" w:rsidRPr="000F39C2" w:rsidRDefault="00B25125" w:rsidP="002D23F2">
            <w:pPr>
              <w:pStyle w:val="BodyText"/>
              <w:spacing w:after="0"/>
            </w:pPr>
            <w:r w:rsidRPr="000F39C2">
              <w:t>Yes</w:t>
            </w:r>
          </w:p>
        </w:tc>
        <w:tc>
          <w:tcPr>
            <w:tcW w:w="1402" w:type="dxa"/>
            <w:tcBorders>
              <w:top w:val="single" w:sz="8" w:space="0" w:color="4F81BD"/>
              <w:left w:val="single" w:sz="8" w:space="0" w:color="4F81BD"/>
              <w:bottom w:val="single" w:sz="8" w:space="0" w:color="4F81BD"/>
              <w:right w:val="single" w:sz="8" w:space="0" w:color="4F81BD"/>
            </w:tcBorders>
            <w:shd w:val="clear" w:color="auto" w:fill="D3DFEE"/>
          </w:tcPr>
          <w:p w14:paraId="24077CE6" w14:textId="77777777" w:rsidR="00B25125" w:rsidRPr="000F39C2" w:rsidRDefault="00B25125" w:rsidP="002D23F2">
            <w:pPr>
              <w:pStyle w:val="BodyText"/>
              <w:spacing w:after="0"/>
            </w:pPr>
            <w:r w:rsidRPr="000F39C2">
              <w:t>N/A</w:t>
            </w:r>
          </w:p>
        </w:tc>
        <w:tc>
          <w:tcPr>
            <w:tcW w:w="1146" w:type="dxa"/>
            <w:tcBorders>
              <w:top w:val="single" w:sz="8" w:space="0" w:color="4F81BD"/>
              <w:left w:val="single" w:sz="8" w:space="0" w:color="4F81BD"/>
              <w:bottom w:val="single" w:sz="8" w:space="0" w:color="4F81BD"/>
              <w:right w:val="single" w:sz="8" w:space="0" w:color="4F81BD"/>
            </w:tcBorders>
            <w:shd w:val="clear" w:color="auto" w:fill="D3DFEE"/>
          </w:tcPr>
          <w:p w14:paraId="4E4F4A36" w14:textId="77777777" w:rsidR="00B25125" w:rsidRPr="000F39C2" w:rsidRDefault="00B25125" w:rsidP="002D23F2">
            <w:pPr>
              <w:pStyle w:val="BodyText"/>
              <w:spacing w:after="0"/>
            </w:pPr>
            <w:r w:rsidRPr="000F39C2">
              <w:t>See Notes</w:t>
            </w:r>
          </w:p>
        </w:tc>
        <w:tc>
          <w:tcPr>
            <w:tcW w:w="1146" w:type="dxa"/>
            <w:tcBorders>
              <w:top w:val="single" w:sz="8" w:space="0" w:color="4F81BD"/>
              <w:left w:val="single" w:sz="8" w:space="0" w:color="4F81BD"/>
              <w:bottom w:val="single" w:sz="8" w:space="0" w:color="4F81BD"/>
              <w:right w:val="single" w:sz="8" w:space="0" w:color="4F81BD"/>
            </w:tcBorders>
            <w:shd w:val="clear" w:color="auto" w:fill="D3DFEE"/>
          </w:tcPr>
          <w:p w14:paraId="52DEDE78" w14:textId="77777777" w:rsidR="00B25125" w:rsidRPr="000F39C2" w:rsidRDefault="00B25125" w:rsidP="002D23F2">
            <w:pPr>
              <w:pStyle w:val="BodyText"/>
              <w:spacing w:after="0"/>
            </w:pPr>
            <w:r w:rsidRPr="000F39C2">
              <w:t>N/A</w:t>
            </w:r>
          </w:p>
        </w:tc>
        <w:tc>
          <w:tcPr>
            <w:tcW w:w="3667" w:type="dxa"/>
            <w:tcBorders>
              <w:top w:val="single" w:sz="8" w:space="0" w:color="4F81BD"/>
              <w:left w:val="single" w:sz="8" w:space="0" w:color="4F81BD"/>
              <w:bottom w:val="single" w:sz="8" w:space="0" w:color="4F81BD"/>
              <w:right w:val="single" w:sz="8" w:space="0" w:color="4F81BD"/>
            </w:tcBorders>
            <w:shd w:val="clear" w:color="auto" w:fill="D3DFEE"/>
          </w:tcPr>
          <w:p w14:paraId="4B098E2A" w14:textId="77777777" w:rsidR="00B25125" w:rsidRPr="000F39C2" w:rsidRDefault="00B25125" w:rsidP="002D23F2">
            <w:pPr>
              <w:pStyle w:val="BodyText"/>
              <w:spacing w:after="0"/>
            </w:pPr>
            <w:r w:rsidRPr="000F39C2">
              <w:t>Database parameter to define the minimum data points allowed.</w:t>
            </w:r>
          </w:p>
        </w:tc>
      </w:tr>
    </w:tbl>
    <w:p w14:paraId="33FBD2B1" w14:textId="77777777" w:rsidR="00FC2910" w:rsidRDefault="00FC2910" w:rsidP="00FC2910">
      <w:pPr>
        <w:pStyle w:val="BodyText"/>
      </w:pPr>
    </w:p>
    <w:p w14:paraId="5ECEAF75" w14:textId="77777777" w:rsidR="00FC2910" w:rsidRPr="00320A86" w:rsidRDefault="00FC2910" w:rsidP="00FC2910">
      <w:pPr>
        <w:pStyle w:val="Heading5"/>
        <w:keepNext/>
        <w:keepLines/>
        <w:spacing w:before="0" w:line="280" w:lineRule="exact"/>
      </w:pPr>
      <w:r>
        <w:t>Reason Code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B25125" w:rsidRPr="000F39C2" w14:paraId="3A9D6D4A" w14:textId="77777777" w:rsidTr="002D23F2">
        <w:trPr>
          <w:cantSplit/>
        </w:trPr>
        <w:tc>
          <w:tcPr>
            <w:tcW w:w="1284" w:type="pct"/>
            <w:tcBorders>
              <w:top w:val="single" w:sz="8" w:space="0" w:color="4F81BD"/>
              <w:left w:val="single" w:sz="8" w:space="0" w:color="4F81BD"/>
              <w:bottom w:val="single" w:sz="18" w:space="0" w:color="4F81BD"/>
              <w:right w:val="single" w:sz="8" w:space="0" w:color="4F81BD"/>
            </w:tcBorders>
          </w:tcPr>
          <w:p w14:paraId="3A2E0F92" w14:textId="77777777" w:rsidR="00B25125" w:rsidRPr="000F39C2" w:rsidRDefault="00B25125" w:rsidP="002D23F2">
            <w:pPr>
              <w:rPr>
                <w:b/>
              </w:rPr>
            </w:pPr>
            <w:r w:rsidRPr="000F39C2">
              <w:rPr>
                <w:b/>
              </w:rPr>
              <w:t>Reason Code</w:t>
            </w:r>
          </w:p>
        </w:tc>
        <w:tc>
          <w:tcPr>
            <w:tcW w:w="2310" w:type="pct"/>
            <w:tcBorders>
              <w:top w:val="single" w:sz="8" w:space="0" w:color="4F81BD"/>
              <w:left w:val="single" w:sz="8" w:space="0" w:color="4F81BD"/>
              <w:bottom w:val="single" w:sz="18" w:space="0" w:color="4F81BD"/>
              <w:right w:val="single" w:sz="8" w:space="0" w:color="4F81BD"/>
            </w:tcBorders>
          </w:tcPr>
          <w:p w14:paraId="14181561" w14:textId="77777777" w:rsidR="00B25125" w:rsidRPr="000F39C2" w:rsidRDefault="00B25125" w:rsidP="002D23F2">
            <w:pPr>
              <w:rPr>
                <w:b/>
                <w:szCs w:val="20"/>
              </w:rPr>
            </w:pPr>
            <w:r w:rsidRPr="000F39C2">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14:paraId="7AF8ECB2" w14:textId="77777777" w:rsidR="00B25125" w:rsidRPr="000F39C2" w:rsidRDefault="00B25125" w:rsidP="002D23F2">
            <w:pPr>
              <w:rPr>
                <w:b/>
                <w:szCs w:val="20"/>
              </w:rPr>
            </w:pPr>
            <w:r w:rsidRPr="000F39C2">
              <w:rPr>
                <w:b/>
                <w:szCs w:val="20"/>
              </w:rPr>
              <w:t>Default Value</w:t>
            </w:r>
          </w:p>
        </w:tc>
      </w:tr>
      <w:tr w:rsidR="00B25125" w:rsidRPr="000F39C2" w14:paraId="3872811E" w14:textId="77777777" w:rsidTr="002D23F2">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14:paraId="447676D7" w14:textId="77777777" w:rsidR="00B25125" w:rsidRPr="000F39C2" w:rsidRDefault="00B25125" w:rsidP="002D23F2">
            <w:pPr>
              <w:rPr>
                <w:bCs/>
                <w:szCs w:val="20"/>
              </w:rPr>
            </w:pPr>
            <w:r w:rsidRPr="000F39C2">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14:paraId="0FB9F079" w14:textId="77777777" w:rsidR="00B25125" w:rsidRPr="000F39C2" w:rsidRDefault="00B25125" w:rsidP="00560DAF">
            <w:pPr>
              <w:numPr>
                <w:ilvl w:val="0"/>
                <w:numId w:val="4"/>
              </w:num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14:paraId="6B4B07AE" w14:textId="77777777" w:rsidR="00B25125" w:rsidRPr="000F39C2" w:rsidRDefault="00B25125" w:rsidP="002D23F2">
            <w:pPr>
              <w:rPr>
                <w:szCs w:val="20"/>
              </w:rPr>
            </w:pPr>
          </w:p>
        </w:tc>
      </w:tr>
    </w:tbl>
    <w:p w14:paraId="1BD02CC0" w14:textId="77777777" w:rsidR="00FC2910" w:rsidRDefault="00FC2910" w:rsidP="00FC2910">
      <w:pPr>
        <w:pStyle w:val="BodyText"/>
      </w:pPr>
    </w:p>
    <w:p w14:paraId="1C5174DB" w14:textId="77777777" w:rsidR="00B25125" w:rsidRPr="00A01DB1" w:rsidRDefault="00B25125" w:rsidP="00CB72AF">
      <w:pPr>
        <w:pStyle w:val="Heading3"/>
      </w:pPr>
      <w:r>
        <w:t>Consolidated Terms and Conditions Screen</w:t>
      </w:r>
    </w:p>
    <w:p w14:paraId="7BFCA463" w14:textId="77777777" w:rsidR="005B7C8F" w:rsidRPr="000F39C2" w:rsidRDefault="005B7C8F" w:rsidP="005B7C8F">
      <w:pPr>
        <w:pStyle w:val="BodyText"/>
      </w:pPr>
      <w:r w:rsidRPr="000F39C2">
        <w:t>This screen appears when an action requires a</w:t>
      </w:r>
      <w:r>
        <w:t>cceptance of multiple terms and conditions</w:t>
      </w:r>
      <w:r w:rsidRPr="000F39C2">
        <w:t xml:space="preserve">.  The action may require the signature to be captured at the time the action is completed.  </w:t>
      </w:r>
    </w:p>
    <w:p w14:paraId="263B57F6" w14:textId="77777777" w:rsidR="005B7C8F" w:rsidRDefault="005B7C8F" w:rsidP="005B7C8F">
      <w:pPr>
        <w:pStyle w:val="BodyText"/>
      </w:pPr>
      <w:r w:rsidRPr="000F39C2">
        <w:t xml:space="preserve">If a terms and conditions is selected, it is expanded to display the inventory details.  If the expanded terms and conditions is selected again, the details are collapsed.  If another terms and conditions is selected, the previous item details are collapsed and the selected terms and conditions is expanded. </w:t>
      </w:r>
    </w:p>
    <w:p w14:paraId="4DAA44B8" w14:textId="77777777" w:rsidR="00B25125" w:rsidRPr="00FC2910" w:rsidRDefault="00B25125" w:rsidP="005B7C8F">
      <w:pPr>
        <w:pStyle w:val="BodyText"/>
        <w:jc w:val="center"/>
      </w:pPr>
      <w:r>
        <w:rPr>
          <w:noProof/>
        </w:rPr>
        <w:drawing>
          <wp:inline distT="0" distB="0" distL="0" distR="0" wp14:anchorId="744B1387" wp14:editId="7F391DAC">
            <wp:extent cx="5122158" cy="320040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22158" cy="3200400"/>
                    </a:xfrm>
                    <a:prstGeom prst="rect">
                      <a:avLst/>
                    </a:prstGeom>
                    <a:noFill/>
                    <a:ln>
                      <a:noFill/>
                    </a:ln>
                  </pic:spPr>
                </pic:pic>
              </a:graphicData>
            </a:graphic>
          </wp:inline>
        </w:drawing>
      </w:r>
    </w:p>
    <w:p w14:paraId="181B2435" w14:textId="77777777" w:rsidR="00B25125" w:rsidRDefault="00B25125" w:rsidP="00B25125">
      <w:pPr>
        <w:pStyle w:val="Caption"/>
        <w:jc w:val="center"/>
      </w:pPr>
      <w:r>
        <w:t xml:space="preserve">Figure </w:t>
      </w:r>
      <w:fldSimple w:instr=" SEQ Figure \* ARABIC ">
        <w:r w:rsidR="00BC2773">
          <w:rPr>
            <w:noProof/>
          </w:rPr>
          <w:t>8</w:t>
        </w:r>
      </w:fldSimple>
      <w:r>
        <w:t>:  Consolidated Terms and Conditions</w:t>
      </w:r>
    </w:p>
    <w:p w14:paraId="6448C52A" w14:textId="77777777" w:rsidR="00B25125" w:rsidRPr="00AC4EEB" w:rsidRDefault="00B25125" w:rsidP="00B15C7D">
      <w:pPr>
        <w:pStyle w:val="Heading4"/>
      </w:pPr>
      <w:r w:rsidRPr="00AC4EEB">
        <w:t>Screen Definitions</w:t>
      </w:r>
    </w:p>
    <w:p w14:paraId="56C0DA23" w14:textId="77777777" w:rsidR="00B25125" w:rsidRPr="00280F4D" w:rsidRDefault="00B25125" w:rsidP="00B25125">
      <w:pPr>
        <w:pStyle w:val="Heading5"/>
        <w:keepNext/>
        <w:keepLines/>
        <w:spacing w:before="0" w:line="280" w:lineRule="exact"/>
      </w:pPr>
      <w:r w:rsidRPr="00280F4D">
        <w:t xml:space="preserve">Instruction Text </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B25125" w:rsidRPr="000F39C2" w14:paraId="4587F0E9" w14:textId="77777777" w:rsidTr="002D23F2">
        <w:trPr>
          <w:cantSplit/>
        </w:trPr>
        <w:tc>
          <w:tcPr>
            <w:tcW w:w="10564" w:type="dxa"/>
            <w:tcBorders>
              <w:top w:val="single" w:sz="8" w:space="0" w:color="4F81BD"/>
              <w:left w:val="single" w:sz="8" w:space="0" w:color="4F81BD"/>
              <w:bottom w:val="single" w:sz="18" w:space="0" w:color="4F81BD"/>
              <w:right w:val="single" w:sz="8" w:space="0" w:color="4F81BD"/>
            </w:tcBorders>
          </w:tcPr>
          <w:p w14:paraId="3F7D508C" w14:textId="77777777" w:rsidR="00B25125" w:rsidRPr="000F39C2" w:rsidRDefault="00B25125" w:rsidP="002D23F2">
            <w:pPr>
              <w:rPr>
                <w:b/>
                <w:bCs/>
                <w:szCs w:val="20"/>
              </w:rPr>
            </w:pPr>
            <w:r w:rsidRPr="000F39C2">
              <w:rPr>
                <w:b/>
                <w:bCs/>
                <w:szCs w:val="20"/>
              </w:rPr>
              <w:t>Instructions</w:t>
            </w:r>
            <w:r>
              <w:rPr>
                <w:b/>
                <w:bCs/>
                <w:szCs w:val="20"/>
              </w:rPr>
              <w:t xml:space="preserve"> – Text is configurable</w:t>
            </w:r>
          </w:p>
        </w:tc>
      </w:tr>
      <w:tr w:rsidR="00B25125" w:rsidRPr="000F39C2" w14:paraId="18C1B099" w14:textId="77777777" w:rsidTr="002D23F2">
        <w:trPr>
          <w:cantSplit/>
        </w:trPr>
        <w:tc>
          <w:tcPr>
            <w:tcW w:w="10564" w:type="dxa"/>
            <w:tcBorders>
              <w:top w:val="single" w:sz="8" w:space="0" w:color="4F81BD"/>
              <w:left w:val="single" w:sz="8" w:space="0" w:color="4F81BD"/>
              <w:bottom w:val="single" w:sz="8" w:space="0" w:color="4F81BD"/>
              <w:right w:val="single" w:sz="8" w:space="0" w:color="4F81BD"/>
            </w:tcBorders>
            <w:shd w:val="clear" w:color="auto" w:fill="D3DFEE"/>
          </w:tcPr>
          <w:p w14:paraId="0B32039F" w14:textId="77777777" w:rsidR="00B25125" w:rsidRPr="000F39C2" w:rsidRDefault="00B25125" w:rsidP="002D23F2">
            <w:pPr>
              <w:rPr>
                <w:bCs/>
                <w:szCs w:val="20"/>
              </w:rPr>
            </w:pPr>
            <w:r>
              <w:rPr>
                <w:bCs/>
                <w:szCs w:val="20"/>
              </w:rPr>
              <w:t>Respond to terms Sign Below.</w:t>
            </w:r>
          </w:p>
        </w:tc>
      </w:tr>
    </w:tbl>
    <w:p w14:paraId="59A09C25" w14:textId="77777777" w:rsidR="00B25125" w:rsidRDefault="00B25125" w:rsidP="00B25125">
      <w:pPr>
        <w:pStyle w:val="BodyText"/>
      </w:pPr>
    </w:p>
    <w:p w14:paraId="01932AFC" w14:textId="463DFC55" w:rsidR="008244D4" w:rsidDel="00BC2773" w:rsidRDefault="008244D4">
      <w:pPr>
        <w:rPr>
          <w:del w:id="480" w:author="Amy Byers" w:date="2015-04-08T11:39:00Z"/>
          <w:b/>
          <w:bCs/>
          <w:i/>
          <w:iCs/>
        </w:rPr>
      </w:pPr>
      <w:del w:id="481" w:author="Amy Byers" w:date="2015-04-08T11:39:00Z">
        <w:r w:rsidDel="00BC2773">
          <w:lastRenderedPageBreak/>
          <w:br w:type="page"/>
        </w:r>
      </w:del>
    </w:p>
    <w:p w14:paraId="05E4BC79" w14:textId="77777777" w:rsidR="00B25125" w:rsidRDefault="00B25125" w:rsidP="00B25125">
      <w:pPr>
        <w:pStyle w:val="Heading5"/>
        <w:keepNext/>
        <w:keepLines/>
        <w:spacing w:before="0" w:line="280" w:lineRule="exact"/>
      </w:pPr>
      <w:r w:rsidRPr="00320A86">
        <w:t>Navigation</w:t>
      </w:r>
      <w:r>
        <w:t>/Menu Keys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43"/>
        <w:gridCol w:w="1544"/>
        <w:gridCol w:w="3689"/>
        <w:gridCol w:w="3588"/>
      </w:tblGrid>
      <w:tr w:rsidR="00B25125" w:rsidRPr="000F39C2" w14:paraId="51CE5B94" w14:textId="77777777" w:rsidTr="002D23F2">
        <w:trPr>
          <w:cantSplit/>
          <w:tblHeader/>
        </w:trPr>
        <w:tc>
          <w:tcPr>
            <w:tcW w:w="1743" w:type="dxa"/>
            <w:tcBorders>
              <w:top w:val="single" w:sz="8" w:space="0" w:color="4F81BD"/>
              <w:left w:val="single" w:sz="8" w:space="0" w:color="4F81BD"/>
              <w:bottom w:val="single" w:sz="18" w:space="0" w:color="4F81BD"/>
              <w:right w:val="single" w:sz="8" w:space="0" w:color="4F81BD"/>
            </w:tcBorders>
          </w:tcPr>
          <w:p w14:paraId="331F26E8" w14:textId="77777777" w:rsidR="00B25125" w:rsidRPr="000F39C2" w:rsidRDefault="00B25125" w:rsidP="002D23F2">
            <w:pPr>
              <w:pStyle w:val="BodyText"/>
              <w:spacing w:after="0"/>
              <w:rPr>
                <w:b/>
                <w:bCs/>
              </w:rPr>
            </w:pPr>
            <w:r w:rsidRPr="000F39C2">
              <w:rPr>
                <w:b/>
                <w:bCs/>
              </w:rPr>
              <w:t>Label</w:t>
            </w:r>
          </w:p>
        </w:tc>
        <w:tc>
          <w:tcPr>
            <w:tcW w:w="1544" w:type="dxa"/>
            <w:tcBorders>
              <w:top w:val="single" w:sz="8" w:space="0" w:color="4F81BD"/>
              <w:left w:val="single" w:sz="8" w:space="0" w:color="4F81BD"/>
              <w:bottom w:val="single" w:sz="18" w:space="0" w:color="4F81BD"/>
              <w:right w:val="single" w:sz="8" w:space="0" w:color="4F81BD"/>
            </w:tcBorders>
          </w:tcPr>
          <w:p w14:paraId="4D24530D" w14:textId="77777777" w:rsidR="00B25125" w:rsidRPr="000F39C2" w:rsidRDefault="00B25125" w:rsidP="002D23F2">
            <w:pPr>
              <w:pStyle w:val="BodyText"/>
              <w:spacing w:after="0"/>
              <w:rPr>
                <w:b/>
                <w:bCs/>
              </w:rPr>
            </w:pPr>
            <w:r w:rsidRPr="000F39C2">
              <w:rPr>
                <w:b/>
                <w:bCs/>
              </w:rPr>
              <w:t>State</w:t>
            </w:r>
          </w:p>
        </w:tc>
        <w:tc>
          <w:tcPr>
            <w:tcW w:w="3689" w:type="dxa"/>
            <w:tcBorders>
              <w:top w:val="single" w:sz="8" w:space="0" w:color="4F81BD"/>
              <w:left w:val="single" w:sz="8" w:space="0" w:color="4F81BD"/>
              <w:bottom w:val="single" w:sz="18" w:space="0" w:color="4F81BD"/>
              <w:right w:val="single" w:sz="8" w:space="0" w:color="4F81BD"/>
            </w:tcBorders>
          </w:tcPr>
          <w:p w14:paraId="05930031" w14:textId="77777777" w:rsidR="00B25125" w:rsidRPr="000F39C2" w:rsidRDefault="00B25125" w:rsidP="002D23F2">
            <w:pPr>
              <w:pStyle w:val="BodyText"/>
              <w:spacing w:after="0"/>
              <w:rPr>
                <w:b/>
                <w:bCs/>
              </w:rPr>
            </w:pPr>
            <w:r w:rsidRPr="000F39C2">
              <w:rPr>
                <w:b/>
                <w:bCs/>
              </w:rPr>
              <w:t>Next Screen</w:t>
            </w:r>
          </w:p>
        </w:tc>
        <w:tc>
          <w:tcPr>
            <w:tcW w:w="3588" w:type="dxa"/>
            <w:tcBorders>
              <w:top w:val="single" w:sz="8" w:space="0" w:color="4F81BD"/>
              <w:left w:val="single" w:sz="8" w:space="0" w:color="4F81BD"/>
              <w:bottom w:val="single" w:sz="18" w:space="0" w:color="4F81BD"/>
              <w:right w:val="single" w:sz="8" w:space="0" w:color="4F81BD"/>
            </w:tcBorders>
          </w:tcPr>
          <w:p w14:paraId="737B0727" w14:textId="77777777" w:rsidR="00B25125" w:rsidRPr="000F39C2" w:rsidRDefault="00B25125" w:rsidP="002D23F2">
            <w:pPr>
              <w:pStyle w:val="BodyText"/>
              <w:spacing w:after="0"/>
              <w:rPr>
                <w:b/>
                <w:bCs/>
              </w:rPr>
            </w:pPr>
            <w:r w:rsidRPr="000F39C2">
              <w:rPr>
                <w:b/>
                <w:bCs/>
              </w:rPr>
              <w:t>Notes</w:t>
            </w:r>
          </w:p>
        </w:tc>
      </w:tr>
      <w:tr w:rsidR="00B25125" w:rsidRPr="000F39C2" w14:paraId="4D9C34D5" w14:textId="77777777" w:rsidTr="002D23F2">
        <w:trPr>
          <w:cantSplit/>
        </w:trPr>
        <w:tc>
          <w:tcPr>
            <w:tcW w:w="1743" w:type="dxa"/>
            <w:tcBorders>
              <w:top w:val="single" w:sz="8" w:space="0" w:color="4F81BD"/>
              <w:left w:val="single" w:sz="8" w:space="0" w:color="4F81BD"/>
              <w:bottom w:val="single" w:sz="8" w:space="0" w:color="4F81BD"/>
              <w:right w:val="single" w:sz="8" w:space="0" w:color="4F81BD"/>
            </w:tcBorders>
            <w:shd w:val="clear" w:color="auto" w:fill="D3DFEE"/>
          </w:tcPr>
          <w:p w14:paraId="749C12B5" w14:textId="77777777" w:rsidR="00B25125" w:rsidRPr="000F39C2" w:rsidRDefault="00B25125" w:rsidP="002D23F2">
            <w:pPr>
              <w:pStyle w:val="BodyText"/>
              <w:spacing w:after="0"/>
            </w:pPr>
            <w:r w:rsidRPr="000F39C2">
              <w:t>Back</w:t>
            </w:r>
          </w:p>
        </w:tc>
        <w:tc>
          <w:tcPr>
            <w:tcW w:w="1544" w:type="dxa"/>
            <w:tcBorders>
              <w:top w:val="single" w:sz="8" w:space="0" w:color="4F81BD"/>
              <w:left w:val="single" w:sz="8" w:space="0" w:color="4F81BD"/>
              <w:bottom w:val="single" w:sz="8" w:space="0" w:color="4F81BD"/>
              <w:right w:val="single" w:sz="8" w:space="0" w:color="4F81BD"/>
            </w:tcBorders>
            <w:shd w:val="clear" w:color="auto" w:fill="D3DFEE"/>
          </w:tcPr>
          <w:p w14:paraId="228690B5" w14:textId="77777777" w:rsidR="00B25125" w:rsidRPr="000F39C2" w:rsidRDefault="00B25125" w:rsidP="002D23F2">
            <w:pPr>
              <w:pStyle w:val="BodyText"/>
              <w:spacing w:after="0"/>
            </w:pPr>
            <w:r w:rsidRPr="000F39C2">
              <w:t>Enabled</w:t>
            </w:r>
          </w:p>
        </w:tc>
        <w:tc>
          <w:tcPr>
            <w:tcW w:w="3689" w:type="dxa"/>
            <w:tcBorders>
              <w:top w:val="single" w:sz="8" w:space="0" w:color="4F81BD"/>
              <w:left w:val="single" w:sz="8" w:space="0" w:color="4F81BD"/>
              <w:bottom w:val="single" w:sz="8" w:space="0" w:color="4F81BD"/>
              <w:right w:val="single" w:sz="8" w:space="0" w:color="4F81BD"/>
            </w:tcBorders>
            <w:shd w:val="clear" w:color="auto" w:fill="D3DFEE"/>
          </w:tcPr>
          <w:p w14:paraId="1F6A3969" w14:textId="77777777" w:rsidR="00B25125" w:rsidRPr="000F39C2" w:rsidRDefault="00B25125" w:rsidP="00560DAF">
            <w:pPr>
              <w:pStyle w:val="BodyText"/>
              <w:numPr>
                <w:ilvl w:val="0"/>
                <w:numId w:val="6"/>
              </w:numPr>
              <w:spacing w:after="0"/>
            </w:pPr>
            <w:r w:rsidRPr="000F39C2">
              <w:t>Calling use case with action not completed</w:t>
            </w:r>
          </w:p>
        </w:tc>
        <w:tc>
          <w:tcPr>
            <w:tcW w:w="3588" w:type="dxa"/>
            <w:tcBorders>
              <w:top w:val="single" w:sz="8" w:space="0" w:color="4F81BD"/>
              <w:left w:val="single" w:sz="8" w:space="0" w:color="4F81BD"/>
              <w:bottom w:val="single" w:sz="8" w:space="0" w:color="4F81BD"/>
              <w:right w:val="single" w:sz="8" w:space="0" w:color="4F81BD"/>
            </w:tcBorders>
            <w:shd w:val="clear" w:color="auto" w:fill="D3DFEE"/>
          </w:tcPr>
          <w:p w14:paraId="492939D3" w14:textId="77777777" w:rsidR="00B25125" w:rsidRPr="000F39C2" w:rsidRDefault="00B25125" w:rsidP="002D23F2">
            <w:pPr>
              <w:pStyle w:val="BodyText"/>
              <w:spacing w:after="0"/>
            </w:pPr>
            <w:r w:rsidRPr="000F39C2">
              <w:t>None</w:t>
            </w:r>
          </w:p>
        </w:tc>
      </w:tr>
      <w:tr w:rsidR="00B25125" w:rsidRPr="000F39C2" w14:paraId="196AD494" w14:textId="77777777" w:rsidTr="002D23F2">
        <w:trPr>
          <w:cantSplit/>
        </w:trPr>
        <w:tc>
          <w:tcPr>
            <w:tcW w:w="1743" w:type="dxa"/>
            <w:tcBorders>
              <w:top w:val="single" w:sz="8" w:space="0" w:color="4F81BD"/>
              <w:left w:val="single" w:sz="8" w:space="0" w:color="4F81BD"/>
              <w:bottom w:val="single" w:sz="8" w:space="0" w:color="4F81BD"/>
              <w:right w:val="single" w:sz="8" w:space="0" w:color="4F81BD"/>
            </w:tcBorders>
            <w:shd w:val="clear" w:color="auto" w:fill="D3DFEE"/>
          </w:tcPr>
          <w:p w14:paraId="7CA3BFC5" w14:textId="77777777" w:rsidR="00B25125" w:rsidRPr="000F39C2" w:rsidRDefault="00B25125" w:rsidP="002D23F2">
            <w:pPr>
              <w:pStyle w:val="BodyText"/>
              <w:spacing w:after="0"/>
            </w:pPr>
            <w:r w:rsidRPr="000F39C2">
              <w:t>Continue</w:t>
            </w:r>
          </w:p>
        </w:tc>
        <w:tc>
          <w:tcPr>
            <w:tcW w:w="1544" w:type="dxa"/>
            <w:tcBorders>
              <w:top w:val="single" w:sz="8" w:space="0" w:color="4F81BD"/>
              <w:left w:val="single" w:sz="8" w:space="0" w:color="4F81BD"/>
              <w:bottom w:val="single" w:sz="8" w:space="0" w:color="4F81BD"/>
              <w:right w:val="single" w:sz="8" w:space="0" w:color="4F81BD"/>
            </w:tcBorders>
            <w:shd w:val="clear" w:color="auto" w:fill="D3DFEE"/>
          </w:tcPr>
          <w:p w14:paraId="3100D417" w14:textId="77777777" w:rsidR="00B25125" w:rsidRPr="000F39C2" w:rsidRDefault="00B25125" w:rsidP="002D23F2">
            <w:pPr>
              <w:pStyle w:val="BodyText"/>
              <w:spacing w:after="0"/>
            </w:pPr>
            <w:r w:rsidRPr="000F39C2">
              <w:t>Enabled</w:t>
            </w:r>
          </w:p>
        </w:tc>
        <w:tc>
          <w:tcPr>
            <w:tcW w:w="3689" w:type="dxa"/>
            <w:tcBorders>
              <w:top w:val="single" w:sz="8" w:space="0" w:color="4F81BD"/>
              <w:left w:val="single" w:sz="8" w:space="0" w:color="4F81BD"/>
              <w:bottom w:val="single" w:sz="8" w:space="0" w:color="4F81BD"/>
              <w:right w:val="single" w:sz="8" w:space="0" w:color="4F81BD"/>
            </w:tcBorders>
            <w:shd w:val="clear" w:color="auto" w:fill="D3DFEE"/>
          </w:tcPr>
          <w:p w14:paraId="07D54303" w14:textId="583CAC62" w:rsidR="00B25125" w:rsidRPr="000F39C2" w:rsidRDefault="00B25125" w:rsidP="00560DAF">
            <w:pPr>
              <w:pStyle w:val="BodyText"/>
              <w:numPr>
                <w:ilvl w:val="0"/>
                <w:numId w:val="6"/>
              </w:numPr>
              <w:spacing w:after="0"/>
            </w:pPr>
            <w:r w:rsidRPr="000F39C2">
              <w:t xml:space="preserve">All Terms accepted: </w:t>
            </w:r>
            <w:r w:rsidR="005E5365">
              <w:fldChar w:fldCharType="begin"/>
            </w:r>
            <w:r w:rsidR="005E5365">
              <w:instrText xml:space="preserve"> REF _Ref413831613 \h </w:instrText>
            </w:r>
            <w:r w:rsidR="005E5365">
              <w:fldChar w:fldCharType="separate"/>
            </w:r>
            <w:r w:rsidR="00BC2773">
              <w:t>Consolidated Signature with Terms and Conditions Screen</w:t>
            </w:r>
            <w:r w:rsidR="005E5365">
              <w:fldChar w:fldCharType="end"/>
            </w:r>
            <w:r w:rsidR="005E5365">
              <w:t xml:space="preserve"> (section </w:t>
            </w:r>
            <w:r w:rsidR="005E5365">
              <w:fldChar w:fldCharType="begin"/>
            </w:r>
            <w:r w:rsidR="005E5365">
              <w:instrText xml:space="preserve"> REF _Ref413831613 \r \h </w:instrText>
            </w:r>
            <w:r w:rsidR="005E5365">
              <w:fldChar w:fldCharType="separate"/>
            </w:r>
            <w:r w:rsidR="00BC2773">
              <w:t>9.1.4</w:t>
            </w:r>
            <w:r w:rsidR="005E5365">
              <w:fldChar w:fldCharType="end"/>
            </w:r>
            <w:r w:rsidR="005E5365">
              <w:t>)</w:t>
            </w:r>
          </w:p>
          <w:p w14:paraId="5AA6C415" w14:textId="77777777" w:rsidR="00BC2773" w:rsidRDefault="00B25125">
            <w:pPr>
              <w:rPr>
                <w:ins w:id="482" w:author="Amy Byers" w:date="2015-04-08T11:41:00Z"/>
                <w:b/>
                <w:bCs/>
                <w:szCs w:val="28"/>
              </w:rPr>
            </w:pPr>
            <w:r w:rsidRPr="000F39C2">
              <w:t xml:space="preserve">At least one Terms not accepted: </w:t>
            </w:r>
            <w:r>
              <w:fldChar w:fldCharType="begin"/>
            </w:r>
            <w:r>
              <w:instrText xml:space="preserve"> REF _Ref413761134 \h </w:instrText>
            </w:r>
            <w:r>
              <w:fldChar w:fldCharType="separate"/>
            </w:r>
            <w:ins w:id="483" w:author="Amy Byers" w:date="2015-04-08T11:41:00Z">
              <w:r w:rsidR="00BC2773">
                <w:br w:type="page"/>
              </w:r>
            </w:ins>
          </w:p>
          <w:p w14:paraId="1B78769A" w14:textId="77777777" w:rsidR="008033FE" w:rsidDel="00BC2773" w:rsidRDefault="00BC2773">
            <w:pPr>
              <w:rPr>
                <w:del w:id="484" w:author="Amy Byers" w:date="2015-04-08T11:41:00Z"/>
                <w:b/>
                <w:bCs/>
                <w:szCs w:val="28"/>
              </w:rPr>
            </w:pPr>
            <w:ins w:id="485" w:author="Amy Byers" w:date="2015-04-08T11:41:00Z">
              <w:r>
                <w:t>Terms &amp; Conditions Not Accepted Message</w:t>
              </w:r>
            </w:ins>
            <w:del w:id="486" w:author="Amy Byers" w:date="2015-04-08T11:41:00Z">
              <w:r w:rsidR="008033FE" w:rsidDel="00BC2773">
                <w:br w:type="page"/>
              </w:r>
            </w:del>
          </w:p>
          <w:p w14:paraId="776AA15F" w14:textId="74E7C59F" w:rsidR="00B25125" w:rsidRPr="000F39C2" w:rsidRDefault="008033FE" w:rsidP="00560DAF">
            <w:pPr>
              <w:pStyle w:val="BodyText"/>
              <w:numPr>
                <w:ilvl w:val="0"/>
                <w:numId w:val="6"/>
              </w:numPr>
              <w:spacing w:after="0"/>
            </w:pPr>
            <w:del w:id="487" w:author="Amy Byers" w:date="2015-04-08T11:41:00Z">
              <w:r w:rsidDel="00BC2773">
                <w:delText>Terms &amp; Conditions Not Accepted Message</w:delText>
              </w:r>
            </w:del>
            <w:r w:rsidR="00B25125">
              <w:fldChar w:fldCharType="end"/>
            </w:r>
            <w:r w:rsidR="00B25125">
              <w:t xml:space="preserve"> (section </w:t>
            </w:r>
            <w:r w:rsidR="00B25125">
              <w:fldChar w:fldCharType="begin"/>
            </w:r>
            <w:r w:rsidR="00B25125">
              <w:instrText xml:space="preserve"> REF _Ref413761134 \r \h </w:instrText>
            </w:r>
            <w:r w:rsidR="00B25125">
              <w:fldChar w:fldCharType="separate"/>
            </w:r>
            <w:r w:rsidR="00BC2773">
              <w:t>0</w:t>
            </w:r>
            <w:r w:rsidR="00B25125">
              <w:fldChar w:fldCharType="end"/>
            </w:r>
            <w:r w:rsidR="00B25125">
              <w:t>)</w:t>
            </w:r>
          </w:p>
        </w:tc>
        <w:tc>
          <w:tcPr>
            <w:tcW w:w="3588" w:type="dxa"/>
            <w:tcBorders>
              <w:top w:val="single" w:sz="8" w:space="0" w:color="4F81BD"/>
              <w:left w:val="single" w:sz="8" w:space="0" w:color="4F81BD"/>
              <w:bottom w:val="single" w:sz="8" w:space="0" w:color="4F81BD"/>
              <w:right w:val="single" w:sz="8" w:space="0" w:color="4F81BD"/>
            </w:tcBorders>
            <w:shd w:val="clear" w:color="auto" w:fill="D3DFEE"/>
          </w:tcPr>
          <w:p w14:paraId="50BDB8E4" w14:textId="77777777" w:rsidR="00B25125" w:rsidRPr="000F39C2" w:rsidRDefault="00B25125" w:rsidP="002D23F2">
            <w:pPr>
              <w:pStyle w:val="BodyText"/>
              <w:spacing w:after="0"/>
            </w:pPr>
            <w:r w:rsidRPr="000F39C2">
              <w:t>None</w:t>
            </w:r>
          </w:p>
        </w:tc>
      </w:tr>
      <w:tr w:rsidR="00B25125" w:rsidRPr="000F39C2" w14:paraId="77B018BC" w14:textId="77777777" w:rsidTr="002D23F2">
        <w:trPr>
          <w:cantSplit/>
        </w:trPr>
        <w:tc>
          <w:tcPr>
            <w:tcW w:w="1743" w:type="dxa"/>
            <w:tcBorders>
              <w:top w:val="single" w:sz="8" w:space="0" w:color="4F81BD"/>
              <w:left w:val="single" w:sz="8" w:space="0" w:color="4F81BD"/>
              <w:bottom w:val="single" w:sz="8" w:space="0" w:color="4F81BD"/>
              <w:right w:val="single" w:sz="8" w:space="0" w:color="4F81BD"/>
            </w:tcBorders>
            <w:shd w:val="clear" w:color="auto" w:fill="D3DFEE"/>
          </w:tcPr>
          <w:p w14:paraId="3269EBC3" w14:textId="77777777" w:rsidR="00B25125" w:rsidRPr="000F39C2" w:rsidRDefault="00B25125" w:rsidP="002D23F2">
            <w:pPr>
              <w:pStyle w:val="BodyText"/>
              <w:spacing w:after="0"/>
            </w:pPr>
            <w:r w:rsidRPr="000F39C2">
              <w:t>Expand/Collapse</w:t>
            </w:r>
          </w:p>
        </w:tc>
        <w:tc>
          <w:tcPr>
            <w:tcW w:w="1544" w:type="dxa"/>
            <w:tcBorders>
              <w:top w:val="single" w:sz="8" w:space="0" w:color="4F81BD"/>
              <w:left w:val="single" w:sz="8" w:space="0" w:color="4F81BD"/>
              <w:bottom w:val="single" w:sz="8" w:space="0" w:color="4F81BD"/>
              <w:right w:val="single" w:sz="8" w:space="0" w:color="4F81BD"/>
            </w:tcBorders>
            <w:shd w:val="clear" w:color="auto" w:fill="D3DFEE"/>
          </w:tcPr>
          <w:p w14:paraId="248661F2" w14:textId="77777777" w:rsidR="00B25125" w:rsidRPr="000F39C2" w:rsidRDefault="00B25125" w:rsidP="002D23F2">
            <w:pPr>
              <w:pStyle w:val="BodyText"/>
              <w:spacing w:after="0"/>
            </w:pPr>
            <w:r w:rsidRPr="000F39C2">
              <w:t>See Notes</w:t>
            </w:r>
          </w:p>
        </w:tc>
        <w:tc>
          <w:tcPr>
            <w:tcW w:w="3689" w:type="dxa"/>
            <w:tcBorders>
              <w:top w:val="single" w:sz="8" w:space="0" w:color="4F81BD"/>
              <w:left w:val="single" w:sz="8" w:space="0" w:color="4F81BD"/>
              <w:bottom w:val="single" w:sz="8" w:space="0" w:color="4F81BD"/>
              <w:right w:val="single" w:sz="8" w:space="0" w:color="4F81BD"/>
            </w:tcBorders>
            <w:shd w:val="clear" w:color="auto" w:fill="D3DFEE"/>
          </w:tcPr>
          <w:p w14:paraId="52684D0A" w14:textId="77777777" w:rsidR="00B25125" w:rsidRPr="000F39C2" w:rsidRDefault="00B25125" w:rsidP="00560DAF">
            <w:pPr>
              <w:pStyle w:val="BodyText"/>
              <w:numPr>
                <w:ilvl w:val="0"/>
                <w:numId w:val="6"/>
              </w:numPr>
              <w:spacing w:after="0"/>
            </w:pPr>
            <w:r w:rsidRPr="000F39C2">
              <w:t>See Notes</w:t>
            </w:r>
          </w:p>
        </w:tc>
        <w:tc>
          <w:tcPr>
            <w:tcW w:w="3588" w:type="dxa"/>
            <w:tcBorders>
              <w:top w:val="single" w:sz="8" w:space="0" w:color="4F81BD"/>
              <w:left w:val="single" w:sz="8" w:space="0" w:color="4F81BD"/>
              <w:bottom w:val="single" w:sz="8" w:space="0" w:color="4F81BD"/>
              <w:right w:val="single" w:sz="8" w:space="0" w:color="4F81BD"/>
            </w:tcBorders>
            <w:shd w:val="clear" w:color="auto" w:fill="D3DFEE"/>
          </w:tcPr>
          <w:p w14:paraId="06606775" w14:textId="77777777" w:rsidR="00B25125" w:rsidRPr="000F39C2" w:rsidRDefault="00B25125" w:rsidP="002D23F2">
            <w:pPr>
              <w:pStyle w:val="BodyText"/>
              <w:spacing w:after="0"/>
            </w:pPr>
            <w:r w:rsidRPr="000F39C2">
              <w:t>The +/- are displayed only when a signature reason has Terms and Conditions associated with it.</w:t>
            </w:r>
          </w:p>
          <w:p w14:paraId="3B6D996B" w14:textId="77777777" w:rsidR="00B25125" w:rsidRPr="000F39C2" w:rsidRDefault="00B25125" w:rsidP="002D23F2">
            <w:pPr>
              <w:pStyle w:val="BodyText"/>
              <w:spacing w:after="0"/>
            </w:pPr>
          </w:p>
          <w:p w14:paraId="76A37443" w14:textId="77777777" w:rsidR="00B25125" w:rsidRPr="000F39C2" w:rsidRDefault="00B25125" w:rsidP="002D23F2">
            <w:pPr>
              <w:pStyle w:val="BodyText"/>
              <w:spacing w:after="0"/>
            </w:pPr>
            <w:r w:rsidRPr="000F39C2">
              <w:t>Only one Terms and Conditions can be expanded at a time.  As the + next to the Terms and Conditions, the Terms and Conditions for that line are displayed and any other terms are collapsed.</w:t>
            </w:r>
          </w:p>
        </w:tc>
      </w:tr>
    </w:tbl>
    <w:p w14:paraId="39B1E1CD" w14:textId="77777777" w:rsidR="00B25125" w:rsidRDefault="00B25125" w:rsidP="00B25125">
      <w:pPr>
        <w:pStyle w:val="BodyText"/>
      </w:pPr>
    </w:p>
    <w:p w14:paraId="783058E6" w14:textId="77777777" w:rsidR="00B25125" w:rsidRPr="00320A86" w:rsidRDefault="00B25125" w:rsidP="00B25125">
      <w:pPr>
        <w:pStyle w:val="Heading5"/>
        <w:keepNext/>
        <w:keepLines/>
        <w:spacing w:before="0" w:line="280" w:lineRule="exact"/>
      </w:pPr>
      <w:r w:rsidRPr="00320A86">
        <w:t xml:space="preserve">Data/Input </w:t>
      </w:r>
      <w:r>
        <w:t>Field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203"/>
        <w:gridCol w:w="1038"/>
        <w:gridCol w:w="960"/>
        <w:gridCol w:w="1407"/>
        <w:gridCol w:w="1146"/>
        <w:gridCol w:w="1146"/>
        <w:gridCol w:w="3664"/>
      </w:tblGrid>
      <w:tr w:rsidR="00B25125" w:rsidRPr="000F39C2" w14:paraId="6A9FE386" w14:textId="77777777" w:rsidTr="002D23F2">
        <w:trPr>
          <w:cantSplit/>
          <w:tblHeader/>
        </w:trPr>
        <w:tc>
          <w:tcPr>
            <w:tcW w:w="1203" w:type="dxa"/>
            <w:tcBorders>
              <w:top w:val="single" w:sz="8" w:space="0" w:color="4F81BD"/>
              <w:left w:val="single" w:sz="8" w:space="0" w:color="4F81BD"/>
              <w:bottom w:val="single" w:sz="18" w:space="0" w:color="4F81BD"/>
              <w:right w:val="single" w:sz="8" w:space="0" w:color="4F81BD"/>
            </w:tcBorders>
          </w:tcPr>
          <w:p w14:paraId="71CF712E" w14:textId="77777777" w:rsidR="00B25125" w:rsidRPr="000F39C2" w:rsidRDefault="00B25125" w:rsidP="002D23F2">
            <w:pPr>
              <w:pStyle w:val="BodyText"/>
              <w:spacing w:after="0"/>
              <w:rPr>
                <w:b/>
                <w:bCs/>
              </w:rPr>
            </w:pPr>
            <w:r w:rsidRPr="000F39C2">
              <w:rPr>
                <w:b/>
                <w:bCs/>
              </w:rPr>
              <w:t>Label</w:t>
            </w:r>
          </w:p>
        </w:tc>
        <w:tc>
          <w:tcPr>
            <w:tcW w:w="1038" w:type="dxa"/>
            <w:tcBorders>
              <w:top w:val="single" w:sz="8" w:space="0" w:color="4F81BD"/>
              <w:left w:val="single" w:sz="8" w:space="0" w:color="4F81BD"/>
              <w:bottom w:val="single" w:sz="18" w:space="0" w:color="4F81BD"/>
              <w:right w:val="single" w:sz="8" w:space="0" w:color="4F81BD"/>
            </w:tcBorders>
          </w:tcPr>
          <w:p w14:paraId="3E35D4D7" w14:textId="77777777" w:rsidR="00B25125" w:rsidRPr="000F39C2" w:rsidRDefault="00B25125" w:rsidP="002D23F2">
            <w:pPr>
              <w:pStyle w:val="BodyText"/>
              <w:spacing w:after="0"/>
              <w:rPr>
                <w:b/>
                <w:bCs/>
              </w:rPr>
            </w:pPr>
            <w:r w:rsidRPr="000F39C2">
              <w:rPr>
                <w:b/>
                <w:bCs/>
              </w:rPr>
              <w:t>Editable</w:t>
            </w:r>
          </w:p>
        </w:tc>
        <w:tc>
          <w:tcPr>
            <w:tcW w:w="960" w:type="dxa"/>
            <w:tcBorders>
              <w:top w:val="single" w:sz="8" w:space="0" w:color="4F81BD"/>
              <w:left w:val="single" w:sz="8" w:space="0" w:color="4F81BD"/>
              <w:bottom w:val="single" w:sz="18" w:space="0" w:color="4F81BD"/>
              <w:right w:val="single" w:sz="8" w:space="0" w:color="4F81BD"/>
            </w:tcBorders>
          </w:tcPr>
          <w:p w14:paraId="323321EF" w14:textId="77777777" w:rsidR="00B25125" w:rsidRPr="000F39C2" w:rsidRDefault="00B25125" w:rsidP="002D23F2">
            <w:pPr>
              <w:pStyle w:val="BodyText"/>
              <w:spacing w:after="0"/>
              <w:rPr>
                <w:b/>
                <w:bCs/>
              </w:rPr>
            </w:pPr>
            <w:r w:rsidRPr="000F39C2">
              <w:rPr>
                <w:b/>
                <w:bCs/>
              </w:rPr>
              <w:t>Req’d?</w:t>
            </w:r>
          </w:p>
        </w:tc>
        <w:tc>
          <w:tcPr>
            <w:tcW w:w="1407" w:type="dxa"/>
            <w:tcBorders>
              <w:top w:val="single" w:sz="8" w:space="0" w:color="4F81BD"/>
              <w:left w:val="single" w:sz="8" w:space="0" w:color="4F81BD"/>
              <w:bottom w:val="single" w:sz="18" w:space="0" w:color="4F81BD"/>
              <w:right w:val="single" w:sz="8" w:space="0" w:color="4F81BD"/>
            </w:tcBorders>
          </w:tcPr>
          <w:p w14:paraId="6EA9A1E4" w14:textId="77777777" w:rsidR="00B25125" w:rsidRPr="000F39C2" w:rsidRDefault="00B25125" w:rsidP="002D23F2">
            <w:pPr>
              <w:pStyle w:val="BodyText"/>
              <w:spacing w:after="0"/>
              <w:rPr>
                <w:b/>
                <w:bCs/>
              </w:rPr>
            </w:pPr>
            <w:r w:rsidRPr="000F39C2">
              <w:rPr>
                <w:b/>
                <w:bCs/>
              </w:rPr>
              <w:t>Data Type</w:t>
            </w:r>
          </w:p>
        </w:tc>
        <w:tc>
          <w:tcPr>
            <w:tcW w:w="1146" w:type="dxa"/>
            <w:tcBorders>
              <w:top w:val="single" w:sz="8" w:space="0" w:color="4F81BD"/>
              <w:left w:val="single" w:sz="8" w:space="0" w:color="4F81BD"/>
              <w:bottom w:val="single" w:sz="18" w:space="0" w:color="4F81BD"/>
              <w:right w:val="single" w:sz="8" w:space="0" w:color="4F81BD"/>
            </w:tcBorders>
          </w:tcPr>
          <w:p w14:paraId="7CB4A062" w14:textId="77777777" w:rsidR="00B25125" w:rsidRPr="000F39C2" w:rsidRDefault="00B25125" w:rsidP="002D23F2">
            <w:pPr>
              <w:pStyle w:val="BodyText"/>
              <w:spacing w:after="0"/>
              <w:rPr>
                <w:b/>
                <w:bCs/>
              </w:rPr>
            </w:pPr>
            <w:r w:rsidRPr="000F39C2">
              <w:rPr>
                <w:b/>
                <w:bCs/>
              </w:rPr>
              <w:t>Min</w:t>
            </w:r>
          </w:p>
          <w:p w14:paraId="3879D9D8" w14:textId="77777777" w:rsidR="00B25125" w:rsidRPr="000F39C2" w:rsidRDefault="00B25125" w:rsidP="002D23F2">
            <w:pPr>
              <w:pStyle w:val="BodyText"/>
              <w:spacing w:after="0"/>
              <w:rPr>
                <w:b/>
                <w:bCs/>
              </w:rPr>
            </w:pPr>
            <w:r w:rsidRPr="000F39C2">
              <w:rPr>
                <w:b/>
                <w:bCs/>
              </w:rPr>
              <w:t>Length</w:t>
            </w:r>
          </w:p>
        </w:tc>
        <w:tc>
          <w:tcPr>
            <w:tcW w:w="1146" w:type="dxa"/>
            <w:tcBorders>
              <w:top w:val="single" w:sz="8" w:space="0" w:color="4F81BD"/>
              <w:left w:val="single" w:sz="8" w:space="0" w:color="4F81BD"/>
              <w:bottom w:val="single" w:sz="18" w:space="0" w:color="4F81BD"/>
              <w:right w:val="single" w:sz="8" w:space="0" w:color="4F81BD"/>
            </w:tcBorders>
          </w:tcPr>
          <w:p w14:paraId="35A71241" w14:textId="77777777" w:rsidR="00B25125" w:rsidRPr="000F39C2" w:rsidRDefault="00B25125" w:rsidP="002D23F2">
            <w:pPr>
              <w:pStyle w:val="BodyText"/>
              <w:spacing w:after="0"/>
              <w:rPr>
                <w:b/>
                <w:bCs/>
              </w:rPr>
            </w:pPr>
            <w:r w:rsidRPr="000F39C2">
              <w:rPr>
                <w:b/>
                <w:bCs/>
              </w:rPr>
              <w:t>Max</w:t>
            </w:r>
          </w:p>
          <w:p w14:paraId="657418D5" w14:textId="77777777" w:rsidR="00B25125" w:rsidRPr="000F39C2" w:rsidRDefault="00B25125" w:rsidP="002D23F2">
            <w:pPr>
              <w:pStyle w:val="BodyText"/>
              <w:spacing w:after="0"/>
              <w:rPr>
                <w:b/>
                <w:bCs/>
              </w:rPr>
            </w:pPr>
            <w:r w:rsidRPr="000F39C2">
              <w:rPr>
                <w:b/>
                <w:bCs/>
              </w:rPr>
              <w:t>Length</w:t>
            </w:r>
          </w:p>
        </w:tc>
        <w:tc>
          <w:tcPr>
            <w:tcW w:w="3664" w:type="dxa"/>
            <w:tcBorders>
              <w:top w:val="single" w:sz="8" w:space="0" w:color="4F81BD"/>
              <w:left w:val="single" w:sz="8" w:space="0" w:color="4F81BD"/>
              <w:bottom w:val="single" w:sz="18" w:space="0" w:color="4F81BD"/>
              <w:right w:val="single" w:sz="8" w:space="0" w:color="4F81BD"/>
            </w:tcBorders>
          </w:tcPr>
          <w:p w14:paraId="31E99FB0" w14:textId="77777777" w:rsidR="00B25125" w:rsidRPr="000F39C2" w:rsidRDefault="00B25125" w:rsidP="002D23F2">
            <w:pPr>
              <w:pStyle w:val="BodyText"/>
              <w:spacing w:after="0"/>
              <w:rPr>
                <w:b/>
                <w:bCs/>
              </w:rPr>
            </w:pPr>
            <w:r w:rsidRPr="000F39C2">
              <w:rPr>
                <w:b/>
                <w:bCs/>
              </w:rPr>
              <w:t>Notes</w:t>
            </w:r>
          </w:p>
        </w:tc>
      </w:tr>
      <w:tr w:rsidR="00B25125" w:rsidRPr="000F39C2" w14:paraId="3A1C0127" w14:textId="77777777" w:rsidTr="002D23F2">
        <w:trPr>
          <w:cantSplit/>
        </w:trPr>
        <w:tc>
          <w:tcPr>
            <w:tcW w:w="1203" w:type="dxa"/>
            <w:tcBorders>
              <w:top w:val="single" w:sz="8" w:space="0" w:color="4F81BD"/>
              <w:left w:val="single" w:sz="8" w:space="0" w:color="4F81BD"/>
              <w:bottom w:val="single" w:sz="8" w:space="0" w:color="4F81BD"/>
              <w:right w:val="single" w:sz="8" w:space="0" w:color="4F81BD"/>
            </w:tcBorders>
            <w:shd w:val="clear" w:color="auto" w:fill="D3DFEE"/>
          </w:tcPr>
          <w:p w14:paraId="12E87B8D" w14:textId="77777777" w:rsidR="00B25125" w:rsidRPr="000F39C2" w:rsidRDefault="00B25125" w:rsidP="002D23F2">
            <w:pPr>
              <w:pStyle w:val="BodyText"/>
              <w:spacing w:after="0"/>
              <w:rPr>
                <w:bCs/>
              </w:rPr>
            </w:pPr>
            <w:r w:rsidRPr="000F39C2">
              <w:rPr>
                <w:bCs/>
              </w:rPr>
              <w:t>&lt;Signature Reason&gt;</w:t>
            </w:r>
          </w:p>
        </w:tc>
        <w:tc>
          <w:tcPr>
            <w:tcW w:w="1038" w:type="dxa"/>
            <w:tcBorders>
              <w:top w:val="single" w:sz="8" w:space="0" w:color="4F81BD"/>
              <w:left w:val="single" w:sz="8" w:space="0" w:color="4F81BD"/>
              <w:bottom w:val="single" w:sz="8" w:space="0" w:color="4F81BD"/>
              <w:right w:val="single" w:sz="8" w:space="0" w:color="4F81BD"/>
            </w:tcBorders>
            <w:shd w:val="clear" w:color="auto" w:fill="D3DFEE"/>
          </w:tcPr>
          <w:p w14:paraId="7BD88AF7" w14:textId="77777777" w:rsidR="00B25125" w:rsidRPr="000F39C2" w:rsidRDefault="00B25125" w:rsidP="002D23F2">
            <w:pPr>
              <w:pStyle w:val="BodyText"/>
              <w:spacing w:after="0"/>
            </w:pPr>
            <w:r w:rsidRPr="000F39C2">
              <w:t>No</w:t>
            </w:r>
          </w:p>
        </w:tc>
        <w:tc>
          <w:tcPr>
            <w:tcW w:w="960" w:type="dxa"/>
            <w:tcBorders>
              <w:top w:val="single" w:sz="8" w:space="0" w:color="4F81BD"/>
              <w:left w:val="single" w:sz="8" w:space="0" w:color="4F81BD"/>
              <w:bottom w:val="single" w:sz="8" w:space="0" w:color="4F81BD"/>
              <w:right w:val="single" w:sz="8" w:space="0" w:color="4F81BD"/>
            </w:tcBorders>
            <w:shd w:val="clear" w:color="auto" w:fill="D3DFEE"/>
          </w:tcPr>
          <w:p w14:paraId="3D580F28" w14:textId="77777777" w:rsidR="00B25125" w:rsidRPr="000F39C2" w:rsidRDefault="00B25125" w:rsidP="002D23F2">
            <w:pPr>
              <w:pStyle w:val="BodyText"/>
              <w:spacing w:after="0"/>
            </w:pPr>
            <w:r w:rsidRPr="000F39C2">
              <w:t>N/A</w:t>
            </w:r>
          </w:p>
        </w:tc>
        <w:tc>
          <w:tcPr>
            <w:tcW w:w="1407" w:type="dxa"/>
            <w:tcBorders>
              <w:top w:val="single" w:sz="8" w:space="0" w:color="4F81BD"/>
              <w:left w:val="single" w:sz="8" w:space="0" w:color="4F81BD"/>
              <w:bottom w:val="single" w:sz="8" w:space="0" w:color="4F81BD"/>
              <w:right w:val="single" w:sz="8" w:space="0" w:color="4F81BD"/>
            </w:tcBorders>
            <w:shd w:val="clear" w:color="auto" w:fill="D3DFEE"/>
          </w:tcPr>
          <w:p w14:paraId="764A3AE2" w14:textId="77777777" w:rsidR="00B25125" w:rsidRPr="000F39C2" w:rsidRDefault="00B25125" w:rsidP="002D23F2">
            <w:pPr>
              <w:pStyle w:val="BodyText"/>
              <w:spacing w:after="0"/>
            </w:pPr>
            <w:r w:rsidRPr="000F39C2">
              <w:t>N/A</w:t>
            </w:r>
          </w:p>
        </w:tc>
        <w:tc>
          <w:tcPr>
            <w:tcW w:w="1146" w:type="dxa"/>
            <w:tcBorders>
              <w:top w:val="single" w:sz="8" w:space="0" w:color="4F81BD"/>
              <w:left w:val="single" w:sz="8" w:space="0" w:color="4F81BD"/>
              <w:bottom w:val="single" w:sz="8" w:space="0" w:color="4F81BD"/>
              <w:right w:val="single" w:sz="8" w:space="0" w:color="4F81BD"/>
            </w:tcBorders>
            <w:shd w:val="clear" w:color="auto" w:fill="D3DFEE"/>
          </w:tcPr>
          <w:p w14:paraId="18C1E9A3" w14:textId="77777777" w:rsidR="00B25125" w:rsidRPr="000F39C2" w:rsidRDefault="00B25125" w:rsidP="002D23F2">
            <w:pPr>
              <w:pStyle w:val="BodyText"/>
              <w:spacing w:after="0"/>
            </w:pPr>
            <w:r w:rsidRPr="000F39C2">
              <w:t>N/A</w:t>
            </w:r>
          </w:p>
        </w:tc>
        <w:tc>
          <w:tcPr>
            <w:tcW w:w="1146" w:type="dxa"/>
            <w:tcBorders>
              <w:top w:val="single" w:sz="8" w:space="0" w:color="4F81BD"/>
              <w:left w:val="single" w:sz="8" w:space="0" w:color="4F81BD"/>
              <w:bottom w:val="single" w:sz="8" w:space="0" w:color="4F81BD"/>
              <w:right w:val="single" w:sz="8" w:space="0" w:color="4F81BD"/>
            </w:tcBorders>
            <w:shd w:val="clear" w:color="auto" w:fill="D3DFEE"/>
          </w:tcPr>
          <w:p w14:paraId="622CDDAA" w14:textId="77777777" w:rsidR="00B25125" w:rsidRPr="000F39C2" w:rsidRDefault="00B25125" w:rsidP="002D23F2">
            <w:pPr>
              <w:pStyle w:val="BodyText"/>
              <w:spacing w:after="0"/>
            </w:pPr>
            <w:r w:rsidRPr="000F39C2">
              <w:t>N/A</w:t>
            </w:r>
          </w:p>
        </w:tc>
        <w:tc>
          <w:tcPr>
            <w:tcW w:w="3664" w:type="dxa"/>
            <w:tcBorders>
              <w:top w:val="single" w:sz="8" w:space="0" w:color="4F81BD"/>
              <w:left w:val="single" w:sz="8" w:space="0" w:color="4F81BD"/>
              <w:bottom w:val="single" w:sz="8" w:space="0" w:color="4F81BD"/>
              <w:right w:val="single" w:sz="8" w:space="0" w:color="4F81BD"/>
            </w:tcBorders>
            <w:shd w:val="clear" w:color="auto" w:fill="D3DFEE"/>
          </w:tcPr>
          <w:p w14:paraId="6E40BF96" w14:textId="77777777" w:rsidR="00B25125" w:rsidRPr="000F39C2" w:rsidRDefault="00B25125" w:rsidP="002D23F2">
            <w:pPr>
              <w:pStyle w:val="BodyText"/>
              <w:spacing w:after="0"/>
            </w:pPr>
            <w:r w:rsidRPr="000F39C2">
              <w:t>For each signature reason to be captured, the descriptive text for each signature is displayed on the line (for example ‘Transaction Tax Exempt’).  If the signature reason is for an item, the item description is displayed with the Signature Reason (for example ‘Item Tax Exempt: Brand Laptop’).</w:t>
            </w:r>
          </w:p>
          <w:p w14:paraId="4502CEDC" w14:textId="77777777" w:rsidR="00B25125" w:rsidRPr="000F39C2" w:rsidRDefault="00B25125" w:rsidP="002D23F2">
            <w:pPr>
              <w:pStyle w:val="BodyText"/>
              <w:spacing w:after="0"/>
            </w:pPr>
          </w:p>
          <w:p w14:paraId="17C6A105" w14:textId="77777777" w:rsidR="00B25125" w:rsidRPr="000F39C2" w:rsidRDefault="00B25125" w:rsidP="002D23F2">
            <w:pPr>
              <w:pStyle w:val="BodyText"/>
              <w:spacing w:after="0"/>
            </w:pPr>
            <w:r w:rsidRPr="000F39C2">
              <w:t>If the signature has Terms and Conditions, the +/- is present and once expanded the Terms and Conditions are displayed for the particular signature.</w:t>
            </w:r>
          </w:p>
        </w:tc>
      </w:tr>
      <w:tr w:rsidR="00B25125" w:rsidRPr="000F39C2" w14:paraId="74D944FA" w14:textId="77777777" w:rsidTr="002D23F2">
        <w:trPr>
          <w:cantSplit/>
        </w:trPr>
        <w:tc>
          <w:tcPr>
            <w:tcW w:w="1203" w:type="dxa"/>
            <w:tcBorders>
              <w:top w:val="single" w:sz="8" w:space="0" w:color="4F81BD"/>
              <w:left w:val="single" w:sz="8" w:space="0" w:color="4F81BD"/>
              <w:bottom w:val="single" w:sz="8" w:space="0" w:color="4F81BD"/>
              <w:right w:val="single" w:sz="8" w:space="0" w:color="4F81BD"/>
            </w:tcBorders>
            <w:shd w:val="clear" w:color="auto" w:fill="D3DFEE"/>
          </w:tcPr>
          <w:p w14:paraId="5F6501D1" w14:textId="77777777" w:rsidR="00B25125" w:rsidRPr="000F39C2" w:rsidRDefault="00B25125" w:rsidP="002D23F2">
            <w:pPr>
              <w:pStyle w:val="BodyText"/>
              <w:spacing w:after="0"/>
              <w:rPr>
                <w:bCs/>
              </w:rPr>
            </w:pPr>
            <w:r w:rsidRPr="000F39C2">
              <w:rPr>
                <w:bCs/>
              </w:rPr>
              <w:t>Yes/No</w:t>
            </w:r>
          </w:p>
        </w:tc>
        <w:tc>
          <w:tcPr>
            <w:tcW w:w="1038" w:type="dxa"/>
            <w:tcBorders>
              <w:top w:val="single" w:sz="8" w:space="0" w:color="4F81BD"/>
              <w:left w:val="single" w:sz="8" w:space="0" w:color="4F81BD"/>
              <w:bottom w:val="single" w:sz="8" w:space="0" w:color="4F81BD"/>
              <w:right w:val="single" w:sz="8" w:space="0" w:color="4F81BD"/>
            </w:tcBorders>
            <w:shd w:val="clear" w:color="auto" w:fill="D3DFEE"/>
          </w:tcPr>
          <w:p w14:paraId="4103A829" w14:textId="77777777" w:rsidR="00B25125" w:rsidRPr="000F39C2" w:rsidRDefault="00B25125" w:rsidP="002D23F2">
            <w:pPr>
              <w:pStyle w:val="BodyText"/>
              <w:spacing w:after="0"/>
            </w:pPr>
            <w:r w:rsidRPr="000F39C2">
              <w:t>See Notes</w:t>
            </w:r>
          </w:p>
        </w:tc>
        <w:tc>
          <w:tcPr>
            <w:tcW w:w="960" w:type="dxa"/>
            <w:tcBorders>
              <w:top w:val="single" w:sz="8" w:space="0" w:color="4F81BD"/>
              <w:left w:val="single" w:sz="8" w:space="0" w:color="4F81BD"/>
              <w:bottom w:val="single" w:sz="8" w:space="0" w:color="4F81BD"/>
              <w:right w:val="single" w:sz="8" w:space="0" w:color="4F81BD"/>
            </w:tcBorders>
            <w:shd w:val="clear" w:color="auto" w:fill="D3DFEE"/>
          </w:tcPr>
          <w:p w14:paraId="445702B0" w14:textId="77777777" w:rsidR="00B25125" w:rsidRPr="000F39C2" w:rsidRDefault="00B25125" w:rsidP="002D23F2">
            <w:pPr>
              <w:pStyle w:val="BodyText"/>
              <w:spacing w:after="0"/>
            </w:pPr>
            <w:r w:rsidRPr="000F39C2">
              <w:t>See Notes</w:t>
            </w:r>
          </w:p>
        </w:tc>
        <w:tc>
          <w:tcPr>
            <w:tcW w:w="1407" w:type="dxa"/>
            <w:tcBorders>
              <w:top w:val="single" w:sz="8" w:space="0" w:color="4F81BD"/>
              <w:left w:val="single" w:sz="8" w:space="0" w:color="4F81BD"/>
              <w:bottom w:val="single" w:sz="8" w:space="0" w:color="4F81BD"/>
              <w:right w:val="single" w:sz="8" w:space="0" w:color="4F81BD"/>
            </w:tcBorders>
            <w:shd w:val="clear" w:color="auto" w:fill="D3DFEE"/>
          </w:tcPr>
          <w:p w14:paraId="590EF2F3" w14:textId="77777777" w:rsidR="00B25125" w:rsidRPr="000F39C2" w:rsidRDefault="00B25125" w:rsidP="002D23F2">
            <w:pPr>
              <w:pStyle w:val="BodyText"/>
              <w:spacing w:after="0"/>
            </w:pPr>
            <w:r w:rsidRPr="000F39C2">
              <w:t>Check Box</w:t>
            </w:r>
          </w:p>
        </w:tc>
        <w:tc>
          <w:tcPr>
            <w:tcW w:w="1146" w:type="dxa"/>
            <w:tcBorders>
              <w:top w:val="single" w:sz="8" w:space="0" w:color="4F81BD"/>
              <w:left w:val="single" w:sz="8" w:space="0" w:color="4F81BD"/>
              <w:bottom w:val="single" w:sz="8" w:space="0" w:color="4F81BD"/>
              <w:right w:val="single" w:sz="8" w:space="0" w:color="4F81BD"/>
            </w:tcBorders>
            <w:shd w:val="clear" w:color="auto" w:fill="D3DFEE"/>
          </w:tcPr>
          <w:p w14:paraId="2D8B4C64" w14:textId="77777777" w:rsidR="00B25125" w:rsidRPr="000F39C2" w:rsidRDefault="00B25125" w:rsidP="002D23F2">
            <w:pPr>
              <w:pStyle w:val="BodyText"/>
              <w:spacing w:after="0"/>
            </w:pPr>
            <w:r w:rsidRPr="000F39C2">
              <w:t>N/A</w:t>
            </w:r>
          </w:p>
        </w:tc>
        <w:tc>
          <w:tcPr>
            <w:tcW w:w="1146" w:type="dxa"/>
            <w:tcBorders>
              <w:top w:val="single" w:sz="8" w:space="0" w:color="4F81BD"/>
              <w:left w:val="single" w:sz="8" w:space="0" w:color="4F81BD"/>
              <w:bottom w:val="single" w:sz="8" w:space="0" w:color="4F81BD"/>
              <w:right w:val="single" w:sz="8" w:space="0" w:color="4F81BD"/>
            </w:tcBorders>
            <w:shd w:val="clear" w:color="auto" w:fill="D3DFEE"/>
          </w:tcPr>
          <w:p w14:paraId="53FE5252" w14:textId="77777777" w:rsidR="00B25125" w:rsidRPr="000F39C2" w:rsidRDefault="00B25125" w:rsidP="002D23F2">
            <w:pPr>
              <w:pStyle w:val="BodyText"/>
              <w:spacing w:after="0"/>
            </w:pPr>
            <w:r w:rsidRPr="000F39C2">
              <w:t>N/A</w:t>
            </w:r>
          </w:p>
        </w:tc>
        <w:tc>
          <w:tcPr>
            <w:tcW w:w="3664" w:type="dxa"/>
            <w:tcBorders>
              <w:top w:val="single" w:sz="8" w:space="0" w:color="4F81BD"/>
              <w:left w:val="single" w:sz="8" w:space="0" w:color="4F81BD"/>
              <w:bottom w:val="single" w:sz="8" w:space="0" w:color="4F81BD"/>
              <w:right w:val="single" w:sz="8" w:space="0" w:color="4F81BD"/>
            </w:tcBorders>
            <w:shd w:val="clear" w:color="auto" w:fill="D3DFEE"/>
          </w:tcPr>
          <w:p w14:paraId="5EA90441" w14:textId="77777777" w:rsidR="00B25125" w:rsidRPr="000F39C2" w:rsidRDefault="00B25125" w:rsidP="002D23F2">
            <w:pPr>
              <w:pStyle w:val="BodyText"/>
              <w:spacing w:after="0"/>
            </w:pPr>
            <w:r w:rsidRPr="000F39C2">
              <w:t>The Yes/No option is only displayed and required when the signature reason has Terms and Conditions defined for it.</w:t>
            </w:r>
          </w:p>
          <w:p w14:paraId="1515241B" w14:textId="77777777" w:rsidR="00B25125" w:rsidRPr="000F39C2" w:rsidRDefault="00B25125" w:rsidP="002D23F2">
            <w:pPr>
              <w:pStyle w:val="BodyText"/>
              <w:spacing w:after="0"/>
            </w:pPr>
          </w:p>
          <w:p w14:paraId="6716E843" w14:textId="77777777" w:rsidR="00B25125" w:rsidRPr="000F39C2" w:rsidRDefault="00B25125" w:rsidP="002D23F2">
            <w:pPr>
              <w:pStyle w:val="BodyText"/>
              <w:spacing w:after="0"/>
            </w:pPr>
            <w:r w:rsidRPr="000F39C2">
              <w:t>Either the Yes or the No needs to be selected for each line.  Only one check box per line can be checked at a time.</w:t>
            </w:r>
          </w:p>
        </w:tc>
      </w:tr>
    </w:tbl>
    <w:p w14:paraId="4E382793" w14:textId="77777777" w:rsidR="00B25125" w:rsidRDefault="00B25125" w:rsidP="00B25125">
      <w:pPr>
        <w:pStyle w:val="BodyText"/>
      </w:pPr>
    </w:p>
    <w:p w14:paraId="5B531CE0" w14:textId="77777777" w:rsidR="00B25125" w:rsidRPr="00320A86" w:rsidRDefault="00B25125" w:rsidP="00B25125">
      <w:pPr>
        <w:pStyle w:val="Heading5"/>
        <w:keepNext/>
        <w:keepLines/>
        <w:spacing w:before="0" w:line="280" w:lineRule="exact"/>
      </w:pPr>
      <w:r>
        <w:t>Reason Code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B25125" w:rsidRPr="000F39C2" w14:paraId="4F49033B" w14:textId="77777777" w:rsidTr="002D23F2">
        <w:trPr>
          <w:cantSplit/>
        </w:trPr>
        <w:tc>
          <w:tcPr>
            <w:tcW w:w="1284" w:type="pct"/>
            <w:tcBorders>
              <w:top w:val="single" w:sz="8" w:space="0" w:color="4F81BD"/>
              <w:left w:val="single" w:sz="8" w:space="0" w:color="4F81BD"/>
              <w:bottom w:val="single" w:sz="18" w:space="0" w:color="4F81BD"/>
              <w:right w:val="single" w:sz="8" w:space="0" w:color="4F81BD"/>
            </w:tcBorders>
          </w:tcPr>
          <w:p w14:paraId="1E879B7D" w14:textId="77777777" w:rsidR="00B25125" w:rsidRPr="000F39C2" w:rsidRDefault="00B25125" w:rsidP="002D23F2">
            <w:pPr>
              <w:rPr>
                <w:b/>
              </w:rPr>
            </w:pPr>
            <w:r w:rsidRPr="000F39C2">
              <w:rPr>
                <w:b/>
              </w:rPr>
              <w:t>Reason Code</w:t>
            </w:r>
          </w:p>
        </w:tc>
        <w:tc>
          <w:tcPr>
            <w:tcW w:w="2310" w:type="pct"/>
            <w:tcBorders>
              <w:top w:val="single" w:sz="8" w:space="0" w:color="4F81BD"/>
              <w:left w:val="single" w:sz="8" w:space="0" w:color="4F81BD"/>
              <w:bottom w:val="single" w:sz="18" w:space="0" w:color="4F81BD"/>
              <w:right w:val="single" w:sz="8" w:space="0" w:color="4F81BD"/>
            </w:tcBorders>
          </w:tcPr>
          <w:p w14:paraId="5364C348" w14:textId="77777777" w:rsidR="00B25125" w:rsidRPr="000F39C2" w:rsidRDefault="00B25125" w:rsidP="002D23F2">
            <w:pPr>
              <w:rPr>
                <w:b/>
                <w:szCs w:val="20"/>
              </w:rPr>
            </w:pPr>
            <w:r w:rsidRPr="000F39C2">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14:paraId="5BA475D3" w14:textId="77777777" w:rsidR="00B25125" w:rsidRPr="000F39C2" w:rsidRDefault="00B25125" w:rsidP="002D23F2">
            <w:pPr>
              <w:rPr>
                <w:b/>
                <w:szCs w:val="20"/>
              </w:rPr>
            </w:pPr>
            <w:r w:rsidRPr="000F39C2">
              <w:rPr>
                <w:b/>
                <w:szCs w:val="20"/>
              </w:rPr>
              <w:t>Default Value</w:t>
            </w:r>
          </w:p>
        </w:tc>
      </w:tr>
      <w:tr w:rsidR="00B25125" w:rsidRPr="000F39C2" w14:paraId="53B70E89" w14:textId="77777777" w:rsidTr="002D23F2">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14:paraId="3F0DD7A2" w14:textId="77777777" w:rsidR="00B25125" w:rsidRPr="000F39C2" w:rsidRDefault="00B25125" w:rsidP="002D23F2">
            <w:pPr>
              <w:rPr>
                <w:bCs/>
                <w:szCs w:val="20"/>
              </w:rPr>
            </w:pPr>
            <w:r w:rsidRPr="000F39C2">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14:paraId="11163C98" w14:textId="77777777" w:rsidR="00B25125" w:rsidRPr="000F39C2" w:rsidRDefault="00B25125" w:rsidP="00560DAF">
            <w:pPr>
              <w:numPr>
                <w:ilvl w:val="0"/>
                <w:numId w:val="4"/>
              </w:num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14:paraId="1D1F456C" w14:textId="77777777" w:rsidR="00B25125" w:rsidRPr="000F39C2" w:rsidRDefault="00B25125" w:rsidP="002D23F2">
            <w:pPr>
              <w:rPr>
                <w:szCs w:val="20"/>
              </w:rPr>
            </w:pPr>
          </w:p>
        </w:tc>
      </w:tr>
    </w:tbl>
    <w:p w14:paraId="30B5707E" w14:textId="77777777" w:rsidR="00B25125" w:rsidRDefault="00B25125" w:rsidP="00B25125">
      <w:pPr>
        <w:pStyle w:val="BodyText"/>
      </w:pPr>
    </w:p>
    <w:p w14:paraId="3BA959A1" w14:textId="77777777" w:rsidR="00B25125" w:rsidRPr="00A01DB1" w:rsidRDefault="00B25125" w:rsidP="00CB72AF">
      <w:pPr>
        <w:pStyle w:val="Heading3"/>
      </w:pPr>
      <w:bookmarkStart w:id="488" w:name="_Ref413831613"/>
      <w:r>
        <w:lastRenderedPageBreak/>
        <w:t>Consolidated Signature with Terms and Conditions Screen</w:t>
      </w:r>
      <w:bookmarkEnd w:id="488"/>
    </w:p>
    <w:p w14:paraId="6AE056BE" w14:textId="77777777" w:rsidR="00B25125" w:rsidRPr="008B5807" w:rsidRDefault="00B25125" w:rsidP="00B25125">
      <w:pPr>
        <w:pStyle w:val="BodyText"/>
      </w:pPr>
      <w:r w:rsidRPr="000F39C2">
        <w:t>This screen appears when a</w:t>
      </w:r>
      <w:r w:rsidR="005B7C8F">
        <w:t xml:space="preserve"> consolidated</w:t>
      </w:r>
      <w:r w:rsidRPr="000F39C2">
        <w:t xml:space="preserve"> action requires a signature.  The action may require the signature to be captured at the time the action is completed.</w:t>
      </w:r>
    </w:p>
    <w:p w14:paraId="3B6CAE63" w14:textId="77777777" w:rsidR="00B25125" w:rsidRPr="00FC2910" w:rsidRDefault="005B7C8F" w:rsidP="00B25125">
      <w:pPr>
        <w:pStyle w:val="BodyText"/>
        <w:jc w:val="center"/>
      </w:pPr>
      <w:r>
        <w:rPr>
          <w:noProof/>
        </w:rPr>
        <w:drawing>
          <wp:inline distT="0" distB="0" distL="0" distR="0" wp14:anchorId="4D344499" wp14:editId="693877D3">
            <wp:extent cx="5107021" cy="3200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07021" cy="3200400"/>
                    </a:xfrm>
                    <a:prstGeom prst="rect">
                      <a:avLst/>
                    </a:prstGeom>
                    <a:noFill/>
                    <a:ln>
                      <a:noFill/>
                    </a:ln>
                  </pic:spPr>
                </pic:pic>
              </a:graphicData>
            </a:graphic>
          </wp:inline>
        </w:drawing>
      </w:r>
    </w:p>
    <w:p w14:paraId="536ACD14" w14:textId="77777777" w:rsidR="00B25125" w:rsidRDefault="00B25125" w:rsidP="00B25125">
      <w:pPr>
        <w:pStyle w:val="Caption"/>
        <w:jc w:val="center"/>
      </w:pPr>
      <w:r>
        <w:t xml:space="preserve">Figure </w:t>
      </w:r>
      <w:fldSimple w:instr=" SEQ Figure \* ARABIC ">
        <w:r w:rsidR="00BC2773">
          <w:rPr>
            <w:noProof/>
          </w:rPr>
          <w:t>9</w:t>
        </w:r>
      </w:fldSimple>
      <w:r>
        <w:t>:  Consolidated Signature with Terms and Conditions</w:t>
      </w:r>
    </w:p>
    <w:p w14:paraId="434A4C2F" w14:textId="77777777" w:rsidR="00B25125" w:rsidRPr="00AC4EEB" w:rsidRDefault="00B25125" w:rsidP="00B15C7D">
      <w:pPr>
        <w:pStyle w:val="Heading4"/>
      </w:pPr>
      <w:r w:rsidRPr="00AC4EEB">
        <w:t>Screen Definitions</w:t>
      </w:r>
    </w:p>
    <w:p w14:paraId="145991B3" w14:textId="77777777" w:rsidR="00B25125" w:rsidRPr="00280F4D" w:rsidRDefault="00B25125" w:rsidP="00B25125">
      <w:pPr>
        <w:pStyle w:val="Heading5"/>
        <w:keepNext/>
        <w:keepLines/>
        <w:spacing w:before="0" w:line="280" w:lineRule="exact"/>
      </w:pPr>
      <w:r w:rsidRPr="00280F4D">
        <w:t xml:space="preserve">Instruction Text </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B25125" w:rsidRPr="000F39C2" w14:paraId="227A2E1C" w14:textId="77777777" w:rsidTr="002D23F2">
        <w:trPr>
          <w:cantSplit/>
        </w:trPr>
        <w:tc>
          <w:tcPr>
            <w:tcW w:w="10564" w:type="dxa"/>
            <w:tcBorders>
              <w:top w:val="single" w:sz="8" w:space="0" w:color="4F81BD"/>
              <w:left w:val="single" w:sz="8" w:space="0" w:color="4F81BD"/>
              <w:bottom w:val="single" w:sz="18" w:space="0" w:color="4F81BD"/>
              <w:right w:val="single" w:sz="8" w:space="0" w:color="4F81BD"/>
            </w:tcBorders>
          </w:tcPr>
          <w:p w14:paraId="4B3745B6" w14:textId="77777777" w:rsidR="00B25125" w:rsidRPr="000F39C2" w:rsidRDefault="00B25125" w:rsidP="002D23F2">
            <w:pPr>
              <w:rPr>
                <w:b/>
                <w:bCs/>
                <w:szCs w:val="20"/>
              </w:rPr>
            </w:pPr>
            <w:r w:rsidRPr="000F39C2">
              <w:rPr>
                <w:b/>
                <w:bCs/>
                <w:szCs w:val="20"/>
              </w:rPr>
              <w:t>Instructions</w:t>
            </w:r>
            <w:r>
              <w:rPr>
                <w:b/>
                <w:bCs/>
                <w:szCs w:val="20"/>
              </w:rPr>
              <w:t xml:space="preserve"> – Text is configurable</w:t>
            </w:r>
          </w:p>
        </w:tc>
      </w:tr>
      <w:tr w:rsidR="00B25125" w:rsidRPr="000F39C2" w14:paraId="0F412665" w14:textId="77777777" w:rsidTr="002D23F2">
        <w:trPr>
          <w:cantSplit/>
        </w:trPr>
        <w:tc>
          <w:tcPr>
            <w:tcW w:w="10564" w:type="dxa"/>
            <w:tcBorders>
              <w:top w:val="single" w:sz="8" w:space="0" w:color="4F81BD"/>
              <w:left w:val="single" w:sz="8" w:space="0" w:color="4F81BD"/>
              <w:bottom w:val="single" w:sz="8" w:space="0" w:color="4F81BD"/>
              <w:right w:val="single" w:sz="8" w:space="0" w:color="4F81BD"/>
            </w:tcBorders>
            <w:shd w:val="clear" w:color="auto" w:fill="D3DFEE"/>
          </w:tcPr>
          <w:p w14:paraId="4447BD97" w14:textId="77777777" w:rsidR="00B25125" w:rsidRPr="000F39C2" w:rsidRDefault="00B25125" w:rsidP="002D23F2">
            <w:pPr>
              <w:rPr>
                <w:bCs/>
                <w:szCs w:val="20"/>
              </w:rPr>
            </w:pPr>
            <w:r>
              <w:rPr>
                <w:bCs/>
                <w:szCs w:val="20"/>
              </w:rPr>
              <w:t>Signature for &lt;Signature Reason</w:t>
            </w:r>
            <w:r w:rsidR="005B7C8F">
              <w:rPr>
                <w:bCs/>
                <w:szCs w:val="20"/>
              </w:rPr>
              <w:t xml:space="preserve"> #1</w:t>
            </w:r>
            <w:r>
              <w:rPr>
                <w:bCs/>
                <w:szCs w:val="20"/>
              </w:rPr>
              <w:t>&gt;</w:t>
            </w:r>
            <w:r w:rsidR="005B7C8F">
              <w:rPr>
                <w:bCs/>
                <w:szCs w:val="20"/>
              </w:rPr>
              <w:t xml:space="preserve"> &amp; &lt;Signature Reason #2&gt;</w:t>
            </w:r>
            <w:r>
              <w:rPr>
                <w:bCs/>
                <w:szCs w:val="20"/>
              </w:rPr>
              <w:t xml:space="preserve"> for Item.</w:t>
            </w:r>
          </w:p>
        </w:tc>
      </w:tr>
    </w:tbl>
    <w:p w14:paraId="516AB0AE" w14:textId="77777777" w:rsidR="00B25125" w:rsidRDefault="00B25125" w:rsidP="00B25125">
      <w:pPr>
        <w:pStyle w:val="BodyText"/>
      </w:pPr>
    </w:p>
    <w:p w14:paraId="0508E1B3" w14:textId="77777777" w:rsidR="00B25125" w:rsidRDefault="00B25125" w:rsidP="00B25125">
      <w:pPr>
        <w:pStyle w:val="Heading5"/>
        <w:keepNext/>
        <w:keepLines/>
        <w:spacing w:before="0" w:line="280" w:lineRule="exact"/>
      </w:pPr>
      <w:r w:rsidRPr="00320A86">
        <w:t>Navigation</w:t>
      </w:r>
      <w:r>
        <w:t>/Menu Keys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07"/>
        <w:gridCol w:w="36"/>
        <w:gridCol w:w="1507"/>
        <w:gridCol w:w="3710"/>
        <w:gridCol w:w="3604"/>
      </w:tblGrid>
      <w:tr w:rsidR="00B25125" w:rsidRPr="000F39C2" w14:paraId="1D805A51" w14:textId="77777777" w:rsidTr="00980CFC">
        <w:trPr>
          <w:cantSplit/>
          <w:tblHeader/>
        </w:trPr>
        <w:tc>
          <w:tcPr>
            <w:tcW w:w="1743" w:type="dxa"/>
            <w:gridSpan w:val="2"/>
            <w:tcBorders>
              <w:top w:val="single" w:sz="8" w:space="0" w:color="4F81BD"/>
              <w:left w:val="single" w:sz="8" w:space="0" w:color="4F81BD"/>
              <w:bottom w:val="single" w:sz="18" w:space="0" w:color="4F81BD"/>
              <w:right w:val="single" w:sz="8" w:space="0" w:color="4F81BD"/>
            </w:tcBorders>
          </w:tcPr>
          <w:p w14:paraId="40C74560" w14:textId="77777777" w:rsidR="00B25125" w:rsidRPr="000F39C2" w:rsidRDefault="00B25125" w:rsidP="002D23F2">
            <w:pPr>
              <w:pStyle w:val="BodyText"/>
              <w:spacing w:after="0"/>
              <w:rPr>
                <w:b/>
                <w:bCs/>
              </w:rPr>
            </w:pPr>
            <w:r w:rsidRPr="000F39C2">
              <w:rPr>
                <w:b/>
                <w:bCs/>
              </w:rPr>
              <w:t>Label</w:t>
            </w:r>
          </w:p>
        </w:tc>
        <w:tc>
          <w:tcPr>
            <w:tcW w:w="1507" w:type="dxa"/>
            <w:tcBorders>
              <w:top w:val="single" w:sz="8" w:space="0" w:color="4F81BD"/>
              <w:left w:val="single" w:sz="8" w:space="0" w:color="4F81BD"/>
              <w:bottom w:val="single" w:sz="18" w:space="0" w:color="4F81BD"/>
              <w:right w:val="single" w:sz="8" w:space="0" w:color="4F81BD"/>
            </w:tcBorders>
          </w:tcPr>
          <w:p w14:paraId="37BD5A4E" w14:textId="77777777" w:rsidR="00B25125" w:rsidRPr="000F39C2" w:rsidRDefault="00B25125" w:rsidP="002D23F2">
            <w:pPr>
              <w:pStyle w:val="BodyText"/>
              <w:spacing w:after="0"/>
              <w:rPr>
                <w:b/>
                <w:bCs/>
              </w:rPr>
            </w:pPr>
            <w:r w:rsidRPr="000F39C2">
              <w:rPr>
                <w:b/>
                <w:bCs/>
              </w:rPr>
              <w:t>State</w:t>
            </w:r>
          </w:p>
        </w:tc>
        <w:tc>
          <w:tcPr>
            <w:tcW w:w="3710" w:type="dxa"/>
            <w:tcBorders>
              <w:top w:val="single" w:sz="8" w:space="0" w:color="4F81BD"/>
              <w:left w:val="single" w:sz="8" w:space="0" w:color="4F81BD"/>
              <w:bottom w:val="single" w:sz="18" w:space="0" w:color="4F81BD"/>
              <w:right w:val="single" w:sz="8" w:space="0" w:color="4F81BD"/>
            </w:tcBorders>
          </w:tcPr>
          <w:p w14:paraId="763E216C" w14:textId="77777777" w:rsidR="00B25125" w:rsidRPr="000F39C2" w:rsidRDefault="00B25125" w:rsidP="002D23F2">
            <w:pPr>
              <w:pStyle w:val="BodyText"/>
              <w:spacing w:after="0"/>
              <w:rPr>
                <w:b/>
                <w:bCs/>
              </w:rPr>
            </w:pPr>
            <w:r w:rsidRPr="000F39C2">
              <w:rPr>
                <w:b/>
                <w:bCs/>
              </w:rPr>
              <w:t>Next Screen</w:t>
            </w:r>
          </w:p>
        </w:tc>
        <w:tc>
          <w:tcPr>
            <w:tcW w:w="3604" w:type="dxa"/>
            <w:tcBorders>
              <w:top w:val="single" w:sz="8" w:space="0" w:color="4F81BD"/>
              <w:left w:val="single" w:sz="8" w:space="0" w:color="4F81BD"/>
              <w:bottom w:val="single" w:sz="18" w:space="0" w:color="4F81BD"/>
              <w:right w:val="single" w:sz="8" w:space="0" w:color="4F81BD"/>
            </w:tcBorders>
          </w:tcPr>
          <w:p w14:paraId="48952A30" w14:textId="77777777" w:rsidR="00B25125" w:rsidRPr="000F39C2" w:rsidRDefault="00B25125" w:rsidP="002D23F2">
            <w:pPr>
              <w:pStyle w:val="BodyText"/>
              <w:spacing w:after="0"/>
              <w:rPr>
                <w:b/>
                <w:bCs/>
              </w:rPr>
            </w:pPr>
            <w:r w:rsidRPr="000F39C2">
              <w:rPr>
                <w:b/>
                <w:bCs/>
              </w:rPr>
              <w:t>Notes</w:t>
            </w:r>
          </w:p>
        </w:tc>
      </w:tr>
      <w:tr w:rsidR="00B25125" w:rsidRPr="000F39C2" w14:paraId="2E21DF0E" w14:textId="77777777" w:rsidTr="00980CFC">
        <w:trPr>
          <w:cantSplit/>
        </w:trPr>
        <w:tc>
          <w:tcPr>
            <w:tcW w:w="1707" w:type="dxa"/>
            <w:tcBorders>
              <w:top w:val="single" w:sz="8" w:space="0" w:color="4F81BD"/>
              <w:left w:val="single" w:sz="8" w:space="0" w:color="4F81BD"/>
              <w:bottom w:val="single" w:sz="8" w:space="0" w:color="4F81BD"/>
              <w:right w:val="single" w:sz="8" w:space="0" w:color="4F81BD"/>
            </w:tcBorders>
            <w:shd w:val="clear" w:color="auto" w:fill="D3DFEE"/>
          </w:tcPr>
          <w:p w14:paraId="601597F6" w14:textId="77777777" w:rsidR="00B25125" w:rsidRPr="000F39C2" w:rsidRDefault="00B25125" w:rsidP="002D23F2">
            <w:pPr>
              <w:pStyle w:val="BodyText"/>
              <w:spacing w:after="0"/>
            </w:pPr>
            <w:r w:rsidRPr="000F39C2">
              <w:t>Done</w:t>
            </w:r>
          </w:p>
        </w:tc>
        <w:tc>
          <w:tcPr>
            <w:tcW w:w="1543" w:type="dxa"/>
            <w:gridSpan w:val="2"/>
            <w:tcBorders>
              <w:top w:val="single" w:sz="8" w:space="0" w:color="4F81BD"/>
              <w:left w:val="single" w:sz="8" w:space="0" w:color="4F81BD"/>
              <w:bottom w:val="single" w:sz="8" w:space="0" w:color="4F81BD"/>
              <w:right w:val="single" w:sz="8" w:space="0" w:color="4F81BD"/>
            </w:tcBorders>
            <w:shd w:val="clear" w:color="auto" w:fill="D3DFEE"/>
          </w:tcPr>
          <w:p w14:paraId="37739D99" w14:textId="77777777" w:rsidR="00B25125" w:rsidRPr="000F39C2" w:rsidRDefault="00B25125" w:rsidP="002D23F2">
            <w:pPr>
              <w:pStyle w:val="BodyText"/>
              <w:spacing w:after="0"/>
            </w:pPr>
            <w:r w:rsidRPr="000F39C2">
              <w:t>See Note</w:t>
            </w:r>
          </w:p>
        </w:tc>
        <w:tc>
          <w:tcPr>
            <w:tcW w:w="3710" w:type="dxa"/>
            <w:tcBorders>
              <w:top w:val="single" w:sz="8" w:space="0" w:color="4F81BD"/>
              <w:left w:val="single" w:sz="8" w:space="0" w:color="4F81BD"/>
              <w:bottom w:val="single" w:sz="8" w:space="0" w:color="4F81BD"/>
              <w:right w:val="single" w:sz="8" w:space="0" w:color="4F81BD"/>
            </w:tcBorders>
            <w:shd w:val="clear" w:color="auto" w:fill="D3DFEE"/>
          </w:tcPr>
          <w:p w14:paraId="6971B944" w14:textId="4F7BD798" w:rsidR="00B25125" w:rsidRPr="000F39C2" w:rsidRDefault="00B25125" w:rsidP="00560DAF">
            <w:pPr>
              <w:pStyle w:val="BodyText"/>
              <w:numPr>
                <w:ilvl w:val="0"/>
                <w:numId w:val="6"/>
              </w:numPr>
              <w:spacing w:after="0"/>
            </w:pPr>
            <w:r w:rsidRPr="000F39C2">
              <w:t xml:space="preserve">Signature capture does not meet minimum length or required data is missing: </w:t>
            </w:r>
            <w:r>
              <w:fldChar w:fldCharType="begin"/>
            </w:r>
            <w:r>
              <w:instrText xml:space="preserve"> REF _Ref413755849 \h </w:instrText>
            </w:r>
            <w:r>
              <w:fldChar w:fldCharType="separate"/>
            </w:r>
            <w:ins w:id="489" w:author="Amy Byers" w:date="2015-04-08T11:41:00Z">
              <w:r w:rsidR="00BC2773">
                <w:t xml:space="preserve">Invalid Signature </w:t>
              </w:r>
              <w:r w:rsidR="00BC2773" w:rsidRPr="00A01DB1">
                <w:t>Message</w:t>
              </w:r>
            </w:ins>
            <w:del w:id="490" w:author="Amy Byers" w:date="2015-04-08T11:41:00Z">
              <w:r w:rsidR="008033FE" w:rsidDel="00BC2773">
                <w:delText xml:space="preserve">Invalid Signature </w:delText>
              </w:r>
              <w:r w:rsidR="008033FE" w:rsidRPr="00A01DB1" w:rsidDel="00BC2773">
                <w:delText>Message</w:delText>
              </w:r>
            </w:del>
            <w:r>
              <w:fldChar w:fldCharType="end"/>
            </w:r>
            <w:r>
              <w:t xml:space="preserve"> (section </w:t>
            </w:r>
            <w:r>
              <w:fldChar w:fldCharType="begin"/>
            </w:r>
            <w:r>
              <w:instrText xml:space="preserve"> REF _Ref413755849 \r \h </w:instrText>
            </w:r>
            <w:r>
              <w:fldChar w:fldCharType="separate"/>
            </w:r>
            <w:r w:rsidR="00BC2773">
              <w:t>9.1.6.2</w:t>
            </w:r>
            <w:r>
              <w:fldChar w:fldCharType="end"/>
            </w:r>
            <w:r>
              <w:t>).</w:t>
            </w:r>
          </w:p>
          <w:p w14:paraId="4ADD58DE" w14:textId="77777777" w:rsidR="00B25125" w:rsidRPr="000F39C2" w:rsidRDefault="00B25125" w:rsidP="00560DAF">
            <w:pPr>
              <w:pStyle w:val="BodyText"/>
              <w:numPr>
                <w:ilvl w:val="0"/>
                <w:numId w:val="6"/>
              </w:numPr>
              <w:spacing w:after="0"/>
            </w:pPr>
            <w:r w:rsidRPr="000F39C2">
              <w:t>Signature capture meets minimum length: calling use case</w:t>
            </w:r>
          </w:p>
        </w:tc>
        <w:tc>
          <w:tcPr>
            <w:tcW w:w="3604" w:type="dxa"/>
            <w:tcBorders>
              <w:top w:val="single" w:sz="8" w:space="0" w:color="4F81BD"/>
              <w:left w:val="single" w:sz="8" w:space="0" w:color="4F81BD"/>
              <w:bottom w:val="single" w:sz="8" w:space="0" w:color="4F81BD"/>
              <w:right w:val="single" w:sz="8" w:space="0" w:color="4F81BD"/>
            </w:tcBorders>
            <w:shd w:val="clear" w:color="auto" w:fill="D3DFEE"/>
          </w:tcPr>
          <w:p w14:paraId="28A71D75" w14:textId="77777777" w:rsidR="00B25125" w:rsidRPr="000F39C2" w:rsidRDefault="00B25125" w:rsidP="002D23F2">
            <w:pPr>
              <w:pStyle w:val="BodyText"/>
              <w:spacing w:after="0"/>
            </w:pPr>
            <w:r w:rsidRPr="000F39C2">
              <w:t>Enabled when an entry is made.</w:t>
            </w:r>
          </w:p>
        </w:tc>
      </w:tr>
      <w:tr w:rsidR="00B25125" w:rsidRPr="000F39C2" w14:paraId="67E498D1" w14:textId="77777777" w:rsidTr="00980CFC">
        <w:trPr>
          <w:cantSplit/>
        </w:trPr>
        <w:tc>
          <w:tcPr>
            <w:tcW w:w="1707" w:type="dxa"/>
            <w:tcBorders>
              <w:top w:val="single" w:sz="8" w:space="0" w:color="4F81BD"/>
              <w:left w:val="single" w:sz="8" w:space="0" w:color="4F81BD"/>
              <w:bottom w:val="single" w:sz="8" w:space="0" w:color="4F81BD"/>
              <w:right w:val="single" w:sz="8" w:space="0" w:color="4F81BD"/>
            </w:tcBorders>
            <w:shd w:val="clear" w:color="auto" w:fill="D3DFEE"/>
          </w:tcPr>
          <w:p w14:paraId="6476F5D9" w14:textId="77777777" w:rsidR="00B25125" w:rsidRPr="000F39C2" w:rsidRDefault="00B25125" w:rsidP="002D23F2">
            <w:pPr>
              <w:pStyle w:val="BodyText"/>
              <w:spacing w:after="0"/>
            </w:pPr>
            <w:r w:rsidRPr="000F39C2">
              <w:t>Clear</w:t>
            </w:r>
          </w:p>
        </w:tc>
        <w:tc>
          <w:tcPr>
            <w:tcW w:w="1543" w:type="dxa"/>
            <w:gridSpan w:val="2"/>
            <w:tcBorders>
              <w:top w:val="single" w:sz="8" w:space="0" w:color="4F81BD"/>
              <w:left w:val="single" w:sz="8" w:space="0" w:color="4F81BD"/>
              <w:bottom w:val="single" w:sz="8" w:space="0" w:color="4F81BD"/>
              <w:right w:val="single" w:sz="8" w:space="0" w:color="4F81BD"/>
            </w:tcBorders>
            <w:shd w:val="clear" w:color="auto" w:fill="D3DFEE"/>
          </w:tcPr>
          <w:p w14:paraId="42C276E6" w14:textId="77777777" w:rsidR="00B25125" w:rsidRPr="000F39C2" w:rsidRDefault="00B25125" w:rsidP="002D23F2">
            <w:pPr>
              <w:pStyle w:val="BodyText"/>
              <w:spacing w:after="0"/>
            </w:pPr>
            <w:r w:rsidRPr="000F39C2">
              <w:t>See Note</w:t>
            </w:r>
          </w:p>
        </w:tc>
        <w:tc>
          <w:tcPr>
            <w:tcW w:w="3710" w:type="dxa"/>
            <w:tcBorders>
              <w:top w:val="single" w:sz="8" w:space="0" w:color="4F81BD"/>
              <w:left w:val="single" w:sz="8" w:space="0" w:color="4F81BD"/>
              <w:bottom w:val="single" w:sz="8" w:space="0" w:color="4F81BD"/>
              <w:right w:val="single" w:sz="8" w:space="0" w:color="4F81BD"/>
            </w:tcBorders>
            <w:shd w:val="clear" w:color="auto" w:fill="D3DFEE"/>
          </w:tcPr>
          <w:p w14:paraId="39583311" w14:textId="77777777" w:rsidR="00B25125" w:rsidRPr="000F39C2" w:rsidRDefault="00B25125" w:rsidP="00560DAF">
            <w:pPr>
              <w:pStyle w:val="BodyText"/>
              <w:numPr>
                <w:ilvl w:val="0"/>
                <w:numId w:val="6"/>
              </w:numPr>
              <w:spacing w:after="0"/>
            </w:pPr>
            <w:r w:rsidRPr="000F39C2">
              <w:t>Signature Capture</w:t>
            </w:r>
          </w:p>
        </w:tc>
        <w:tc>
          <w:tcPr>
            <w:tcW w:w="3604" w:type="dxa"/>
            <w:tcBorders>
              <w:top w:val="single" w:sz="8" w:space="0" w:color="4F81BD"/>
              <w:left w:val="single" w:sz="8" w:space="0" w:color="4F81BD"/>
              <w:bottom w:val="single" w:sz="8" w:space="0" w:color="4F81BD"/>
              <w:right w:val="single" w:sz="8" w:space="0" w:color="4F81BD"/>
            </w:tcBorders>
            <w:shd w:val="clear" w:color="auto" w:fill="D3DFEE"/>
          </w:tcPr>
          <w:p w14:paraId="07ABE108" w14:textId="77777777" w:rsidR="00B25125" w:rsidRPr="000F39C2" w:rsidRDefault="00B25125" w:rsidP="002D23F2">
            <w:pPr>
              <w:pStyle w:val="BodyText"/>
              <w:spacing w:after="0"/>
            </w:pPr>
            <w:r w:rsidRPr="000F39C2">
              <w:t xml:space="preserve">Enabled when an entry is made. </w:t>
            </w:r>
          </w:p>
        </w:tc>
      </w:tr>
      <w:tr w:rsidR="00B25125" w:rsidRPr="000F39C2" w14:paraId="024C5514" w14:textId="77777777" w:rsidTr="00980CFC">
        <w:trPr>
          <w:cantSplit/>
        </w:trPr>
        <w:tc>
          <w:tcPr>
            <w:tcW w:w="1707" w:type="dxa"/>
            <w:tcBorders>
              <w:top w:val="single" w:sz="8" w:space="0" w:color="4F81BD"/>
              <w:left w:val="single" w:sz="8" w:space="0" w:color="4F81BD"/>
              <w:bottom w:val="single" w:sz="8" w:space="0" w:color="4F81BD"/>
              <w:right w:val="single" w:sz="8" w:space="0" w:color="4F81BD"/>
            </w:tcBorders>
            <w:shd w:val="clear" w:color="auto" w:fill="D3DFEE"/>
          </w:tcPr>
          <w:p w14:paraId="47C76A82" w14:textId="77777777" w:rsidR="00B25125" w:rsidRPr="000F39C2" w:rsidRDefault="00B25125" w:rsidP="002D23F2">
            <w:pPr>
              <w:pStyle w:val="BodyText"/>
              <w:spacing w:after="0"/>
            </w:pPr>
            <w:r w:rsidRPr="000F39C2">
              <w:t>Abort</w:t>
            </w:r>
          </w:p>
        </w:tc>
        <w:tc>
          <w:tcPr>
            <w:tcW w:w="1543" w:type="dxa"/>
            <w:gridSpan w:val="2"/>
            <w:tcBorders>
              <w:top w:val="single" w:sz="8" w:space="0" w:color="4F81BD"/>
              <w:left w:val="single" w:sz="8" w:space="0" w:color="4F81BD"/>
              <w:bottom w:val="single" w:sz="8" w:space="0" w:color="4F81BD"/>
              <w:right w:val="single" w:sz="8" w:space="0" w:color="4F81BD"/>
            </w:tcBorders>
            <w:shd w:val="clear" w:color="auto" w:fill="D3DFEE"/>
          </w:tcPr>
          <w:p w14:paraId="484DDC3C" w14:textId="77777777" w:rsidR="00B25125" w:rsidRPr="000F39C2" w:rsidRDefault="00B25125" w:rsidP="002D23F2">
            <w:pPr>
              <w:pStyle w:val="BodyText"/>
              <w:spacing w:after="0"/>
            </w:pPr>
            <w:r w:rsidRPr="000F39C2">
              <w:t>See Note</w:t>
            </w:r>
          </w:p>
        </w:tc>
        <w:tc>
          <w:tcPr>
            <w:tcW w:w="3710" w:type="dxa"/>
            <w:tcBorders>
              <w:top w:val="single" w:sz="8" w:space="0" w:color="4F81BD"/>
              <w:left w:val="single" w:sz="8" w:space="0" w:color="4F81BD"/>
              <w:bottom w:val="single" w:sz="8" w:space="0" w:color="4F81BD"/>
              <w:right w:val="single" w:sz="8" w:space="0" w:color="4F81BD"/>
            </w:tcBorders>
            <w:shd w:val="clear" w:color="auto" w:fill="D3DFEE"/>
          </w:tcPr>
          <w:p w14:paraId="6E06CFEC" w14:textId="77777777" w:rsidR="00B25125" w:rsidRPr="000F39C2" w:rsidRDefault="00B25125" w:rsidP="00560DAF">
            <w:pPr>
              <w:pStyle w:val="BodyText"/>
              <w:numPr>
                <w:ilvl w:val="0"/>
                <w:numId w:val="6"/>
              </w:numPr>
              <w:spacing w:after="0"/>
            </w:pPr>
            <w:r w:rsidRPr="000F39C2">
              <w:t>Sale Use Case</w:t>
            </w:r>
          </w:p>
        </w:tc>
        <w:tc>
          <w:tcPr>
            <w:tcW w:w="3604" w:type="dxa"/>
            <w:tcBorders>
              <w:top w:val="single" w:sz="8" w:space="0" w:color="4F81BD"/>
              <w:left w:val="single" w:sz="8" w:space="0" w:color="4F81BD"/>
              <w:bottom w:val="single" w:sz="8" w:space="0" w:color="4F81BD"/>
              <w:right w:val="single" w:sz="8" w:space="0" w:color="4F81BD"/>
            </w:tcBorders>
            <w:shd w:val="clear" w:color="auto" w:fill="D3DFEE"/>
          </w:tcPr>
          <w:p w14:paraId="166380AE" w14:textId="77777777" w:rsidR="00B25125" w:rsidRPr="000F39C2" w:rsidRDefault="00B25125" w:rsidP="002D23F2">
            <w:pPr>
              <w:pStyle w:val="BodyText"/>
              <w:spacing w:after="0"/>
            </w:pPr>
            <w:r w:rsidRPr="000F39C2">
              <w:t>None</w:t>
            </w:r>
          </w:p>
        </w:tc>
      </w:tr>
    </w:tbl>
    <w:p w14:paraId="456886C7" w14:textId="77777777" w:rsidR="00B25125" w:rsidRDefault="00B25125" w:rsidP="00B25125">
      <w:pPr>
        <w:pStyle w:val="BodyText"/>
      </w:pPr>
    </w:p>
    <w:p w14:paraId="56076812" w14:textId="77777777" w:rsidR="008244D4" w:rsidRDefault="008244D4">
      <w:pPr>
        <w:rPr>
          <w:b/>
          <w:bCs/>
          <w:i/>
          <w:iCs/>
        </w:rPr>
      </w:pPr>
      <w:r>
        <w:br w:type="page"/>
      </w:r>
    </w:p>
    <w:p w14:paraId="75305AF8" w14:textId="77777777" w:rsidR="00B25125" w:rsidRPr="00320A86" w:rsidRDefault="00B25125" w:rsidP="00B25125">
      <w:pPr>
        <w:pStyle w:val="Heading5"/>
        <w:keepNext/>
        <w:keepLines/>
        <w:spacing w:before="0" w:line="280" w:lineRule="exact"/>
      </w:pPr>
      <w:r w:rsidRPr="00320A86">
        <w:lastRenderedPageBreak/>
        <w:t xml:space="preserve">Data/Input </w:t>
      </w:r>
      <w:r>
        <w:t>Field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203"/>
        <w:gridCol w:w="1040"/>
        <w:gridCol w:w="960"/>
        <w:gridCol w:w="1402"/>
        <w:gridCol w:w="1146"/>
        <w:gridCol w:w="1146"/>
        <w:gridCol w:w="3667"/>
      </w:tblGrid>
      <w:tr w:rsidR="00B25125" w:rsidRPr="000F39C2" w14:paraId="68893DA0" w14:textId="77777777" w:rsidTr="002D23F2">
        <w:trPr>
          <w:cantSplit/>
        </w:trPr>
        <w:tc>
          <w:tcPr>
            <w:tcW w:w="1203" w:type="dxa"/>
            <w:tcBorders>
              <w:top w:val="single" w:sz="8" w:space="0" w:color="4F81BD"/>
              <w:left w:val="single" w:sz="8" w:space="0" w:color="4F81BD"/>
              <w:bottom w:val="single" w:sz="18" w:space="0" w:color="4F81BD"/>
              <w:right w:val="single" w:sz="8" w:space="0" w:color="4F81BD"/>
            </w:tcBorders>
          </w:tcPr>
          <w:p w14:paraId="5B1ED387" w14:textId="77777777" w:rsidR="00B25125" w:rsidRPr="000F39C2" w:rsidRDefault="00B25125" w:rsidP="002D23F2">
            <w:pPr>
              <w:pStyle w:val="BodyText"/>
              <w:spacing w:after="0"/>
              <w:rPr>
                <w:b/>
                <w:bCs/>
              </w:rPr>
            </w:pPr>
            <w:r w:rsidRPr="000F39C2">
              <w:rPr>
                <w:b/>
                <w:bCs/>
              </w:rPr>
              <w:t>Label</w:t>
            </w:r>
          </w:p>
        </w:tc>
        <w:tc>
          <w:tcPr>
            <w:tcW w:w="1040" w:type="dxa"/>
            <w:tcBorders>
              <w:top w:val="single" w:sz="8" w:space="0" w:color="4F81BD"/>
              <w:left w:val="single" w:sz="8" w:space="0" w:color="4F81BD"/>
              <w:bottom w:val="single" w:sz="18" w:space="0" w:color="4F81BD"/>
              <w:right w:val="single" w:sz="8" w:space="0" w:color="4F81BD"/>
            </w:tcBorders>
          </w:tcPr>
          <w:p w14:paraId="48A5D090" w14:textId="77777777" w:rsidR="00B25125" w:rsidRPr="000F39C2" w:rsidRDefault="00B25125" w:rsidP="002D23F2">
            <w:pPr>
              <w:pStyle w:val="BodyText"/>
              <w:spacing w:after="0"/>
              <w:rPr>
                <w:b/>
                <w:bCs/>
              </w:rPr>
            </w:pPr>
            <w:r w:rsidRPr="000F39C2">
              <w:rPr>
                <w:b/>
                <w:bCs/>
              </w:rPr>
              <w:t>Editable</w:t>
            </w:r>
          </w:p>
        </w:tc>
        <w:tc>
          <w:tcPr>
            <w:tcW w:w="960" w:type="dxa"/>
            <w:tcBorders>
              <w:top w:val="single" w:sz="8" w:space="0" w:color="4F81BD"/>
              <w:left w:val="single" w:sz="8" w:space="0" w:color="4F81BD"/>
              <w:bottom w:val="single" w:sz="18" w:space="0" w:color="4F81BD"/>
              <w:right w:val="single" w:sz="8" w:space="0" w:color="4F81BD"/>
            </w:tcBorders>
          </w:tcPr>
          <w:p w14:paraId="1C3EFB15" w14:textId="77777777" w:rsidR="00B25125" w:rsidRPr="000F39C2" w:rsidRDefault="00B25125" w:rsidP="002D23F2">
            <w:pPr>
              <w:pStyle w:val="BodyText"/>
              <w:spacing w:after="0"/>
              <w:rPr>
                <w:b/>
                <w:bCs/>
              </w:rPr>
            </w:pPr>
            <w:r w:rsidRPr="000F39C2">
              <w:rPr>
                <w:b/>
                <w:bCs/>
              </w:rPr>
              <w:t>Req’d?</w:t>
            </w:r>
          </w:p>
        </w:tc>
        <w:tc>
          <w:tcPr>
            <w:tcW w:w="1402" w:type="dxa"/>
            <w:tcBorders>
              <w:top w:val="single" w:sz="8" w:space="0" w:color="4F81BD"/>
              <w:left w:val="single" w:sz="8" w:space="0" w:color="4F81BD"/>
              <w:bottom w:val="single" w:sz="18" w:space="0" w:color="4F81BD"/>
              <w:right w:val="single" w:sz="8" w:space="0" w:color="4F81BD"/>
            </w:tcBorders>
          </w:tcPr>
          <w:p w14:paraId="37331525" w14:textId="77777777" w:rsidR="00B25125" w:rsidRPr="000F39C2" w:rsidRDefault="00B25125" w:rsidP="002D23F2">
            <w:pPr>
              <w:pStyle w:val="BodyText"/>
              <w:spacing w:after="0"/>
              <w:rPr>
                <w:b/>
                <w:bCs/>
              </w:rPr>
            </w:pPr>
            <w:r w:rsidRPr="000F39C2">
              <w:rPr>
                <w:b/>
                <w:bCs/>
              </w:rPr>
              <w:t>Data Type</w:t>
            </w:r>
          </w:p>
        </w:tc>
        <w:tc>
          <w:tcPr>
            <w:tcW w:w="1146" w:type="dxa"/>
            <w:tcBorders>
              <w:top w:val="single" w:sz="8" w:space="0" w:color="4F81BD"/>
              <w:left w:val="single" w:sz="8" w:space="0" w:color="4F81BD"/>
              <w:bottom w:val="single" w:sz="18" w:space="0" w:color="4F81BD"/>
              <w:right w:val="single" w:sz="8" w:space="0" w:color="4F81BD"/>
            </w:tcBorders>
          </w:tcPr>
          <w:p w14:paraId="3DBEEEFA" w14:textId="77777777" w:rsidR="00B25125" w:rsidRPr="000F39C2" w:rsidRDefault="00B25125" w:rsidP="002D23F2">
            <w:pPr>
              <w:pStyle w:val="BodyText"/>
              <w:spacing w:after="0"/>
              <w:rPr>
                <w:b/>
                <w:bCs/>
              </w:rPr>
            </w:pPr>
            <w:r w:rsidRPr="000F39C2">
              <w:rPr>
                <w:b/>
                <w:bCs/>
              </w:rPr>
              <w:t>Min</w:t>
            </w:r>
          </w:p>
          <w:p w14:paraId="60E2D20C" w14:textId="77777777" w:rsidR="00B25125" w:rsidRPr="000F39C2" w:rsidRDefault="00B25125" w:rsidP="002D23F2">
            <w:pPr>
              <w:pStyle w:val="BodyText"/>
              <w:spacing w:after="0"/>
              <w:rPr>
                <w:b/>
                <w:bCs/>
              </w:rPr>
            </w:pPr>
            <w:r w:rsidRPr="000F39C2">
              <w:rPr>
                <w:b/>
                <w:bCs/>
              </w:rPr>
              <w:t>Length</w:t>
            </w:r>
          </w:p>
        </w:tc>
        <w:tc>
          <w:tcPr>
            <w:tcW w:w="1146" w:type="dxa"/>
            <w:tcBorders>
              <w:top w:val="single" w:sz="8" w:space="0" w:color="4F81BD"/>
              <w:left w:val="single" w:sz="8" w:space="0" w:color="4F81BD"/>
              <w:bottom w:val="single" w:sz="18" w:space="0" w:color="4F81BD"/>
              <w:right w:val="single" w:sz="8" w:space="0" w:color="4F81BD"/>
            </w:tcBorders>
          </w:tcPr>
          <w:p w14:paraId="78A0FF68" w14:textId="77777777" w:rsidR="00B25125" w:rsidRPr="000F39C2" w:rsidRDefault="00B25125" w:rsidP="002D23F2">
            <w:pPr>
              <w:pStyle w:val="BodyText"/>
              <w:spacing w:after="0"/>
              <w:rPr>
                <w:b/>
                <w:bCs/>
              </w:rPr>
            </w:pPr>
            <w:r w:rsidRPr="000F39C2">
              <w:rPr>
                <w:b/>
                <w:bCs/>
              </w:rPr>
              <w:t>Max</w:t>
            </w:r>
          </w:p>
          <w:p w14:paraId="53732BF2" w14:textId="77777777" w:rsidR="00B25125" w:rsidRPr="000F39C2" w:rsidRDefault="00B25125" w:rsidP="002D23F2">
            <w:pPr>
              <w:pStyle w:val="BodyText"/>
              <w:spacing w:after="0"/>
              <w:rPr>
                <w:b/>
                <w:bCs/>
              </w:rPr>
            </w:pPr>
            <w:r w:rsidRPr="000F39C2">
              <w:rPr>
                <w:b/>
                <w:bCs/>
              </w:rPr>
              <w:t>Length</w:t>
            </w:r>
          </w:p>
        </w:tc>
        <w:tc>
          <w:tcPr>
            <w:tcW w:w="3667" w:type="dxa"/>
            <w:tcBorders>
              <w:top w:val="single" w:sz="8" w:space="0" w:color="4F81BD"/>
              <w:left w:val="single" w:sz="8" w:space="0" w:color="4F81BD"/>
              <w:bottom w:val="single" w:sz="18" w:space="0" w:color="4F81BD"/>
              <w:right w:val="single" w:sz="8" w:space="0" w:color="4F81BD"/>
            </w:tcBorders>
          </w:tcPr>
          <w:p w14:paraId="0469C3CD" w14:textId="77777777" w:rsidR="00B25125" w:rsidRPr="000F39C2" w:rsidRDefault="00B25125" w:rsidP="002D23F2">
            <w:pPr>
              <w:pStyle w:val="BodyText"/>
              <w:spacing w:after="0"/>
              <w:rPr>
                <w:b/>
                <w:bCs/>
              </w:rPr>
            </w:pPr>
            <w:r w:rsidRPr="000F39C2">
              <w:rPr>
                <w:b/>
                <w:bCs/>
              </w:rPr>
              <w:t>Notes</w:t>
            </w:r>
          </w:p>
        </w:tc>
      </w:tr>
      <w:tr w:rsidR="00B25125" w:rsidRPr="000F39C2" w14:paraId="6DA7FB2D" w14:textId="77777777" w:rsidTr="002D23F2">
        <w:trPr>
          <w:cantSplit/>
        </w:trPr>
        <w:tc>
          <w:tcPr>
            <w:tcW w:w="1203" w:type="dxa"/>
            <w:tcBorders>
              <w:top w:val="single" w:sz="8" w:space="0" w:color="4F81BD"/>
              <w:left w:val="single" w:sz="8" w:space="0" w:color="4F81BD"/>
              <w:bottom w:val="single" w:sz="8" w:space="0" w:color="4F81BD"/>
              <w:right w:val="single" w:sz="8" w:space="0" w:color="4F81BD"/>
            </w:tcBorders>
            <w:shd w:val="clear" w:color="auto" w:fill="D3DFEE"/>
          </w:tcPr>
          <w:p w14:paraId="740E1F21" w14:textId="77777777" w:rsidR="00B25125" w:rsidRPr="000F39C2" w:rsidRDefault="00B25125" w:rsidP="002D23F2">
            <w:pPr>
              <w:pStyle w:val="BodyText"/>
              <w:spacing w:after="0"/>
              <w:rPr>
                <w:bCs/>
              </w:rPr>
            </w:pPr>
            <w:r w:rsidRPr="000F39C2">
              <w:rPr>
                <w:bCs/>
              </w:rPr>
              <w:t>&lt;Signature Reason&gt;</w:t>
            </w:r>
          </w:p>
        </w:tc>
        <w:tc>
          <w:tcPr>
            <w:tcW w:w="1040" w:type="dxa"/>
            <w:tcBorders>
              <w:top w:val="single" w:sz="8" w:space="0" w:color="4F81BD"/>
              <w:left w:val="single" w:sz="8" w:space="0" w:color="4F81BD"/>
              <w:bottom w:val="single" w:sz="8" w:space="0" w:color="4F81BD"/>
              <w:right w:val="single" w:sz="8" w:space="0" w:color="4F81BD"/>
            </w:tcBorders>
            <w:shd w:val="clear" w:color="auto" w:fill="D3DFEE"/>
          </w:tcPr>
          <w:p w14:paraId="5CCD266E" w14:textId="77777777" w:rsidR="00B25125" w:rsidRPr="000F39C2" w:rsidRDefault="00B25125" w:rsidP="002D23F2">
            <w:pPr>
              <w:pStyle w:val="BodyText"/>
              <w:spacing w:after="0"/>
            </w:pPr>
            <w:r w:rsidRPr="000F39C2">
              <w:t>No</w:t>
            </w:r>
          </w:p>
        </w:tc>
        <w:tc>
          <w:tcPr>
            <w:tcW w:w="960" w:type="dxa"/>
            <w:tcBorders>
              <w:top w:val="single" w:sz="8" w:space="0" w:color="4F81BD"/>
              <w:left w:val="single" w:sz="8" w:space="0" w:color="4F81BD"/>
              <w:bottom w:val="single" w:sz="8" w:space="0" w:color="4F81BD"/>
              <w:right w:val="single" w:sz="8" w:space="0" w:color="4F81BD"/>
            </w:tcBorders>
            <w:shd w:val="clear" w:color="auto" w:fill="D3DFEE"/>
          </w:tcPr>
          <w:p w14:paraId="4548241A" w14:textId="77777777" w:rsidR="00B25125" w:rsidRPr="000F39C2" w:rsidRDefault="00B25125" w:rsidP="002D23F2">
            <w:pPr>
              <w:pStyle w:val="BodyText"/>
              <w:spacing w:after="0"/>
            </w:pPr>
            <w:r w:rsidRPr="000F39C2">
              <w:t>N/A</w:t>
            </w:r>
          </w:p>
        </w:tc>
        <w:tc>
          <w:tcPr>
            <w:tcW w:w="1402" w:type="dxa"/>
            <w:tcBorders>
              <w:top w:val="single" w:sz="8" w:space="0" w:color="4F81BD"/>
              <w:left w:val="single" w:sz="8" w:space="0" w:color="4F81BD"/>
              <w:bottom w:val="single" w:sz="8" w:space="0" w:color="4F81BD"/>
              <w:right w:val="single" w:sz="8" w:space="0" w:color="4F81BD"/>
            </w:tcBorders>
            <w:shd w:val="clear" w:color="auto" w:fill="D3DFEE"/>
          </w:tcPr>
          <w:p w14:paraId="7B9DC0A0" w14:textId="77777777" w:rsidR="00B25125" w:rsidRPr="000F39C2" w:rsidRDefault="00B25125" w:rsidP="002D23F2">
            <w:pPr>
              <w:pStyle w:val="BodyText"/>
              <w:spacing w:after="0"/>
            </w:pPr>
            <w:r w:rsidRPr="000F39C2">
              <w:t>N/A</w:t>
            </w:r>
          </w:p>
        </w:tc>
        <w:tc>
          <w:tcPr>
            <w:tcW w:w="1146" w:type="dxa"/>
            <w:tcBorders>
              <w:top w:val="single" w:sz="8" w:space="0" w:color="4F81BD"/>
              <w:left w:val="single" w:sz="8" w:space="0" w:color="4F81BD"/>
              <w:bottom w:val="single" w:sz="8" w:space="0" w:color="4F81BD"/>
              <w:right w:val="single" w:sz="8" w:space="0" w:color="4F81BD"/>
            </w:tcBorders>
            <w:shd w:val="clear" w:color="auto" w:fill="D3DFEE"/>
          </w:tcPr>
          <w:p w14:paraId="6DF3A964" w14:textId="77777777" w:rsidR="00B25125" w:rsidRPr="000F39C2" w:rsidRDefault="00B25125" w:rsidP="002D23F2">
            <w:pPr>
              <w:pStyle w:val="BodyText"/>
              <w:spacing w:after="0"/>
            </w:pPr>
            <w:r w:rsidRPr="000F39C2">
              <w:t>N/A</w:t>
            </w:r>
          </w:p>
        </w:tc>
        <w:tc>
          <w:tcPr>
            <w:tcW w:w="1146" w:type="dxa"/>
            <w:tcBorders>
              <w:top w:val="single" w:sz="8" w:space="0" w:color="4F81BD"/>
              <w:left w:val="single" w:sz="8" w:space="0" w:color="4F81BD"/>
              <w:bottom w:val="single" w:sz="8" w:space="0" w:color="4F81BD"/>
              <w:right w:val="single" w:sz="8" w:space="0" w:color="4F81BD"/>
            </w:tcBorders>
            <w:shd w:val="clear" w:color="auto" w:fill="D3DFEE"/>
          </w:tcPr>
          <w:p w14:paraId="37B6577E" w14:textId="77777777" w:rsidR="00B25125" w:rsidRPr="000F39C2" w:rsidRDefault="00B25125" w:rsidP="002D23F2">
            <w:pPr>
              <w:pStyle w:val="BodyText"/>
              <w:spacing w:after="0"/>
            </w:pPr>
            <w:r w:rsidRPr="000F39C2">
              <w:t>N/A</w:t>
            </w:r>
          </w:p>
        </w:tc>
        <w:tc>
          <w:tcPr>
            <w:tcW w:w="3667" w:type="dxa"/>
            <w:tcBorders>
              <w:top w:val="single" w:sz="8" w:space="0" w:color="4F81BD"/>
              <w:left w:val="single" w:sz="8" w:space="0" w:color="4F81BD"/>
              <w:bottom w:val="single" w:sz="8" w:space="0" w:color="4F81BD"/>
              <w:right w:val="single" w:sz="8" w:space="0" w:color="4F81BD"/>
            </w:tcBorders>
            <w:shd w:val="clear" w:color="auto" w:fill="D3DFEE"/>
          </w:tcPr>
          <w:p w14:paraId="6947417B" w14:textId="77777777" w:rsidR="00B25125" w:rsidRPr="000F39C2" w:rsidRDefault="00B25125" w:rsidP="002D23F2">
            <w:pPr>
              <w:pStyle w:val="BodyText"/>
              <w:spacing w:after="0"/>
            </w:pPr>
            <w:r w:rsidRPr="000F39C2">
              <w:t>For each signature reason to be captured, the descriptive text for each signature is displayed on the line (for example ‘Transaction Tax Exempt’).  If the signature reason is for an item, the item description is displayed with the Signature Reason (for example ‘Item Tax Exempt: Brand Laptop’).</w:t>
            </w:r>
          </w:p>
        </w:tc>
      </w:tr>
      <w:tr w:rsidR="00B25125" w:rsidRPr="000F39C2" w14:paraId="0FD8394C" w14:textId="77777777" w:rsidTr="002D23F2">
        <w:trPr>
          <w:cantSplit/>
        </w:trPr>
        <w:tc>
          <w:tcPr>
            <w:tcW w:w="1203" w:type="dxa"/>
            <w:tcBorders>
              <w:top w:val="single" w:sz="8" w:space="0" w:color="4F81BD"/>
              <w:left w:val="single" w:sz="8" w:space="0" w:color="4F81BD"/>
              <w:bottom w:val="single" w:sz="8" w:space="0" w:color="4F81BD"/>
              <w:right w:val="single" w:sz="8" w:space="0" w:color="4F81BD"/>
            </w:tcBorders>
            <w:shd w:val="clear" w:color="auto" w:fill="D3DFEE"/>
          </w:tcPr>
          <w:p w14:paraId="605BD1FA" w14:textId="77777777" w:rsidR="00B25125" w:rsidRPr="000F39C2" w:rsidRDefault="00B25125" w:rsidP="002D23F2">
            <w:pPr>
              <w:pStyle w:val="BodyText"/>
              <w:spacing w:after="0"/>
              <w:rPr>
                <w:bCs/>
              </w:rPr>
            </w:pPr>
            <w:r w:rsidRPr="000F39C2">
              <w:rPr>
                <w:bCs/>
              </w:rPr>
              <w:t>Signature Line</w:t>
            </w:r>
          </w:p>
        </w:tc>
        <w:tc>
          <w:tcPr>
            <w:tcW w:w="1040" w:type="dxa"/>
            <w:tcBorders>
              <w:top w:val="single" w:sz="8" w:space="0" w:color="4F81BD"/>
              <w:left w:val="single" w:sz="8" w:space="0" w:color="4F81BD"/>
              <w:bottom w:val="single" w:sz="8" w:space="0" w:color="4F81BD"/>
              <w:right w:val="single" w:sz="8" w:space="0" w:color="4F81BD"/>
            </w:tcBorders>
            <w:shd w:val="clear" w:color="auto" w:fill="D3DFEE"/>
          </w:tcPr>
          <w:p w14:paraId="3D933B90" w14:textId="77777777" w:rsidR="00B25125" w:rsidRPr="000F39C2" w:rsidRDefault="00B25125" w:rsidP="002D23F2">
            <w:pPr>
              <w:pStyle w:val="BodyText"/>
              <w:spacing w:after="0"/>
            </w:pPr>
            <w:r w:rsidRPr="000F39C2">
              <w:t>Yes</w:t>
            </w:r>
          </w:p>
        </w:tc>
        <w:tc>
          <w:tcPr>
            <w:tcW w:w="960" w:type="dxa"/>
            <w:tcBorders>
              <w:top w:val="single" w:sz="8" w:space="0" w:color="4F81BD"/>
              <w:left w:val="single" w:sz="8" w:space="0" w:color="4F81BD"/>
              <w:bottom w:val="single" w:sz="8" w:space="0" w:color="4F81BD"/>
              <w:right w:val="single" w:sz="8" w:space="0" w:color="4F81BD"/>
            </w:tcBorders>
            <w:shd w:val="clear" w:color="auto" w:fill="D3DFEE"/>
          </w:tcPr>
          <w:p w14:paraId="5460D1B0" w14:textId="77777777" w:rsidR="00B25125" w:rsidRPr="000F39C2" w:rsidRDefault="00B25125" w:rsidP="002D23F2">
            <w:pPr>
              <w:pStyle w:val="BodyText"/>
              <w:spacing w:after="0"/>
            </w:pPr>
            <w:r w:rsidRPr="000F39C2">
              <w:t>Yes</w:t>
            </w:r>
          </w:p>
        </w:tc>
        <w:tc>
          <w:tcPr>
            <w:tcW w:w="1402" w:type="dxa"/>
            <w:tcBorders>
              <w:top w:val="single" w:sz="8" w:space="0" w:color="4F81BD"/>
              <w:left w:val="single" w:sz="8" w:space="0" w:color="4F81BD"/>
              <w:bottom w:val="single" w:sz="8" w:space="0" w:color="4F81BD"/>
              <w:right w:val="single" w:sz="8" w:space="0" w:color="4F81BD"/>
            </w:tcBorders>
            <w:shd w:val="clear" w:color="auto" w:fill="D3DFEE"/>
          </w:tcPr>
          <w:p w14:paraId="215926A1" w14:textId="77777777" w:rsidR="00B25125" w:rsidRPr="000F39C2" w:rsidRDefault="00B25125" w:rsidP="002D23F2">
            <w:pPr>
              <w:pStyle w:val="BodyText"/>
              <w:spacing w:after="0"/>
            </w:pPr>
            <w:r w:rsidRPr="000F39C2">
              <w:t>N/A</w:t>
            </w:r>
          </w:p>
        </w:tc>
        <w:tc>
          <w:tcPr>
            <w:tcW w:w="1146" w:type="dxa"/>
            <w:tcBorders>
              <w:top w:val="single" w:sz="8" w:space="0" w:color="4F81BD"/>
              <w:left w:val="single" w:sz="8" w:space="0" w:color="4F81BD"/>
              <w:bottom w:val="single" w:sz="8" w:space="0" w:color="4F81BD"/>
              <w:right w:val="single" w:sz="8" w:space="0" w:color="4F81BD"/>
            </w:tcBorders>
            <w:shd w:val="clear" w:color="auto" w:fill="D3DFEE"/>
          </w:tcPr>
          <w:p w14:paraId="742BB238" w14:textId="77777777" w:rsidR="00B25125" w:rsidRPr="000F39C2" w:rsidRDefault="00B25125" w:rsidP="002D23F2">
            <w:pPr>
              <w:pStyle w:val="BodyText"/>
              <w:spacing w:after="0"/>
            </w:pPr>
            <w:r w:rsidRPr="000F39C2">
              <w:t>See Notes</w:t>
            </w:r>
          </w:p>
        </w:tc>
        <w:tc>
          <w:tcPr>
            <w:tcW w:w="1146" w:type="dxa"/>
            <w:tcBorders>
              <w:top w:val="single" w:sz="8" w:space="0" w:color="4F81BD"/>
              <w:left w:val="single" w:sz="8" w:space="0" w:color="4F81BD"/>
              <w:bottom w:val="single" w:sz="8" w:space="0" w:color="4F81BD"/>
              <w:right w:val="single" w:sz="8" w:space="0" w:color="4F81BD"/>
            </w:tcBorders>
            <w:shd w:val="clear" w:color="auto" w:fill="D3DFEE"/>
          </w:tcPr>
          <w:p w14:paraId="4B611657" w14:textId="77777777" w:rsidR="00B25125" w:rsidRPr="000F39C2" w:rsidRDefault="00B25125" w:rsidP="002D23F2">
            <w:pPr>
              <w:pStyle w:val="BodyText"/>
              <w:spacing w:after="0"/>
            </w:pPr>
            <w:r w:rsidRPr="000F39C2">
              <w:t>N/A</w:t>
            </w:r>
          </w:p>
        </w:tc>
        <w:tc>
          <w:tcPr>
            <w:tcW w:w="3667" w:type="dxa"/>
            <w:tcBorders>
              <w:top w:val="single" w:sz="8" w:space="0" w:color="4F81BD"/>
              <w:left w:val="single" w:sz="8" w:space="0" w:color="4F81BD"/>
              <w:bottom w:val="single" w:sz="8" w:space="0" w:color="4F81BD"/>
              <w:right w:val="single" w:sz="8" w:space="0" w:color="4F81BD"/>
            </w:tcBorders>
            <w:shd w:val="clear" w:color="auto" w:fill="D3DFEE"/>
          </w:tcPr>
          <w:p w14:paraId="66A2D527" w14:textId="77777777" w:rsidR="00B25125" w:rsidRPr="000F39C2" w:rsidRDefault="00B25125" w:rsidP="002D23F2">
            <w:pPr>
              <w:pStyle w:val="BodyText"/>
              <w:spacing w:after="0"/>
            </w:pPr>
            <w:r w:rsidRPr="000F39C2">
              <w:t>Database parameter to define the minimum data points allowed.</w:t>
            </w:r>
          </w:p>
        </w:tc>
      </w:tr>
    </w:tbl>
    <w:p w14:paraId="751AE34F" w14:textId="77777777" w:rsidR="00B25125" w:rsidRDefault="00B25125" w:rsidP="00B25125">
      <w:pPr>
        <w:pStyle w:val="BodyText"/>
      </w:pPr>
    </w:p>
    <w:p w14:paraId="238F5193" w14:textId="77777777" w:rsidR="00B25125" w:rsidRPr="00320A86" w:rsidRDefault="00B25125" w:rsidP="00B25125">
      <w:pPr>
        <w:pStyle w:val="Heading5"/>
        <w:keepNext/>
        <w:keepLines/>
        <w:spacing w:before="0" w:line="280" w:lineRule="exact"/>
      </w:pPr>
      <w:r>
        <w:t>Reason Code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B25125" w:rsidRPr="000F39C2" w14:paraId="6DD4125E" w14:textId="77777777" w:rsidTr="002D23F2">
        <w:trPr>
          <w:cantSplit/>
        </w:trPr>
        <w:tc>
          <w:tcPr>
            <w:tcW w:w="1284" w:type="pct"/>
            <w:tcBorders>
              <w:top w:val="single" w:sz="8" w:space="0" w:color="4F81BD"/>
              <w:left w:val="single" w:sz="8" w:space="0" w:color="4F81BD"/>
              <w:bottom w:val="single" w:sz="18" w:space="0" w:color="4F81BD"/>
              <w:right w:val="single" w:sz="8" w:space="0" w:color="4F81BD"/>
            </w:tcBorders>
          </w:tcPr>
          <w:p w14:paraId="4C394241" w14:textId="77777777" w:rsidR="00B25125" w:rsidRPr="000F39C2" w:rsidRDefault="00B25125" w:rsidP="002D23F2">
            <w:pPr>
              <w:rPr>
                <w:b/>
              </w:rPr>
            </w:pPr>
            <w:r w:rsidRPr="000F39C2">
              <w:rPr>
                <w:b/>
              </w:rPr>
              <w:t>Reason Code</w:t>
            </w:r>
          </w:p>
        </w:tc>
        <w:tc>
          <w:tcPr>
            <w:tcW w:w="2310" w:type="pct"/>
            <w:tcBorders>
              <w:top w:val="single" w:sz="8" w:space="0" w:color="4F81BD"/>
              <w:left w:val="single" w:sz="8" w:space="0" w:color="4F81BD"/>
              <w:bottom w:val="single" w:sz="18" w:space="0" w:color="4F81BD"/>
              <w:right w:val="single" w:sz="8" w:space="0" w:color="4F81BD"/>
            </w:tcBorders>
          </w:tcPr>
          <w:p w14:paraId="4BAF86E3" w14:textId="77777777" w:rsidR="00B25125" w:rsidRPr="000F39C2" w:rsidRDefault="00B25125" w:rsidP="002D23F2">
            <w:pPr>
              <w:rPr>
                <w:b/>
                <w:szCs w:val="20"/>
              </w:rPr>
            </w:pPr>
            <w:r w:rsidRPr="000F39C2">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14:paraId="27D6930D" w14:textId="77777777" w:rsidR="00B25125" w:rsidRPr="000F39C2" w:rsidRDefault="00B25125" w:rsidP="002D23F2">
            <w:pPr>
              <w:rPr>
                <w:b/>
                <w:szCs w:val="20"/>
              </w:rPr>
            </w:pPr>
            <w:r w:rsidRPr="000F39C2">
              <w:rPr>
                <w:b/>
                <w:szCs w:val="20"/>
              </w:rPr>
              <w:t>Default Value</w:t>
            </w:r>
          </w:p>
        </w:tc>
      </w:tr>
      <w:tr w:rsidR="00B25125" w:rsidRPr="000F39C2" w14:paraId="5B45F08E" w14:textId="77777777" w:rsidTr="002D23F2">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14:paraId="7BD18646" w14:textId="77777777" w:rsidR="00B25125" w:rsidRPr="000F39C2" w:rsidRDefault="00B25125" w:rsidP="002D23F2">
            <w:pPr>
              <w:rPr>
                <w:bCs/>
                <w:szCs w:val="20"/>
              </w:rPr>
            </w:pPr>
            <w:r w:rsidRPr="000F39C2">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14:paraId="30191B73" w14:textId="77777777" w:rsidR="00B25125" w:rsidRPr="000F39C2" w:rsidRDefault="00B25125" w:rsidP="00560DAF">
            <w:pPr>
              <w:numPr>
                <w:ilvl w:val="0"/>
                <w:numId w:val="4"/>
              </w:num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14:paraId="4E3ED388" w14:textId="77777777" w:rsidR="00B25125" w:rsidRPr="000F39C2" w:rsidRDefault="00B25125" w:rsidP="002D23F2">
            <w:pPr>
              <w:rPr>
                <w:szCs w:val="20"/>
              </w:rPr>
            </w:pPr>
          </w:p>
        </w:tc>
      </w:tr>
    </w:tbl>
    <w:p w14:paraId="252A63DC" w14:textId="77777777" w:rsidR="00B25125" w:rsidRDefault="00B25125" w:rsidP="00B25125">
      <w:pPr>
        <w:pStyle w:val="BodyText"/>
      </w:pPr>
    </w:p>
    <w:p w14:paraId="6645B474" w14:textId="77777777" w:rsidR="00CB72AF" w:rsidRPr="00A01DB1" w:rsidRDefault="00CB72AF" w:rsidP="00CB72AF">
      <w:pPr>
        <w:pStyle w:val="Heading3"/>
      </w:pPr>
      <w:r>
        <w:t>Tender Signature Screen</w:t>
      </w:r>
    </w:p>
    <w:p w14:paraId="1B28B590" w14:textId="77777777" w:rsidR="00CB72AF" w:rsidRPr="008B5807" w:rsidRDefault="00CB72AF" w:rsidP="00CB72AF">
      <w:pPr>
        <w:pStyle w:val="BodyText"/>
      </w:pPr>
      <w:r w:rsidRPr="000F39C2">
        <w:t>This screen appears when a</w:t>
      </w:r>
      <w:r>
        <w:t xml:space="preserve"> tender</w:t>
      </w:r>
      <w:r w:rsidRPr="000F39C2">
        <w:t xml:space="preserve"> requires a signature.  </w:t>
      </w:r>
    </w:p>
    <w:p w14:paraId="03CA0C9D" w14:textId="77777777" w:rsidR="00CB72AF" w:rsidRPr="00FC2910" w:rsidRDefault="00CB72AF" w:rsidP="00CB72AF">
      <w:pPr>
        <w:pStyle w:val="BodyText"/>
        <w:jc w:val="center"/>
      </w:pPr>
      <w:r>
        <w:rPr>
          <w:noProof/>
        </w:rPr>
        <w:drawing>
          <wp:inline distT="0" distB="0" distL="0" distR="0" wp14:anchorId="3659B61D" wp14:editId="2AAC55EC">
            <wp:extent cx="5120640" cy="3200400"/>
            <wp:effectExtent l="0" t="0" r="3810" b="0"/>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79529875" w14:textId="77777777" w:rsidR="00CB72AF" w:rsidRDefault="00CB72AF" w:rsidP="00CB72AF">
      <w:pPr>
        <w:pStyle w:val="Caption"/>
        <w:jc w:val="center"/>
      </w:pPr>
      <w:r>
        <w:t xml:space="preserve">Figure </w:t>
      </w:r>
      <w:fldSimple w:instr=" SEQ Figure \* ARABIC ">
        <w:r w:rsidR="00BC2773">
          <w:rPr>
            <w:noProof/>
          </w:rPr>
          <w:t>10</w:t>
        </w:r>
      </w:fldSimple>
      <w:r>
        <w:t>:  Consolidated Signature with Terms and Conditions</w:t>
      </w:r>
    </w:p>
    <w:p w14:paraId="70AFADE6" w14:textId="77777777" w:rsidR="00CB72AF" w:rsidRPr="00AC4EEB" w:rsidRDefault="00CB72AF" w:rsidP="00B15C7D">
      <w:pPr>
        <w:pStyle w:val="Heading4"/>
      </w:pPr>
      <w:r w:rsidRPr="00AC4EEB">
        <w:t>Screen Definitions</w:t>
      </w:r>
    </w:p>
    <w:p w14:paraId="1EAF31E4" w14:textId="77777777" w:rsidR="00CB72AF" w:rsidRPr="00280F4D" w:rsidRDefault="00CB72AF" w:rsidP="00CB72AF">
      <w:pPr>
        <w:pStyle w:val="Heading5"/>
        <w:keepNext/>
        <w:keepLines/>
        <w:spacing w:before="0" w:line="280" w:lineRule="exact"/>
      </w:pPr>
      <w:r w:rsidRPr="00280F4D">
        <w:t xml:space="preserve">Instruction Text </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CB72AF" w:rsidRPr="000F39C2" w14:paraId="6D88A41C" w14:textId="77777777" w:rsidTr="007A00CF">
        <w:trPr>
          <w:cantSplit/>
        </w:trPr>
        <w:tc>
          <w:tcPr>
            <w:tcW w:w="10564" w:type="dxa"/>
            <w:tcBorders>
              <w:top w:val="single" w:sz="8" w:space="0" w:color="4F81BD"/>
              <w:left w:val="single" w:sz="8" w:space="0" w:color="4F81BD"/>
              <w:bottom w:val="single" w:sz="18" w:space="0" w:color="4F81BD"/>
              <w:right w:val="single" w:sz="8" w:space="0" w:color="4F81BD"/>
            </w:tcBorders>
          </w:tcPr>
          <w:p w14:paraId="4219A981" w14:textId="77777777" w:rsidR="00CB72AF" w:rsidRPr="000F39C2" w:rsidRDefault="00CB72AF" w:rsidP="007A00CF">
            <w:pPr>
              <w:rPr>
                <w:b/>
                <w:bCs/>
                <w:szCs w:val="20"/>
              </w:rPr>
            </w:pPr>
            <w:r w:rsidRPr="000F39C2">
              <w:rPr>
                <w:b/>
                <w:bCs/>
                <w:szCs w:val="20"/>
              </w:rPr>
              <w:t>Instructions</w:t>
            </w:r>
            <w:r>
              <w:rPr>
                <w:b/>
                <w:bCs/>
                <w:szCs w:val="20"/>
              </w:rPr>
              <w:t xml:space="preserve"> – Text is configurable</w:t>
            </w:r>
          </w:p>
        </w:tc>
      </w:tr>
      <w:tr w:rsidR="00B15C7D" w:rsidRPr="000F39C2" w14:paraId="4AA0F85A" w14:textId="77777777" w:rsidTr="007A00CF">
        <w:trPr>
          <w:cantSplit/>
        </w:trPr>
        <w:tc>
          <w:tcPr>
            <w:tcW w:w="10564" w:type="dxa"/>
            <w:tcBorders>
              <w:top w:val="single" w:sz="8" w:space="0" w:color="4F81BD"/>
              <w:left w:val="single" w:sz="8" w:space="0" w:color="4F81BD"/>
              <w:bottom w:val="single" w:sz="8" w:space="0" w:color="4F81BD"/>
              <w:right w:val="single" w:sz="8" w:space="0" w:color="4F81BD"/>
            </w:tcBorders>
            <w:shd w:val="clear" w:color="auto" w:fill="D3DFEE"/>
          </w:tcPr>
          <w:p w14:paraId="2E0CB5BE" w14:textId="77777777" w:rsidR="00B15C7D" w:rsidRPr="000B0CE5" w:rsidRDefault="00B15C7D" w:rsidP="00B15C7D">
            <w:pPr>
              <w:rPr>
                <w:bCs/>
                <w:szCs w:val="20"/>
              </w:rPr>
            </w:pPr>
            <w:r w:rsidRPr="000B0CE5">
              <w:rPr>
                <w:bCs/>
                <w:szCs w:val="20"/>
              </w:rPr>
              <w:t>Signature Capture</w:t>
            </w:r>
          </w:p>
          <w:p w14:paraId="38A4FF55" w14:textId="77777777" w:rsidR="00B15C7D" w:rsidRPr="000B0CE5" w:rsidRDefault="00B15C7D" w:rsidP="00B15C7D">
            <w:pPr>
              <w:rPr>
                <w:bCs/>
                <w:szCs w:val="20"/>
              </w:rPr>
            </w:pPr>
          </w:p>
          <w:p w14:paraId="2CE43A65" w14:textId="77777777" w:rsidR="00B15C7D" w:rsidRPr="000F39C2" w:rsidRDefault="00B15C7D" w:rsidP="00B15C7D">
            <w:pPr>
              <w:rPr>
                <w:bCs/>
                <w:szCs w:val="20"/>
              </w:rPr>
            </w:pPr>
            <w:r w:rsidRPr="000B0CE5">
              <w:rPr>
                <w:szCs w:val="20"/>
              </w:rPr>
              <w:t>Credit Tender  – “&lt;Card Type&gt; Credit &lt;last 4 digits&gt;” and “Total Credit Amt: $&lt;tender amt&gt;”</w:t>
            </w:r>
          </w:p>
        </w:tc>
      </w:tr>
    </w:tbl>
    <w:p w14:paraId="1C646F5C" w14:textId="77777777" w:rsidR="00CB72AF" w:rsidRDefault="00CB72AF" w:rsidP="00CB72AF">
      <w:pPr>
        <w:pStyle w:val="BodyText"/>
      </w:pPr>
    </w:p>
    <w:p w14:paraId="5410EE05" w14:textId="77777777" w:rsidR="00CB72AF" w:rsidRDefault="00CB72AF" w:rsidP="00CB72AF">
      <w:pPr>
        <w:pStyle w:val="Heading5"/>
        <w:keepNext/>
        <w:keepLines/>
        <w:spacing w:before="0" w:line="280" w:lineRule="exact"/>
      </w:pPr>
      <w:r w:rsidRPr="00320A86">
        <w:lastRenderedPageBreak/>
        <w:t>Navigation</w:t>
      </w:r>
      <w:r>
        <w:t>/Menu Keys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43"/>
        <w:gridCol w:w="1507"/>
        <w:gridCol w:w="3710"/>
        <w:gridCol w:w="3604"/>
      </w:tblGrid>
      <w:tr w:rsidR="00CB72AF" w:rsidRPr="000F39C2" w14:paraId="6E826565" w14:textId="77777777" w:rsidTr="00B15C7D">
        <w:trPr>
          <w:cantSplit/>
          <w:tblHeader/>
        </w:trPr>
        <w:tc>
          <w:tcPr>
            <w:tcW w:w="1743" w:type="dxa"/>
            <w:tcBorders>
              <w:top w:val="single" w:sz="8" w:space="0" w:color="4F81BD"/>
              <w:left w:val="single" w:sz="8" w:space="0" w:color="4F81BD"/>
              <w:bottom w:val="single" w:sz="18" w:space="0" w:color="4F81BD"/>
              <w:right w:val="single" w:sz="8" w:space="0" w:color="4F81BD"/>
            </w:tcBorders>
          </w:tcPr>
          <w:p w14:paraId="2888083D" w14:textId="77777777" w:rsidR="00CB72AF" w:rsidRPr="000F39C2" w:rsidRDefault="00CB72AF" w:rsidP="007A00CF">
            <w:pPr>
              <w:pStyle w:val="BodyText"/>
              <w:spacing w:after="0"/>
              <w:rPr>
                <w:b/>
                <w:bCs/>
              </w:rPr>
            </w:pPr>
            <w:r w:rsidRPr="000F39C2">
              <w:rPr>
                <w:b/>
                <w:bCs/>
              </w:rPr>
              <w:t>Label</w:t>
            </w:r>
          </w:p>
        </w:tc>
        <w:tc>
          <w:tcPr>
            <w:tcW w:w="1507" w:type="dxa"/>
            <w:tcBorders>
              <w:top w:val="single" w:sz="8" w:space="0" w:color="4F81BD"/>
              <w:left w:val="single" w:sz="8" w:space="0" w:color="4F81BD"/>
              <w:bottom w:val="single" w:sz="18" w:space="0" w:color="4F81BD"/>
              <w:right w:val="single" w:sz="8" w:space="0" w:color="4F81BD"/>
            </w:tcBorders>
          </w:tcPr>
          <w:p w14:paraId="05B0DE83" w14:textId="77777777" w:rsidR="00CB72AF" w:rsidRPr="000F39C2" w:rsidRDefault="00CB72AF" w:rsidP="007A00CF">
            <w:pPr>
              <w:pStyle w:val="BodyText"/>
              <w:spacing w:after="0"/>
              <w:rPr>
                <w:b/>
                <w:bCs/>
              </w:rPr>
            </w:pPr>
            <w:r w:rsidRPr="000F39C2">
              <w:rPr>
                <w:b/>
                <w:bCs/>
              </w:rPr>
              <w:t>State</w:t>
            </w:r>
          </w:p>
        </w:tc>
        <w:tc>
          <w:tcPr>
            <w:tcW w:w="3710" w:type="dxa"/>
            <w:tcBorders>
              <w:top w:val="single" w:sz="8" w:space="0" w:color="4F81BD"/>
              <w:left w:val="single" w:sz="8" w:space="0" w:color="4F81BD"/>
              <w:bottom w:val="single" w:sz="18" w:space="0" w:color="4F81BD"/>
              <w:right w:val="single" w:sz="8" w:space="0" w:color="4F81BD"/>
            </w:tcBorders>
          </w:tcPr>
          <w:p w14:paraId="6D54EC9A" w14:textId="77777777" w:rsidR="00CB72AF" w:rsidRPr="000F39C2" w:rsidRDefault="00CB72AF" w:rsidP="007A00CF">
            <w:pPr>
              <w:pStyle w:val="BodyText"/>
              <w:spacing w:after="0"/>
              <w:rPr>
                <w:b/>
                <w:bCs/>
              </w:rPr>
            </w:pPr>
            <w:r w:rsidRPr="000F39C2">
              <w:rPr>
                <w:b/>
                <w:bCs/>
              </w:rPr>
              <w:t>Next Screen</w:t>
            </w:r>
          </w:p>
        </w:tc>
        <w:tc>
          <w:tcPr>
            <w:tcW w:w="3604" w:type="dxa"/>
            <w:tcBorders>
              <w:top w:val="single" w:sz="8" w:space="0" w:color="4F81BD"/>
              <w:left w:val="single" w:sz="8" w:space="0" w:color="4F81BD"/>
              <w:bottom w:val="single" w:sz="18" w:space="0" w:color="4F81BD"/>
              <w:right w:val="single" w:sz="8" w:space="0" w:color="4F81BD"/>
            </w:tcBorders>
          </w:tcPr>
          <w:p w14:paraId="6E05C5CE" w14:textId="77777777" w:rsidR="00CB72AF" w:rsidRPr="000F39C2" w:rsidRDefault="00CB72AF" w:rsidP="007A00CF">
            <w:pPr>
              <w:pStyle w:val="BodyText"/>
              <w:spacing w:after="0"/>
              <w:rPr>
                <w:b/>
                <w:bCs/>
              </w:rPr>
            </w:pPr>
            <w:r w:rsidRPr="000F39C2">
              <w:rPr>
                <w:b/>
                <w:bCs/>
              </w:rPr>
              <w:t>Notes</w:t>
            </w:r>
          </w:p>
        </w:tc>
      </w:tr>
      <w:tr w:rsidR="00B15C7D" w:rsidRPr="000F39C2" w14:paraId="284E9D91" w14:textId="77777777" w:rsidTr="00B15C7D">
        <w:trPr>
          <w:cantSplit/>
        </w:trPr>
        <w:tc>
          <w:tcPr>
            <w:tcW w:w="1743" w:type="dxa"/>
            <w:tcBorders>
              <w:top w:val="single" w:sz="8" w:space="0" w:color="4F81BD"/>
              <w:left w:val="single" w:sz="8" w:space="0" w:color="4F81BD"/>
              <w:bottom w:val="single" w:sz="8" w:space="0" w:color="4F81BD"/>
              <w:right w:val="single" w:sz="8" w:space="0" w:color="4F81BD"/>
            </w:tcBorders>
            <w:shd w:val="clear" w:color="auto" w:fill="D3DFEE"/>
          </w:tcPr>
          <w:p w14:paraId="1B78D3BF" w14:textId="77777777" w:rsidR="00B15C7D" w:rsidRPr="000F39C2" w:rsidRDefault="00B15C7D" w:rsidP="00B15C7D">
            <w:pPr>
              <w:pStyle w:val="BodyText"/>
              <w:spacing w:after="0"/>
            </w:pPr>
            <w:r w:rsidRPr="000B0CE5">
              <w:t>Done</w:t>
            </w:r>
          </w:p>
        </w:tc>
        <w:tc>
          <w:tcPr>
            <w:tcW w:w="1507" w:type="dxa"/>
            <w:tcBorders>
              <w:top w:val="single" w:sz="8" w:space="0" w:color="4F81BD"/>
              <w:left w:val="single" w:sz="8" w:space="0" w:color="4F81BD"/>
              <w:bottom w:val="single" w:sz="8" w:space="0" w:color="4F81BD"/>
              <w:right w:val="single" w:sz="8" w:space="0" w:color="4F81BD"/>
            </w:tcBorders>
            <w:shd w:val="clear" w:color="auto" w:fill="D3DFEE"/>
          </w:tcPr>
          <w:p w14:paraId="05600A33" w14:textId="77777777" w:rsidR="00B15C7D" w:rsidRPr="000F39C2" w:rsidRDefault="00B15C7D" w:rsidP="00B15C7D">
            <w:pPr>
              <w:pStyle w:val="BodyText"/>
              <w:spacing w:after="0"/>
            </w:pPr>
            <w:r w:rsidRPr="000B0CE5">
              <w:t>See Note</w:t>
            </w:r>
          </w:p>
        </w:tc>
        <w:tc>
          <w:tcPr>
            <w:tcW w:w="3710" w:type="dxa"/>
            <w:tcBorders>
              <w:top w:val="single" w:sz="8" w:space="0" w:color="4F81BD"/>
              <w:left w:val="single" w:sz="8" w:space="0" w:color="4F81BD"/>
              <w:bottom w:val="single" w:sz="8" w:space="0" w:color="4F81BD"/>
              <w:right w:val="single" w:sz="8" w:space="0" w:color="4F81BD"/>
            </w:tcBorders>
            <w:shd w:val="clear" w:color="auto" w:fill="D3DFEE"/>
          </w:tcPr>
          <w:p w14:paraId="507408C3" w14:textId="77777777" w:rsidR="00B15C7D" w:rsidRPr="000B0CE5" w:rsidRDefault="00B15C7D" w:rsidP="00B15C7D">
            <w:pPr>
              <w:pStyle w:val="BodyText"/>
              <w:numPr>
                <w:ilvl w:val="0"/>
                <w:numId w:val="6"/>
              </w:numPr>
              <w:spacing w:after="0"/>
            </w:pPr>
            <w:r w:rsidRPr="000B0CE5">
              <w:t>Signature capture does not meet minimum length or required data is missing: Invalid Signature</w:t>
            </w:r>
          </w:p>
          <w:p w14:paraId="0E811090" w14:textId="77777777" w:rsidR="00B15C7D" w:rsidRPr="000F39C2" w:rsidRDefault="00B15C7D" w:rsidP="00B15C7D">
            <w:pPr>
              <w:pStyle w:val="BodyText"/>
              <w:numPr>
                <w:ilvl w:val="0"/>
                <w:numId w:val="6"/>
              </w:numPr>
              <w:spacing w:after="0"/>
            </w:pPr>
            <w:r w:rsidRPr="000B0CE5">
              <w:t>Signature capture meets minimum length: calling use case</w:t>
            </w:r>
          </w:p>
        </w:tc>
        <w:tc>
          <w:tcPr>
            <w:tcW w:w="3604" w:type="dxa"/>
            <w:tcBorders>
              <w:top w:val="single" w:sz="8" w:space="0" w:color="4F81BD"/>
              <w:left w:val="single" w:sz="8" w:space="0" w:color="4F81BD"/>
              <w:bottom w:val="single" w:sz="8" w:space="0" w:color="4F81BD"/>
              <w:right w:val="single" w:sz="8" w:space="0" w:color="4F81BD"/>
            </w:tcBorders>
            <w:shd w:val="clear" w:color="auto" w:fill="D3DFEE"/>
          </w:tcPr>
          <w:p w14:paraId="08651120" w14:textId="77777777" w:rsidR="00B15C7D" w:rsidRPr="000F39C2" w:rsidRDefault="00B15C7D" w:rsidP="00B15C7D">
            <w:pPr>
              <w:pStyle w:val="BodyText"/>
              <w:spacing w:after="0"/>
            </w:pPr>
            <w:r w:rsidRPr="000B0CE5">
              <w:t>Enabled when an entry is made.</w:t>
            </w:r>
          </w:p>
        </w:tc>
      </w:tr>
      <w:tr w:rsidR="00B15C7D" w:rsidRPr="000F39C2" w14:paraId="1908171E" w14:textId="77777777" w:rsidTr="00B15C7D">
        <w:trPr>
          <w:cantSplit/>
        </w:trPr>
        <w:tc>
          <w:tcPr>
            <w:tcW w:w="1743" w:type="dxa"/>
            <w:tcBorders>
              <w:top w:val="single" w:sz="8" w:space="0" w:color="4F81BD"/>
              <w:left w:val="single" w:sz="8" w:space="0" w:color="4F81BD"/>
              <w:bottom w:val="single" w:sz="8" w:space="0" w:color="4F81BD"/>
              <w:right w:val="single" w:sz="8" w:space="0" w:color="4F81BD"/>
            </w:tcBorders>
            <w:shd w:val="clear" w:color="auto" w:fill="D3DFEE"/>
          </w:tcPr>
          <w:p w14:paraId="6AFF8C34" w14:textId="77777777" w:rsidR="00B15C7D" w:rsidRPr="000F39C2" w:rsidRDefault="00B15C7D" w:rsidP="00B15C7D">
            <w:pPr>
              <w:pStyle w:val="BodyText"/>
              <w:spacing w:after="0"/>
            </w:pPr>
            <w:r w:rsidRPr="000B0CE5">
              <w:t>Clear</w:t>
            </w:r>
          </w:p>
        </w:tc>
        <w:tc>
          <w:tcPr>
            <w:tcW w:w="1507" w:type="dxa"/>
            <w:tcBorders>
              <w:top w:val="single" w:sz="8" w:space="0" w:color="4F81BD"/>
              <w:left w:val="single" w:sz="8" w:space="0" w:color="4F81BD"/>
              <w:bottom w:val="single" w:sz="8" w:space="0" w:color="4F81BD"/>
              <w:right w:val="single" w:sz="8" w:space="0" w:color="4F81BD"/>
            </w:tcBorders>
            <w:shd w:val="clear" w:color="auto" w:fill="D3DFEE"/>
          </w:tcPr>
          <w:p w14:paraId="68B2A07F" w14:textId="77777777" w:rsidR="00B15C7D" w:rsidRPr="000F39C2" w:rsidRDefault="00B15C7D" w:rsidP="00B15C7D">
            <w:pPr>
              <w:pStyle w:val="BodyText"/>
              <w:spacing w:after="0"/>
            </w:pPr>
            <w:r w:rsidRPr="000B0CE5">
              <w:t>See Note</w:t>
            </w:r>
          </w:p>
        </w:tc>
        <w:tc>
          <w:tcPr>
            <w:tcW w:w="3710" w:type="dxa"/>
            <w:tcBorders>
              <w:top w:val="single" w:sz="8" w:space="0" w:color="4F81BD"/>
              <w:left w:val="single" w:sz="8" w:space="0" w:color="4F81BD"/>
              <w:bottom w:val="single" w:sz="8" w:space="0" w:color="4F81BD"/>
              <w:right w:val="single" w:sz="8" w:space="0" w:color="4F81BD"/>
            </w:tcBorders>
            <w:shd w:val="clear" w:color="auto" w:fill="D3DFEE"/>
          </w:tcPr>
          <w:p w14:paraId="27C420D9" w14:textId="77777777" w:rsidR="00B15C7D" w:rsidRPr="000F39C2" w:rsidRDefault="00B15C7D" w:rsidP="00B15C7D">
            <w:pPr>
              <w:pStyle w:val="BodyText"/>
              <w:numPr>
                <w:ilvl w:val="0"/>
                <w:numId w:val="6"/>
              </w:numPr>
              <w:spacing w:after="0"/>
            </w:pPr>
            <w:r w:rsidRPr="000B0CE5">
              <w:t>Signature Capture</w:t>
            </w:r>
          </w:p>
        </w:tc>
        <w:tc>
          <w:tcPr>
            <w:tcW w:w="3604" w:type="dxa"/>
            <w:tcBorders>
              <w:top w:val="single" w:sz="8" w:space="0" w:color="4F81BD"/>
              <w:left w:val="single" w:sz="8" w:space="0" w:color="4F81BD"/>
              <w:bottom w:val="single" w:sz="8" w:space="0" w:color="4F81BD"/>
              <w:right w:val="single" w:sz="8" w:space="0" w:color="4F81BD"/>
            </w:tcBorders>
            <w:shd w:val="clear" w:color="auto" w:fill="D3DFEE"/>
          </w:tcPr>
          <w:p w14:paraId="2A2CF036" w14:textId="77777777" w:rsidR="00B15C7D" w:rsidRPr="000F39C2" w:rsidRDefault="00B15C7D" w:rsidP="00B15C7D">
            <w:pPr>
              <w:pStyle w:val="BodyText"/>
              <w:spacing w:after="0"/>
            </w:pPr>
            <w:r w:rsidRPr="000B0CE5">
              <w:t xml:space="preserve">Enabled when an entry is made. </w:t>
            </w:r>
          </w:p>
        </w:tc>
      </w:tr>
      <w:tr w:rsidR="00B15C7D" w:rsidRPr="000F39C2" w14:paraId="6DDAC94E" w14:textId="77777777" w:rsidTr="00B15C7D">
        <w:trPr>
          <w:cantSplit/>
        </w:trPr>
        <w:tc>
          <w:tcPr>
            <w:tcW w:w="1743" w:type="dxa"/>
            <w:tcBorders>
              <w:top w:val="single" w:sz="8" w:space="0" w:color="4F81BD"/>
              <w:left w:val="single" w:sz="8" w:space="0" w:color="4F81BD"/>
              <w:bottom w:val="single" w:sz="8" w:space="0" w:color="4F81BD"/>
              <w:right w:val="single" w:sz="8" w:space="0" w:color="4F81BD"/>
            </w:tcBorders>
            <w:shd w:val="clear" w:color="auto" w:fill="D3DFEE"/>
          </w:tcPr>
          <w:p w14:paraId="666BA905" w14:textId="77777777" w:rsidR="00B15C7D" w:rsidRPr="000F39C2" w:rsidRDefault="00B15C7D" w:rsidP="00B15C7D">
            <w:pPr>
              <w:pStyle w:val="BodyText"/>
              <w:spacing w:after="0"/>
            </w:pPr>
            <w:r w:rsidRPr="000B0CE5">
              <w:t>Manual</w:t>
            </w:r>
          </w:p>
        </w:tc>
        <w:tc>
          <w:tcPr>
            <w:tcW w:w="1507" w:type="dxa"/>
            <w:tcBorders>
              <w:top w:val="single" w:sz="8" w:space="0" w:color="4F81BD"/>
              <w:left w:val="single" w:sz="8" w:space="0" w:color="4F81BD"/>
              <w:bottom w:val="single" w:sz="8" w:space="0" w:color="4F81BD"/>
              <w:right w:val="single" w:sz="8" w:space="0" w:color="4F81BD"/>
            </w:tcBorders>
            <w:shd w:val="clear" w:color="auto" w:fill="D3DFEE"/>
          </w:tcPr>
          <w:p w14:paraId="4B401DD3" w14:textId="77777777" w:rsidR="00B15C7D" w:rsidRPr="000F39C2" w:rsidRDefault="00B15C7D" w:rsidP="00B15C7D">
            <w:pPr>
              <w:pStyle w:val="BodyText"/>
              <w:spacing w:after="0"/>
            </w:pPr>
            <w:r w:rsidRPr="000B0CE5">
              <w:t>See Note</w:t>
            </w:r>
          </w:p>
        </w:tc>
        <w:tc>
          <w:tcPr>
            <w:tcW w:w="3710" w:type="dxa"/>
            <w:tcBorders>
              <w:top w:val="single" w:sz="8" w:space="0" w:color="4F81BD"/>
              <w:left w:val="single" w:sz="8" w:space="0" w:color="4F81BD"/>
              <w:bottom w:val="single" w:sz="8" w:space="0" w:color="4F81BD"/>
              <w:right w:val="single" w:sz="8" w:space="0" w:color="4F81BD"/>
            </w:tcBorders>
            <w:shd w:val="clear" w:color="auto" w:fill="D3DFEE"/>
          </w:tcPr>
          <w:p w14:paraId="75C50EE7" w14:textId="77777777" w:rsidR="00B15C7D" w:rsidRPr="000F39C2" w:rsidRDefault="00B15C7D" w:rsidP="00B15C7D">
            <w:pPr>
              <w:pStyle w:val="BodyText"/>
              <w:numPr>
                <w:ilvl w:val="0"/>
                <w:numId w:val="6"/>
              </w:numPr>
              <w:spacing w:after="0"/>
            </w:pPr>
            <w:r w:rsidRPr="000B0CE5">
              <w:t>Capture Signature Manually</w:t>
            </w:r>
          </w:p>
        </w:tc>
        <w:tc>
          <w:tcPr>
            <w:tcW w:w="3604" w:type="dxa"/>
            <w:tcBorders>
              <w:top w:val="single" w:sz="8" w:space="0" w:color="4F81BD"/>
              <w:left w:val="single" w:sz="8" w:space="0" w:color="4F81BD"/>
              <w:bottom w:val="single" w:sz="8" w:space="0" w:color="4F81BD"/>
              <w:right w:val="single" w:sz="8" w:space="0" w:color="4F81BD"/>
            </w:tcBorders>
            <w:shd w:val="clear" w:color="auto" w:fill="D3DFEE"/>
          </w:tcPr>
          <w:p w14:paraId="23D9994C" w14:textId="77777777" w:rsidR="00B15C7D" w:rsidRPr="000F39C2" w:rsidRDefault="00B15C7D" w:rsidP="00B15C7D">
            <w:pPr>
              <w:pStyle w:val="BodyText"/>
              <w:spacing w:after="0"/>
            </w:pPr>
            <w:r w:rsidRPr="000B0CE5">
              <w:t xml:space="preserve">Displayed only if the </w:t>
            </w:r>
            <w:r w:rsidRPr="000B0CE5">
              <w:rPr>
                <w:bCs/>
              </w:rPr>
              <w:t>Manual Signature Allowed for Tender parameter is enabled.</w:t>
            </w:r>
          </w:p>
        </w:tc>
      </w:tr>
    </w:tbl>
    <w:p w14:paraId="7D69A739" w14:textId="77777777" w:rsidR="00CB72AF" w:rsidRDefault="00CB72AF" w:rsidP="00CB72AF">
      <w:pPr>
        <w:pStyle w:val="BodyText"/>
      </w:pPr>
    </w:p>
    <w:p w14:paraId="59413981" w14:textId="77777777" w:rsidR="00CB72AF" w:rsidRPr="00320A86" w:rsidRDefault="00CB72AF" w:rsidP="00CB72AF">
      <w:pPr>
        <w:pStyle w:val="Heading5"/>
        <w:keepNext/>
        <w:keepLines/>
        <w:spacing w:before="0" w:line="280" w:lineRule="exact"/>
      </w:pPr>
      <w:r w:rsidRPr="00320A86">
        <w:t xml:space="preserve">Data/Input </w:t>
      </w:r>
      <w:r>
        <w:t>Field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203"/>
        <w:gridCol w:w="1040"/>
        <w:gridCol w:w="960"/>
        <w:gridCol w:w="1402"/>
        <w:gridCol w:w="1146"/>
        <w:gridCol w:w="1146"/>
        <w:gridCol w:w="3667"/>
      </w:tblGrid>
      <w:tr w:rsidR="00CB72AF" w:rsidRPr="000F39C2" w14:paraId="76B1F83F" w14:textId="77777777" w:rsidTr="007A00CF">
        <w:trPr>
          <w:cantSplit/>
        </w:trPr>
        <w:tc>
          <w:tcPr>
            <w:tcW w:w="1203" w:type="dxa"/>
            <w:tcBorders>
              <w:top w:val="single" w:sz="8" w:space="0" w:color="4F81BD"/>
              <w:left w:val="single" w:sz="8" w:space="0" w:color="4F81BD"/>
              <w:bottom w:val="single" w:sz="18" w:space="0" w:color="4F81BD"/>
              <w:right w:val="single" w:sz="8" w:space="0" w:color="4F81BD"/>
            </w:tcBorders>
          </w:tcPr>
          <w:p w14:paraId="3647F72F" w14:textId="77777777" w:rsidR="00CB72AF" w:rsidRPr="000F39C2" w:rsidRDefault="00CB72AF" w:rsidP="007A00CF">
            <w:pPr>
              <w:pStyle w:val="BodyText"/>
              <w:spacing w:after="0"/>
              <w:rPr>
                <w:b/>
                <w:bCs/>
              </w:rPr>
            </w:pPr>
            <w:r w:rsidRPr="000F39C2">
              <w:rPr>
                <w:b/>
                <w:bCs/>
              </w:rPr>
              <w:t>Label</w:t>
            </w:r>
          </w:p>
        </w:tc>
        <w:tc>
          <w:tcPr>
            <w:tcW w:w="1040" w:type="dxa"/>
            <w:tcBorders>
              <w:top w:val="single" w:sz="8" w:space="0" w:color="4F81BD"/>
              <w:left w:val="single" w:sz="8" w:space="0" w:color="4F81BD"/>
              <w:bottom w:val="single" w:sz="18" w:space="0" w:color="4F81BD"/>
              <w:right w:val="single" w:sz="8" w:space="0" w:color="4F81BD"/>
            </w:tcBorders>
          </w:tcPr>
          <w:p w14:paraId="01E2A071" w14:textId="77777777" w:rsidR="00CB72AF" w:rsidRPr="000F39C2" w:rsidRDefault="00CB72AF" w:rsidP="007A00CF">
            <w:pPr>
              <w:pStyle w:val="BodyText"/>
              <w:spacing w:after="0"/>
              <w:rPr>
                <w:b/>
                <w:bCs/>
              </w:rPr>
            </w:pPr>
            <w:r w:rsidRPr="000F39C2">
              <w:rPr>
                <w:b/>
                <w:bCs/>
              </w:rPr>
              <w:t>Editable</w:t>
            </w:r>
          </w:p>
        </w:tc>
        <w:tc>
          <w:tcPr>
            <w:tcW w:w="960" w:type="dxa"/>
            <w:tcBorders>
              <w:top w:val="single" w:sz="8" w:space="0" w:color="4F81BD"/>
              <w:left w:val="single" w:sz="8" w:space="0" w:color="4F81BD"/>
              <w:bottom w:val="single" w:sz="18" w:space="0" w:color="4F81BD"/>
              <w:right w:val="single" w:sz="8" w:space="0" w:color="4F81BD"/>
            </w:tcBorders>
          </w:tcPr>
          <w:p w14:paraId="6E31C4C6" w14:textId="77777777" w:rsidR="00CB72AF" w:rsidRPr="000F39C2" w:rsidRDefault="00CB72AF" w:rsidP="007A00CF">
            <w:pPr>
              <w:pStyle w:val="BodyText"/>
              <w:spacing w:after="0"/>
              <w:rPr>
                <w:b/>
                <w:bCs/>
              </w:rPr>
            </w:pPr>
            <w:r w:rsidRPr="000F39C2">
              <w:rPr>
                <w:b/>
                <w:bCs/>
              </w:rPr>
              <w:t>Req’d?</w:t>
            </w:r>
          </w:p>
        </w:tc>
        <w:tc>
          <w:tcPr>
            <w:tcW w:w="1402" w:type="dxa"/>
            <w:tcBorders>
              <w:top w:val="single" w:sz="8" w:space="0" w:color="4F81BD"/>
              <w:left w:val="single" w:sz="8" w:space="0" w:color="4F81BD"/>
              <w:bottom w:val="single" w:sz="18" w:space="0" w:color="4F81BD"/>
              <w:right w:val="single" w:sz="8" w:space="0" w:color="4F81BD"/>
            </w:tcBorders>
          </w:tcPr>
          <w:p w14:paraId="0656C2D7" w14:textId="77777777" w:rsidR="00CB72AF" w:rsidRPr="000F39C2" w:rsidRDefault="00CB72AF" w:rsidP="007A00CF">
            <w:pPr>
              <w:pStyle w:val="BodyText"/>
              <w:spacing w:after="0"/>
              <w:rPr>
                <w:b/>
                <w:bCs/>
              </w:rPr>
            </w:pPr>
            <w:r w:rsidRPr="000F39C2">
              <w:rPr>
                <w:b/>
                <w:bCs/>
              </w:rPr>
              <w:t>Data Type</w:t>
            </w:r>
          </w:p>
        </w:tc>
        <w:tc>
          <w:tcPr>
            <w:tcW w:w="1146" w:type="dxa"/>
            <w:tcBorders>
              <w:top w:val="single" w:sz="8" w:space="0" w:color="4F81BD"/>
              <w:left w:val="single" w:sz="8" w:space="0" w:color="4F81BD"/>
              <w:bottom w:val="single" w:sz="18" w:space="0" w:color="4F81BD"/>
              <w:right w:val="single" w:sz="8" w:space="0" w:color="4F81BD"/>
            </w:tcBorders>
          </w:tcPr>
          <w:p w14:paraId="497D73AB" w14:textId="77777777" w:rsidR="00CB72AF" w:rsidRPr="000F39C2" w:rsidRDefault="00CB72AF" w:rsidP="007A00CF">
            <w:pPr>
              <w:pStyle w:val="BodyText"/>
              <w:spacing w:after="0"/>
              <w:rPr>
                <w:b/>
                <w:bCs/>
              </w:rPr>
            </w:pPr>
            <w:r w:rsidRPr="000F39C2">
              <w:rPr>
                <w:b/>
                <w:bCs/>
              </w:rPr>
              <w:t>Min</w:t>
            </w:r>
          </w:p>
          <w:p w14:paraId="6CCB3E7C" w14:textId="77777777" w:rsidR="00CB72AF" w:rsidRPr="000F39C2" w:rsidRDefault="00CB72AF" w:rsidP="007A00CF">
            <w:pPr>
              <w:pStyle w:val="BodyText"/>
              <w:spacing w:after="0"/>
              <w:rPr>
                <w:b/>
                <w:bCs/>
              </w:rPr>
            </w:pPr>
            <w:r w:rsidRPr="000F39C2">
              <w:rPr>
                <w:b/>
                <w:bCs/>
              </w:rPr>
              <w:t>Length</w:t>
            </w:r>
          </w:p>
        </w:tc>
        <w:tc>
          <w:tcPr>
            <w:tcW w:w="1146" w:type="dxa"/>
            <w:tcBorders>
              <w:top w:val="single" w:sz="8" w:space="0" w:color="4F81BD"/>
              <w:left w:val="single" w:sz="8" w:space="0" w:color="4F81BD"/>
              <w:bottom w:val="single" w:sz="18" w:space="0" w:color="4F81BD"/>
              <w:right w:val="single" w:sz="8" w:space="0" w:color="4F81BD"/>
            </w:tcBorders>
          </w:tcPr>
          <w:p w14:paraId="4C29134E" w14:textId="77777777" w:rsidR="00CB72AF" w:rsidRPr="000F39C2" w:rsidRDefault="00CB72AF" w:rsidP="007A00CF">
            <w:pPr>
              <w:pStyle w:val="BodyText"/>
              <w:spacing w:after="0"/>
              <w:rPr>
                <w:b/>
                <w:bCs/>
              </w:rPr>
            </w:pPr>
            <w:r w:rsidRPr="000F39C2">
              <w:rPr>
                <w:b/>
                <w:bCs/>
              </w:rPr>
              <w:t>Max</w:t>
            </w:r>
          </w:p>
          <w:p w14:paraId="5ED685B4" w14:textId="77777777" w:rsidR="00CB72AF" w:rsidRPr="000F39C2" w:rsidRDefault="00CB72AF" w:rsidP="007A00CF">
            <w:pPr>
              <w:pStyle w:val="BodyText"/>
              <w:spacing w:after="0"/>
              <w:rPr>
                <w:b/>
                <w:bCs/>
              </w:rPr>
            </w:pPr>
            <w:r w:rsidRPr="000F39C2">
              <w:rPr>
                <w:b/>
                <w:bCs/>
              </w:rPr>
              <w:t>Length</w:t>
            </w:r>
          </w:p>
        </w:tc>
        <w:tc>
          <w:tcPr>
            <w:tcW w:w="3667" w:type="dxa"/>
            <w:tcBorders>
              <w:top w:val="single" w:sz="8" w:space="0" w:color="4F81BD"/>
              <w:left w:val="single" w:sz="8" w:space="0" w:color="4F81BD"/>
              <w:bottom w:val="single" w:sz="18" w:space="0" w:color="4F81BD"/>
              <w:right w:val="single" w:sz="8" w:space="0" w:color="4F81BD"/>
            </w:tcBorders>
          </w:tcPr>
          <w:p w14:paraId="66D43995" w14:textId="77777777" w:rsidR="00CB72AF" w:rsidRPr="000F39C2" w:rsidRDefault="00CB72AF" w:rsidP="007A00CF">
            <w:pPr>
              <w:pStyle w:val="BodyText"/>
              <w:spacing w:after="0"/>
              <w:rPr>
                <w:b/>
                <w:bCs/>
              </w:rPr>
            </w:pPr>
            <w:r w:rsidRPr="000F39C2">
              <w:rPr>
                <w:b/>
                <w:bCs/>
              </w:rPr>
              <w:t>Notes</w:t>
            </w:r>
          </w:p>
        </w:tc>
      </w:tr>
      <w:tr w:rsidR="00B15C7D" w:rsidRPr="000F39C2" w14:paraId="0A71CB54" w14:textId="77777777" w:rsidTr="007A00CF">
        <w:trPr>
          <w:cantSplit/>
        </w:trPr>
        <w:tc>
          <w:tcPr>
            <w:tcW w:w="1203" w:type="dxa"/>
            <w:tcBorders>
              <w:top w:val="single" w:sz="8" w:space="0" w:color="4F81BD"/>
              <w:left w:val="single" w:sz="8" w:space="0" w:color="4F81BD"/>
              <w:bottom w:val="single" w:sz="8" w:space="0" w:color="4F81BD"/>
              <w:right w:val="single" w:sz="8" w:space="0" w:color="4F81BD"/>
            </w:tcBorders>
            <w:shd w:val="clear" w:color="auto" w:fill="D3DFEE"/>
          </w:tcPr>
          <w:p w14:paraId="248D710A" w14:textId="77777777" w:rsidR="00B15C7D" w:rsidRPr="000F39C2" w:rsidRDefault="00B15C7D" w:rsidP="00B15C7D">
            <w:pPr>
              <w:pStyle w:val="BodyText"/>
              <w:spacing w:after="0"/>
              <w:rPr>
                <w:bCs/>
              </w:rPr>
            </w:pPr>
            <w:r w:rsidRPr="000B0CE5">
              <w:rPr>
                <w:bCs/>
              </w:rPr>
              <w:t>N/A</w:t>
            </w:r>
          </w:p>
        </w:tc>
        <w:tc>
          <w:tcPr>
            <w:tcW w:w="1040" w:type="dxa"/>
            <w:tcBorders>
              <w:top w:val="single" w:sz="8" w:space="0" w:color="4F81BD"/>
              <w:left w:val="single" w:sz="8" w:space="0" w:color="4F81BD"/>
              <w:bottom w:val="single" w:sz="8" w:space="0" w:color="4F81BD"/>
              <w:right w:val="single" w:sz="8" w:space="0" w:color="4F81BD"/>
            </w:tcBorders>
            <w:shd w:val="clear" w:color="auto" w:fill="D3DFEE"/>
          </w:tcPr>
          <w:p w14:paraId="613652B0" w14:textId="77777777" w:rsidR="00B15C7D" w:rsidRPr="000F39C2" w:rsidRDefault="00B15C7D" w:rsidP="00B15C7D">
            <w:pPr>
              <w:pStyle w:val="BodyText"/>
              <w:spacing w:after="0"/>
            </w:pPr>
            <w:r w:rsidRPr="000B0CE5">
              <w:t>Yes</w:t>
            </w:r>
          </w:p>
        </w:tc>
        <w:tc>
          <w:tcPr>
            <w:tcW w:w="960" w:type="dxa"/>
            <w:tcBorders>
              <w:top w:val="single" w:sz="8" w:space="0" w:color="4F81BD"/>
              <w:left w:val="single" w:sz="8" w:space="0" w:color="4F81BD"/>
              <w:bottom w:val="single" w:sz="8" w:space="0" w:color="4F81BD"/>
              <w:right w:val="single" w:sz="8" w:space="0" w:color="4F81BD"/>
            </w:tcBorders>
            <w:shd w:val="clear" w:color="auto" w:fill="D3DFEE"/>
          </w:tcPr>
          <w:p w14:paraId="7C0F23C4" w14:textId="77777777" w:rsidR="00B15C7D" w:rsidRPr="000F39C2" w:rsidRDefault="00B15C7D" w:rsidP="00B15C7D">
            <w:pPr>
              <w:pStyle w:val="BodyText"/>
              <w:spacing w:after="0"/>
            </w:pPr>
            <w:r w:rsidRPr="000B0CE5">
              <w:t>Yes</w:t>
            </w:r>
          </w:p>
        </w:tc>
        <w:tc>
          <w:tcPr>
            <w:tcW w:w="1402" w:type="dxa"/>
            <w:tcBorders>
              <w:top w:val="single" w:sz="8" w:space="0" w:color="4F81BD"/>
              <w:left w:val="single" w:sz="8" w:space="0" w:color="4F81BD"/>
              <w:bottom w:val="single" w:sz="8" w:space="0" w:color="4F81BD"/>
              <w:right w:val="single" w:sz="8" w:space="0" w:color="4F81BD"/>
            </w:tcBorders>
            <w:shd w:val="clear" w:color="auto" w:fill="D3DFEE"/>
          </w:tcPr>
          <w:p w14:paraId="6BDC23BE" w14:textId="77777777" w:rsidR="00B15C7D" w:rsidRPr="000F39C2" w:rsidRDefault="00B15C7D" w:rsidP="00B15C7D">
            <w:pPr>
              <w:pStyle w:val="BodyText"/>
              <w:spacing w:after="0"/>
            </w:pPr>
            <w:r w:rsidRPr="000B0CE5">
              <w:t>N/A</w:t>
            </w:r>
          </w:p>
        </w:tc>
        <w:tc>
          <w:tcPr>
            <w:tcW w:w="1146" w:type="dxa"/>
            <w:tcBorders>
              <w:top w:val="single" w:sz="8" w:space="0" w:color="4F81BD"/>
              <w:left w:val="single" w:sz="8" w:space="0" w:color="4F81BD"/>
              <w:bottom w:val="single" w:sz="8" w:space="0" w:color="4F81BD"/>
              <w:right w:val="single" w:sz="8" w:space="0" w:color="4F81BD"/>
            </w:tcBorders>
            <w:shd w:val="clear" w:color="auto" w:fill="D3DFEE"/>
          </w:tcPr>
          <w:p w14:paraId="77540E81" w14:textId="77777777" w:rsidR="00B15C7D" w:rsidRPr="000F39C2" w:rsidRDefault="00B15C7D" w:rsidP="00B15C7D">
            <w:pPr>
              <w:pStyle w:val="BodyText"/>
              <w:spacing w:after="0"/>
            </w:pPr>
            <w:r w:rsidRPr="000B0CE5">
              <w:t>N/A</w:t>
            </w:r>
          </w:p>
        </w:tc>
        <w:tc>
          <w:tcPr>
            <w:tcW w:w="1146" w:type="dxa"/>
            <w:tcBorders>
              <w:top w:val="single" w:sz="8" w:space="0" w:color="4F81BD"/>
              <w:left w:val="single" w:sz="8" w:space="0" w:color="4F81BD"/>
              <w:bottom w:val="single" w:sz="8" w:space="0" w:color="4F81BD"/>
              <w:right w:val="single" w:sz="8" w:space="0" w:color="4F81BD"/>
            </w:tcBorders>
            <w:shd w:val="clear" w:color="auto" w:fill="D3DFEE"/>
          </w:tcPr>
          <w:p w14:paraId="6EBD6D03" w14:textId="77777777" w:rsidR="00B15C7D" w:rsidRPr="000F39C2" w:rsidRDefault="00B15C7D" w:rsidP="00B15C7D">
            <w:pPr>
              <w:pStyle w:val="BodyText"/>
              <w:spacing w:after="0"/>
            </w:pPr>
            <w:r w:rsidRPr="000B0CE5">
              <w:t>N/A</w:t>
            </w:r>
          </w:p>
        </w:tc>
        <w:tc>
          <w:tcPr>
            <w:tcW w:w="3667" w:type="dxa"/>
            <w:tcBorders>
              <w:top w:val="single" w:sz="8" w:space="0" w:color="4F81BD"/>
              <w:left w:val="single" w:sz="8" w:space="0" w:color="4F81BD"/>
              <w:bottom w:val="single" w:sz="8" w:space="0" w:color="4F81BD"/>
              <w:right w:val="single" w:sz="8" w:space="0" w:color="4F81BD"/>
            </w:tcBorders>
            <w:shd w:val="clear" w:color="auto" w:fill="D3DFEE"/>
          </w:tcPr>
          <w:p w14:paraId="740BF98F" w14:textId="77777777" w:rsidR="00B15C7D" w:rsidRPr="000F39C2" w:rsidRDefault="00B15C7D" w:rsidP="00B15C7D">
            <w:pPr>
              <w:pStyle w:val="BodyText"/>
              <w:spacing w:after="0"/>
            </w:pPr>
            <w:r w:rsidRPr="000B0CE5">
              <w:t>None</w:t>
            </w:r>
          </w:p>
        </w:tc>
      </w:tr>
    </w:tbl>
    <w:p w14:paraId="4A920A0A" w14:textId="77777777" w:rsidR="00CB72AF" w:rsidRDefault="00CB72AF" w:rsidP="00CB72AF">
      <w:pPr>
        <w:pStyle w:val="BodyText"/>
      </w:pPr>
    </w:p>
    <w:p w14:paraId="5F980822" w14:textId="77777777" w:rsidR="00CB72AF" w:rsidRPr="00320A86" w:rsidRDefault="00CB72AF" w:rsidP="00CB72AF">
      <w:pPr>
        <w:pStyle w:val="Heading5"/>
        <w:keepNext/>
        <w:keepLines/>
        <w:spacing w:before="0" w:line="280" w:lineRule="exact"/>
      </w:pPr>
      <w:r>
        <w:t>Reason Code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CB72AF" w:rsidRPr="000F39C2" w14:paraId="356478D8" w14:textId="77777777" w:rsidTr="007A00CF">
        <w:trPr>
          <w:cantSplit/>
        </w:trPr>
        <w:tc>
          <w:tcPr>
            <w:tcW w:w="1284" w:type="pct"/>
            <w:tcBorders>
              <w:top w:val="single" w:sz="8" w:space="0" w:color="4F81BD"/>
              <w:left w:val="single" w:sz="8" w:space="0" w:color="4F81BD"/>
              <w:bottom w:val="single" w:sz="18" w:space="0" w:color="4F81BD"/>
              <w:right w:val="single" w:sz="8" w:space="0" w:color="4F81BD"/>
            </w:tcBorders>
          </w:tcPr>
          <w:p w14:paraId="667CECC5" w14:textId="77777777" w:rsidR="00CB72AF" w:rsidRPr="000F39C2" w:rsidRDefault="00CB72AF" w:rsidP="007A00CF">
            <w:pPr>
              <w:rPr>
                <w:b/>
              </w:rPr>
            </w:pPr>
            <w:r w:rsidRPr="000F39C2">
              <w:rPr>
                <w:b/>
              </w:rPr>
              <w:t>Reason Code</w:t>
            </w:r>
          </w:p>
        </w:tc>
        <w:tc>
          <w:tcPr>
            <w:tcW w:w="2310" w:type="pct"/>
            <w:tcBorders>
              <w:top w:val="single" w:sz="8" w:space="0" w:color="4F81BD"/>
              <w:left w:val="single" w:sz="8" w:space="0" w:color="4F81BD"/>
              <w:bottom w:val="single" w:sz="18" w:space="0" w:color="4F81BD"/>
              <w:right w:val="single" w:sz="8" w:space="0" w:color="4F81BD"/>
            </w:tcBorders>
          </w:tcPr>
          <w:p w14:paraId="61943B66" w14:textId="77777777" w:rsidR="00CB72AF" w:rsidRPr="000F39C2" w:rsidRDefault="00CB72AF" w:rsidP="007A00CF">
            <w:pPr>
              <w:rPr>
                <w:b/>
                <w:szCs w:val="20"/>
              </w:rPr>
            </w:pPr>
            <w:r w:rsidRPr="000F39C2">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14:paraId="0EB79F3C" w14:textId="77777777" w:rsidR="00CB72AF" w:rsidRPr="000F39C2" w:rsidRDefault="00CB72AF" w:rsidP="007A00CF">
            <w:pPr>
              <w:rPr>
                <w:b/>
                <w:szCs w:val="20"/>
              </w:rPr>
            </w:pPr>
            <w:r w:rsidRPr="000F39C2">
              <w:rPr>
                <w:b/>
                <w:szCs w:val="20"/>
              </w:rPr>
              <w:t>Default Value</w:t>
            </w:r>
          </w:p>
        </w:tc>
      </w:tr>
      <w:tr w:rsidR="00CB72AF" w:rsidRPr="000F39C2" w14:paraId="7232B75A" w14:textId="77777777" w:rsidTr="007A00CF">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14:paraId="6A7CCB36" w14:textId="77777777" w:rsidR="00CB72AF" w:rsidRPr="000F39C2" w:rsidRDefault="00CB72AF" w:rsidP="007A00CF">
            <w:pPr>
              <w:rPr>
                <w:bCs/>
                <w:szCs w:val="20"/>
              </w:rPr>
            </w:pPr>
            <w:r w:rsidRPr="000F39C2">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14:paraId="508CC12A" w14:textId="77777777" w:rsidR="00CB72AF" w:rsidRPr="000F39C2" w:rsidRDefault="00CB72AF" w:rsidP="007A00CF">
            <w:pPr>
              <w:numPr>
                <w:ilvl w:val="0"/>
                <w:numId w:val="4"/>
              </w:num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14:paraId="42DB4D56" w14:textId="77777777" w:rsidR="00CB72AF" w:rsidRPr="000F39C2" w:rsidRDefault="00CB72AF" w:rsidP="007A00CF">
            <w:pPr>
              <w:rPr>
                <w:szCs w:val="20"/>
              </w:rPr>
            </w:pPr>
          </w:p>
        </w:tc>
      </w:tr>
    </w:tbl>
    <w:p w14:paraId="1EB0F31B" w14:textId="77777777" w:rsidR="00CB72AF" w:rsidRDefault="00CB72AF" w:rsidP="00B25125">
      <w:pPr>
        <w:pStyle w:val="BodyText"/>
      </w:pPr>
    </w:p>
    <w:p w14:paraId="056B0C95" w14:textId="77777777" w:rsidR="008918AC" w:rsidRPr="00A01DB1" w:rsidRDefault="008918AC" w:rsidP="00CB72AF">
      <w:pPr>
        <w:pStyle w:val="Heading3"/>
      </w:pPr>
      <w:bookmarkStart w:id="491" w:name="_Toc323818533"/>
      <w:r w:rsidRPr="00A01DB1">
        <w:t>Dialog Messages/Message Boxes</w:t>
      </w:r>
      <w:bookmarkEnd w:id="459"/>
      <w:bookmarkEnd w:id="491"/>
    </w:p>
    <w:p w14:paraId="76CE6553" w14:textId="77777777" w:rsidR="008918AC" w:rsidRPr="00A01DB1" w:rsidRDefault="00730AAC" w:rsidP="00B15C7D">
      <w:pPr>
        <w:pStyle w:val="Heading4"/>
      </w:pPr>
      <w:bookmarkStart w:id="492" w:name="_Ref263833605"/>
      <w:r>
        <w:t>Manual Signature Captured Prompt</w:t>
      </w:r>
      <w:bookmarkEnd w:id="492"/>
    </w:p>
    <w:tbl>
      <w:tblPr>
        <w:tblW w:w="4883"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778"/>
        <w:gridCol w:w="8750"/>
      </w:tblGrid>
      <w:tr w:rsidR="008918AC" w:rsidRPr="005B7C8F" w14:paraId="0EA55A2A" w14:textId="77777777" w:rsidTr="0041230A">
        <w:trPr>
          <w:cantSplit/>
        </w:trPr>
        <w:tc>
          <w:tcPr>
            <w:tcW w:w="1792" w:type="dxa"/>
            <w:tcBorders>
              <w:right w:val="single" w:sz="18" w:space="0" w:color="4F81BD"/>
            </w:tcBorders>
            <w:vAlign w:val="center"/>
          </w:tcPr>
          <w:p w14:paraId="67122001" w14:textId="77777777" w:rsidR="008918AC" w:rsidRPr="005B7C8F" w:rsidRDefault="008918AC" w:rsidP="00753AFE">
            <w:pPr>
              <w:rPr>
                <w:b/>
                <w:bCs/>
                <w:szCs w:val="20"/>
              </w:rPr>
            </w:pPr>
            <w:r w:rsidRPr="005B7C8F">
              <w:rPr>
                <w:b/>
                <w:bCs/>
                <w:szCs w:val="20"/>
              </w:rPr>
              <w:t>Description</w:t>
            </w:r>
          </w:p>
        </w:tc>
        <w:tc>
          <w:tcPr>
            <w:tcW w:w="8979" w:type="dxa"/>
            <w:tcBorders>
              <w:left w:val="single" w:sz="18" w:space="0" w:color="4F81BD"/>
            </w:tcBorders>
            <w:vAlign w:val="center"/>
          </w:tcPr>
          <w:p w14:paraId="3D62B422" w14:textId="77777777" w:rsidR="008918AC" w:rsidRPr="005B7C8F" w:rsidRDefault="005B7C8F" w:rsidP="00753AFE">
            <w:pPr>
              <w:rPr>
                <w:bCs/>
                <w:szCs w:val="20"/>
              </w:rPr>
            </w:pPr>
            <w:r w:rsidRPr="005B7C8F">
              <w:rPr>
                <w:bCs/>
                <w:szCs w:val="20"/>
              </w:rPr>
              <w:t>When manual signature captured previously for a tender, message prompts.</w:t>
            </w:r>
          </w:p>
        </w:tc>
      </w:tr>
      <w:tr w:rsidR="008918AC" w:rsidRPr="005B7C8F" w14:paraId="4FEDCD74" w14:textId="77777777" w:rsidTr="0041230A">
        <w:trPr>
          <w:cantSplit/>
        </w:trPr>
        <w:tc>
          <w:tcPr>
            <w:tcW w:w="1792" w:type="dxa"/>
            <w:tcBorders>
              <w:bottom w:val="single" w:sz="8" w:space="0" w:color="4F81BD"/>
              <w:right w:val="single" w:sz="18" w:space="0" w:color="4F81BD"/>
            </w:tcBorders>
            <w:shd w:val="clear" w:color="auto" w:fill="DBE5F1" w:themeFill="accent1" w:themeFillTint="33"/>
            <w:vAlign w:val="center"/>
          </w:tcPr>
          <w:p w14:paraId="7880C09D" w14:textId="77777777" w:rsidR="008918AC" w:rsidRPr="005B7C8F" w:rsidRDefault="008918AC" w:rsidP="00753AFE">
            <w:pPr>
              <w:rPr>
                <w:b/>
                <w:bCs/>
                <w:szCs w:val="20"/>
              </w:rPr>
            </w:pPr>
            <w:r w:rsidRPr="005B7C8F">
              <w:rPr>
                <w:b/>
                <w:bCs/>
                <w:szCs w:val="20"/>
              </w:rPr>
              <w:t>Message</w:t>
            </w:r>
          </w:p>
        </w:tc>
        <w:tc>
          <w:tcPr>
            <w:tcW w:w="8979" w:type="dxa"/>
            <w:tcBorders>
              <w:left w:val="single" w:sz="18" w:space="0" w:color="4F81BD"/>
              <w:bottom w:val="single" w:sz="8" w:space="0" w:color="4F81BD"/>
            </w:tcBorders>
            <w:shd w:val="clear" w:color="auto" w:fill="DBE5F1" w:themeFill="accent1" w:themeFillTint="33"/>
            <w:vAlign w:val="center"/>
          </w:tcPr>
          <w:p w14:paraId="7E6A528C" w14:textId="77777777" w:rsidR="008918AC" w:rsidRPr="005B7C8F" w:rsidRDefault="005B7C8F" w:rsidP="00753AFE">
            <w:pPr>
              <w:rPr>
                <w:szCs w:val="20"/>
              </w:rPr>
            </w:pPr>
            <w:r w:rsidRPr="005B7C8F">
              <w:rPr>
                <w:bCs/>
                <w:szCs w:val="20"/>
              </w:rPr>
              <w:t>Manual Signature Previously Captured.</w:t>
            </w:r>
          </w:p>
        </w:tc>
      </w:tr>
      <w:tr w:rsidR="008918AC" w:rsidRPr="005B7C8F" w14:paraId="33A015AA" w14:textId="77777777" w:rsidTr="0041230A">
        <w:trPr>
          <w:cantSplit/>
        </w:trPr>
        <w:tc>
          <w:tcPr>
            <w:tcW w:w="1792" w:type="dxa"/>
            <w:tcBorders>
              <w:bottom w:val="single" w:sz="8" w:space="0" w:color="4F81BD"/>
              <w:right w:val="single" w:sz="18" w:space="0" w:color="4F81BD"/>
            </w:tcBorders>
            <w:shd w:val="clear" w:color="auto" w:fill="auto"/>
            <w:vAlign w:val="center"/>
          </w:tcPr>
          <w:p w14:paraId="70EFBA12" w14:textId="77777777" w:rsidR="008918AC" w:rsidRPr="005B7C8F" w:rsidRDefault="008918AC" w:rsidP="00753AFE">
            <w:pPr>
              <w:rPr>
                <w:b/>
                <w:bCs/>
                <w:szCs w:val="20"/>
              </w:rPr>
            </w:pPr>
            <w:r w:rsidRPr="005B7C8F">
              <w:rPr>
                <w:b/>
                <w:bCs/>
                <w:szCs w:val="20"/>
              </w:rPr>
              <w:t>Key prompt</w:t>
            </w:r>
          </w:p>
        </w:tc>
        <w:tc>
          <w:tcPr>
            <w:tcW w:w="8979" w:type="dxa"/>
            <w:tcBorders>
              <w:left w:val="single" w:sz="18" w:space="0" w:color="4F81BD"/>
              <w:bottom w:val="single" w:sz="8" w:space="0" w:color="4F81BD"/>
            </w:tcBorders>
            <w:shd w:val="clear" w:color="auto" w:fill="auto"/>
            <w:vAlign w:val="center"/>
          </w:tcPr>
          <w:p w14:paraId="37C24A10" w14:textId="77777777" w:rsidR="008918AC" w:rsidRPr="005B7C8F" w:rsidRDefault="005B7C8F" w:rsidP="00753AFE">
            <w:pPr>
              <w:rPr>
                <w:szCs w:val="20"/>
              </w:rPr>
            </w:pPr>
            <w:r w:rsidRPr="005B7C8F">
              <w:rPr>
                <w:szCs w:val="20"/>
              </w:rPr>
              <w:t>OK – Continues to next screen</w:t>
            </w:r>
          </w:p>
        </w:tc>
      </w:tr>
      <w:tr w:rsidR="008918AC" w:rsidRPr="005B7C8F" w14:paraId="738B3B6B" w14:textId="77777777" w:rsidTr="0041230A">
        <w:trPr>
          <w:cantSplit/>
        </w:trPr>
        <w:tc>
          <w:tcPr>
            <w:tcW w:w="1792" w:type="dxa"/>
            <w:tcBorders>
              <w:bottom w:val="single" w:sz="8" w:space="0" w:color="4F81BD"/>
              <w:right w:val="single" w:sz="18" w:space="0" w:color="4F81BD"/>
            </w:tcBorders>
            <w:shd w:val="clear" w:color="auto" w:fill="DBE5F1" w:themeFill="accent1" w:themeFillTint="33"/>
            <w:vAlign w:val="center"/>
          </w:tcPr>
          <w:p w14:paraId="1F6BEA09" w14:textId="77777777" w:rsidR="008918AC" w:rsidRPr="005B7C8F" w:rsidRDefault="008918AC" w:rsidP="00753AFE">
            <w:pPr>
              <w:rPr>
                <w:b/>
                <w:bCs/>
                <w:szCs w:val="20"/>
              </w:rPr>
            </w:pPr>
            <w:r w:rsidRPr="005B7C8F">
              <w:rPr>
                <w:b/>
                <w:bCs/>
                <w:szCs w:val="20"/>
              </w:rPr>
              <w:t>Notes</w:t>
            </w:r>
          </w:p>
        </w:tc>
        <w:tc>
          <w:tcPr>
            <w:tcW w:w="8979" w:type="dxa"/>
            <w:tcBorders>
              <w:left w:val="single" w:sz="18" w:space="0" w:color="4F81BD"/>
              <w:bottom w:val="single" w:sz="8" w:space="0" w:color="4F81BD"/>
            </w:tcBorders>
            <w:shd w:val="clear" w:color="auto" w:fill="DBE5F1" w:themeFill="accent1" w:themeFillTint="33"/>
            <w:vAlign w:val="center"/>
          </w:tcPr>
          <w:p w14:paraId="09FE157E" w14:textId="77777777" w:rsidR="008918AC" w:rsidRPr="005B7C8F" w:rsidRDefault="005B7C8F" w:rsidP="00753AFE">
            <w:pPr>
              <w:rPr>
                <w:szCs w:val="20"/>
              </w:rPr>
            </w:pPr>
            <w:r w:rsidRPr="005B7C8F">
              <w:t>Text is configurable.</w:t>
            </w:r>
          </w:p>
        </w:tc>
      </w:tr>
      <w:bookmarkEnd w:id="460"/>
    </w:tbl>
    <w:p w14:paraId="3F735E00" w14:textId="77777777" w:rsidR="008918AC" w:rsidRDefault="008918AC" w:rsidP="008918AC">
      <w:pPr>
        <w:pStyle w:val="BodyText"/>
      </w:pPr>
    </w:p>
    <w:p w14:paraId="47E9EFA8" w14:textId="77777777" w:rsidR="00CA05A0" w:rsidRPr="00A01DB1" w:rsidRDefault="00CA05A0" w:rsidP="00B15C7D">
      <w:pPr>
        <w:pStyle w:val="Heading4"/>
      </w:pPr>
      <w:bookmarkStart w:id="493" w:name="_Ref413755849"/>
      <w:r>
        <w:t xml:space="preserve">Invalid Signature </w:t>
      </w:r>
      <w:r w:rsidRPr="00A01DB1">
        <w:t>Message</w:t>
      </w:r>
      <w:bookmarkEnd w:id="493"/>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5B7C8F" w:rsidRPr="000F39C2" w14:paraId="37708714" w14:textId="77777777" w:rsidTr="002D23F2">
        <w:trPr>
          <w:cantSplit/>
        </w:trPr>
        <w:tc>
          <w:tcPr>
            <w:tcW w:w="1609" w:type="dxa"/>
            <w:tcBorders>
              <w:right w:val="single" w:sz="18" w:space="0" w:color="4F81BD"/>
            </w:tcBorders>
          </w:tcPr>
          <w:p w14:paraId="749BC8B5" w14:textId="77777777" w:rsidR="005B7C8F" w:rsidRPr="000F39C2" w:rsidRDefault="005B7C8F" w:rsidP="002D23F2">
            <w:pPr>
              <w:rPr>
                <w:b/>
                <w:bCs/>
                <w:szCs w:val="20"/>
              </w:rPr>
            </w:pPr>
            <w:r w:rsidRPr="000F39C2">
              <w:rPr>
                <w:b/>
                <w:bCs/>
                <w:szCs w:val="20"/>
              </w:rPr>
              <w:t>Description</w:t>
            </w:r>
          </w:p>
        </w:tc>
        <w:tc>
          <w:tcPr>
            <w:tcW w:w="8977" w:type="dxa"/>
            <w:tcBorders>
              <w:right w:val="single" w:sz="8" w:space="0" w:color="4F81BD"/>
            </w:tcBorders>
          </w:tcPr>
          <w:p w14:paraId="176FCF4D" w14:textId="77777777" w:rsidR="005B7C8F" w:rsidRPr="000F39C2" w:rsidRDefault="005B7C8F" w:rsidP="002D23F2">
            <w:pPr>
              <w:rPr>
                <w:bCs/>
                <w:szCs w:val="20"/>
              </w:rPr>
            </w:pPr>
            <w:r w:rsidRPr="000F39C2">
              <w:rPr>
                <w:rFonts w:cs="Arial"/>
              </w:rPr>
              <w:t>The Invalid Data Notice informs the operator that the data entered in the required fields is invalid (e.g. incorrect format, missing).   The &lt;ARG&gt; described in the Message is replaced with the name of the data field that contains the invalid data.  If there are multiple data fields with invalid data, the system only displays the name of the first data field with invalid data.  Upon acknowledging the message, the system returns to the previous screen.</w:t>
            </w:r>
          </w:p>
        </w:tc>
      </w:tr>
      <w:tr w:rsidR="005B7C8F" w:rsidRPr="000F39C2" w14:paraId="3A08E328" w14:textId="77777777" w:rsidTr="002D23F2">
        <w:trPr>
          <w:cantSplit/>
        </w:trPr>
        <w:tc>
          <w:tcPr>
            <w:tcW w:w="1609" w:type="dxa"/>
            <w:tcBorders>
              <w:bottom w:val="single" w:sz="8" w:space="0" w:color="4F81BD"/>
              <w:right w:val="single" w:sz="18" w:space="0" w:color="4F81BD"/>
            </w:tcBorders>
            <w:shd w:val="clear" w:color="auto" w:fill="D3DFEE"/>
          </w:tcPr>
          <w:p w14:paraId="72FAD664" w14:textId="77777777" w:rsidR="005B7C8F" w:rsidRPr="000F39C2" w:rsidRDefault="005B7C8F" w:rsidP="002D23F2">
            <w:pPr>
              <w:rPr>
                <w:b/>
                <w:bCs/>
                <w:szCs w:val="20"/>
              </w:rPr>
            </w:pPr>
            <w:r w:rsidRPr="000F39C2">
              <w:rPr>
                <w:b/>
                <w:bCs/>
                <w:szCs w:val="20"/>
              </w:rPr>
              <w:t>Message</w:t>
            </w:r>
          </w:p>
        </w:tc>
        <w:tc>
          <w:tcPr>
            <w:tcW w:w="8977" w:type="dxa"/>
            <w:tcBorders>
              <w:bottom w:val="single" w:sz="8" w:space="0" w:color="4F81BD"/>
              <w:right w:val="single" w:sz="8" w:space="0" w:color="4F81BD"/>
            </w:tcBorders>
            <w:shd w:val="clear" w:color="auto" w:fill="D3DFEE"/>
          </w:tcPr>
          <w:p w14:paraId="1BFFA926" w14:textId="77777777" w:rsidR="005B7C8F" w:rsidRPr="000F39C2" w:rsidRDefault="005B7C8F" w:rsidP="002D23F2">
            <w:pPr>
              <w:rPr>
                <w:bCs/>
                <w:szCs w:val="20"/>
              </w:rPr>
            </w:pPr>
            <w:r w:rsidRPr="000F39C2">
              <w:rPr>
                <w:bCs/>
                <w:szCs w:val="20"/>
              </w:rPr>
              <w:t>The following field has invalid data: &lt;ARG&gt;.  Please correct the invalid data.</w:t>
            </w:r>
          </w:p>
        </w:tc>
      </w:tr>
      <w:tr w:rsidR="005B7C8F" w:rsidRPr="000F39C2" w14:paraId="36B17254" w14:textId="77777777" w:rsidTr="002D23F2">
        <w:trPr>
          <w:cantSplit/>
        </w:trPr>
        <w:tc>
          <w:tcPr>
            <w:tcW w:w="1609" w:type="dxa"/>
            <w:tcBorders>
              <w:bottom w:val="single" w:sz="8" w:space="0" w:color="4F81BD"/>
              <w:right w:val="single" w:sz="18" w:space="0" w:color="4F81BD"/>
            </w:tcBorders>
            <w:shd w:val="clear" w:color="auto" w:fill="auto"/>
          </w:tcPr>
          <w:p w14:paraId="01FF52E5" w14:textId="77777777" w:rsidR="005B7C8F" w:rsidRPr="000F39C2" w:rsidRDefault="005B7C8F" w:rsidP="002D23F2">
            <w:pPr>
              <w:rPr>
                <w:b/>
                <w:bCs/>
                <w:szCs w:val="20"/>
              </w:rPr>
            </w:pPr>
            <w:r w:rsidRPr="000F39C2">
              <w:rPr>
                <w:b/>
                <w:bCs/>
                <w:szCs w:val="20"/>
              </w:rPr>
              <w:t>Key prompt</w:t>
            </w:r>
          </w:p>
        </w:tc>
        <w:tc>
          <w:tcPr>
            <w:tcW w:w="8977" w:type="dxa"/>
            <w:tcBorders>
              <w:bottom w:val="single" w:sz="8" w:space="0" w:color="4F81BD"/>
              <w:right w:val="single" w:sz="8" w:space="0" w:color="4F81BD"/>
            </w:tcBorders>
          </w:tcPr>
          <w:p w14:paraId="3B1BDB1B" w14:textId="77777777" w:rsidR="005B7C8F" w:rsidRPr="000F39C2" w:rsidRDefault="005B7C8F" w:rsidP="002D23F2">
            <w:pPr>
              <w:rPr>
                <w:szCs w:val="20"/>
              </w:rPr>
            </w:pPr>
            <w:r w:rsidRPr="000F39C2">
              <w:rPr>
                <w:szCs w:val="20"/>
              </w:rPr>
              <w:t>OK</w:t>
            </w:r>
          </w:p>
        </w:tc>
      </w:tr>
      <w:tr w:rsidR="005B7C8F" w:rsidRPr="000F39C2" w14:paraId="4FCB78FD" w14:textId="77777777" w:rsidTr="002D23F2">
        <w:trPr>
          <w:cantSplit/>
        </w:trPr>
        <w:tc>
          <w:tcPr>
            <w:tcW w:w="1609" w:type="dxa"/>
            <w:tcBorders>
              <w:right w:val="single" w:sz="18" w:space="0" w:color="4F81BD"/>
            </w:tcBorders>
            <w:shd w:val="clear" w:color="auto" w:fill="DBE5F1"/>
          </w:tcPr>
          <w:p w14:paraId="507BD0FD" w14:textId="77777777" w:rsidR="005B7C8F" w:rsidRPr="000F39C2" w:rsidRDefault="005B7C8F" w:rsidP="002D23F2">
            <w:pPr>
              <w:rPr>
                <w:b/>
                <w:bCs/>
                <w:szCs w:val="20"/>
              </w:rPr>
            </w:pPr>
            <w:r w:rsidRPr="000F39C2">
              <w:rPr>
                <w:b/>
                <w:bCs/>
                <w:szCs w:val="20"/>
              </w:rPr>
              <w:t>Notes</w:t>
            </w:r>
          </w:p>
        </w:tc>
        <w:tc>
          <w:tcPr>
            <w:tcW w:w="8977" w:type="dxa"/>
            <w:tcBorders>
              <w:right w:val="single" w:sz="8" w:space="0" w:color="4F81BD"/>
            </w:tcBorders>
            <w:shd w:val="clear" w:color="auto" w:fill="DBE5F1"/>
          </w:tcPr>
          <w:p w14:paraId="390D56E6" w14:textId="77777777" w:rsidR="005B7C8F" w:rsidRPr="000F39C2" w:rsidRDefault="005B7C8F" w:rsidP="002D23F2">
            <w:pPr>
              <w:rPr>
                <w:szCs w:val="20"/>
              </w:rPr>
            </w:pPr>
            <w:r w:rsidRPr="000F39C2">
              <w:rPr>
                <w:szCs w:val="20"/>
              </w:rPr>
              <w:t>This is a generic message to be reused when required data is incorrect or missing.</w:t>
            </w:r>
          </w:p>
        </w:tc>
      </w:tr>
    </w:tbl>
    <w:p w14:paraId="4BED6E08" w14:textId="77777777" w:rsidR="001C218A" w:rsidRDefault="001C218A" w:rsidP="001C218A">
      <w:pPr>
        <w:pStyle w:val="BodyText"/>
      </w:pPr>
    </w:p>
    <w:p w14:paraId="6EA306DD" w14:textId="77777777" w:rsidR="00C34467" w:rsidRPr="00A01DB1" w:rsidRDefault="00C34467" w:rsidP="00B15C7D">
      <w:pPr>
        <w:pStyle w:val="Heading4"/>
      </w:pPr>
      <w:bookmarkStart w:id="494" w:name="_Ref413924730"/>
      <w:bookmarkStart w:id="495" w:name="_Ref413756663"/>
      <w:r>
        <w:t>Retry or Print Prompt Message</w:t>
      </w:r>
      <w:bookmarkEnd w:id="494"/>
    </w:p>
    <w:tbl>
      <w:tblPr>
        <w:tblW w:w="4883"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778"/>
        <w:gridCol w:w="8750"/>
      </w:tblGrid>
      <w:tr w:rsidR="00C34467" w:rsidRPr="00514FE6" w14:paraId="46569C6E" w14:textId="77777777" w:rsidTr="002D23F2">
        <w:trPr>
          <w:cantSplit/>
        </w:trPr>
        <w:tc>
          <w:tcPr>
            <w:tcW w:w="1778" w:type="dxa"/>
            <w:tcBorders>
              <w:right w:val="single" w:sz="18" w:space="0" w:color="4F81BD"/>
            </w:tcBorders>
            <w:vAlign w:val="center"/>
          </w:tcPr>
          <w:p w14:paraId="7F4B43F1" w14:textId="77777777" w:rsidR="00C34467" w:rsidRPr="00514FE6" w:rsidRDefault="00C34467" w:rsidP="002D23F2">
            <w:pPr>
              <w:rPr>
                <w:b/>
                <w:bCs/>
                <w:szCs w:val="20"/>
              </w:rPr>
            </w:pPr>
            <w:r w:rsidRPr="00514FE6">
              <w:rPr>
                <w:b/>
                <w:bCs/>
                <w:szCs w:val="20"/>
              </w:rPr>
              <w:t>Description</w:t>
            </w:r>
          </w:p>
        </w:tc>
        <w:tc>
          <w:tcPr>
            <w:tcW w:w="8750" w:type="dxa"/>
            <w:tcBorders>
              <w:left w:val="single" w:sz="18" w:space="0" w:color="4F81BD"/>
            </w:tcBorders>
            <w:vAlign w:val="center"/>
          </w:tcPr>
          <w:p w14:paraId="057A77E7" w14:textId="77777777" w:rsidR="00C34467" w:rsidRPr="00C34467" w:rsidRDefault="00C34467" w:rsidP="002D23F2">
            <w:pPr>
              <w:rPr>
                <w:bCs/>
                <w:szCs w:val="20"/>
              </w:rPr>
            </w:pPr>
            <w:r>
              <w:rPr>
                <w:bCs/>
                <w:szCs w:val="20"/>
              </w:rPr>
              <w:t>Displayed when unable to associate PINPad during PINPad tender.</w:t>
            </w:r>
          </w:p>
        </w:tc>
      </w:tr>
      <w:tr w:rsidR="00C34467" w:rsidRPr="00514FE6" w14:paraId="0896ECF8" w14:textId="77777777" w:rsidTr="002D23F2">
        <w:trPr>
          <w:cantSplit/>
        </w:trPr>
        <w:tc>
          <w:tcPr>
            <w:tcW w:w="1778" w:type="dxa"/>
            <w:tcBorders>
              <w:bottom w:val="single" w:sz="8" w:space="0" w:color="4F81BD"/>
              <w:right w:val="single" w:sz="18" w:space="0" w:color="4F81BD"/>
            </w:tcBorders>
            <w:shd w:val="clear" w:color="auto" w:fill="DBE5F1" w:themeFill="accent1" w:themeFillTint="33"/>
            <w:vAlign w:val="center"/>
          </w:tcPr>
          <w:p w14:paraId="03BBF4B1" w14:textId="77777777" w:rsidR="00C34467" w:rsidRPr="00514FE6" w:rsidRDefault="00C34467" w:rsidP="002D23F2">
            <w:pPr>
              <w:rPr>
                <w:b/>
                <w:bCs/>
                <w:szCs w:val="20"/>
              </w:rPr>
            </w:pPr>
            <w:r w:rsidRPr="00514FE6">
              <w:rPr>
                <w:b/>
                <w:bCs/>
                <w:szCs w:val="20"/>
              </w:rPr>
              <w:t>Message</w:t>
            </w:r>
          </w:p>
        </w:tc>
        <w:tc>
          <w:tcPr>
            <w:tcW w:w="8750" w:type="dxa"/>
            <w:tcBorders>
              <w:left w:val="single" w:sz="18" w:space="0" w:color="4F81BD"/>
              <w:bottom w:val="single" w:sz="8" w:space="0" w:color="4F81BD"/>
            </w:tcBorders>
            <w:shd w:val="clear" w:color="auto" w:fill="DBE5F1" w:themeFill="accent1" w:themeFillTint="33"/>
            <w:vAlign w:val="center"/>
          </w:tcPr>
          <w:p w14:paraId="5CA6DDC6" w14:textId="77777777" w:rsidR="00C34467" w:rsidRPr="00C34467" w:rsidRDefault="00C34467" w:rsidP="002D23F2">
            <w:pPr>
              <w:rPr>
                <w:szCs w:val="20"/>
              </w:rPr>
            </w:pPr>
            <w:r>
              <w:rPr>
                <w:bCs/>
                <w:szCs w:val="20"/>
              </w:rPr>
              <w:t>Unable to connect</w:t>
            </w:r>
          </w:p>
        </w:tc>
      </w:tr>
      <w:tr w:rsidR="00C34467" w:rsidRPr="00583AE6" w14:paraId="72F76A3B" w14:textId="77777777" w:rsidTr="002D23F2">
        <w:trPr>
          <w:cantSplit/>
        </w:trPr>
        <w:tc>
          <w:tcPr>
            <w:tcW w:w="1778" w:type="dxa"/>
            <w:tcBorders>
              <w:bottom w:val="single" w:sz="8" w:space="0" w:color="4F81BD"/>
              <w:right w:val="single" w:sz="18" w:space="0" w:color="4F81BD"/>
            </w:tcBorders>
            <w:shd w:val="clear" w:color="auto" w:fill="auto"/>
            <w:vAlign w:val="center"/>
          </w:tcPr>
          <w:p w14:paraId="210D991F" w14:textId="77777777" w:rsidR="00C34467" w:rsidRPr="00514FE6" w:rsidRDefault="00C34467" w:rsidP="002D23F2">
            <w:pPr>
              <w:rPr>
                <w:b/>
                <w:bCs/>
                <w:szCs w:val="20"/>
              </w:rPr>
            </w:pPr>
            <w:r w:rsidRPr="00514FE6">
              <w:rPr>
                <w:b/>
                <w:bCs/>
                <w:szCs w:val="20"/>
              </w:rPr>
              <w:t>Key prompt</w:t>
            </w:r>
          </w:p>
        </w:tc>
        <w:tc>
          <w:tcPr>
            <w:tcW w:w="8750" w:type="dxa"/>
            <w:tcBorders>
              <w:left w:val="single" w:sz="18" w:space="0" w:color="4F81BD"/>
              <w:bottom w:val="single" w:sz="8" w:space="0" w:color="4F81BD"/>
            </w:tcBorders>
            <w:shd w:val="clear" w:color="auto" w:fill="auto"/>
            <w:vAlign w:val="center"/>
          </w:tcPr>
          <w:p w14:paraId="21B8087D" w14:textId="77777777" w:rsidR="00C34467" w:rsidRPr="00C34467" w:rsidRDefault="00C34467" w:rsidP="002D23F2">
            <w:pPr>
              <w:numPr>
                <w:ilvl w:val="0"/>
                <w:numId w:val="7"/>
              </w:numPr>
              <w:rPr>
                <w:szCs w:val="20"/>
              </w:rPr>
            </w:pPr>
            <w:r>
              <w:rPr>
                <w:szCs w:val="20"/>
              </w:rPr>
              <w:t>Retry – return to prompt to associate device</w:t>
            </w:r>
          </w:p>
          <w:p w14:paraId="2C2A6F2A" w14:textId="77777777" w:rsidR="00C34467" w:rsidRPr="00C34467" w:rsidRDefault="00C34467" w:rsidP="00C34467">
            <w:pPr>
              <w:numPr>
                <w:ilvl w:val="0"/>
                <w:numId w:val="7"/>
              </w:numPr>
              <w:rPr>
                <w:szCs w:val="20"/>
              </w:rPr>
            </w:pPr>
            <w:r>
              <w:rPr>
                <w:szCs w:val="20"/>
              </w:rPr>
              <w:t>Print – Print Tender signature receipt (defined in Receipt Generation Feature Document).</w:t>
            </w:r>
          </w:p>
        </w:tc>
      </w:tr>
      <w:tr w:rsidR="00C34467" w:rsidRPr="00583AE6" w14:paraId="314E0673" w14:textId="77777777" w:rsidTr="002D23F2">
        <w:trPr>
          <w:cantSplit/>
        </w:trPr>
        <w:tc>
          <w:tcPr>
            <w:tcW w:w="1778" w:type="dxa"/>
            <w:tcBorders>
              <w:bottom w:val="single" w:sz="8" w:space="0" w:color="4F81BD"/>
              <w:right w:val="single" w:sz="18" w:space="0" w:color="4F81BD"/>
            </w:tcBorders>
            <w:shd w:val="clear" w:color="auto" w:fill="DBE5F1" w:themeFill="accent1" w:themeFillTint="33"/>
            <w:vAlign w:val="center"/>
          </w:tcPr>
          <w:p w14:paraId="18B360AF" w14:textId="77777777" w:rsidR="00C34467" w:rsidRPr="009C37A3" w:rsidRDefault="00C34467" w:rsidP="002D23F2">
            <w:pPr>
              <w:rPr>
                <w:b/>
                <w:bCs/>
                <w:szCs w:val="20"/>
              </w:rPr>
            </w:pPr>
            <w:r w:rsidRPr="009C37A3">
              <w:rPr>
                <w:b/>
                <w:bCs/>
                <w:szCs w:val="20"/>
              </w:rPr>
              <w:t>Notes</w:t>
            </w:r>
          </w:p>
        </w:tc>
        <w:tc>
          <w:tcPr>
            <w:tcW w:w="8750" w:type="dxa"/>
            <w:tcBorders>
              <w:left w:val="single" w:sz="18" w:space="0" w:color="4F81BD"/>
              <w:bottom w:val="single" w:sz="8" w:space="0" w:color="4F81BD"/>
            </w:tcBorders>
            <w:shd w:val="clear" w:color="auto" w:fill="DBE5F1" w:themeFill="accent1" w:themeFillTint="33"/>
            <w:vAlign w:val="center"/>
          </w:tcPr>
          <w:p w14:paraId="3490C7CE" w14:textId="77777777" w:rsidR="00C34467" w:rsidRPr="00C34467" w:rsidRDefault="00C34467" w:rsidP="002D23F2">
            <w:pPr>
              <w:rPr>
                <w:szCs w:val="20"/>
              </w:rPr>
            </w:pPr>
            <w:r>
              <w:t>Text is configurable.</w:t>
            </w:r>
          </w:p>
        </w:tc>
      </w:tr>
      <w:bookmarkEnd w:id="495"/>
    </w:tbl>
    <w:p w14:paraId="195A30BD" w14:textId="77777777" w:rsidR="000C202F" w:rsidRDefault="000C202F" w:rsidP="000C202F">
      <w:pPr>
        <w:pStyle w:val="BodyText"/>
      </w:pPr>
    </w:p>
    <w:p w14:paraId="340C76A9" w14:textId="77777777" w:rsidR="008244D4" w:rsidRDefault="008244D4">
      <w:pPr>
        <w:rPr>
          <w:b/>
          <w:bCs/>
          <w:szCs w:val="28"/>
        </w:rPr>
      </w:pPr>
      <w:bookmarkStart w:id="496" w:name="_Ref413761134"/>
      <w:r>
        <w:br w:type="page"/>
      </w:r>
    </w:p>
    <w:p w14:paraId="5D310D7B" w14:textId="77777777" w:rsidR="000C202F" w:rsidRPr="000F39C2" w:rsidRDefault="000C202F" w:rsidP="00B15C7D">
      <w:pPr>
        <w:pStyle w:val="Heading4"/>
      </w:pPr>
      <w:bookmarkStart w:id="497" w:name="_Ref413932388"/>
      <w:r>
        <w:lastRenderedPageBreak/>
        <w:t>Terms &amp; Conditions Not Accepted Message</w:t>
      </w:r>
      <w:bookmarkEnd w:id="496"/>
      <w:bookmarkEnd w:id="497"/>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0C202F" w:rsidRPr="000F39C2" w14:paraId="6E4EB9DA" w14:textId="77777777" w:rsidTr="003859CB">
        <w:trPr>
          <w:cantSplit/>
        </w:trPr>
        <w:tc>
          <w:tcPr>
            <w:tcW w:w="1609" w:type="dxa"/>
            <w:tcBorders>
              <w:right w:val="single" w:sz="18" w:space="0" w:color="4F81BD"/>
            </w:tcBorders>
          </w:tcPr>
          <w:p w14:paraId="3DDF0A97" w14:textId="77777777" w:rsidR="000C202F" w:rsidRPr="000F39C2" w:rsidRDefault="000C202F" w:rsidP="003859CB">
            <w:pPr>
              <w:rPr>
                <w:b/>
                <w:bCs/>
                <w:szCs w:val="20"/>
              </w:rPr>
            </w:pPr>
            <w:r w:rsidRPr="000F39C2">
              <w:rPr>
                <w:b/>
                <w:bCs/>
                <w:szCs w:val="20"/>
              </w:rPr>
              <w:t>Description</w:t>
            </w:r>
          </w:p>
        </w:tc>
        <w:tc>
          <w:tcPr>
            <w:tcW w:w="8977" w:type="dxa"/>
            <w:tcBorders>
              <w:right w:val="single" w:sz="8" w:space="0" w:color="4F81BD"/>
            </w:tcBorders>
          </w:tcPr>
          <w:p w14:paraId="30A613B4" w14:textId="77777777" w:rsidR="000C202F" w:rsidRPr="000F39C2" w:rsidRDefault="000C202F" w:rsidP="003859CB">
            <w:pPr>
              <w:rPr>
                <w:bCs/>
                <w:szCs w:val="20"/>
              </w:rPr>
            </w:pPr>
            <w:r w:rsidRPr="000F39C2">
              <w:rPr>
                <w:rFonts w:cs="Arial"/>
              </w:rPr>
              <w:t>The Terms and Conditions not Approved informs the operator that the Terms and Conditions for &lt;signature reason&gt; has not been approved.  Upon acknowledging the message, the system returns to the calling use case with action of not completed or to the Sale use case when called from Total Processing</w:t>
            </w:r>
          </w:p>
        </w:tc>
      </w:tr>
      <w:tr w:rsidR="000C202F" w:rsidRPr="000F39C2" w14:paraId="315B459C" w14:textId="77777777" w:rsidTr="003859CB">
        <w:trPr>
          <w:cantSplit/>
        </w:trPr>
        <w:tc>
          <w:tcPr>
            <w:tcW w:w="1609" w:type="dxa"/>
            <w:tcBorders>
              <w:bottom w:val="single" w:sz="8" w:space="0" w:color="4F81BD"/>
              <w:right w:val="single" w:sz="18" w:space="0" w:color="4F81BD"/>
            </w:tcBorders>
            <w:shd w:val="clear" w:color="auto" w:fill="D3DFEE"/>
          </w:tcPr>
          <w:p w14:paraId="5D3CDBC0" w14:textId="77777777" w:rsidR="000C202F" w:rsidRPr="000F39C2" w:rsidRDefault="000C202F" w:rsidP="003859CB">
            <w:pPr>
              <w:rPr>
                <w:b/>
                <w:bCs/>
                <w:szCs w:val="20"/>
              </w:rPr>
            </w:pPr>
            <w:r w:rsidRPr="000F39C2">
              <w:rPr>
                <w:b/>
                <w:bCs/>
                <w:szCs w:val="20"/>
              </w:rPr>
              <w:t>Message</w:t>
            </w:r>
          </w:p>
        </w:tc>
        <w:tc>
          <w:tcPr>
            <w:tcW w:w="8977" w:type="dxa"/>
            <w:tcBorders>
              <w:bottom w:val="single" w:sz="8" w:space="0" w:color="4F81BD"/>
              <w:right w:val="single" w:sz="8" w:space="0" w:color="4F81BD"/>
            </w:tcBorders>
            <w:shd w:val="clear" w:color="auto" w:fill="D3DFEE"/>
          </w:tcPr>
          <w:p w14:paraId="02C742D3" w14:textId="77777777" w:rsidR="000C202F" w:rsidRPr="000F39C2" w:rsidRDefault="000C202F" w:rsidP="003859CB">
            <w:pPr>
              <w:rPr>
                <w:bCs/>
                <w:szCs w:val="20"/>
              </w:rPr>
            </w:pPr>
            <w:r w:rsidRPr="000F39C2">
              <w:rPr>
                <w:bCs/>
                <w:szCs w:val="20"/>
              </w:rPr>
              <w:t>Terms and Conditions for &lt;Signature Reason&gt; is not approved</w:t>
            </w:r>
          </w:p>
        </w:tc>
      </w:tr>
      <w:tr w:rsidR="000C202F" w:rsidRPr="000F39C2" w14:paraId="5025B6E6" w14:textId="77777777" w:rsidTr="003859CB">
        <w:trPr>
          <w:cantSplit/>
        </w:trPr>
        <w:tc>
          <w:tcPr>
            <w:tcW w:w="1609" w:type="dxa"/>
            <w:tcBorders>
              <w:bottom w:val="single" w:sz="8" w:space="0" w:color="4F81BD"/>
              <w:right w:val="single" w:sz="18" w:space="0" w:color="4F81BD"/>
            </w:tcBorders>
            <w:shd w:val="clear" w:color="auto" w:fill="auto"/>
          </w:tcPr>
          <w:p w14:paraId="158A4AEB" w14:textId="77777777" w:rsidR="000C202F" w:rsidRPr="000F39C2" w:rsidRDefault="000C202F" w:rsidP="003859CB">
            <w:pPr>
              <w:rPr>
                <w:b/>
                <w:bCs/>
                <w:szCs w:val="20"/>
              </w:rPr>
            </w:pPr>
            <w:r w:rsidRPr="000F39C2">
              <w:rPr>
                <w:b/>
                <w:bCs/>
                <w:szCs w:val="20"/>
              </w:rPr>
              <w:t>Key prompt</w:t>
            </w:r>
          </w:p>
        </w:tc>
        <w:tc>
          <w:tcPr>
            <w:tcW w:w="8977" w:type="dxa"/>
            <w:tcBorders>
              <w:bottom w:val="single" w:sz="8" w:space="0" w:color="4F81BD"/>
              <w:right w:val="single" w:sz="8" w:space="0" w:color="4F81BD"/>
            </w:tcBorders>
          </w:tcPr>
          <w:p w14:paraId="7568CA4C" w14:textId="77777777" w:rsidR="000C202F" w:rsidRPr="000F39C2" w:rsidRDefault="000C202F" w:rsidP="003859CB">
            <w:pPr>
              <w:rPr>
                <w:szCs w:val="20"/>
              </w:rPr>
            </w:pPr>
            <w:r w:rsidRPr="000F39C2">
              <w:rPr>
                <w:szCs w:val="20"/>
              </w:rPr>
              <w:t>OK</w:t>
            </w:r>
          </w:p>
        </w:tc>
      </w:tr>
      <w:tr w:rsidR="000C202F" w:rsidRPr="000F39C2" w14:paraId="23924050" w14:textId="77777777" w:rsidTr="003859CB">
        <w:trPr>
          <w:cantSplit/>
        </w:trPr>
        <w:tc>
          <w:tcPr>
            <w:tcW w:w="1609" w:type="dxa"/>
            <w:tcBorders>
              <w:right w:val="single" w:sz="18" w:space="0" w:color="4F81BD"/>
            </w:tcBorders>
            <w:shd w:val="clear" w:color="auto" w:fill="DBE5F1"/>
          </w:tcPr>
          <w:p w14:paraId="51E687F8" w14:textId="77777777" w:rsidR="000C202F" w:rsidRPr="000F39C2" w:rsidRDefault="000C202F" w:rsidP="003859CB">
            <w:pPr>
              <w:rPr>
                <w:b/>
                <w:bCs/>
                <w:szCs w:val="20"/>
              </w:rPr>
            </w:pPr>
            <w:r w:rsidRPr="000F39C2">
              <w:rPr>
                <w:b/>
                <w:bCs/>
                <w:szCs w:val="20"/>
              </w:rPr>
              <w:t>Notes</w:t>
            </w:r>
          </w:p>
        </w:tc>
        <w:tc>
          <w:tcPr>
            <w:tcW w:w="8977" w:type="dxa"/>
            <w:tcBorders>
              <w:right w:val="single" w:sz="8" w:space="0" w:color="4F81BD"/>
            </w:tcBorders>
            <w:shd w:val="clear" w:color="auto" w:fill="DBE5F1"/>
          </w:tcPr>
          <w:p w14:paraId="13FB1CF3" w14:textId="77777777" w:rsidR="000C202F" w:rsidRPr="000F39C2" w:rsidRDefault="000C202F" w:rsidP="003859CB">
            <w:pPr>
              <w:rPr>
                <w:szCs w:val="20"/>
              </w:rPr>
            </w:pPr>
            <w:r w:rsidRPr="000F39C2">
              <w:rPr>
                <w:szCs w:val="20"/>
              </w:rPr>
              <w:t>Configurable message.</w:t>
            </w:r>
          </w:p>
        </w:tc>
      </w:tr>
    </w:tbl>
    <w:p w14:paraId="3CBA1315" w14:textId="77777777" w:rsidR="000C202F" w:rsidRDefault="000C202F" w:rsidP="008918AC">
      <w:pPr>
        <w:pStyle w:val="BodyText"/>
      </w:pPr>
    </w:p>
    <w:p w14:paraId="497AD42F" w14:textId="77777777" w:rsidR="00C34467" w:rsidRDefault="00C34467" w:rsidP="00B15C7D">
      <w:pPr>
        <w:pStyle w:val="Heading4"/>
      </w:pPr>
      <w:bookmarkStart w:id="498" w:name="_Ref413924585"/>
      <w:bookmarkStart w:id="499" w:name="_Ref413780776"/>
      <w:r>
        <w:t>Retry, Abort or Print Prompt Message</w:t>
      </w:r>
      <w:bookmarkEnd w:id="498"/>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C34467" w:rsidRPr="000F39C2" w14:paraId="39CD0A78" w14:textId="77777777" w:rsidTr="00C34467">
        <w:trPr>
          <w:cantSplit/>
        </w:trPr>
        <w:tc>
          <w:tcPr>
            <w:tcW w:w="1609" w:type="dxa"/>
            <w:tcBorders>
              <w:right w:val="single" w:sz="18" w:space="0" w:color="4F81BD"/>
            </w:tcBorders>
          </w:tcPr>
          <w:p w14:paraId="082AFAD3" w14:textId="77777777" w:rsidR="00C34467" w:rsidRPr="000F39C2" w:rsidRDefault="00C34467" w:rsidP="00C34467">
            <w:pPr>
              <w:rPr>
                <w:b/>
                <w:bCs/>
                <w:szCs w:val="20"/>
              </w:rPr>
            </w:pPr>
            <w:r w:rsidRPr="000F39C2">
              <w:rPr>
                <w:b/>
                <w:bCs/>
                <w:szCs w:val="20"/>
              </w:rPr>
              <w:t>Description</w:t>
            </w:r>
          </w:p>
        </w:tc>
        <w:tc>
          <w:tcPr>
            <w:tcW w:w="8977" w:type="dxa"/>
            <w:tcBorders>
              <w:right w:val="single" w:sz="8" w:space="0" w:color="4F81BD"/>
            </w:tcBorders>
            <w:vAlign w:val="center"/>
          </w:tcPr>
          <w:p w14:paraId="73E52BC5" w14:textId="77777777" w:rsidR="00C34467" w:rsidRPr="000F39C2" w:rsidRDefault="00C34467" w:rsidP="00C34467">
            <w:pPr>
              <w:rPr>
                <w:bCs/>
                <w:szCs w:val="20"/>
              </w:rPr>
            </w:pPr>
            <w:r>
              <w:rPr>
                <w:bCs/>
                <w:szCs w:val="20"/>
              </w:rPr>
              <w:t>Displayed when unable to associate PINPad during PINPad terms and conditions signature capture.</w:t>
            </w:r>
          </w:p>
        </w:tc>
      </w:tr>
      <w:tr w:rsidR="00C34467" w:rsidRPr="000F39C2" w14:paraId="40A5E447" w14:textId="77777777" w:rsidTr="009B73C6">
        <w:trPr>
          <w:cantSplit/>
        </w:trPr>
        <w:tc>
          <w:tcPr>
            <w:tcW w:w="1609" w:type="dxa"/>
            <w:tcBorders>
              <w:bottom w:val="single" w:sz="8" w:space="0" w:color="4F81BD"/>
              <w:right w:val="single" w:sz="18" w:space="0" w:color="4F81BD"/>
            </w:tcBorders>
            <w:shd w:val="clear" w:color="auto" w:fill="D3DFEE"/>
          </w:tcPr>
          <w:p w14:paraId="0A1778A3" w14:textId="77777777" w:rsidR="00C34467" w:rsidRPr="000F39C2" w:rsidRDefault="00C34467" w:rsidP="00C34467">
            <w:pPr>
              <w:rPr>
                <w:b/>
                <w:bCs/>
                <w:szCs w:val="20"/>
              </w:rPr>
            </w:pPr>
            <w:r w:rsidRPr="000F39C2">
              <w:rPr>
                <w:b/>
                <w:bCs/>
                <w:szCs w:val="20"/>
              </w:rPr>
              <w:t>Message</w:t>
            </w:r>
          </w:p>
        </w:tc>
        <w:tc>
          <w:tcPr>
            <w:tcW w:w="8977" w:type="dxa"/>
            <w:tcBorders>
              <w:bottom w:val="single" w:sz="8" w:space="0" w:color="4F81BD"/>
              <w:right w:val="single" w:sz="8" w:space="0" w:color="4F81BD"/>
            </w:tcBorders>
            <w:shd w:val="clear" w:color="auto" w:fill="D3DFEE"/>
            <w:vAlign w:val="center"/>
          </w:tcPr>
          <w:p w14:paraId="417BACED" w14:textId="77777777" w:rsidR="00C34467" w:rsidRPr="000F39C2" w:rsidRDefault="00C34467" w:rsidP="00C34467">
            <w:pPr>
              <w:rPr>
                <w:bCs/>
                <w:szCs w:val="20"/>
              </w:rPr>
            </w:pPr>
            <w:r>
              <w:rPr>
                <w:bCs/>
                <w:szCs w:val="20"/>
              </w:rPr>
              <w:t>Unable to connect</w:t>
            </w:r>
          </w:p>
        </w:tc>
      </w:tr>
      <w:tr w:rsidR="00C34467" w:rsidRPr="000F39C2" w14:paraId="1B330949" w14:textId="77777777" w:rsidTr="009B73C6">
        <w:trPr>
          <w:cantSplit/>
        </w:trPr>
        <w:tc>
          <w:tcPr>
            <w:tcW w:w="1609" w:type="dxa"/>
            <w:tcBorders>
              <w:bottom w:val="single" w:sz="8" w:space="0" w:color="4F81BD"/>
              <w:right w:val="single" w:sz="18" w:space="0" w:color="4F81BD"/>
            </w:tcBorders>
            <w:shd w:val="clear" w:color="auto" w:fill="auto"/>
          </w:tcPr>
          <w:p w14:paraId="37334C03" w14:textId="77777777" w:rsidR="00C34467" w:rsidRPr="000F39C2" w:rsidRDefault="00C34467" w:rsidP="00C34467">
            <w:pPr>
              <w:rPr>
                <w:b/>
                <w:bCs/>
                <w:szCs w:val="20"/>
              </w:rPr>
            </w:pPr>
            <w:r w:rsidRPr="000F39C2">
              <w:rPr>
                <w:b/>
                <w:bCs/>
                <w:szCs w:val="20"/>
              </w:rPr>
              <w:t>Key prompt</w:t>
            </w:r>
          </w:p>
        </w:tc>
        <w:tc>
          <w:tcPr>
            <w:tcW w:w="8977" w:type="dxa"/>
            <w:tcBorders>
              <w:bottom w:val="single" w:sz="8" w:space="0" w:color="4F81BD"/>
              <w:right w:val="single" w:sz="8" w:space="0" w:color="4F81BD"/>
            </w:tcBorders>
            <w:vAlign w:val="center"/>
          </w:tcPr>
          <w:p w14:paraId="45F7EF39" w14:textId="77777777" w:rsidR="00C34467" w:rsidRPr="00C34467" w:rsidRDefault="00C34467" w:rsidP="00C34467">
            <w:pPr>
              <w:numPr>
                <w:ilvl w:val="0"/>
                <w:numId w:val="7"/>
              </w:numPr>
              <w:rPr>
                <w:szCs w:val="20"/>
              </w:rPr>
            </w:pPr>
            <w:r>
              <w:rPr>
                <w:szCs w:val="20"/>
              </w:rPr>
              <w:t>Retry – return to prompt to associate device</w:t>
            </w:r>
          </w:p>
          <w:p w14:paraId="53A13945" w14:textId="77777777" w:rsidR="00C34467" w:rsidRDefault="00C34467" w:rsidP="00C34467">
            <w:pPr>
              <w:numPr>
                <w:ilvl w:val="0"/>
                <w:numId w:val="7"/>
              </w:numPr>
              <w:rPr>
                <w:szCs w:val="20"/>
              </w:rPr>
            </w:pPr>
            <w:r>
              <w:rPr>
                <w:szCs w:val="20"/>
              </w:rPr>
              <w:t>Print – Print Terms &amp; Conditions signature receipt (defined in Receipt Generation Feature Document)</w:t>
            </w:r>
          </w:p>
          <w:p w14:paraId="6B1EE48E" w14:textId="2F9C5E63" w:rsidR="00C34467" w:rsidRPr="000F39C2" w:rsidRDefault="00C34467" w:rsidP="00C34467">
            <w:pPr>
              <w:numPr>
                <w:ilvl w:val="0"/>
                <w:numId w:val="7"/>
              </w:numPr>
              <w:rPr>
                <w:szCs w:val="20"/>
              </w:rPr>
            </w:pPr>
            <w:r>
              <w:rPr>
                <w:szCs w:val="20"/>
              </w:rPr>
              <w:t xml:space="preserve">Abort – Prompt to remove item(s) (section </w:t>
            </w:r>
            <w:r>
              <w:rPr>
                <w:szCs w:val="20"/>
              </w:rPr>
              <w:fldChar w:fldCharType="begin"/>
            </w:r>
            <w:r>
              <w:rPr>
                <w:szCs w:val="20"/>
              </w:rPr>
              <w:instrText xml:space="preserve"> REF _Ref413827318 \r \h </w:instrText>
            </w:r>
            <w:r>
              <w:rPr>
                <w:szCs w:val="20"/>
              </w:rPr>
            </w:r>
            <w:r>
              <w:rPr>
                <w:szCs w:val="20"/>
              </w:rPr>
              <w:fldChar w:fldCharType="separate"/>
            </w:r>
            <w:ins w:id="500" w:author="Amy Byers" w:date="2015-04-08T11:41:00Z">
              <w:r w:rsidR="00BC2773">
                <w:rPr>
                  <w:szCs w:val="20"/>
                </w:rPr>
                <w:t>9.1.6.8</w:t>
              </w:r>
            </w:ins>
            <w:del w:id="501" w:author="Amy Byers" w:date="2015-04-08T11:41:00Z">
              <w:r w:rsidR="008033FE" w:rsidDel="00BC2773">
                <w:rPr>
                  <w:szCs w:val="20"/>
                </w:rPr>
                <w:delText>9.1.6.6</w:delText>
              </w:r>
            </w:del>
            <w:r>
              <w:rPr>
                <w:szCs w:val="20"/>
              </w:rPr>
              <w:fldChar w:fldCharType="end"/>
            </w:r>
            <w:r w:rsidR="005A6B0E">
              <w:rPr>
                <w:szCs w:val="20"/>
              </w:rPr>
              <w:t>)</w:t>
            </w:r>
            <w:r>
              <w:rPr>
                <w:szCs w:val="20"/>
              </w:rPr>
              <w:t>.</w:t>
            </w:r>
          </w:p>
        </w:tc>
      </w:tr>
      <w:tr w:rsidR="00C34467" w:rsidRPr="000F39C2" w14:paraId="7CBF3475" w14:textId="77777777" w:rsidTr="009B73C6">
        <w:trPr>
          <w:cantSplit/>
        </w:trPr>
        <w:tc>
          <w:tcPr>
            <w:tcW w:w="1609" w:type="dxa"/>
            <w:tcBorders>
              <w:right w:val="single" w:sz="18" w:space="0" w:color="4F81BD"/>
            </w:tcBorders>
            <w:shd w:val="clear" w:color="auto" w:fill="DBE5F1"/>
          </w:tcPr>
          <w:p w14:paraId="0FF7E600" w14:textId="77777777" w:rsidR="00C34467" w:rsidRPr="000F39C2" w:rsidRDefault="00C34467" w:rsidP="00C34467">
            <w:pPr>
              <w:rPr>
                <w:b/>
                <w:bCs/>
                <w:szCs w:val="20"/>
              </w:rPr>
            </w:pPr>
            <w:r w:rsidRPr="000F39C2">
              <w:rPr>
                <w:b/>
                <w:bCs/>
                <w:szCs w:val="20"/>
              </w:rPr>
              <w:t>Notes</w:t>
            </w:r>
          </w:p>
        </w:tc>
        <w:tc>
          <w:tcPr>
            <w:tcW w:w="8977" w:type="dxa"/>
            <w:tcBorders>
              <w:right w:val="single" w:sz="8" w:space="0" w:color="4F81BD"/>
            </w:tcBorders>
            <w:shd w:val="clear" w:color="auto" w:fill="DBE5F1"/>
            <w:vAlign w:val="center"/>
          </w:tcPr>
          <w:p w14:paraId="343F557C" w14:textId="77777777" w:rsidR="00C34467" w:rsidRPr="000F39C2" w:rsidRDefault="00C34467" w:rsidP="00C34467">
            <w:pPr>
              <w:rPr>
                <w:szCs w:val="20"/>
              </w:rPr>
            </w:pPr>
            <w:r>
              <w:t>Text is configurable.</w:t>
            </w:r>
          </w:p>
        </w:tc>
      </w:tr>
      <w:bookmarkEnd w:id="499"/>
    </w:tbl>
    <w:p w14:paraId="4E4C7878" w14:textId="77777777" w:rsidR="00256660" w:rsidRDefault="00256660" w:rsidP="008918AC">
      <w:pPr>
        <w:pStyle w:val="BodyText"/>
        <w:rPr>
          <w:ins w:id="502" w:author="Amy Byers" w:date="2015-04-07T11:30:00Z"/>
        </w:rPr>
      </w:pPr>
    </w:p>
    <w:p w14:paraId="30434D76" w14:textId="4507AA4A" w:rsidR="00736B18" w:rsidRDefault="00736B18" w:rsidP="00736B18">
      <w:pPr>
        <w:pStyle w:val="Heading4"/>
        <w:rPr>
          <w:ins w:id="503" w:author="Amy Byers" w:date="2015-04-07T11:30:00Z"/>
        </w:rPr>
      </w:pPr>
      <w:bookmarkStart w:id="504" w:name="_Ref416169751"/>
      <w:ins w:id="505" w:author="Amy Byers" w:date="2015-04-07T11:30:00Z">
        <w:r>
          <w:t>Tender Retry or Print Prompt Message</w:t>
        </w:r>
        <w:bookmarkEnd w:id="504"/>
      </w:ins>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736B18" w:rsidRPr="000F39C2" w14:paraId="5247C192" w14:textId="77777777" w:rsidTr="00AF7614">
        <w:trPr>
          <w:cantSplit/>
          <w:ins w:id="506" w:author="Amy Byers" w:date="2015-04-07T11:30:00Z"/>
        </w:trPr>
        <w:tc>
          <w:tcPr>
            <w:tcW w:w="1609" w:type="dxa"/>
            <w:tcBorders>
              <w:right w:val="single" w:sz="18" w:space="0" w:color="4F81BD"/>
            </w:tcBorders>
          </w:tcPr>
          <w:p w14:paraId="20FF6B61" w14:textId="77777777" w:rsidR="00736B18" w:rsidRPr="000F39C2" w:rsidRDefault="00736B18" w:rsidP="00AF7614">
            <w:pPr>
              <w:rPr>
                <w:ins w:id="507" w:author="Amy Byers" w:date="2015-04-07T11:30:00Z"/>
                <w:b/>
                <w:bCs/>
                <w:szCs w:val="20"/>
              </w:rPr>
            </w:pPr>
            <w:ins w:id="508" w:author="Amy Byers" w:date="2015-04-07T11:30:00Z">
              <w:r w:rsidRPr="000F39C2">
                <w:rPr>
                  <w:b/>
                  <w:bCs/>
                  <w:szCs w:val="20"/>
                </w:rPr>
                <w:t>Description</w:t>
              </w:r>
            </w:ins>
          </w:p>
        </w:tc>
        <w:tc>
          <w:tcPr>
            <w:tcW w:w="8977" w:type="dxa"/>
            <w:tcBorders>
              <w:right w:val="single" w:sz="8" w:space="0" w:color="4F81BD"/>
            </w:tcBorders>
            <w:vAlign w:val="center"/>
          </w:tcPr>
          <w:p w14:paraId="01C734F8" w14:textId="25205EF4" w:rsidR="00736B18" w:rsidRPr="000F39C2" w:rsidRDefault="00736B18" w:rsidP="00736B18">
            <w:pPr>
              <w:rPr>
                <w:ins w:id="509" w:author="Amy Byers" w:date="2015-04-07T11:30:00Z"/>
                <w:bCs/>
                <w:szCs w:val="20"/>
              </w:rPr>
            </w:pPr>
            <w:ins w:id="510" w:author="Amy Byers" w:date="2015-04-07T11:30:00Z">
              <w:r>
                <w:rPr>
                  <w:bCs/>
                  <w:szCs w:val="20"/>
                </w:rPr>
                <w:t>Displayed when unable to associate PINPad during PINPad tender signature capture.</w:t>
              </w:r>
            </w:ins>
          </w:p>
        </w:tc>
      </w:tr>
      <w:tr w:rsidR="00736B18" w:rsidRPr="000F39C2" w14:paraId="67968BBF" w14:textId="77777777" w:rsidTr="00AF7614">
        <w:trPr>
          <w:cantSplit/>
          <w:ins w:id="511" w:author="Amy Byers" w:date="2015-04-07T11:30:00Z"/>
        </w:trPr>
        <w:tc>
          <w:tcPr>
            <w:tcW w:w="1609" w:type="dxa"/>
            <w:tcBorders>
              <w:bottom w:val="single" w:sz="8" w:space="0" w:color="4F81BD"/>
              <w:right w:val="single" w:sz="18" w:space="0" w:color="4F81BD"/>
            </w:tcBorders>
            <w:shd w:val="clear" w:color="auto" w:fill="D3DFEE"/>
          </w:tcPr>
          <w:p w14:paraId="25D9CFB7" w14:textId="77777777" w:rsidR="00736B18" w:rsidRPr="000F39C2" w:rsidRDefault="00736B18" w:rsidP="00AF7614">
            <w:pPr>
              <w:rPr>
                <w:ins w:id="512" w:author="Amy Byers" w:date="2015-04-07T11:30:00Z"/>
                <w:b/>
                <w:bCs/>
                <w:szCs w:val="20"/>
              </w:rPr>
            </w:pPr>
            <w:ins w:id="513" w:author="Amy Byers" w:date="2015-04-07T11:30:00Z">
              <w:r w:rsidRPr="000F39C2">
                <w:rPr>
                  <w:b/>
                  <w:bCs/>
                  <w:szCs w:val="20"/>
                </w:rPr>
                <w:t>Message</w:t>
              </w:r>
            </w:ins>
          </w:p>
        </w:tc>
        <w:tc>
          <w:tcPr>
            <w:tcW w:w="8977" w:type="dxa"/>
            <w:tcBorders>
              <w:bottom w:val="single" w:sz="8" w:space="0" w:color="4F81BD"/>
              <w:right w:val="single" w:sz="8" w:space="0" w:color="4F81BD"/>
            </w:tcBorders>
            <w:shd w:val="clear" w:color="auto" w:fill="D3DFEE"/>
            <w:vAlign w:val="center"/>
          </w:tcPr>
          <w:p w14:paraId="30026983" w14:textId="77777777" w:rsidR="00736B18" w:rsidRPr="000F39C2" w:rsidRDefault="00736B18" w:rsidP="00AF7614">
            <w:pPr>
              <w:rPr>
                <w:ins w:id="514" w:author="Amy Byers" w:date="2015-04-07T11:30:00Z"/>
                <w:bCs/>
                <w:szCs w:val="20"/>
              </w:rPr>
            </w:pPr>
            <w:ins w:id="515" w:author="Amy Byers" w:date="2015-04-07T11:30:00Z">
              <w:r>
                <w:rPr>
                  <w:bCs/>
                  <w:szCs w:val="20"/>
                </w:rPr>
                <w:t>Unable to connect</w:t>
              </w:r>
            </w:ins>
          </w:p>
        </w:tc>
      </w:tr>
      <w:tr w:rsidR="00736B18" w:rsidRPr="000F39C2" w14:paraId="4C2320AA" w14:textId="77777777" w:rsidTr="00AF7614">
        <w:trPr>
          <w:cantSplit/>
          <w:ins w:id="516" w:author="Amy Byers" w:date="2015-04-07T11:30:00Z"/>
        </w:trPr>
        <w:tc>
          <w:tcPr>
            <w:tcW w:w="1609" w:type="dxa"/>
            <w:tcBorders>
              <w:bottom w:val="single" w:sz="8" w:space="0" w:color="4F81BD"/>
              <w:right w:val="single" w:sz="18" w:space="0" w:color="4F81BD"/>
            </w:tcBorders>
            <w:shd w:val="clear" w:color="auto" w:fill="auto"/>
          </w:tcPr>
          <w:p w14:paraId="157C1154" w14:textId="77777777" w:rsidR="00736B18" w:rsidRPr="000F39C2" w:rsidRDefault="00736B18" w:rsidP="00AF7614">
            <w:pPr>
              <w:rPr>
                <w:ins w:id="517" w:author="Amy Byers" w:date="2015-04-07T11:30:00Z"/>
                <w:b/>
                <w:bCs/>
                <w:szCs w:val="20"/>
              </w:rPr>
            </w:pPr>
            <w:ins w:id="518" w:author="Amy Byers" w:date="2015-04-07T11:30:00Z">
              <w:r w:rsidRPr="000F39C2">
                <w:rPr>
                  <w:b/>
                  <w:bCs/>
                  <w:szCs w:val="20"/>
                </w:rPr>
                <w:t>Key prompt</w:t>
              </w:r>
            </w:ins>
          </w:p>
        </w:tc>
        <w:tc>
          <w:tcPr>
            <w:tcW w:w="8977" w:type="dxa"/>
            <w:tcBorders>
              <w:bottom w:val="single" w:sz="8" w:space="0" w:color="4F81BD"/>
              <w:right w:val="single" w:sz="8" w:space="0" w:color="4F81BD"/>
            </w:tcBorders>
            <w:vAlign w:val="center"/>
          </w:tcPr>
          <w:p w14:paraId="53B18F6B" w14:textId="77777777" w:rsidR="00736B18" w:rsidRPr="00C34467" w:rsidRDefault="00736B18" w:rsidP="00AF7614">
            <w:pPr>
              <w:numPr>
                <w:ilvl w:val="0"/>
                <w:numId w:val="7"/>
              </w:numPr>
              <w:rPr>
                <w:ins w:id="519" w:author="Amy Byers" w:date="2015-04-07T11:30:00Z"/>
                <w:szCs w:val="20"/>
              </w:rPr>
            </w:pPr>
            <w:ins w:id="520" w:author="Amy Byers" w:date="2015-04-07T11:30:00Z">
              <w:r>
                <w:rPr>
                  <w:szCs w:val="20"/>
                </w:rPr>
                <w:t>Retry – return to prompt to associate device</w:t>
              </w:r>
            </w:ins>
          </w:p>
          <w:p w14:paraId="3C3158A9" w14:textId="466B1CCB" w:rsidR="00736B18" w:rsidRPr="000F39C2" w:rsidRDefault="00736B18" w:rsidP="00736B18">
            <w:pPr>
              <w:numPr>
                <w:ilvl w:val="0"/>
                <w:numId w:val="7"/>
              </w:numPr>
              <w:rPr>
                <w:ins w:id="521" w:author="Amy Byers" w:date="2015-04-07T11:30:00Z"/>
                <w:szCs w:val="20"/>
              </w:rPr>
            </w:pPr>
            <w:ins w:id="522" w:author="Amy Byers" w:date="2015-04-07T11:30:00Z">
              <w:r>
                <w:rPr>
                  <w:szCs w:val="20"/>
                </w:rPr>
                <w:t>Print – Print Tender signature receipt (defined in Receipt Generation Feature Document)</w:t>
              </w:r>
            </w:ins>
          </w:p>
        </w:tc>
      </w:tr>
      <w:tr w:rsidR="00736B18" w:rsidRPr="000F39C2" w14:paraId="7F38B966" w14:textId="77777777" w:rsidTr="00AF7614">
        <w:trPr>
          <w:cantSplit/>
          <w:ins w:id="523" w:author="Amy Byers" w:date="2015-04-07T11:30:00Z"/>
        </w:trPr>
        <w:tc>
          <w:tcPr>
            <w:tcW w:w="1609" w:type="dxa"/>
            <w:tcBorders>
              <w:right w:val="single" w:sz="18" w:space="0" w:color="4F81BD"/>
            </w:tcBorders>
            <w:shd w:val="clear" w:color="auto" w:fill="DBE5F1"/>
          </w:tcPr>
          <w:p w14:paraId="7AA8E85B" w14:textId="77777777" w:rsidR="00736B18" w:rsidRPr="000F39C2" w:rsidRDefault="00736B18" w:rsidP="00AF7614">
            <w:pPr>
              <w:rPr>
                <w:ins w:id="524" w:author="Amy Byers" w:date="2015-04-07T11:30:00Z"/>
                <w:b/>
                <w:bCs/>
                <w:szCs w:val="20"/>
              </w:rPr>
            </w:pPr>
            <w:ins w:id="525" w:author="Amy Byers" w:date="2015-04-07T11:30:00Z">
              <w:r w:rsidRPr="000F39C2">
                <w:rPr>
                  <w:b/>
                  <w:bCs/>
                  <w:szCs w:val="20"/>
                </w:rPr>
                <w:t>Notes</w:t>
              </w:r>
            </w:ins>
          </w:p>
        </w:tc>
        <w:tc>
          <w:tcPr>
            <w:tcW w:w="8977" w:type="dxa"/>
            <w:tcBorders>
              <w:right w:val="single" w:sz="8" w:space="0" w:color="4F81BD"/>
            </w:tcBorders>
            <w:shd w:val="clear" w:color="auto" w:fill="DBE5F1"/>
            <w:vAlign w:val="center"/>
          </w:tcPr>
          <w:p w14:paraId="3CE6D9A7" w14:textId="77777777" w:rsidR="00736B18" w:rsidRPr="000F39C2" w:rsidRDefault="00736B18" w:rsidP="00AF7614">
            <w:pPr>
              <w:rPr>
                <w:ins w:id="526" w:author="Amy Byers" w:date="2015-04-07T11:30:00Z"/>
                <w:szCs w:val="20"/>
              </w:rPr>
            </w:pPr>
            <w:ins w:id="527" w:author="Amy Byers" w:date="2015-04-07T11:30:00Z">
              <w:r>
                <w:t>Text is configurable.</w:t>
              </w:r>
            </w:ins>
          </w:p>
        </w:tc>
      </w:tr>
    </w:tbl>
    <w:p w14:paraId="05E29BE5" w14:textId="77777777" w:rsidR="00736B18" w:rsidRDefault="00736B18" w:rsidP="008918AC">
      <w:pPr>
        <w:pStyle w:val="BodyText"/>
        <w:rPr>
          <w:ins w:id="528" w:author="Amy Byers" w:date="2015-04-07T11:28:00Z"/>
        </w:rPr>
      </w:pPr>
    </w:p>
    <w:p w14:paraId="7E3539B0" w14:textId="521CA6CF" w:rsidR="00736B18" w:rsidRDefault="00736B18" w:rsidP="00736B18">
      <w:pPr>
        <w:pStyle w:val="Heading4"/>
        <w:rPr>
          <w:ins w:id="529" w:author="Amy Byers" w:date="2015-04-07T11:29:00Z"/>
        </w:rPr>
      </w:pPr>
      <w:bookmarkStart w:id="530" w:name="_Ref416169786"/>
      <w:ins w:id="531" w:author="Amy Byers" w:date="2015-04-07T11:29:00Z">
        <w:r>
          <w:t>Sign on Device, Retry or Print Prompt Message</w:t>
        </w:r>
        <w:bookmarkEnd w:id="530"/>
      </w:ins>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736B18" w:rsidRPr="000F39C2" w14:paraId="0FA17329" w14:textId="77777777" w:rsidTr="00AF7614">
        <w:trPr>
          <w:cantSplit/>
          <w:ins w:id="532" w:author="Amy Byers" w:date="2015-04-07T11:29:00Z"/>
        </w:trPr>
        <w:tc>
          <w:tcPr>
            <w:tcW w:w="1609" w:type="dxa"/>
            <w:tcBorders>
              <w:right w:val="single" w:sz="18" w:space="0" w:color="4F81BD"/>
            </w:tcBorders>
          </w:tcPr>
          <w:p w14:paraId="5AF315D0" w14:textId="77777777" w:rsidR="00736B18" w:rsidRPr="000F39C2" w:rsidRDefault="00736B18" w:rsidP="00AF7614">
            <w:pPr>
              <w:rPr>
                <w:ins w:id="533" w:author="Amy Byers" w:date="2015-04-07T11:29:00Z"/>
                <w:b/>
                <w:bCs/>
                <w:szCs w:val="20"/>
              </w:rPr>
            </w:pPr>
            <w:ins w:id="534" w:author="Amy Byers" w:date="2015-04-07T11:29:00Z">
              <w:r w:rsidRPr="000F39C2">
                <w:rPr>
                  <w:b/>
                  <w:bCs/>
                  <w:szCs w:val="20"/>
                </w:rPr>
                <w:t>Description</w:t>
              </w:r>
            </w:ins>
          </w:p>
        </w:tc>
        <w:tc>
          <w:tcPr>
            <w:tcW w:w="8977" w:type="dxa"/>
            <w:tcBorders>
              <w:right w:val="single" w:sz="8" w:space="0" w:color="4F81BD"/>
            </w:tcBorders>
            <w:vAlign w:val="center"/>
          </w:tcPr>
          <w:p w14:paraId="3A98B696" w14:textId="2364E324" w:rsidR="00736B18" w:rsidRPr="000F39C2" w:rsidRDefault="00736B18" w:rsidP="00522F7C">
            <w:pPr>
              <w:rPr>
                <w:ins w:id="535" w:author="Amy Byers" w:date="2015-04-07T11:29:00Z"/>
                <w:bCs/>
                <w:szCs w:val="20"/>
              </w:rPr>
            </w:pPr>
            <w:ins w:id="536" w:author="Amy Byers" w:date="2015-04-07T11:29:00Z">
              <w:r>
                <w:rPr>
                  <w:bCs/>
                  <w:szCs w:val="20"/>
                </w:rPr>
                <w:t xml:space="preserve">Displayed when unable to associate PINPad during PINPad </w:t>
              </w:r>
            </w:ins>
            <w:ins w:id="537" w:author="Amy Byers" w:date="2015-04-07T11:32:00Z">
              <w:r w:rsidR="00522F7C">
                <w:rPr>
                  <w:bCs/>
                  <w:szCs w:val="20"/>
                </w:rPr>
                <w:t xml:space="preserve">Tender </w:t>
              </w:r>
            </w:ins>
            <w:ins w:id="538" w:author="Amy Byers" w:date="2015-04-07T11:29:00Z">
              <w:r>
                <w:rPr>
                  <w:bCs/>
                  <w:szCs w:val="20"/>
                </w:rPr>
                <w:t>signature capture</w:t>
              </w:r>
            </w:ins>
            <w:ins w:id="539" w:author="Amy Byers" w:date="2015-04-07T11:32:00Z">
              <w:r w:rsidR="00522F7C">
                <w:rPr>
                  <w:bCs/>
                  <w:szCs w:val="20"/>
                </w:rPr>
                <w:t xml:space="preserve"> and fail on device flag set</w:t>
              </w:r>
            </w:ins>
            <w:ins w:id="540" w:author="Amy Byers" w:date="2015-04-07T11:29:00Z">
              <w:r>
                <w:rPr>
                  <w:bCs/>
                  <w:szCs w:val="20"/>
                </w:rPr>
                <w:t>.</w:t>
              </w:r>
            </w:ins>
          </w:p>
        </w:tc>
      </w:tr>
      <w:tr w:rsidR="00736B18" w:rsidRPr="000F39C2" w14:paraId="21FD517E" w14:textId="77777777" w:rsidTr="00AF7614">
        <w:trPr>
          <w:cantSplit/>
          <w:ins w:id="541" w:author="Amy Byers" w:date="2015-04-07T11:29:00Z"/>
        </w:trPr>
        <w:tc>
          <w:tcPr>
            <w:tcW w:w="1609" w:type="dxa"/>
            <w:tcBorders>
              <w:bottom w:val="single" w:sz="8" w:space="0" w:color="4F81BD"/>
              <w:right w:val="single" w:sz="18" w:space="0" w:color="4F81BD"/>
            </w:tcBorders>
            <w:shd w:val="clear" w:color="auto" w:fill="D3DFEE"/>
          </w:tcPr>
          <w:p w14:paraId="3FCB9721" w14:textId="77777777" w:rsidR="00736B18" w:rsidRPr="000F39C2" w:rsidRDefault="00736B18" w:rsidP="00AF7614">
            <w:pPr>
              <w:rPr>
                <w:ins w:id="542" w:author="Amy Byers" w:date="2015-04-07T11:29:00Z"/>
                <w:b/>
                <w:bCs/>
                <w:szCs w:val="20"/>
              </w:rPr>
            </w:pPr>
            <w:ins w:id="543" w:author="Amy Byers" w:date="2015-04-07T11:29:00Z">
              <w:r w:rsidRPr="000F39C2">
                <w:rPr>
                  <w:b/>
                  <w:bCs/>
                  <w:szCs w:val="20"/>
                </w:rPr>
                <w:t>Message</w:t>
              </w:r>
            </w:ins>
          </w:p>
        </w:tc>
        <w:tc>
          <w:tcPr>
            <w:tcW w:w="8977" w:type="dxa"/>
            <w:tcBorders>
              <w:bottom w:val="single" w:sz="8" w:space="0" w:color="4F81BD"/>
              <w:right w:val="single" w:sz="8" w:space="0" w:color="4F81BD"/>
            </w:tcBorders>
            <w:shd w:val="clear" w:color="auto" w:fill="D3DFEE"/>
            <w:vAlign w:val="center"/>
          </w:tcPr>
          <w:p w14:paraId="00719F6A" w14:textId="77777777" w:rsidR="00736B18" w:rsidRPr="000F39C2" w:rsidRDefault="00736B18" w:rsidP="00AF7614">
            <w:pPr>
              <w:rPr>
                <w:ins w:id="544" w:author="Amy Byers" w:date="2015-04-07T11:29:00Z"/>
                <w:bCs/>
                <w:szCs w:val="20"/>
              </w:rPr>
            </w:pPr>
            <w:ins w:id="545" w:author="Amy Byers" w:date="2015-04-07T11:29:00Z">
              <w:r>
                <w:rPr>
                  <w:bCs/>
                  <w:szCs w:val="20"/>
                </w:rPr>
                <w:t>Unable to connect</w:t>
              </w:r>
            </w:ins>
          </w:p>
        </w:tc>
      </w:tr>
      <w:tr w:rsidR="00736B18" w:rsidRPr="000F39C2" w14:paraId="4BD6EAD9" w14:textId="77777777" w:rsidTr="00AF7614">
        <w:trPr>
          <w:cantSplit/>
          <w:ins w:id="546" w:author="Amy Byers" w:date="2015-04-07T11:29:00Z"/>
        </w:trPr>
        <w:tc>
          <w:tcPr>
            <w:tcW w:w="1609" w:type="dxa"/>
            <w:tcBorders>
              <w:bottom w:val="single" w:sz="8" w:space="0" w:color="4F81BD"/>
              <w:right w:val="single" w:sz="18" w:space="0" w:color="4F81BD"/>
            </w:tcBorders>
            <w:shd w:val="clear" w:color="auto" w:fill="auto"/>
          </w:tcPr>
          <w:p w14:paraId="0E2C1A28" w14:textId="77777777" w:rsidR="00736B18" w:rsidRPr="000F39C2" w:rsidRDefault="00736B18" w:rsidP="00AF7614">
            <w:pPr>
              <w:rPr>
                <w:ins w:id="547" w:author="Amy Byers" w:date="2015-04-07T11:29:00Z"/>
                <w:b/>
                <w:bCs/>
                <w:szCs w:val="20"/>
              </w:rPr>
            </w:pPr>
            <w:ins w:id="548" w:author="Amy Byers" w:date="2015-04-07T11:29:00Z">
              <w:r w:rsidRPr="000F39C2">
                <w:rPr>
                  <w:b/>
                  <w:bCs/>
                  <w:szCs w:val="20"/>
                </w:rPr>
                <w:t>Key prompt</w:t>
              </w:r>
            </w:ins>
          </w:p>
        </w:tc>
        <w:tc>
          <w:tcPr>
            <w:tcW w:w="8977" w:type="dxa"/>
            <w:tcBorders>
              <w:bottom w:val="single" w:sz="8" w:space="0" w:color="4F81BD"/>
              <w:right w:val="single" w:sz="8" w:space="0" w:color="4F81BD"/>
            </w:tcBorders>
            <w:vAlign w:val="center"/>
          </w:tcPr>
          <w:p w14:paraId="4CF4252B" w14:textId="77777777" w:rsidR="00736B18" w:rsidRPr="00C34467" w:rsidRDefault="00736B18" w:rsidP="00AF7614">
            <w:pPr>
              <w:numPr>
                <w:ilvl w:val="0"/>
                <w:numId w:val="7"/>
              </w:numPr>
              <w:rPr>
                <w:ins w:id="549" w:author="Amy Byers" w:date="2015-04-07T11:29:00Z"/>
                <w:szCs w:val="20"/>
              </w:rPr>
            </w:pPr>
            <w:ins w:id="550" w:author="Amy Byers" w:date="2015-04-07T11:29:00Z">
              <w:r>
                <w:rPr>
                  <w:szCs w:val="20"/>
                </w:rPr>
                <w:t>Retry – return to prompt to associate device</w:t>
              </w:r>
            </w:ins>
          </w:p>
          <w:p w14:paraId="4D42C065" w14:textId="4456DDA5" w:rsidR="00736B18" w:rsidRDefault="00736B18" w:rsidP="00AF7614">
            <w:pPr>
              <w:numPr>
                <w:ilvl w:val="0"/>
                <w:numId w:val="7"/>
              </w:numPr>
              <w:rPr>
                <w:ins w:id="551" w:author="Amy Byers" w:date="2015-04-07T11:29:00Z"/>
                <w:szCs w:val="20"/>
              </w:rPr>
            </w:pPr>
            <w:ins w:id="552" w:author="Amy Byers" w:date="2015-04-07T11:29:00Z">
              <w:r>
                <w:rPr>
                  <w:szCs w:val="20"/>
                </w:rPr>
                <w:t xml:space="preserve">Print – Print </w:t>
              </w:r>
            </w:ins>
            <w:ins w:id="553" w:author="Amy Byers" w:date="2015-04-07T11:32:00Z">
              <w:r w:rsidR="00522F7C">
                <w:rPr>
                  <w:szCs w:val="20"/>
                </w:rPr>
                <w:t xml:space="preserve">Tender </w:t>
              </w:r>
            </w:ins>
            <w:ins w:id="554" w:author="Amy Byers" w:date="2015-04-07T11:29:00Z">
              <w:r>
                <w:rPr>
                  <w:szCs w:val="20"/>
                </w:rPr>
                <w:t>signature receipt (defined in Receipt Generation Feature Document)</w:t>
              </w:r>
            </w:ins>
          </w:p>
          <w:p w14:paraId="14DBB5B7" w14:textId="644C5D45" w:rsidR="00736B18" w:rsidRPr="000F39C2" w:rsidRDefault="00522F7C" w:rsidP="00522F7C">
            <w:pPr>
              <w:numPr>
                <w:ilvl w:val="0"/>
                <w:numId w:val="7"/>
              </w:numPr>
              <w:rPr>
                <w:ins w:id="555" w:author="Amy Byers" w:date="2015-04-07T11:29:00Z"/>
                <w:szCs w:val="20"/>
              </w:rPr>
            </w:pPr>
            <w:ins w:id="556" w:author="Amy Byers" w:date="2015-04-07T11:32:00Z">
              <w:r>
                <w:rPr>
                  <w:szCs w:val="20"/>
                </w:rPr>
                <w:t xml:space="preserve">Sign on Device </w:t>
              </w:r>
            </w:ins>
            <w:ins w:id="557" w:author="Amy Byers" w:date="2015-04-07T11:29:00Z">
              <w:r w:rsidR="00736B18">
                <w:rPr>
                  <w:szCs w:val="20"/>
                </w:rPr>
                <w:t xml:space="preserve">– Prompt </w:t>
              </w:r>
            </w:ins>
            <w:ins w:id="558" w:author="Amy Byers" w:date="2015-04-07T11:33:00Z">
              <w:r>
                <w:rPr>
                  <w:szCs w:val="20"/>
                </w:rPr>
                <w:t>for signature on device</w:t>
              </w:r>
            </w:ins>
            <w:ins w:id="559" w:author="Amy Byers" w:date="2015-04-07T11:29:00Z">
              <w:r w:rsidR="00736B18">
                <w:rPr>
                  <w:szCs w:val="20"/>
                </w:rPr>
                <w:t>.</w:t>
              </w:r>
            </w:ins>
          </w:p>
        </w:tc>
      </w:tr>
      <w:tr w:rsidR="00736B18" w:rsidRPr="000F39C2" w14:paraId="4A676326" w14:textId="77777777" w:rsidTr="00AF7614">
        <w:trPr>
          <w:cantSplit/>
          <w:ins w:id="560" w:author="Amy Byers" w:date="2015-04-07T11:29:00Z"/>
        </w:trPr>
        <w:tc>
          <w:tcPr>
            <w:tcW w:w="1609" w:type="dxa"/>
            <w:tcBorders>
              <w:right w:val="single" w:sz="18" w:space="0" w:color="4F81BD"/>
            </w:tcBorders>
            <w:shd w:val="clear" w:color="auto" w:fill="DBE5F1"/>
          </w:tcPr>
          <w:p w14:paraId="0EFC579C" w14:textId="77777777" w:rsidR="00736B18" w:rsidRPr="000F39C2" w:rsidRDefault="00736B18" w:rsidP="00AF7614">
            <w:pPr>
              <w:rPr>
                <w:ins w:id="561" w:author="Amy Byers" w:date="2015-04-07T11:29:00Z"/>
                <w:b/>
                <w:bCs/>
                <w:szCs w:val="20"/>
              </w:rPr>
            </w:pPr>
            <w:ins w:id="562" w:author="Amy Byers" w:date="2015-04-07T11:29:00Z">
              <w:r w:rsidRPr="000F39C2">
                <w:rPr>
                  <w:b/>
                  <w:bCs/>
                  <w:szCs w:val="20"/>
                </w:rPr>
                <w:t>Notes</w:t>
              </w:r>
            </w:ins>
          </w:p>
        </w:tc>
        <w:tc>
          <w:tcPr>
            <w:tcW w:w="8977" w:type="dxa"/>
            <w:tcBorders>
              <w:right w:val="single" w:sz="8" w:space="0" w:color="4F81BD"/>
            </w:tcBorders>
            <w:shd w:val="clear" w:color="auto" w:fill="DBE5F1"/>
            <w:vAlign w:val="center"/>
          </w:tcPr>
          <w:p w14:paraId="01B9A7CF" w14:textId="77777777" w:rsidR="00736B18" w:rsidRPr="000F39C2" w:rsidRDefault="00736B18" w:rsidP="00AF7614">
            <w:pPr>
              <w:rPr>
                <w:ins w:id="563" w:author="Amy Byers" w:date="2015-04-07T11:29:00Z"/>
                <w:szCs w:val="20"/>
              </w:rPr>
            </w:pPr>
            <w:ins w:id="564" w:author="Amy Byers" w:date="2015-04-07T11:29:00Z">
              <w:r>
                <w:t>Text is configurable.</w:t>
              </w:r>
            </w:ins>
          </w:p>
        </w:tc>
      </w:tr>
    </w:tbl>
    <w:p w14:paraId="614570DE" w14:textId="77777777" w:rsidR="00736B18" w:rsidRDefault="00736B18" w:rsidP="008918AC">
      <w:pPr>
        <w:pStyle w:val="BodyText"/>
      </w:pPr>
    </w:p>
    <w:p w14:paraId="66B6791F" w14:textId="77777777" w:rsidR="002D23F2" w:rsidRDefault="002D23F2" w:rsidP="00B15C7D">
      <w:pPr>
        <w:pStyle w:val="Heading4"/>
      </w:pPr>
      <w:bookmarkStart w:id="565" w:name="_Ref413924528"/>
      <w:bookmarkStart w:id="566" w:name="_Ref413827318"/>
      <w:r>
        <w:t>Remove Items Prompt</w:t>
      </w:r>
      <w:bookmarkEnd w:id="565"/>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2D23F2" w:rsidRPr="000F39C2" w14:paraId="4639F667" w14:textId="77777777" w:rsidTr="002D23F2">
        <w:trPr>
          <w:cantSplit/>
        </w:trPr>
        <w:tc>
          <w:tcPr>
            <w:tcW w:w="1609" w:type="dxa"/>
            <w:tcBorders>
              <w:right w:val="single" w:sz="18" w:space="0" w:color="4F81BD"/>
            </w:tcBorders>
          </w:tcPr>
          <w:p w14:paraId="015178D3" w14:textId="77777777" w:rsidR="002D23F2" w:rsidRPr="000F39C2" w:rsidRDefault="002D23F2" w:rsidP="002D23F2">
            <w:pPr>
              <w:rPr>
                <w:b/>
                <w:bCs/>
                <w:szCs w:val="20"/>
              </w:rPr>
            </w:pPr>
            <w:r w:rsidRPr="000F39C2">
              <w:rPr>
                <w:b/>
                <w:bCs/>
                <w:szCs w:val="20"/>
              </w:rPr>
              <w:t>Description</w:t>
            </w:r>
          </w:p>
        </w:tc>
        <w:tc>
          <w:tcPr>
            <w:tcW w:w="8977" w:type="dxa"/>
            <w:tcBorders>
              <w:right w:val="single" w:sz="8" w:space="0" w:color="4F81BD"/>
            </w:tcBorders>
          </w:tcPr>
          <w:p w14:paraId="2D94F2F9" w14:textId="77777777" w:rsidR="002D23F2" w:rsidRPr="000F39C2" w:rsidRDefault="005A6B0E" w:rsidP="002D23F2">
            <w:pPr>
              <w:rPr>
                <w:bCs/>
                <w:szCs w:val="20"/>
              </w:rPr>
            </w:pPr>
            <w:r>
              <w:rPr>
                <w:bCs/>
                <w:szCs w:val="20"/>
              </w:rPr>
              <w:t>Displayed when cancelling capturing of terms &amp; conditions &amp; signature.</w:t>
            </w:r>
          </w:p>
        </w:tc>
      </w:tr>
      <w:tr w:rsidR="002D23F2" w:rsidRPr="000F39C2" w14:paraId="5B17EE55" w14:textId="77777777" w:rsidTr="002D23F2">
        <w:trPr>
          <w:cantSplit/>
        </w:trPr>
        <w:tc>
          <w:tcPr>
            <w:tcW w:w="1609" w:type="dxa"/>
            <w:tcBorders>
              <w:bottom w:val="single" w:sz="8" w:space="0" w:color="4F81BD"/>
              <w:right w:val="single" w:sz="18" w:space="0" w:color="4F81BD"/>
            </w:tcBorders>
            <w:shd w:val="clear" w:color="auto" w:fill="D3DFEE"/>
          </w:tcPr>
          <w:p w14:paraId="38AE9862" w14:textId="77777777" w:rsidR="002D23F2" w:rsidRPr="000F39C2" w:rsidRDefault="002D23F2" w:rsidP="002D23F2">
            <w:pPr>
              <w:rPr>
                <w:b/>
                <w:bCs/>
                <w:szCs w:val="20"/>
              </w:rPr>
            </w:pPr>
            <w:r w:rsidRPr="000F39C2">
              <w:rPr>
                <w:b/>
                <w:bCs/>
                <w:szCs w:val="20"/>
              </w:rPr>
              <w:t>Message</w:t>
            </w:r>
          </w:p>
        </w:tc>
        <w:tc>
          <w:tcPr>
            <w:tcW w:w="8977" w:type="dxa"/>
            <w:tcBorders>
              <w:bottom w:val="single" w:sz="8" w:space="0" w:color="4F81BD"/>
              <w:right w:val="single" w:sz="8" w:space="0" w:color="4F81BD"/>
            </w:tcBorders>
            <w:shd w:val="clear" w:color="auto" w:fill="D3DFEE"/>
          </w:tcPr>
          <w:p w14:paraId="1D18CA5C" w14:textId="77777777" w:rsidR="002D23F2" w:rsidRPr="000F39C2" w:rsidRDefault="005A6B0E" w:rsidP="002D23F2">
            <w:pPr>
              <w:rPr>
                <w:bCs/>
                <w:szCs w:val="20"/>
              </w:rPr>
            </w:pPr>
            <w:r>
              <w:rPr>
                <w:bCs/>
                <w:szCs w:val="20"/>
              </w:rPr>
              <w:t>Are you sure you want to remove the item(s)?</w:t>
            </w:r>
          </w:p>
        </w:tc>
      </w:tr>
      <w:tr w:rsidR="002D23F2" w:rsidRPr="000F39C2" w14:paraId="4EAD207C" w14:textId="77777777" w:rsidTr="002D23F2">
        <w:trPr>
          <w:cantSplit/>
        </w:trPr>
        <w:tc>
          <w:tcPr>
            <w:tcW w:w="1609" w:type="dxa"/>
            <w:tcBorders>
              <w:bottom w:val="single" w:sz="8" w:space="0" w:color="4F81BD"/>
              <w:right w:val="single" w:sz="18" w:space="0" w:color="4F81BD"/>
            </w:tcBorders>
            <w:shd w:val="clear" w:color="auto" w:fill="auto"/>
          </w:tcPr>
          <w:p w14:paraId="401F1496" w14:textId="77777777" w:rsidR="002D23F2" w:rsidRPr="000F39C2" w:rsidRDefault="002D23F2" w:rsidP="002D23F2">
            <w:pPr>
              <w:rPr>
                <w:b/>
                <w:bCs/>
                <w:szCs w:val="20"/>
              </w:rPr>
            </w:pPr>
            <w:r w:rsidRPr="000F39C2">
              <w:rPr>
                <w:b/>
                <w:bCs/>
                <w:szCs w:val="20"/>
              </w:rPr>
              <w:t>Key prompt</w:t>
            </w:r>
          </w:p>
        </w:tc>
        <w:tc>
          <w:tcPr>
            <w:tcW w:w="8977" w:type="dxa"/>
            <w:tcBorders>
              <w:bottom w:val="single" w:sz="8" w:space="0" w:color="4F81BD"/>
              <w:right w:val="single" w:sz="8" w:space="0" w:color="4F81BD"/>
            </w:tcBorders>
          </w:tcPr>
          <w:p w14:paraId="036592F1" w14:textId="77777777" w:rsidR="002D23F2" w:rsidRDefault="009F447A" w:rsidP="009F447A">
            <w:pPr>
              <w:numPr>
                <w:ilvl w:val="0"/>
                <w:numId w:val="7"/>
              </w:numPr>
              <w:rPr>
                <w:szCs w:val="20"/>
              </w:rPr>
            </w:pPr>
            <w:r>
              <w:rPr>
                <w:szCs w:val="20"/>
              </w:rPr>
              <w:t>Yes – Return to calling use case with not completed status</w:t>
            </w:r>
          </w:p>
          <w:p w14:paraId="6AC2CFDC" w14:textId="77777777" w:rsidR="009F447A" w:rsidRPr="000F39C2" w:rsidRDefault="009F447A" w:rsidP="009F447A">
            <w:pPr>
              <w:numPr>
                <w:ilvl w:val="0"/>
                <w:numId w:val="7"/>
              </w:numPr>
              <w:rPr>
                <w:szCs w:val="20"/>
              </w:rPr>
            </w:pPr>
            <w:r>
              <w:rPr>
                <w:szCs w:val="20"/>
              </w:rPr>
              <w:t>No – Retry associating device.</w:t>
            </w:r>
          </w:p>
        </w:tc>
      </w:tr>
      <w:tr w:rsidR="002D23F2" w:rsidRPr="000F39C2" w14:paraId="604B966E" w14:textId="77777777" w:rsidTr="002D23F2">
        <w:trPr>
          <w:cantSplit/>
        </w:trPr>
        <w:tc>
          <w:tcPr>
            <w:tcW w:w="1609" w:type="dxa"/>
            <w:tcBorders>
              <w:right w:val="single" w:sz="18" w:space="0" w:color="4F81BD"/>
            </w:tcBorders>
            <w:shd w:val="clear" w:color="auto" w:fill="DBE5F1"/>
          </w:tcPr>
          <w:p w14:paraId="62C40EA9" w14:textId="77777777" w:rsidR="002D23F2" w:rsidRPr="000F39C2" w:rsidRDefault="002D23F2" w:rsidP="002D23F2">
            <w:pPr>
              <w:rPr>
                <w:b/>
                <w:bCs/>
                <w:szCs w:val="20"/>
              </w:rPr>
            </w:pPr>
            <w:r w:rsidRPr="000F39C2">
              <w:rPr>
                <w:b/>
                <w:bCs/>
                <w:szCs w:val="20"/>
              </w:rPr>
              <w:t>Notes</w:t>
            </w:r>
          </w:p>
        </w:tc>
        <w:tc>
          <w:tcPr>
            <w:tcW w:w="8977" w:type="dxa"/>
            <w:tcBorders>
              <w:right w:val="single" w:sz="8" w:space="0" w:color="4F81BD"/>
            </w:tcBorders>
            <w:shd w:val="clear" w:color="auto" w:fill="DBE5F1"/>
          </w:tcPr>
          <w:p w14:paraId="16734C87" w14:textId="77777777" w:rsidR="002D23F2" w:rsidRPr="000F39C2" w:rsidRDefault="002D23F2" w:rsidP="002D23F2">
            <w:pPr>
              <w:rPr>
                <w:szCs w:val="20"/>
              </w:rPr>
            </w:pPr>
            <w:r w:rsidRPr="000F39C2">
              <w:rPr>
                <w:szCs w:val="20"/>
              </w:rPr>
              <w:t>Configurable message.</w:t>
            </w:r>
          </w:p>
        </w:tc>
      </w:tr>
      <w:bookmarkEnd w:id="566"/>
    </w:tbl>
    <w:p w14:paraId="4ED6ED6D" w14:textId="77777777" w:rsidR="003D7B3A" w:rsidRDefault="003D7B3A" w:rsidP="008918AC">
      <w:pPr>
        <w:pStyle w:val="BodyText"/>
      </w:pPr>
    </w:p>
    <w:p w14:paraId="3031DEB4" w14:textId="77777777" w:rsidR="00BC2773" w:rsidRDefault="00BC2773">
      <w:pPr>
        <w:rPr>
          <w:ins w:id="567" w:author="Amy Byers" w:date="2015-04-08T11:40:00Z"/>
          <w:rFonts w:cs="Arial"/>
          <w:b/>
          <w:bCs/>
          <w:iCs/>
          <w:sz w:val="24"/>
          <w:szCs w:val="28"/>
        </w:rPr>
      </w:pPr>
      <w:bookmarkStart w:id="568" w:name="_Toc323725598"/>
      <w:bookmarkStart w:id="569" w:name="_Toc323818534"/>
      <w:bookmarkStart w:id="570" w:name="_Toc324415456"/>
      <w:ins w:id="571" w:author="Amy Byers" w:date="2015-04-08T11:40:00Z">
        <w:r>
          <w:br w:type="page"/>
        </w:r>
      </w:ins>
    </w:p>
    <w:p w14:paraId="265F44EB" w14:textId="53063526" w:rsidR="008918AC" w:rsidRDefault="008918AC" w:rsidP="00AE01C3">
      <w:pPr>
        <w:pStyle w:val="Heading2"/>
      </w:pPr>
      <w:bookmarkStart w:id="572" w:name="_Toc416256632"/>
      <w:r w:rsidRPr="008918AC">
        <w:lastRenderedPageBreak/>
        <w:t>Signature Capture Device</w:t>
      </w:r>
      <w:bookmarkEnd w:id="568"/>
      <w:bookmarkEnd w:id="569"/>
      <w:bookmarkEnd w:id="570"/>
      <w:bookmarkEnd w:id="572"/>
    </w:p>
    <w:p w14:paraId="2FE3A870" w14:textId="77777777" w:rsidR="009B6CCB" w:rsidRPr="009B6CCB" w:rsidRDefault="009B6CCB" w:rsidP="009B6CCB">
      <w:pPr>
        <w:pStyle w:val="BodyText"/>
      </w:pPr>
      <w:r>
        <w:t>All forms used by ePOS are used for xPOS.</w:t>
      </w:r>
    </w:p>
    <w:p w14:paraId="4BC1ABF3" w14:textId="77777777" w:rsidR="00643359" w:rsidRPr="00A01DB1" w:rsidRDefault="00643359" w:rsidP="00CB72AF">
      <w:pPr>
        <w:pStyle w:val="Heading3"/>
      </w:pPr>
      <w:bookmarkStart w:id="573" w:name="_Toc323818535"/>
      <w:r>
        <w:t>Terms and Conditions</w:t>
      </w:r>
      <w:r w:rsidRPr="00A01DB1">
        <w:t xml:space="preserve"> Screen</w:t>
      </w:r>
    </w:p>
    <w:p w14:paraId="5FEE6C42" w14:textId="77777777" w:rsidR="00643359" w:rsidRPr="00C76604" w:rsidRDefault="00643359" w:rsidP="00643359">
      <w:pPr>
        <w:pStyle w:val="BodyText"/>
      </w:pPr>
      <w:r w:rsidRPr="00C76604">
        <w:t>Displays Terms and Conditions for Customer to Accept or Decline</w:t>
      </w:r>
      <w:r w:rsidR="00AD0C55">
        <w:t xml:space="preserve"> </w:t>
      </w:r>
      <w:r>
        <w:t>.</w:t>
      </w:r>
    </w:p>
    <w:p w14:paraId="58BBF7CB" w14:textId="77777777" w:rsidR="00643359" w:rsidRDefault="000C4718" w:rsidP="00643359">
      <w:pPr>
        <w:pStyle w:val="BodyText"/>
        <w:jc w:val="center"/>
        <w:rPr>
          <w:noProof/>
          <w:color w:val="FF0000"/>
        </w:rPr>
      </w:pPr>
      <w:r>
        <w:rPr>
          <w:noProof/>
          <w:color w:val="FF0000"/>
        </w:rPr>
        <w:drawing>
          <wp:inline distT="0" distB="0" distL="0" distR="0" wp14:anchorId="3068FAFA" wp14:editId="46712428">
            <wp:extent cx="2019300" cy="1466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0" cy="1466850"/>
                    </a:xfrm>
                    <a:prstGeom prst="rect">
                      <a:avLst/>
                    </a:prstGeom>
                    <a:noFill/>
                    <a:ln>
                      <a:noFill/>
                    </a:ln>
                  </pic:spPr>
                </pic:pic>
              </a:graphicData>
            </a:graphic>
          </wp:inline>
        </w:drawing>
      </w:r>
    </w:p>
    <w:p w14:paraId="3E1DFC17" w14:textId="77777777" w:rsidR="00643359" w:rsidRDefault="00643359" w:rsidP="00643359">
      <w:pPr>
        <w:pStyle w:val="Caption"/>
        <w:jc w:val="center"/>
      </w:pPr>
      <w:r w:rsidRPr="00A51378">
        <w:t xml:space="preserve">Figure </w:t>
      </w:r>
      <w:fldSimple w:instr=" SEQ Figure \* ARABIC ">
        <w:r w:rsidR="00BC2773">
          <w:rPr>
            <w:noProof/>
          </w:rPr>
          <w:t>11</w:t>
        </w:r>
      </w:fldSimple>
      <w:r w:rsidRPr="00A51378">
        <w:t xml:space="preserve">:  </w:t>
      </w:r>
      <w:r>
        <w:t>Terms and Conditions</w:t>
      </w:r>
    </w:p>
    <w:p w14:paraId="1F5CD3ED" w14:textId="77777777" w:rsidR="00AD0C55" w:rsidRDefault="00AD0C55" w:rsidP="00AD0C55"/>
    <w:p w14:paraId="473AEF35" w14:textId="2968BB13" w:rsidR="008244D4" w:rsidDel="00BC2773" w:rsidRDefault="008244D4">
      <w:pPr>
        <w:rPr>
          <w:del w:id="574" w:author="Amy Byers" w:date="2015-04-08T11:40:00Z"/>
          <w:b/>
          <w:bCs/>
          <w:szCs w:val="28"/>
        </w:rPr>
      </w:pPr>
      <w:del w:id="575" w:author="Amy Byers" w:date="2015-04-08T11:40:00Z">
        <w:r w:rsidDel="00BC2773">
          <w:br w:type="page"/>
        </w:r>
      </w:del>
    </w:p>
    <w:p w14:paraId="3AF7A25D" w14:textId="77777777" w:rsidR="00AD0C55" w:rsidRDefault="00AD0C55" w:rsidP="00B15C7D">
      <w:pPr>
        <w:pStyle w:val="Heading4"/>
      </w:pPr>
      <w:r w:rsidRPr="00320A86">
        <w:t>Navigation</w:t>
      </w:r>
      <w:r>
        <w:t>/Menu Keys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646"/>
        <w:gridCol w:w="1604"/>
        <w:gridCol w:w="3710"/>
        <w:gridCol w:w="3604"/>
      </w:tblGrid>
      <w:tr w:rsidR="00AD0C55" w:rsidRPr="000F39C2" w14:paraId="77CAB6C2" w14:textId="77777777" w:rsidTr="00AD0C55">
        <w:trPr>
          <w:cantSplit/>
          <w:tblHeader/>
        </w:trPr>
        <w:tc>
          <w:tcPr>
            <w:tcW w:w="1646" w:type="dxa"/>
            <w:tcBorders>
              <w:top w:val="single" w:sz="8" w:space="0" w:color="4F81BD"/>
              <w:left w:val="single" w:sz="8" w:space="0" w:color="4F81BD"/>
              <w:bottom w:val="single" w:sz="18" w:space="0" w:color="4F81BD"/>
              <w:right w:val="single" w:sz="8" w:space="0" w:color="4F81BD"/>
            </w:tcBorders>
          </w:tcPr>
          <w:p w14:paraId="491CA905" w14:textId="77777777" w:rsidR="00AD0C55" w:rsidRPr="000F39C2" w:rsidRDefault="00AD0C55" w:rsidP="007A00CF">
            <w:pPr>
              <w:pStyle w:val="BodyText"/>
              <w:spacing w:after="0"/>
              <w:rPr>
                <w:b/>
                <w:bCs/>
              </w:rPr>
            </w:pPr>
            <w:r w:rsidRPr="000F39C2">
              <w:rPr>
                <w:b/>
                <w:bCs/>
              </w:rPr>
              <w:t>Label</w:t>
            </w:r>
          </w:p>
        </w:tc>
        <w:tc>
          <w:tcPr>
            <w:tcW w:w="1604" w:type="dxa"/>
            <w:tcBorders>
              <w:top w:val="single" w:sz="8" w:space="0" w:color="4F81BD"/>
              <w:left w:val="single" w:sz="8" w:space="0" w:color="4F81BD"/>
              <w:bottom w:val="single" w:sz="18" w:space="0" w:color="4F81BD"/>
              <w:right w:val="single" w:sz="8" w:space="0" w:color="4F81BD"/>
            </w:tcBorders>
          </w:tcPr>
          <w:p w14:paraId="6B8CF97C" w14:textId="77777777" w:rsidR="00AD0C55" w:rsidRPr="000F39C2" w:rsidRDefault="00AD0C55" w:rsidP="007A00CF">
            <w:pPr>
              <w:pStyle w:val="BodyText"/>
              <w:spacing w:after="0"/>
              <w:rPr>
                <w:b/>
                <w:bCs/>
              </w:rPr>
            </w:pPr>
            <w:r w:rsidRPr="000F39C2">
              <w:rPr>
                <w:b/>
                <w:bCs/>
              </w:rPr>
              <w:t>State</w:t>
            </w:r>
          </w:p>
        </w:tc>
        <w:tc>
          <w:tcPr>
            <w:tcW w:w="3710" w:type="dxa"/>
            <w:tcBorders>
              <w:top w:val="single" w:sz="8" w:space="0" w:color="4F81BD"/>
              <w:left w:val="single" w:sz="8" w:space="0" w:color="4F81BD"/>
              <w:bottom w:val="single" w:sz="18" w:space="0" w:color="4F81BD"/>
              <w:right w:val="single" w:sz="8" w:space="0" w:color="4F81BD"/>
            </w:tcBorders>
          </w:tcPr>
          <w:p w14:paraId="1A4BEDA1" w14:textId="77777777" w:rsidR="00AD0C55" w:rsidRPr="000F39C2" w:rsidRDefault="00AD0C55" w:rsidP="007A00CF">
            <w:pPr>
              <w:pStyle w:val="BodyText"/>
              <w:spacing w:after="0"/>
              <w:rPr>
                <w:b/>
                <w:bCs/>
              </w:rPr>
            </w:pPr>
            <w:r w:rsidRPr="000F39C2">
              <w:rPr>
                <w:b/>
                <w:bCs/>
              </w:rPr>
              <w:t>Next Screen</w:t>
            </w:r>
          </w:p>
        </w:tc>
        <w:tc>
          <w:tcPr>
            <w:tcW w:w="3604" w:type="dxa"/>
            <w:tcBorders>
              <w:top w:val="single" w:sz="8" w:space="0" w:color="4F81BD"/>
              <w:left w:val="single" w:sz="8" w:space="0" w:color="4F81BD"/>
              <w:bottom w:val="single" w:sz="18" w:space="0" w:color="4F81BD"/>
              <w:right w:val="single" w:sz="8" w:space="0" w:color="4F81BD"/>
            </w:tcBorders>
          </w:tcPr>
          <w:p w14:paraId="6DE7FC66" w14:textId="77777777" w:rsidR="00AD0C55" w:rsidRPr="000F39C2" w:rsidRDefault="00AD0C55" w:rsidP="007A00CF">
            <w:pPr>
              <w:pStyle w:val="BodyText"/>
              <w:spacing w:after="0"/>
              <w:rPr>
                <w:b/>
                <w:bCs/>
              </w:rPr>
            </w:pPr>
            <w:r w:rsidRPr="000F39C2">
              <w:rPr>
                <w:b/>
                <w:bCs/>
              </w:rPr>
              <w:t>Notes</w:t>
            </w:r>
          </w:p>
        </w:tc>
      </w:tr>
      <w:tr w:rsidR="00AD0C55" w:rsidRPr="000F39C2" w14:paraId="67D4D432" w14:textId="77777777" w:rsidTr="00AD0C55">
        <w:trPr>
          <w:cantSplit/>
        </w:trPr>
        <w:tc>
          <w:tcPr>
            <w:tcW w:w="1646" w:type="dxa"/>
            <w:tcBorders>
              <w:top w:val="single" w:sz="8" w:space="0" w:color="4F81BD"/>
              <w:left w:val="single" w:sz="8" w:space="0" w:color="4F81BD"/>
              <w:bottom w:val="single" w:sz="8" w:space="0" w:color="4F81BD"/>
              <w:right w:val="single" w:sz="8" w:space="0" w:color="4F81BD"/>
            </w:tcBorders>
            <w:shd w:val="clear" w:color="auto" w:fill="D3DFEE"/>
          </w:tcPr>
          <w:p w14:paraId="36D22B49" w14:textId="77777777" w:rsidR="00AD0C55" w:rsidRPr="000F39C2" w:rsidRDefault="00AD0C55" w:rsidP="007A00CF">
            <w:pPr>
              <w:pStyle w:val="BodyText"/>
              <w:spacing w:after="0"/>
            </w:pPr>
            <w:r>
              <w:t>Accept</w:t>
            </w:r>
          </w:p>
        </w:tc>
        <w:tc>
          <w:tcPr>
            <w:tcW w:w="1604" w:type="dxa"/>
            <w:tcBorders>
              <w:top w:val="single" w:sz="8" w:space="0" w:color="4F81BD"/>
              <w:left w:val="single" w:sz="8" w:space="0" w:color="4F81BD"/>
              <w:bottom w:val="single" w:sz="8" w:space="0" w:color="4F81BD"/>
              <w:right w:val="single" w:sz="8" w:space="0" w:color="4F81BD"/>
            </w:tcBorders>
            <w:shd w:val="clear" w:color="auto" w:fill="D3DFEE"/>
          </w:tcPr>
          <w:p w14:paraId="37D35E45" w14:textId="77777777" w:rsidR="00AD0C55" w:rsidRPr="000F39C2" w:rsidRDefault="00AD0C55" w:rsidP="007A00CF">
            <w:pPr>
              <w:pStyle w:val="BodyText"/>
              <w:spacing w:after="0"/>
            </w:pPr>
            <w:r>
              <w:t>Enabled</w:t>
            </w:r>
          </w:p>
        </w:tc>
        <w:tc>
          <w:tcPr>
            <w:tcW w:w="3710" w:type="dxa"/>
            <w:tcBorders>
              <w:top w:val="single" w:sz="8" w:space="0" w:color="4F81BD"/>
              <w:left w:val="single" w:sz="8" w:space="0" w:color="4F81BD"/>
              <w:bottom w:val="single" w:sz="8" w:space="0" w:color="4F81BD"/>
              <w:right w:val="single" w:sz="8" w:space="0" w:color="4F81BD"/>
            </w:tcBorders>
            <w:shd w:val="clear" w:color="auto" w:fill="D3DFEE"/>
          </w:tcPr>
          <w:p w14:paraId="42D4533C" w14:textId="77777777" w:rsidR="00AD0C55" w:rsidRDefault="00AD0C55" w:rsidP="007A00CF">
            <w:pPr>
              <w:pStyle w:val="BodyText"/>
              <w:numPr>
                <w:ilvl w:val="0"/>
                <w:numId w:val="6"/>
              </w:numPr>
              <w:spacing w:after="0"/>
            </w:pPr>
            <w:r>
              <w:t>If signature required, Continue to capture signature</w:t>
            </w:r>
          </w:p>
          <w:p w14:paraId="6689FA4A" w14:textId="77777777" w:rsidR="00AD0C55" w:rsidRPr="000F39C2" w:rsidRDefault="00AD0C55" w:rsidP="007A00CF">
            <w:pPr>
              <w:pStyle w:val="BodyText"/>
              <w:numPr>
                <w:ilvl w:val="0"/>
                <w:numId w:val="6"/>
              </w:numPr>
              <w:spacing w:after="0"/>
            </w:pPr>
            <w:r>
              <w:t>If signature not required, return to calling use case with success</w:t>
            </w:r>
          </w:p>
        </w:tc>
        <w:tc>
          <w:tcPr>
            <w:tcW w:w="3604" w:type="dxa"/>
            <w:tcBorders>
              <w:top w:val="single" w:sz="8" w:space="0" w:color="4F81BD"/>
              <w:left w:val="single" w:sz="8" w:space="0" w:color="4F81BD"/>
              <w:bottom w:val="single" w:sz="8" w:space="0" w:color="4F81BD"/>
              <w:right w:val="single" w:sz="8" w:space="0" w:color="4F81BD"/>
            </w:tcBorders>
            <w:shd w:val="clear" w:color="auto" w:fill="D3DFEE"/>
          </w:tcPr>
          <w:p w14:paraId="5653CC63" w14:textId="77777777" w:rsidR="00AD0C55" w:rsidRPr="000F39C2" w:rsidRDefault="00AD0C55" w:rsidP="007A00CF">
            <w:pPr>
              <w:pStyle w:val="BodyText"/>
              <w:spacing w:after="0"/>
            </w:pPr>
            <w:r>
              <w:t>Text is configurable</w:t>
            </w:r>
          </w:p>
        </w:tc>
      </w:tr>
      <w:tr w:rsidR="00AD0C55" w:rsidRPr="000F39C2" w14:paraId="1B98B0DE" w14:textId="77777777" w:rsidTr="00AD0C55">
        <w:trPr>
          <w:cantSplit/>
        </w:trPr>
        <w:tc>
          <w:tcPr>
            <w:tcW w:w="1646" w:type="dxa"/>
            <w:tcBorders>
              <w:top w:val="single" w:sz="8" w:space="0" w:color="4F81BD"/>
              <w:left w:val="single" w:sz="8" w:space="0" w:color="4F81BD"/>
              <w:bottom w:val="single" w:sz="8" w:space="0" w:color="4F81BD"/>
              <w:right w:val="single" w:sz="8" w:space="0" w:color="4F81BD"/>
            </w:tcBorders>
            <w:shd w:val="clear" w:color="auto" w:fill="D3DFEE"/>
          </w:tcPr>
          <w:p w14:paraId="6ADD6105" w14:textId="77777777" w:rsidR="00AD0C55" w:rsidRPr="000F39C2" w:rsidRDefault="00AD0C55" w:rsidP="007A00CF">
            <w:pPr>
              <w:pStyle w:val="BodyText"/>
              <w:spacing w:after="0"/>
            </w:pPr>
            <w:r>
              <w:t>Decline</w:t>
            </w:r>
          </w:p>
        </w:tc>
        <w:tc>
          <w:tcPr>
            <w:tcW w:w="1604" w:type="dxa"/>
            <w:tcBorders>
              <w:top w:val="single" w:sz="8" w:space="0" w:color="4F81BD"/>
              <w:left w:val="single" w:sz="8" w:space="0" w:color="4F81BD"/>
              <w:bottom w:val="single" w:sz="8" w:space="0" w:color="4F81BD"/>
              <w:right w:val="single" w:sz="8" w:space="0" w:color="4F81BD"/>
            </w:tcBorders>
            <w:shd w:val="clear" w:color="auto" w:fill="D3DFEE"/>
          </w:tcPr>
          <w:p w14:paraId="49DFFB5F" w14:textId="77777777" w:rsidR="00AD0C55" w:rsidRPr="000F39C2" w:rsidRDefault="00AD0C55" w:rsidP="007A00CF">
            <w:pPr>
              <w:pStyle w:val="BodyText"/>
              <w:spacing w:after="0"/>
            </w:pPr>
            <w:r>
              <w:t>Enabled</w:t>
            </w:r>
          </w:p>
        </w:tc>
        <w:tc>
          <w:tcPr>
            <w:tcW w:w="3710" w:type="dxa"/>
            <w:tcBorders>
              <w:top w:val="single" w:sz="8" w:space="0" w:color="4F81BD"/>
              <w:left w:val="single" w:sz="8" w:space="0" w:color="4F81BD"/>
              <w:bottom w:val="single" w:sz="8" w:space="0" w:color="4F81BD"/>
              <w:right w:val="single" w:sz="8" w:space="0" w:color="4F81BD"/>
            </w:tcBorders>
            <w:shd w:val="clear" w:color="auto" w:fill="D3DFEE"/>
          </w:tcPr>
          <w:p w14:paraId="58666903" w14:textId="77777777" w:rsidR="00BC2773" w:rsidRDefault="00AD0C55">
            <w:pPr>
              <w:rPr>
                <w:ins w:id="576" w:author="Amy Byers" w:date="2015-04-08T11:41:00Z"/>
                <w:b/>
                <w:bCs/>
                <w:szCs w:val="28"/>
              </w:rPr>
            </w:pPr>
            <w:r>
              <w:t xml:space="preserve">Display </w:t>
            </w:r>
            <w:r>
              <w:fldChar w:fldCharType="begin"/>
            </w:r>
            <w:r>
              <w:instrText xml:space="preserve"> REF _Ref413761134 \h </w:instrText>
            </w:r>
            <w:r>
              <w:fldChar w:fldCharType="separate"/>
            </w:r>
            <w:ins w:id="577" w:author="Amy Byers" w:date="2015-04-08T11:41:00Z">
              <w:r w:rsidR="00BC2773">
                <w:br w:type="page"/>
              </w:r>
            </w:ins>
          </w:p>
          <w:p w14:paraId="30BB3D69" w14:textId="77777777" w:rsidR="008033FE" w:rsidDel="00BC2773" w:rsidRDefault="00BC2773">
            <w:pPr>
              <w:rPr>
                <w:del w:id="578" w:author="Amy Byers" w:date="2015-04-08T11:41:00Z"/>
                <w:b/>
                <w:bCs/>
                <w:szCs w:val="28"/>
              </w:rPr>
            </w:pPr>
            <w:ins w:id="579" w:author="Amy Byers" w:date="2015-04-08T11:41:00Z">
              <w:r>
                <w:t>Terms &amp; Conditions Not Accepted Message</w:t>
              </w:r>
            </w:ins>
            <w:del w:id="580" w:author="Amy Byers" w:date="2015-04-08T11:41:00Z">
              <w:r w:rsidR="008033FE" w:rsidDel="00BC2773">
                <w:br w:type="page"/>
              </w:r>
            </w:del>
          </w:p>
          <w:p w14:paraId="1A2FAD14" w14:textId="0DDA7BDC" w:rsidR="00AD0C55" w:rsidRPr="000F39C2" w:rsidRDefault="008033FE" w:rsidP="007A00CF">
            <w:pPr>
              <w:pStyle w:val="BodyText"/>
              <w:numPr>
                <w:ilvl w:val="0"/>
                <w:numId w:val="6"/>
              </w:numPr>
              <w:spacing w:after="0"/>
            </w:pPr>
            <w:del w:id="581" w:author="Amy Byers" w:date="2015-04-08T11:41:00Z">
              <w:r w:rsidDel="00BC2773">
                <w:delText>Terms &amp; Conditions Not Accepted Message</w:delText>
              </w:r>
            </w:del>
            <w:r w:rsidR="00AD0C55">
              <w:fldChar w:fldCharType="end"/>
            </w:r>
            <w:r w:rsidR="00AD0C55">
              <w:t xml:space="preserve"> (section </w:t>
            </w:r>
            <w:r w:rsidR="00AD0C55">
              <w:fldChar w:fldCharType="begin"/>
            </w:r>
            <w:r w:rsidR="00AD0C55">
              <w:instrText xml:space="preserve"> REF _Ref413761134 \r \h </w:instrText>
            </w:r>
            <w:r w:rsidR="00AD0C55">
              <w:fldChar w:fldCharType="separate"/>
            </w:r>
            <w:r w:rsidR="00BC2773">
              <w:t>0</w:t>
            </w:r>
            <w:r w:rsidR="00AD0C55">
              <w:fldChar w:fldCharType="end"/>
            </w:r>
            <w:r w:rsidR="00AD0C55">
              <w:t>) and return to calling use case with not completed status</w:t>
            </w:r>
          </w:p>
        </w:tc>
        <w:tc>
          <w:tcPr>
            <w:tcW w:w="3604" w:type="dxa"/>
            <w:tcBorders>
              <w:top w:val="single" w:sz="8" w:space="0" w:color="4F81BD"/>
              <w:left w:val="single" w:sz="8" w:space="0" w:color="4F81BD"/>
              <w:bottom w:val="single" w:sz="8" w:space="0" w:color="4F81BD"/>
              <w:right w:val="single" w:sz="8" w:space="0" w:color="4F81BD"/>
            </w:tcBorders>
            <w:shd w:val="clear" w:color="auto" w:fill="D3DFEE"/>
          </w:tcPr>
          <w:p w14:paraId="320F9A21" w14:textId="77777777" w:rsidR="00AD0C55" w:rsidRPr="000F39C2" w:rsidRDefault="00AD0C55" w:rsidP="007A00CF">
            <w:pPr>
              <w:pStyle w:val="BodyText"/>
              <w:spacing w:after="0"/>
            </w:pPr>
          </w:p>
        </w:tc>
      </w:tr>
    </w:tbl>
    <w:p w14:paraId="4BC5F60F" w14:textId="77777777" w:rsidR="00AD0C55" w:rsidRDefault="00AD0C55" w:rsidP="00AD0C55">
      <w:pPr>
        <w:pStyle w:val="BodyText"/>
      </w:pPr>
    </w:p>
    <w:p w14:paraId="047D8D3F" w14:textId="77777777" w:rsidR="00AD0C55" w:rsidRPr="00320A86" w:rsidRDefault="00AD0C55" w:rsidP="00B15C7D">
      <w:pPr>
        <w:pStyle w:val="Heading4"/>
      </w:pPr>
      <w:r w:rsidRPr="00320A86">
        <w:t xml:space="preserve">Data/Input </w:t>
      </w:r>
      <w:r>
        <w:t>Field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292"/>
        <w:gridCol w:w="1039"/>
        <w:gridCol w:w="959"/>
        <w:gridCol w:w="1386"/>
        <w:gridCol w:w="1140"/>
        <w:gridCol w:w="1140"/>
        <w:gridCol w:w="3608"/>
      </w:tblGrid>
      <w:tr w:rsidR="00AD0C55" w:rsidRPr="000F39C2" w14:paraId="56EB9B45" w14:textId="77777777" w:rsidTr="00AD0C55">
        <w:trPr>
          <w:cantSplit/>
        </w:trPr>
        <w:tc>
          <w:tcPr>
            <w:tcW w:w="1292" w:type="dxa"/>
            <w:tcBorders>
              <w:top w:val="single" w:sz="8" w:space="0" w:color="4F81BD"/>
              <w:left w:val="single" w:sz="8" w:space="0" w:color="4F81BD"/>
              <w:bottom w:val="single" w:sz="18" w:space="0" w:color="4F81BD"/>
              <w:right w:val="single" w:sz="8" w:space="0" w:color="4F81BD"/>
            </w:tcBorders>
          </w:tcPr>
          <w:p w14:paraId="5FA05DA9" w14:textId="77777777" w:rsidR="00AD0C55" w:rsidRPr="000F39C2" w:rsidRDefault="00AD0C55" w:rsidP="007A00CF">
            <w:pPr>
              <w:pStyle w:val="BodyText"/>
              <w:spacing w:after="0"/>
              <w:rPr>
                <w:b/>
                <w:bCs/>
              </w:rPr>
            </w:pPr>
            <w:r w:rsidRPr="000F39C2">
              <w:rPr>
                <w:b/>
                <w:bCs/>
              </w:rPr>
              <w:t>Label</w:t>
            </w:r>
          </w:p>
        </w:tc>
        <w:tc>
          <w:tcPr>
            <w:tcW w:w="1039" w:type="dxa"/>
            <w:tcBorders>
              <w:top w:val="single" w:sz="8" w:space="0" w:color="4F81BD"/>
              <w:left w:val="single" w:sz="8" w:space="0" w:color="4F81BD"/>
              <w:bottom w:val="single" w:sz="18" w:space="0" w:color="4F81BD"/>
              <w:right w:val="single" w:sz="8" w:space="0" w:color="4F81BD"/>
            </w:tcBorders>
          </w:tcPr>
          <w:p w14:paraId="263609F1" w14:textId="77777777" w:rsidR="00AD0C55" w:rsidRPr="000F39C2" w:rsidRDefault="00AD0C55" w:rsidP="007A00CF">
            <w:pPr>
              <w:pStyle w:val="BodyText"/>
              <w:spacing w:after="0"/>
              <w:rPr>
                <w:b/>
                <w:bCs/>
              </w:rPr>
            </w:pPr>
            <w:r w:rsidRPr="000F39C2">
              <w:rPr>
                <w:b/>
                <w:bCs/>
              </w:rPr>
              <w:t>Editable</w:t>
            </w:r>
          </w:p>
        </w:tc>
        <w:tc>
          <w:tcPr>
            <w:tcW w:w="959" w:type="dxa"/>
            <w:tcBorders>
              <w:top w:val="single" w:sz="8" w:space="0" w:color="4F81BD"/>
              <w:left w:val="single" w:sz="8" w:space="0" w:color="4F81BD"/>
              <w:bottom w:val="single" w:sz="18" w:space="0" w:color="4F81BD"/>
              <w:right w:val="single" w:sz="8" w:space="0" w:color="4F81BD"/>
            </w:tcBorders>
          </w:tcPr>
          <w:p w14:paraId="02282B76" w14:textId="77777777" w:rsidR="00AD0C55" w:rsidRPr="000F39C2" w:rsidRDefault="00AD0C55" w:rsidP="007A00CF">
            <w:pPr>
              <w:pStyle w:val="BodyText"/>
              <w:spacing w:after="0"/>
              <w:rPr>
                <w:b/>
                <w:bCs/>
              </w:rPr>
            </w:pPr>
            <w:r w:rsidRPr="000F39C2">
              <w:rPr>
                <w:b/>
                <w:bCs/>
              </w:rPr>
              <w:t>Req’d?</w:t>
            </w:r>
          </w:p>
        </w:tc>
        <w:tc>
          <w:tcPr>
            <w:tcW w:w="1386" w:type="dxa"/>
            <w:tcBorders>
              <w:top w:val="single" w:sz="8" w:space="0" w:color="4F81BD"/>
              <w:left w:val="single" w:sz="8" w:space="0" w:color="4F81BD"/>
              <w:bottom w:val="single" w:sz="18" w:space="0" w:color="4F81BD"/>
              <w:right w:val="single" w:sz="8" w:space="0" w:color="4F81BD"/>
            </w:tcBorders>
          </w:tcPr>
          <w:p w14:paraId="5A17F73A" w14:textId="77777777" w:rsidR="00AD0C55" w:rsidRPr="000F39C2" w:rsidRDefault="00AD0C55" w:rsidP="007A00CF">
            <w:pPr>
              <w:pStyle w:val="BodyText"/>
              <w:spacing w:after="0"/>
              <w:rPr>
                <w:b/>
                <w:bCs/>
              </w:rPr>
            </w:pPr>
            <w:r w:rsidRPr="000F39C2">
              <w:rPr>
                <w:b/>
                <w:bCs/>
              </w:rPr>
              <w:t>Data Type</w:t>
            </w:r>
          </w:p>
        </w:tc>
        <w:tc>
          <w:tcPr>
            <w:tcW w:w="1140" w:type="dxa"/>
            <w:tcBorders>
              <w:top w:val="single" w:sz="8" w:space="0" w:color="4F81BD"/>
              <w:left w:val="single" w:sz="8" w:space="0" w:color="4F81BD"/>
              <w:bottom w:val="single" w:sz="18" w:space="0" w:color="4F81BD"/>
              <w:right w:val="single" w:sz="8" w:space="0" w:color="4F81BD"/>
            </w:tcBorders>
          </w:tcPr>
          <w:p w14:paraId="6474501A" w14:textId="77777777" w:rsidR="00AD0C55" w:rsidRPr="000F39C2" w:rsidRDefault="00AD0C55" w:rsidP="007A00CF">
            <w:pPr>
              <w:pStyle w:val="BodyText"/>
              <w:spacing w:after="0"/>
              <w:rPr>
                <w:b/>
                <w:bCs/>
              </w:rPr>
            </w:pPr>
            <w:r w:rsidRPr="000F39C2">
              <w:rPr>
                <w:b/>
                <w:bCs/>
              </w:rPr>
              <w:t>Min</w:t>
            </w:r>
          </w:p>
          <w:p w14:paraId="5D31D2BB" w14:textId="77777777" w:rsidR="00AD0C55" w:rsidRPr="000F39C2" w:rsidRDefault="00AD0C55" w:rsidP="007A00CF">
            <w:pPr>
              <w:pStyle w:val="BodyText"/>
              <w:spacing w:after="0"/>
              <w:rPr>
                <w:b/>
                <w:bCs/>
              </w:rPr>
            </w:pPr>
            <w:r w:rsidRPr="000F39C2">
              <w:rPr>
                <w:b/>
                <w:bCs/>
              </w:rPr>
              <w:t>Length</w:t>
            </w:r>
          </w:p>
        </w:tc>
        <w:tc>
          <w:tcPr>
            <w:tcW w:w="1140" w:type="dxa"/>
            <w:tcBorders>
              <w:top w:val="single" w:sz="8" w:space="0" w:color="4F81BD"/>
              <w:left w:val="single" w:sz="8" w:space="0" w:color="4F81BD"/>
              <w:bottom w:val="single" w:sz="18" w:space="0" w:color="4F81BD"/>
              <w:right w:val="single" w:sz="8" w:space="0" w:color="4F81BD"/>
            </w:tcBorders>
          </w:tcPr>
          <w:p w14:paraId="5B6E2F3E" w14:textId="77777777" w:rsidR="00AD0C55" w:rsidRPr="000F39C2" w:rsidRDefault="00AD0C55" w:rsidP="007A00CF">
            <w:pPr>
              <w:pStyle w:val="BodyText"/>
              <w:spacing w:after="0"/>
              <w:rPr>
                <w:b/>
                <w:bCs/>
              </w:rPr>
            </w:pPr>
            <w:r w:rsidRPr="000F39C2">
              <w:rPr>
                <w:b/>
                <w:bCs/>
              </w:rPr>
              <w:t>Max</w:t>
            </w:r>
          </w:p>
          <w:p w14:paraId="2D17392A" w14:textId="77777777" w:rsidR="00AD0C55" w:rsidRPr="000F39C2" w:rsidRDefault="00AD0C55" w:rsidP="007A00CF">
            <w:pPr>
              <w:pStyle w:val="BodyText"/>
              <w:spacing w:after="0"/>
              <w:rPr>
                <w:b/>
                <w:bCs/>
              </w:rPr>
            </w:pPr>
            <w:r w:rsidRPr="000F39C2">
              <w:rPr>
                <w:b/>
                <w:bCs/>
              </w:rPr>
              <w:t>Length</w:t>
            </w:r>
          </w:p>
        </w:tc>
        <w:tc>
          <w:tcPr>
            <w:tcW w:w="3608" w:type="dxa"/>
            <w:tcBorders>
              <w:top w:val="single" w:sz="8" w:space="0" w:color="4F81BD"/>
              <w:left w:val="single" w:sz="8" w:space="0" w:color="4F81BD"/>
              <w:bottom w:val="single" w:sz="18" w:space="0" w:color="4F81BD"/>
              <w:right w:val="single" w:sz="8" w:space="0" w:color="4F81BD"/>
            </w:tcBorders>
          </w:tcPr>
          <w:p w14:paraId="6EF8B95A" w14:textId="77777777" w:rsidR="00AD0C55" w:rsidRPr="000F39C2" w:rsidRDefault="00AD0C55" w:rsidP="007A00CF">
            <w:pPr>
              <w:pStyle w:val="BodyText"/>
              <w:spacing w:after="0"/>
              <w:rPr>
                <w:b/>
                <w:bCs/>
              </w:rPr>
            </w:pPr>
            <w:r w:rsidRPr="000F39C2">
              <w:rPr>
                <w:b/>
                <w:bCs/>
              </w:rPr>
              <w:t>Notes</w:t>
            </w:r>
          </w:p>
        </w:tc>
      </w:tr>
      <w:tr w:rsidR="00AD0C55" w:rsidRPr="000F39C2" w14:paraId="36CE4C21" w14:textId="77777777" w:rsidTr="00AD0C55">
        <w:trPr>
          <w:cantSplit/>
        </w:trPr>
        <w:tc>
          <w:tcPr>
            <w:tcW w:w="1292" w:type="dxa"/>
            <w:tcBorders>
              <w:top w:val="single" w:sz="8" w:space="0" w:color="4F81BD"/>
              <w:left w:val="single" w:sz="8" w:space="0" w:color="4F81BD"/>
              <w:bottom w:val="single" w:sz="8" w:space="0" w:color="4F81BD"/>
              <w:right w:val="single" w:sz="8" w:space="0" w:color="4F81BD"/>
            </w:tcBorders>
            <w:shd w:val="clear" w:color="auto" w:fill="D3DFEE"/>
          </w:tcPr>
          <w:p w14:paraId="27B07D5C" w14:textId="77777777" w:rsidR="00AD0C55" w:rsidRPr="000F39C2" w:rsidRDefault="00AD0C55" w:rsidP="00AD0C55">
            <w:pPr>
              <w:pStyle w:val="BodyText"/>
              <w:spacing w:after="0"/>
              <w:rPr>
                <w:bCs/>
              </w:rPr>
            </w:pPr>
            <w:r>
              <w:rPr>
                <w:bCs/>
              </w:rPr>
              <w:t>&lt;Terms &amp; Conditions&gt;</w:t>
            </w:r>
          </w:p>
        </w:tc>
        <w:tc>
          <w:tcPr>
            <w:tcW w:w="1039" w:type="dxa"/>
            <w:tcBorders>
              <w:top w:val="single" w:sz="8" w:space="0" w:color="4F81BD"/>
              <w:left w:val="single" w:sz="8" w:space="0" w:color="4F81BD"/>
              <w:bottom w:val="single" w:sz="8" w:space="0" w:color="4F81BD"/>
              <w:right w:val="single" w:sz="8" w:space="0" w:color="4F81BD"/>
            </w:tcBorders>
            <w:shd w:val="clear" w:color="auto" w:fill="D3DFEE"/>
          </w:tcPr>
          <w:p w14:paraId="38C5FD5A" w14:textId="77777777" w:rsidR="00AD0C55" w:rsidRPr="000F39C2" w:rsidRDefault="00AD0C55" w:rsidP="007A00CF">
            <w:pPr>
              <w:pStyle w:val="BodyText"/>
              <w:spacing w:after="0"/>
            </w:pPr>
            <w:r w:rsidRPr="000F39C2">
              <w:t>No</w:t>
            </w:r>
          </w:p>
        </w:tc>
        <w:tc>
          <w:tcPr>
            <w:tcW w:w="959" w:type="dxa"/>
            <w:tcBorders>
              <w:top w:val="single" w:sz="8" w:space="0" w:color="4F81BD"/>
              <w:left w:val="single" w:sz="8" w:space="0" w:color="4F81BD"/>
              <w:bottom w:val="single" w:sz="8" w:space="0" w:color="4F81BD"/>
              <w:right w:val="single" w:sz="8" w:space="0" w:color="4F81BD"/>
            </w:tcBorders>
            <w:shd w:val="clear" w:color="auto" w:fill="D3DFEE"/>
          </w:tcPr>
          <w:p w14:paraId="1E9531C0" w14:textId="77777777" w:rsidR="00AD0C55" w:rsidRPr="000F39C2" w:rsidRDefault="00AD0C55" w:rsidP="007A00CF">
            <w:pPr>
              <w:pStyle w:val="BodyText"/>
              <w:spacing w:after="0"/>
            </w:pPr>
            <w:r w:rsidRPr="000F39C2">
              <w:t>N/A</w:t>
            </w:r>
          </w:p>
        </w:tc>
        <w:tc>
          <w:tcPr>
            <w:tcW w:w="1386" w:type="dxa"/>
            <w:tcBorders>
              <w:top w:val="single" w:sz="8" w:space="0" w:color="4F81BD"/>
              <w:left w:val="single" w:sz="8" w:space="0" w:color="4F81BD"/>
              <w:bottom w:val="single" w:sz="8" w:space="0" w:color="4F81BD"/>
              <w:right w:val="single" w:sz="8" w:space="0" w:color="4F81BD"/>
            </w:tcBorders>
            <w:shd w:val="clear" w:color="auto" w:fill="D3DFEE"/>
          </w:tcPr>
          <w:p w14:paraId="5CA2543C" w14:textId="77777777" w:rsidR="00AD0C55" w:rsidRPr="000F39C2" w:rsidRDefault="00AD0C55" w:rsidP="007A00CF">
            <w:pPr>
              <w:pStyle w:val="BodyText"/>
              <w:spacing w:after="0"/>
            </w:pPr>
            <w:r w:rsidRPr="000F39C2">
              <w:t>N/A</w:t>
            </w:r>
          </w:p>
        </w:tc>
        <w:tc>
          <w:tcPr>
            <w:tcW w:w="1140" w:type="dxa"/>
            <w:tcBorders>
              <w:top w:val="single" w:sz="8" w:space="0" w:color="4F81BD"/>
              <w:left w:val="single" w:sz="8" w:space="0" w:color="4F81BD"/>
              <w:bottom w:val="single" w:sz="8" w:space="0" w:color="4F81BD"/>
              <w:right w:val="single" w:sz="8" w:space="0" w:color="4F81BD"/>
            </w:tcBorders>
            <w:shd w:val="clear" w:color="auto" w:fill="D3DFEE"/>
          </w:tcPr>
          <w:p w14:paraId="5A86788F" w14:textId="77777777" w:rsidR="00AD0C55" w:rsidRPr="000F39C2" w:rsidRDefault="00AD0C55" w:rsidP="007A00CF">
            <w:pPr>
              <w:pStyle w:val="BodyText"/>
              <w:spacing w:after="0"/>
            </w:pPr>
            <w:r w:rsidRPr="000F39C2">
              <w:t>N/A</w:t>
            </w:r>
          </w:p>
        </w:tc>
        <w:tc>
          <w:tcPr>
            <w:tcW w:w="1140" w:type="dxa"/>
            <w:tcBorders>
              <w:top w:val="single" w:sz="8" w:space="0" w:color="4F81BD"/>
              <w:left w:val="single" w:sz="8" w:space="0" w:color="4F81BD"/>
              <w:bottom w:val="single" w:sz="8" w:space="0" w:color="4F81BD"/>
              <w:right w:val="single" w:sz="8" w:space="0" w:color="4F81BD"/>
            </w:tcBorders>
            <w:shd w:val="clear" w:color="auto" w:fill="D3DFEE"/>
          </w:tcPr>
          <w:p w14:paraId="73CBDBF7" w14:textId="77777777" w:rsidR="00AD0C55" w:rsidRPr="000F39C2" w:rsidRDefault="00AD0C55" w:rsidP="007A00CF">
            <w:pPr>
              <w:pStyle w:val="BodyText"/>
              <w:spacing w:after="0"/>
            </w:pPr>
            <w:r w:rsidRPr="000F39C2">
              <w:t>N/A</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6EC280A6" w14:textId="77777777" w:rsidR="00AD0C55" w:rsidRPr="000F39C2" w:rsidRDefault="00AD0C55" w:rsidP="007A00CF">
            <w:pPr>
              <w:pStyle w:val="BodyText"/>
              <w:spacing w:after="0"/>
            </w:pPr>
            <w:r>
              <w:t>Terms defined for the item</w:t>
            </w:r>
          </w:p>
        </w:tc>
      </w:tr>
    </w:tbl>
    <w:p w14:paraId="234B5027" w14:textId="77777777" w:rsidR="00AD0C55" w:rsidRDefault="00AD0C55" w:rsidP="00AD0C55">
      <w:pPr>
        <w:pStyle w:val="BodyText"/>
      </w:pPr>
    </w:p>
    <w:bookmarkEnd w:id="573"/>
    <w:p w14:paraId="1B4EAA8F" w14:textId="77777777" w:rsidR="00643359" w:rsidRPr="00A01DB1" w:rsidRDefault="00643359" w:rsidP="00CB72AF">
      <w:pPr>
        <w:pStyle w:val="Heading3"/>
      </w:pPr>
      <w:r>
        <w:t>Terms and Conditions</w:t>
      </w:r>
      <w:r w:rsidRPr="00A01DB1">
        <w:t xml:space="preserve"> </w:t>
      </w:r>
      <w:r>
        <w:t xml:space="preserve">Signature </w:t>
      </w:r>
      <w:r w:rsidR="00333739">
        <w:t>Capture</w:t>
      </w:r>
    </w:p>
    <w:p w14:paraId="33F1E0E1" w14:textId="77777777" w:rsidR="00643359" w:rsidRPr="00C76604" w:rsidRDefault="00643359" w:rsidP="00643359">
      <w:pPr>
        <w:pStyle w:val="BodyText"/>
      </w:pPr>
      <w:r w:rsidRPr="00C76604">
        <w:t xml:space="preserve">Displays </w:t>
      </w:r>
      <w:r>
        <w:t xml:space="preserve">Signature Block </w:t>
      </w:r>
      <w:r w:rsidRPr="00C76604">
        <w:t xml:space="preserve">for Customer to </w:t>
      </w:r>
      <w:r>
        <w:t xml:space="preserve">sign for Terms and Conditions.  </w:t>
      </w:r>
    </w:p>
    <w:p w14:paraId="614CE2AA" w14:textId="77777777" w:rsidR="00643359" w:rsidRDefault="000C4718" w:rsidP="00643359">
      <w:pPr>
        <w:pStyle w:val="BodyText"/>
        <w:jc w:val="center"/>
        <w:rPr>
          <w:noProof/>
          <w:color w:val="FF0000"/>
        </w:rPr>
      </w:pPr>
      <w:r>
        <w:rPr>
          <w:noProof/>
          <w:color w:val="FF0000"/>
        </w:rPr>
        <w:drawing>
          <wp:inline distT="0" distB="0" distL="0" distR="0" wp14:anchorId="7D84FC7A" wp14:editId="71D6CE60">
            <wp:extent cx="2171700"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1700" cy="1466850"/>
                    </a:xfrm>
                    <a:prstGeom prst="rect">
                      <a:avLst/>
                    </a:prstGeom>
                    <a:noFill/>
                    <a:ln>
                      <a:noFill/>
                    </a:ln>
                  </pic:spPr>
                </pic:pic>
              </a:graphicData>
            </a:graphic>
          </wp:inline>
        </w:drawing>
      </w:r>
    </w:p>
    <w:p w14:paraId="5DA0862C" w14:textId="77777777" w:rsidR="00643359" w:rsidRDefault="00643359" w:rsidP="00643359">
      <w:pPr>
        <w:pStyle w:val="Caption"/>
        <w:jc w:val="center"/>
      </w:pPr>
      <w:r w:rsidRPr="00A51378">
        <w:t xml:space="preserve">Figure </w:t>
      </w:r>
      <w:fldSimple w:instr=" SEQ Figure \* ARABIC ">
        <w:r w:rsidR="00BC2773">
          <w:rPr>
            <w:noProof/>
          </w:rPr>
          <w:t>12</w:t>
        </w:r>
      </w:fldSimple>
      <w:r w:rsidRPr="00A51378">
        <w:t xml:space="preserve">:  </w:t>
      </w:r>
      <w:r>
        <w:t>Terms and Conditions</w:t>
      </w:r>
      <w:r w:rsidR="00333739">
        <w:t xml:space="preserve"> Signature Capture</w:t>
      </w:r>
    </w:p>
    <w:p w14:paraId="72482DD5" w14:textId="77777777" w:rsidR="00953385" w:rsidRDefault="00953385" w:rsidP="00953385"/>
    <w:p w14:paraId="56133B24" w14:textId="77777777" w:rsidR="00AD0C55" w:rsidRDefault="00AD0C55" w:rsidP="00B15C7D">
      <w:pPr>
        <w:pStyle w:val="Heading4"/>
      </w:pPr>
      <w:r w:rsidRPr="00320A86">
        <w:lastRenderedPageBreak/>
        <w:t>Navigation</w:t>
      </w:r>
      <w:r>
        <w:t>/Menu Keys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43"/>
        <w:gridCol w:w="1507"/>
        <w:gridCol w:w="3710"/>
        <w:gridCol w:w="3604"/>
      </w:tblGrid>
      <w:tr w:rsidR="00AD0C55" w:rsidRPr="000F39C2" w14:paraId="0A24A7FA" w14:textId="77777777" w:rsidTr="00AD0C55">
        <w:trPr>
          <w:cantSplit/>
          <w:tblHeader/>
        </w:trPr>
        <w:tc>
          <w:tcPr>
            <w:tcW w:w="1743" w:type="dxa"/>
            <w:tcBorders>
              <w:top w:val="single" w:sz="8" w:space="0" w:color="4F81BD"/>
              <w:left w:val="single" w:sz="8" w:space="0" w:color="4F81BD"/>
              <w:bottom w:val="single" w:sz="18" w:space="0" w:color="4F81BD"/>
              <w:right w:val="single" w:sz="8" w:space="0" w:color="4F81BD"/>
            </w:tcBorders>
          </w:tcPr>
          <w:p w14:paraId="3AD0AA2C" w14:textId="77777777" w:rsidR="00AD0C55" w:rsidRPr="000F39C2" w:rsidRDefault="00AD0C55" w:rsidP="007A00CF">
            <w:pPr>
              <w:pStyle w:val="BodyText"/>
              <w:spacing w:after="0"/>
              <w:rPr>
                <w:b/>
                <w:bCs/>
              </w:rPr>
            </w:pPr>
            <w:r w:rsidRPr="000F39C2">
              <w:rPr>
                <w:b/>
                <w:bCs/>
              </w:rPr>
              <w:t>Label</w:t>
            </w:r>
          </w:p>
        </w:tc>
        <w:tc>
          <w:tcPr>
            <w:tcW w:w="1507" w:type="dxa"/>
            <w:tcBorders>
              <w:top w:val="single" w:sz="8" w:space="0" w:color="4F81BD"/>
              <w:left w:val="single" w:sz="8" w:space="0" w:color="4F81BD"/>
              <w:bottom w:val="single" w:sz="18" w:space="0" w:color="4F81BD"/>
              <w:right w:val="single" w:sz="8" w:space="0" w:color="4F81BD"/>
            </w:tcBorders>
          </w:tcPr>
          <w:p w14:paraId="721D2882" w14:textId="77777777" w:rsidR="00AD0C55" w:rsidRPr="000F39C2" w:rsidRDefault="00AD0C55" w:rsidP="007A00CF">
            <w:pPr>
              <w:pStyle w:val="BodyText"/>
              <w:spacing w:after="0"/>
              <w:rPr>
                <w:b/>
                <w:bCs/>
              </w:rPr>
            </w:pPr>
            <w:r w:rsidRPr="000F39C2">
              <w:rPr>
                <w:b/>
                <w:bCs/>
              </w:rPr>
              <w:t>State</w:t>
            </w:r>
          </w:p>
        </w:tc>
        <w:tc>
          <w:tcPr>
            <w:tcW w:w="3710" w:type="dxa"/>
            <w:tcBorders>
              <w:top w:val="single" w:sz="8" w:space="0" w:color="4F81BD"/>
              <w:left w:val="single" w:sz="8" w:space="0" w:color="4F81BD"/>
              <w:bottom w:val="single" w:sz="18" w:space="0" w:color="4F81BD"/>
              <w:right w:val="single" w:sz="8" w:space="0" w:color="4F81BD"/>
            </w:tcBorders>
          </w:tcPr>
          <w:p w14:paraId="63A7EADA" w14:textId="77777777" w:rsidR="00AD0C55" w:rsidRPr="000F39C2" w:rsidRDefault="00AD0C55" w:rsidP="007A00CF">
            <w:pPr>
              <w:pStyle w:val="BodyText"/>
              <w:spacing w:after="0"/>
              <w:rPr>
                <w:b/>
                <w:bCs/>
              </w:rPr>
            </w:pPr>
            <w:r w:rsidRPr="000F39C2">
              <w:rPr>
                <w:b/>
                <w:bCs/>
              </w:rPr>
              <w:t>Next Screen</w:t>
            </w:r>
          </w:p>
        </w:tc>
        <w:tc>
          <w:tcPr>
            <w:tcW w:w="3604" w:type="dxa"/>
            <w:tcBorders>
              <w:top w:val="single" w:sz="8" w:space="0" w:color="4F81BD"/>
              <w:left w:val="single" w:sz="8" w:space="0" w:color="4F81BD"/>
              <w:bottom w:val="single" w:sz="18" w:space="0" w:color="4F81BD"/>
              <w:right w:val="single" w:sz="8" w:space="0" w:color="4F81BD"/>
            </w:tcBorders>
          </w:tcPr>
          <w:p w14:paraId="3BE98F21" w14:textId="77777777" w:rsidR="00AD0C55" w:rsidRPr="000F39C2" w:rsidRDefault="00AD0C55" w:rsidP="007A00CF">
            <w:pPr>
              <w:pStyle w:val="BodyText"/>
              <w:spacing w:after="0"/>
              <w:rPr>
                <w:b/>
                <w:bCs/>
              </w:rPr>
            </w:pPr>
            <w:r w:rsidRPr="000F39C2">
              <w:rPr>
                <w:b/>
                <w:bCs/>
              </w:rPr>
              <w:t>Notes</w:t>
            </w:r>
          </w:p>
        </w:tc>
      </w:tr>
      <w:tr w:rsidR="00AD0C55" w:rsidRPr="000F39C2" w14:paraId="74E0FBE9" w14:textId="77777777" w:rsidTr="00AD0C55">
        <w:trPr>
          <w:cantSplit/>
        </w:trPr>
        <w:tc>
          <w:tcPr>
            <w:tcW w:w="1743" w:type="dxa"/>
            <w:tcBorders>
              <w:top w:val="single" w:sz="8" w:space="0" w:color="4F81BD"/>
              <w:left w:val="single" w:sz="8" w:space="0" w:color="4F81BD"/>
              <w:bottom w:val="single" w:sz="8" w:space="0" w:color="4F81BD"/>
              <w:right w:val="single" w:sz="8" w:space="0" w:color="4F81BD"/>
            </w:tcBorders>
            <w:shd w:val="clear" w:color="auto" w:fill="D3DFEE"/>
          </w:tcPr>
          <w:p w14:paraId="3B4CE422" w14:textId="77777777" w:rsidR="00AD0C55" w:rsidRPr="000F39C2" w:rsidRDefault="00AD0C55" w:rsidP="007A00CF">
            <w:pPr>
              <w:pStyle w:val="BodyText"/>
              <w:spacing w:after="0"/>
            </w:pPr>
            <w:r>
              <w:t>Accept</w:t>
            </w:r>
          </w:p>
        </w:tc>
        <w:tc>
          <w:tcPr>
            <w:tcW w:w="1507" w:type="dxa"/>
            <w:tcBorders>
              <w:top w:val="single" w:sz="8" w:space="0" w:color="4F81BD"/>
              <w:left w:val="single" w:sz="8" w:space="0" w:color="4F81BD"/>
              <w:bottom w:val="single" w:sz="8" w:space="0" w:color="4F81BD"/>
              <w:right w:val="single" w:sz="8" w:space="0" w:color="4F81BD"/>
            </w:tcBorders>
            <w:shd w:val="clear" w:color="auto" w:fill="D3DFEE"/>
          </w:tcPr>
          <w:p w14:paraId="0FD8BCAE" w14:textId="77777777" w:rsidR="00AD0C55" w:rsidRPr="000F39C2" w:rsidRDefault="00AD0C55" w:rsidP="007A00CF">
            <w:pPr>
              <w:pStyle w:val="BodyText"/>
              <w:spacing w:after="0"/>
            </w:pPr>
            <w:r w:rsidRPr="000F39C2">
              <w:t>See Note</w:t>
            </w:r>
          </w:p>
        </w:tc>
        <w:tc>
          <w:tcPr>
            <w:tcW w:w="3710" w:type="dxa"/>
            <w:tcBorders>
              <w:top w:val="single" w:sz="8" w:space="0" w:color="4F81BD"/>
              <w:left w:val="single" w:sz="8" w:space="0" w:color="4F81BD"/>
              <w:bottom w:val="single" w:sz="8" w:space="0" w:color="4F81BD"/>
              <w:right w:val="single" w:sz="8" w:space="0" w:color="4F81BD"/>
            </w:tcBorders>
            <w:shd w:val="clear" w:color="auto" w:fill="D3DFEE"/>
          </w:tcPr>
          <w:p w14:paraId="08CB07E7" w14:textId="290D3F72" w:rsidR="00AD0C55" w:rsidRPr="000F39C2" w:rsidRDefault="00AD0C55" w:rsidP="007A00CF">
            <w:pPr>
              <w:pStyle w:val="BodyText"/>
              <w:numPr>
                <w:ilvl w:val="0"/>
                <w:numId w:val="6"/>
              </w:numPr>
              <w:spacing w:after="0"/>
            </w:pPr>
            <w:r w:rsidRPr="000F39C2">
              <w:t xml:space="preserve">Signature capture does not meet minimum length or required data is missing: </w:t>
            </w:r>
            <w:r>
              <w:fldChar w:fldCharType="begin"/>
            </w:r>
            <w:r>
              <w:instrText xml:space="preserve"> REF _Ref413755849 \h </w:instrText>
            </w:r>
            <w:r>
              <w:fldChar w:fldCharType="separate"/>
            </w:r>
            <w:ins w:id="582" w:author="Amy Byers" w:date="2015-04-08T11:41:00Z">
              <w:r w:rsidR="00BC2773">
                <w:t xml:space="preserve">Invalid Signature </w:t>
              </w:r>
              <w:r w:rsidR="00BC2773" w:rsidRPr="00A01DB1">
                <w:t>Message</w:t>
              </w:r>
            </w:ins>
            <w:del w:id="583" w:author="Amy Byers" w:date="2015-04-08T11:41:00Z">
              <w:r w:rsidR="008033FE" w:rsidDel="00BC2773">
                <w:delText xml:space="preserve">Invalid Signature </w:delText>
              </w:r>
              <w:r w:rsidR="008033FE" w:rsidRPr="00A01DB1" w:rsidDel="00BC2773">
                <w:delText>Message</w:delText>
              </w:r>
            </w:del>
            <w:r>
              <w:fldChar w:fldCharType="end"/>
            </w:r>
            <w:r>
              <w:t xml:space="preserve"> (section </w:t>
            </w:r>
            <w:r>
              <w:fldChar w:fldCharType="begin"/>
            </w:r>
            <w:r>
              <w:instrText xml:space="preserve"> REF _Ref413755849 \r \h </w:instrText>
            </w:r>
            <w:r>
              <w:fldChar w:fldCharType="separate"/>
            </w:r>
            <w:r w:rsidR="00BC2773">
              <w:t>9.1.6.2</w:t>
            </w:r>
            <w:r>
              <w:fldChar w:fldCharType="end"/>
            </w:r>
            <w:r>
              <w:t>).</w:t>
            </w:r>
          </w:p>
          <w:p w14:paraId="6FFACE3B" w14:textId="77777777" w:rsidR="00AD0C55" w:rsidRPr="000F39C2" w:rsidRDefault="00AD0C55" w:rsidP="007A00CF">
            <w:pPr>
              <w:pStyle w:val="BodyText"/>
              <w:numPr>
                <w:ilvl w:val="0"/>
                <w:numId w:val="6"/>
              </w:numPr>
              <w:spacing w:after="0"/>
            </w:pPr>
            <w:r w:rsidRPr="000F39C2">
              <w:t>Signature capture meets minimum length: calling use case</w:t>
            </w:r>
          </w:p>
        </w:tc>
        <w:tc>
          <w:tcPr>
            <w:tcW w:w="3604" w:type="dxa"/>
            <w:tcBorders>
              <w:top w:val="single" w:sz="8" w:space="0" w:color="4F81BD"/>
              <w:left w:val="single" w:sz="8" w:space="0" w:color="4F81BD"/>
              <w:bottom w:val="single" w:sz="8" w:space="0" w:color="4F81BD"/>
              <w:right w:val="single" w:sz="8" w:space="0" w:color="4F81BD"/>
            </w:tcBorders>
            <w:shd w:val="clear" w:color="auto" w:fill="D3DFEE"/>
          </w:tcPr>
          <w:p w14:paraId="03C698CF" w14:textId="77777777" w:rsidR="00AD0C55" w:rsidRPr="000F39C2" w:rsidRDefault="00AD0C55" w:rsidP="007A00CF">
            <w:pPr>
              <w:pStyle w:val="BodyText"/>
              <w:spacing w:after="0"/>
            </w:pPr>
            <w:r w:rsidRPr="000F39C2">
              <w:t>Enabled when an entry is made.</w:t>
            </w:r>
          </w:p>
        </w:tc>
      </w:tr>
      <w:tr w:rsidR="00AD0C55" w:rsidRPr="000F39C2" w14:paraId="1F216F06" w14:textId="77777777" w:rsidTr="00AD0C55">
        <w:trPr>
          <w:cantSplit/>
        </w:trPr>
        <w:tc>
          <w:tcPr>
            <w:tcW w:w="1743" w:type="dxa"/>
            <w:tcBorders>
              <w:top w:val="single" w:sz="8" w:space="0" w:color="4F81BD"/>
              <w:left w:val="single" w:sz="8" w:space="0" w:color="4F81BD"/>
              <w:bottom w:val="single" w:sz="8" w:space="0" w:color="4F81BD"/>
              <w:right w:val="single" w:sz="8" w:space="0" w:color="4F81BD"/>
            </w:tcBorders>
            <w:shd w:val="clear" w:color="auto" w:fill="D3DFEE"/>
          </w:tcPr>
          <w:p w14:paraId="762D1B1E" w14:textId="77777777" w:rsidR="00AD0C55" w:rsidRPr="000F39C2" w:rsidRDefault="00AD0C55" w:rsidP="007A00CF">
            <w:pPr>
              <w:pStyle w:val="BodyText"/>
              <w:spacing w:after="0"/>
            </w:pPr>
            <w:r w:rsidRPr="000F39C2">
              <w:t>Clear</w:t>
            </w:r>
          </w:p>
        </w:tc>
        <w:tc>
          <w:tcPr>
            <w:tcW w:w="1507" w:type="dxa"/>
            <w:tcBorders>
              <w:top w:val="single" w:sz="8" w:space="0" w:color="4F81BD"/>
              <w:left w:val="single" w:sz="8" w:space="0" w:color="4F81BD"/>
              <w:bottom w:val="single" w:sz="8" w:space="0" w:color="4F81BD"/>
              <w:right w:val="single" w:sz="8" w:space="0" w:color="4F81BD"/>
            </w:tcBorders>
            <w:shd w:val="clear" w:color="auto" w:fill="D3DFEE"/>
          </w:tcPr>
          <w:p w14:paraId="3B76494E" w14:textId="77777777" w:rsidR="00AD0C55" w:rsidRPr="000F39C2" w:rsidRDefault="00AD0C55" w:rsidP="007A00CF">
            <w:pPr>
              <w:pStyle w:val="BodyText"/>
              <w:spacing w:after="0"/>
            </w:pPr>
            <w:r w:rsidRPr="000F39C2">
              <w:t>See Note</w:t>
            </w:r>
          </w:p>
        </w:tc>
        <w:tc>
          <w:tcPr>
            <w:tcW w:w="3710" w:type="dxa"/>
            <w:tcBorders>
              <w:top w:val="single" w:sz="8" w:space="0" w:color="4F81BD"/>
              <w:left w:val="single" w:sz="8" w:space="0" w:color="4F81BD"/>
              <w:bottom w:val="single" w:sz="8" w:space="0" w:color="4F81BD"/>
              <w:right w:val="single" w:sz="8" w:space="0" w:color="4F81BD"/>
            </w:tcBorders>
            <w:shd w:val="clear" w:color="auto" w:fill="D3DFEE"/>
          </w:tcPr>
          <w:p w14:paraId="43E71578" w14:textId="77777777" w:rsidR="00AD0C55" w:rsidRPr="000F39C2" w:rsidRDefault="00AD0C55" w:rsidP="007A00CF">
            <w:pPr>
              <w:pStyle w:val="BodyText"/>
              <w:numPr>
                <w:ilvl w:val="0"/>
                <w:numId w:val="6"/>
              </w:numPr>
              <w:spacing w:after="0"/>
            </w:pPr>
            <w:r w:rsidRPr="000F39C2">
              <w:t>Signature Capture</w:t>
            </w:r>
          </w:p>
        </w:tc>
        <w:tc>
          <w:tcPr>
            <w:tcW w:w="3604" w:type="dxa"/>
            <w:tcBorders>
              <w:top w:val="single" w:sz="8" w:space="0" w:color="4F81BD"/>
              <w:left w:val="single" w:sz="8" w:space="0" w:color="4F81BD"/>
              <w:bottom w:val="single" w:sz="8" w:space="0" w:color="4F81BD"/>
              <w:right w:val="single" w:sz="8" w:space="0" w:color="4F81BD"/>
            </w:tcBorders>
            <w:shd w:val="clear" w:color="auto" w:fill="D3DFEE"/>
          </w:tcPr>
          <w:p w14:paraId="132F7829" w14:textId="77777777" w:rsidR="00AD0C55" w:rsidRPr="000F39C2" w:rsidRDefault="00AD0C55" w:rsidP="007A00CF">
            <w:pPr>
              <w:pStyle w:val="BodyText"/>
              <w:spacing w:after="0"/>
            </w:pPr>
            <w:r w:rsidRPr="000F39C2">
              <w:t xml:space="preserve">Enabled when an entry is made. </w:t>
            </w:r>
          </w:p>
        </w:tc>
      </w:tr>
      <w:tr w:rsidR="00AD0C55" w:rsidRPr="000F39C2" w14:paraId="26380CA4" w14:textId="77777777" w:rsidTr="00AD0C55">
        <w:trPr>
          <w:cantSplit/>
        </w:trPr>
        <w:tc>
          <w:tcPr>
            <w:tcW w:w="1743" w:type="dxa"/>
            <w:tcBorders>
              <w:top w:val="single" w:sz="8" w:space="0" w:color="4F81BD"/>
              <w:left w:val="single" w:sz="8" w:space="0" w:color="4F81BD"/>
              <w:bottom w:val="single" w:sz="8" w:space="0" w:color="4F81BD"/>
              <w:right w:val="single" w:sz="8" w:space="0" w:color="4F81BD"/>
            </w:tcBorders>
            <w:shd w:val="clear" w:color="auto" w:fill="D3DFEE"/>
          </w:tcPr>
          <w:p w14:paraId="60AD0082" w14:textId="77777777" w:rsidR="00AD0C55" w:rsidRPr="000F39C2" w:rsidRDefault="00AD0C55" w:rsidP="007A00CF">
            <w:pPr>
              <w:pStyle w:val="BodyText"/>
              <w:spacing w:after="0"/>
            </w:pPr>
            <w:r w:rsidRPr="000F39C2">
              <w:t>Abort</w:t>
            </w:r>
          </w:p>
        </w:tc>
        <w:tc>
          <w:tcPr>
            <w:tcW w:w="1507" w:type="dxa"/>
            <w:tcBorders>
              <w:top w:val="single" w:sz="8" w:space="0" w:color="4F81BD"/>
              <w:left w:val="single" w:sz="8" w:space="0" w:color="4F81BD"/>
              <w:bottom w:val="single" w:sz="8" w:space="0" w:color="4F81BD"/>
              <w:right w:val="single" w:sz="8" w:space="0" w:color="4F81BD"/>
            </w:tcBorders>
            <w:shd w:val="clear" w:color="auto" w:fill="D3DFEE"/>
          </w:tcPr>
          <w:p w14:paraId="67F9786E" w14:textId="77777777" w:rsidR="00AD0C55" w:rsidRPr="000F39C2" w:rsidRDefault="00AD0C55" w:rsidP="007A00CF">
            <w:pPr>
              <w:pStyle w:val="BodyText"/>
              <w:spacing w:after="0"/>
            </w:pPr>
            <w:r w:rsidRPr="000F39C2">
              <w:t>See Note</w:t>
            </w:r>
          </w:p>
        </w:tc>
        <w:tc>
          <w:tcPr>
            <w:tcW w:w="3710" w:type="dxa"/>
            <w:tcBorders>
              <w:top w:val="single" w:sz="8" w:space="0" w:color="4F81BD"/>
              <w:left w:val="single" w:sz="8" w:space="0" w:color="4F81BD"/>
              <w:bottom w:val="single" w:sz="8" w:space="0" w:color="4F81BD"/>
              <w:right w:val="single" w:sz="8" w:space="0" w:color="4F81BD"/>
            </w:tcBorders>
            <w:shd w:val="clear" w:color="auto" w:fill="D3DFEE"/>
          </w:tcPr>
          <w:p w14:paraId="688E01CE" w14:textId="77777777" w:rsidR="00AD0C55" w:rsidRPr="000F39C2" w:rsidRDefault="00AD0C55" w:rsidP="007A00CF">
            <w:pPr>
              <w:pStyle w:val="BodyText"/>
              <w:numPr>
                <w:ilvl w:val="0"/>
                <w:numId w:val="6"/>
              </w:numPr>
              <w:spacing w:after="0"/>
            </w:pPr>
            <w:r w:rsidRPr="000F39C2">
              <w:t>Sale Use Case</w:t>
            </w:r>
          </w:p>
        </w:tc>
        <w:tc>
          <w:tcPr>
            <w:tcW w:w="3604" w:type="dxa"/>
            <w:tcBorders>
              <w:top w:val="single" w:sz="8" w:space="0" w:color="4F81BD"/>
              <w:left w:val="single" w:sz="8" w:space="0" w:color="4F81BD"/>
              <w:bottom w:val="single" w:sz="8" w:space="0" w:color="4F81BD"/>
              <w:right w:val="single" w:sz="8" w:space="0" w:color="4F81BD"/>
            </w:tcBorders>
            <w:shd w:val="clear" w:color="auto" w:fill="D3DFEE"/>
          </w:tcPr>
          <w:p w14:paraId="2AE8209E" w14:textId="77777777" w:rsidR="00AD0C55" w:rsidRPr="000F39C2" w:rsidRDefault="00AD0C55" w:rsidP="007A00CF">
            <w:pPr>
              <w:pStyle w:val="BodyText"/>
              <w:spacing w:after="0"/>
            </w:pPr>
            <w:r w:rsidRPr="000F39C2">
              <w:t>None</w:t>
            </w:r>
          </w:p>
        </w:tc>
      </w:tr>
    </w:tbl>
    <w:p w14:paraId="4F49AEBE" w14:textId="77777777" w:rsidR="00AD0C55" w:rsidRDefault="00AD0C55" w:rsidP="00AD0C55">
      <w:pPr>
        <w:pStyle w:val="BodyText"/>
      </w:pPr>
    </w:p>
    <w:p w14:paraId="58C18D95" w14:textId="1EDD8456" w:rsidR="008244D4" w:rsidDel="00BC2773" w:rsidRDefault="008244D4">
      <w:pPr>
        <w:rPr>
          <w:del w:id="584" w:author="Amy Byers" w:date="2015-04-08T11:40:00Z"/>
          <w:b/>
          <w:bCs/>
          <w:szCs w:val="28"/>
        </w:rPr>
      </w:pPr>
      <w:del w:id="585" w:author="Amy Byers" w:date="2015-04-08T11:40:00Z">
        <w:r w:rsidDel="00BC2773">
          <w:br w:type="page"/>
        </w:r>
      </w:del>
    </w:p>
    <w:p w14:paraId="14616FD0" w14:textId="77777777" w:rsidR="00AD0C55" w:rsidRPr="00320A86" w:rsidRDefault="00AD0C55" w:rsidP="00B15C7D">
      <w:pPr>
        <w:pStyle w:val="Heading4"/>
      </w:pPr>
      <w:r w:rsidRPr="00320A86">
        <w:t xml:space="preserve">Data/Input </w:t>
      </w:r>
      <w:r>
        <w:t>Field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203"/>
        <w:gridCol w:w="1040"/>
        <w:gridCol w:w="960"/>
        <w:gridCol w:w="1402"/>
        <w:gridCol w:w="1146"/>
        <w:gridCol w:w="1146"/>
        <w:gridCol w:w="3667"/>
      </w:tblGrid>
      <w:tr w:rsidR="00AD0C55" w:rsidRPr="000F39C2" w14:paraId="754EA233" w14:textId="77777777" w:rsidTr="007A00CF">
        <w:trPr>
          <w:cantSplit/>
        </w:trPr>
        <w:tc>
          <w:tcPr>
            <w:tcW w:w="1203" w:type="dxa"/>
            <w:tcBorders>
              <w:top w:val="single" w:sz="8" w:space="0" w:color="4F81BD"/>
              <w:left w:val="single" w:sz="8" w:space="0" w:color="4F81BD"/>
              <w:bottom w:val="single" w:sz="18" w:space="0" w:color="4F81BD"/>
              <w:right w:val="single" w:sz="8" w:space="0" w:color="4F81BD"/>
            </w:tcBorders>
          </w:tcPr>
          <w:p w14:paraId="790B3A81" w14:textId="77777777" w:rsidR="00AD0C55" w:rsidRPr="000F39C2" w:rsidRDefault="00AD0C55" w:rsidP="007A00CF">
            <w:pPr>
              <w:pStyle w:val="BodyText"/>
              <w:spacing w:after="0"/>
              <w:rPr>
                <w:b/>
                <w:bCs/>
              </w:rPr>
            </w:pPr>
            <w:r w:rsidRPr="000F39C2">
              <w:rPr>
                <w:b/>
                <w:bCs/>
              </w:rPr>
              <w:t>Label</w:t>
            </w:r>
          </w:p>
        </w:tc>
        <w:tc>
          <w:tcPr>
            <w:tcW w:w="1040" w:type="dxa"/>
            <w:tcBorders>
              <w:top w:val="single" w:sz="8" w:space="0" w:color="4F81BD"/>
              <w:left w:val="single" w:sz="8" w:space="0" w:color="4F81BD"/>
              <w:bottom w:val="single" w:sz="18" w:space="0" w:color="4F81BD"/>
              <w:right w:val="single" w:sz="8" w:space="0" w:color="4F81BD"/>
            </w:tcBorders>
          </w:tcPr>
          <w:p w14:paraId="3ED04CB1" w14:textId="77777777" w:rsidR="00AD0C55" w:rsidRPr="000F39C2" w:rsidRDefault="00AD0C55" w:rsidP="007A00CF">
            <w:pPr>
              <w:pStyle w:val="BodyText"/>
              <w:spacing w:after="0"/>
              <w:rPr>
                <w:b/>
                <w:bCs/>
              </w:rPr>
            </w:pPr>
            <w:r w:rsidRPr="000F39C2">
              <w:rPr>
                <w:b/>
                <w:bCs/>
              </w:rPr>
              <w:t>Editable</w:t>
            </w:r>
          </w:p>
        </w:tc>
        <w:tc>
          <w:tcPr>
            <w:tcW w:w="960" w:type="dxa"/>
            <w:tcBorders>
              <w:top w:val="single" w:sz="8" w:space="0" w:color="4F81BD"/>
              <w:left w:val="single" w:sz="8" w:space="0" w:color="4F81BD"/>
              <w:bottom w:val="single" w:sz="18" w:space="0" w:color="4F81BD"/>
              <w:right w:val="single" w:sz="8" w:space="0" w:color="4F81BD"/>
            </w:tcBorders>
          </w:tcPr>
          <w:p w14:paraId="581AF672" w14:textId="77777777" w:rsidR="00AD0C55" w:rsidRPr="000F39C2" w:rsidRDefault="00AD0C55" w:rsidP="007A00CF">
            <w:pPr>
              <w:pStyle w:val="BodyText"/>
              <w:spacing w:after="0"/>
              <w:rPr>
                <w:b/>
                <w:bCs/>
              </w:rPr>
            </w:pPr>
            <w:r w:rsidRPr="000F39C2">
              <w:rPr>
                <w:b/>
                <w:bCs/>
              </w:rPr>
              <w:t>Req’d?</w:t>
            </w:r>
          </w:p>
        </w:tc>
        <w:tc>
          <w:tcPr>
            <w:tcW w:w="1402" w:type="dxa"/>
            <w:tcBorders>
              <w:top w:val="single" w:sz="8" w:space="0" w:color="4F81BD"/>
              <w:left w:val="single" w:sz="8" w:space="0" w:color="4F81BD"/>
              <w:bottom w:val="single" w:sz="18" w:space="0" w:color="4F81BD"/>
              <w:right w:val="single" w:sz="8" w:space="0" w:color="4F81BD"/>
            </w:tcBorders>
          </w:tcPr>
          <w:p w14:paraId="1D6D4C95" w14:textId="77777777" w:rsidR="00AD0C55" w:rsidRPr="000F39C2" w:rsidRDefault="00AD0C55" w:rsidP="007A00CF">
            <w:pPr>
              <w:pStyle w:val="BodyText"/>
              <w:spacing w:after="0"/>
              <w:rPr>
                <w:b/>
                <w:bCs/>
              </w:rPr>
            </w:pPr>
            <w:r w:rsidRPr="000F39C2">
              <w:rPr>
                <w:b/>
                <w:bCs/>
              </w:rPr>
              <w:t>Data Type</w:t>
            </w:r>
          </w:p>
        </w:tc>
        <w:tc>
          <w:tcPr>
            <w:tcW w:w="1146" w:type="dxa"/>
            <w:tcBorders>
              <w:top w:val="single" w:sz="8" w:space="0" w:color="4F81BD"/>
              <w:left w:val="single" w:sz="8" w:space="0" w:color="4F81BD"/>
              <w:bottom w:val="single" w:sz="18" w:space="0" w:color="4F81BD"/>
              <w:right w:val="single" w:sz="8" w:space="0" w:color="4F81BD"/>
            </w:tcBorders>
          </w:tcPr>
          <w:p w14:paraId="051FA974" w14:textId="77777777" w:rsidR="00AD0C55" w:rsidRPr="000F39C2" w:rsidRDefault="00AD0C55" w:rsidP="007A00CF">
            <w:pPr>
              <w:pStyle w:val="BodyText"/>
              <w:spacing w:after="0"/>
              <w:rPr>
                <w:b/>
                <w:bCs/>
              </w:rPr>
            </w:pPr>
            <w:r w:rsidRPr="000F39C2">
              <w:rPr>
                <w:b/>
                <w:bCs/>
              </w:rPr>
              <w:t>Min</w:t>
            </w:r>
          </w:p>
          <w:p w14:paraId="2AB478E5" w14:textId="77777777" w:rsidR="00AD0C55" w:rsidRPr="000F39C2" w:rsidRDefault="00AD0C55" w:rsidP="007A00CF">
            <w:pPr>
              <w:pStyle w:val="BodyText"/>
              <w:spacing w:after="0"/>
              <w:rPr>
                <w:b/>
                <w:bCs/>
              </w:rPr>
            </w:pPr>
            <w:r w:rsidRPr="000F39C2">
              <w:rPr>
                <w:b/>
                <w:bCs/>
              </w:rPr>
              <w:t>Length</w:t>
            </w:r>
          </w:p>
        </w:tc>
        <w:tc>
          <w:tcPr>
            <w:tcW w:w="1146" w:type="dxa"/>
            <w:tcBorders>
              <w:top w:val="single" w:sz="8" w:space="0" w:color="4F81BD"/>
              <w:left w:val="single" w:sz="8" w:space="0" w:color="4F81BD"/>
              <w:bottom w:val="single" w:sz="18" w:space="0" w:color="4F81BD"/>
              <w:right w:val="single" w:sz="8" w:space="0" w:color="4F81BD"/>
            </w:tcBorders>
          </w:tcPr>
          <w:p w14:paraId="688EB40B" w14:textId="77777777" w:rsidR="00AD0C55" w:rsidRPr="000F39C2" w:rsidRDefault="00AD0C55" w:rsidP="007A00CF">
            <w:pPr>
              <w:pStyle w:val="BodyText"/>
              <w:spacing w:after="0"/>
              <w:rPr>
                <w:b/>
                <w:bCs/>
              </w:rPr>
            </w:pPr>
            <w:r w:rsidRPr="000F39C2">
              <w:rPr>
                <w:b/>
                <w:bCs/>
              </w:rPr>
              <w:t>Max</w:t>
            </w:r>
          </w:p>
          <w:p w14:paraId="459DF571" w14:textId="77777777" w:rsidR="00AD0C55" w:rsidRPr="000F39C2" w:rsidRDefault="00AD0C55" w:rsidP="007A00CF">
            <w:pPr>
              <w:pStyle w:val="BodyText"/>
              <w:spacing w:after="0"/>
              <w:rPr>
                <w:b/>
                <w:bCs/>
              </w:rPr>
            </w:pPr>
            <w:r w:rsidRPr="000F39C2">
              <w:rPr>
                <w:b/>
                <w:bCs/>
              </w:rPr>
              <w:t>Length</w:t>
            </w:r>
          </w:p>
        </w:tc>
        <w:tc>
          <w:tcPr>
            <w:tcW w:w="3667" w:type="dxa"/>
            <w:tcBorders>
              <w:top w:val="single" w:sz="8" w:space="0" w:color="4F81BD"/>
              <w:left w:val="single" w:sz="8" w:space="0" w:color="4F81BD"/>
              <w:bottom w:val="single" w:sz="18" w:space="0" w:color="4F81BD"/>
              <w:right w:val="single" w:sz="8" w:space="0" w:color="4F81BD"/>
            </w:tcBorders>
          </w:tcPr>
          <w:p w14:paraId="57DDDC05" w14:textId="77777777" w:rsidR="00AD0C55" w:rsidRPr="000F39C2" w:rsidRDefault="00AD0C55" w:rsidP="007A00CF">
            <w:pPr>
              <w:pStyle w:val="BodyText"/>
              <w:spacing w:after="0"/>
              <w:rPr>
                <w:b/>
                <w:bCs/>
              </w:rPr>
            </w:pPr>
            <w:r w:rsidRPr="000F39C2">
              <w:rPr>
                <w:b/>
                <w:bCs/>
              </w:rPr>
              <w:t>Notes</w:t>
            </w:r>
          </w:p>
        </w:tc>
      </w:tr>
      <w:tr w:rsidR="00AD0C55" w:rsidRPr="000F39C2" w14:paraId="053DA47D" w14:textId="77777777" w:rsidTr="007A00CF">
        <w:trPr>
          <w:cantSplit/>
        </w:trPr>
        <w:tc>
          <w:tcPr>
            <w:tcW w:w="1203" w:type="dxa"/>
            <w:tcBorders>
              <w:top w:val="single" w:sz="8" w:space="0" w:color="4F81BD"/>
              <w:left w:val="single" w:sz="8" w:space="0" w:color="4F81BD"/>
              <w:bottom w:val="single" w:sz="8" w:space="0" w:color="4F81BD"/>
              <w:right w:val="single" w:sz="8" w:space="0" w:color="4F81BD"/>
            </w:tcBorders>
            <w:shd w:val="clear" w:color="auto" w:fill="D3DFEE"/>
          </w:tcPr>
          <w:p w14:paraId="64B17E6E" w14:textId="77777777" w:rsidR="00AD0C55" w:rsidRPr="000F39C2" w:rsidRDefault="00AD0C55" w:rsidP="007A00CF">
            <w:pPr>
              <w:pStyle w:val="BodyText"/>
              <w:spacing w:after="0"/>
              <w:rPr>
                <w:bCs/>
              </w:rPr>
            </w:pPr>
            <w:r w:rsidRPr="000F39C2">
              <w:rPr>
                <w:bCs/>
              </w:rPr>
              <w:t>&lt;Signature Reason&gt;</w:t>
            </w:r>
          </w:p>
        </w:tc>
        <w:tc>
          <w:tcPr>
            <w:tcW w:w="1040" w:type="dxa"/>
            <w:tcBorders>
              <w:top w:val="single" w:sz="8" w:space="0" w:color="4F81BD"/>
              <w:left w:val="single" w:sz="8" w:space="0" w:color="4F81BD"/>
              <w:bottom w:val="single" w:sz="8" w:space="0" w:color="4F81BD"/>
              <w:right w:val="single" w:sz="8" w:space="0" w:color="4F81BD"/>
            </w:tcBorders>
            <w:shd w:val="clear" w:color="auto" w:fill="D3DFEE"/>
          </w:tcPr>
          <w:p w14:paraId="084C1E34" w14:textId="77777777" w:rsidR="00AD0C55" w:rsidRPr="000F39C2" w:rsidRDefault="00AD0C55" w:rsidP="007A00CF">
            <w:pPr>
              <w:pStyle w:val="BodyText"/>
              <w:spacing w:after="0"/>
            </w:pPr>
            <w:r w:rsidRPr="000F39C2">
              <w:t>No</w:t>
            </w:r>
          </w:p>
        </w:tc>
        <w:tc>
          <w:tcPr>
            <w:tcW w:w="960" w:type="dxa"/>
            <w:tcBorders>
              <w:top w:val="single" w:sz="8" w:space="0" w:color="4F81BD"/>
              <w:left w:val="single" w:sz="8" w:space="0" w:color="4F81BD"/>
              <w:bottom w:val="single" w:sz="8" w:space="0" w:color="4F81BD"/>
              <w:right w:val="single" w:sz="8" w:space="0" w:color="4F81BD"/>
            </w:tcBorders>
            <w:shd w:val="clear" w:color="auto" w:fill="D3DFEE"/>
          </w:tcPr>
          <w:p w14:paraId="6B2F5501" w14:textId="77777777" w:rsidR="00AD0C55" w:rsidRPr="000F39C2" w:rsidRDefault="00AD0C55" w:rsidP="007A00CF">
            <w:pPr>
              <w:pStyle w:val="BodyText"/>
              <w:spacing w:after="0"/>
            </w:pPr>
            <w:r w:rsidRPr="000F39C2">
              <w:t>N/A</w:t>
            </w:r>
          </w:p>
        </w:tc>
        <w:tc>
          <w:tcPr>
            <w:tcW w:w="1402" w:type="dxa"/>
            <w:tcBorders>
              <w:top w:val="single" w:sz="8" w:space="0" w:color="4F81BD"/>
              <w:left w:val="single" w:sz="8" w:space="0" w:color="4F81BD"/>
              <w:bottom w:val="single" w:sz="8" w:space="0" w:color="4F81BD"/>
              <w:right w:val="single" w:sz="8" w:space="0" w:color="4F81BD"/>
            </w:tcBorders>
            <w:shd w:val="clear" w:color="auto" w:fill="D3DFEE"/>
          </w:tcPr>
          <w:p w14:paraId="11DCF656" w14:textId="77777777" w:rsidR="00AD0C55" w:rsidRPr="000F39C2" w:rsidRDefault="00AD0C55" w:rsidP="007A00CF">
            <w:pPr>
              <w:pStyle w:val="BodyText"/>
              <w:spacing w:after="0"/>
            </w:pPr>
            <w:r w:rsidRPr="000F39C2">
              <w:t>N/A</w:t>
            </w:r>
          </w:p>
        </w:tc>
        <w:tc>
          <w:tcPr>
            <w:tcW w:w="1146" w:type="dxa"/>
            <w:tcBorders>
              <w:top w:val="single" w:sz="8" w:space="0" w:color="4F81BD"/>
              <w:left w:val="single" w:sz="8" w:space="0" w:color="4F81BD"/>
              <w:bottom w:val="single" w:sz="8" w:space="0" w:color="4F81BD"/>
              <w:right w:val="single" w:sz="8" w:space="0" w:color="4F81BD"/>
            </w:tcBorders>
            <w:shd w:val="clear" w:color="auto" w:fill="D3DFEE"/>
          </w:tcPr>
          <w:p w14:paraId="64E2F52A" w14:textId="77777777" w:rsidR="00AD0C55" w:rsidRPr="000F39C2" w:rsidRDefault="00AD0C55" w:rsidP="007A00CF">
            <w:pPr>
              <w:pStyle w:val="BodyText"/>
              <w:spacing w:after="0"/>
            </w:pPr>
            <w:r w:rsidRPr="000F39C2">
              <w:t>N/A</w:t>
            </w:r>
          </w:p>
        </w:tc>
        <w:tc>
          <w:tcPr>
            <w:tcW w:w="1146" w:type="dxa"/>
            <w:tcBorders>
              <w:top w:val="single" w:sz="8" w:space="0" w:color="4F81BD"/>
              <w:left w:val="single" w:sz="8" w:space="0" w:color="4F81BD"/>
              <w:bottom w:val="single" w:sz="8" w:space="0" w:color="4F81BD"/>
              <w:right w:val="single" w:sz="8" w:space="0" w:color="4F81BD"/>
            </w:tcBorders>
            <w:shd w:val="clear" w:color="auto" w:fill="D3DFEE"/>
          </w:tcPr>
          <w:p w14:paraId="71E447BD" w14:textId="77777777" w:rsidR="00AD0C55" w:rsidRPr="000F39C2" w:rsidRDefault="00AD0C55" w:rsidP="007A00CF">
            <w:pPr>
              <w:pStyle w:val="BodyText"/>
              <w:spacing w:after="0"/>
            </w:pPr>
            <w:r w:rsidRPr="000F39C2">
              <w:t>N/A</w:t>
            </w:r>
          </w:p>
        </w:tc>
        <w:tc>
          <w:tcPr>
            <w:tcW w:w="3667" w:type="dxa"/>
            <w:tcBorders>
              <w:top w:val="single" w:sz="8" w:space="0" w:color="4F81BD"/>
              <w:left w:val="single" w:sz="8" w:space="0" w:color="4F81BD"/>
              <w:bottom w:val="single" w:sz="8" w:space="0" w:color="4F81BD"/>
              <w:right w:val="single" w:sz="8" w:space="0" w:color="4F81BD"/>
            </w:tcBorders>
            <w:shd w:val="clear" w:color="auto" w:fill="D3DFEE"/>
          </w:tcPr>
          <w:p w14:paraId="5DA104AF" w14:textId="77777777" w:rsidR="00AD0C55" w:rsidRPr="000F39C2" w:rsidRDefault="00AD0C55" w:rsidP="007A00CF">
            <w:pPr>
              <w:pStyle w:val="BodyText"/>
              <w:spacing w:after="0"/>
            </w:pPr>
            <w:r w:rsidRPr="000F39C2">
              <w:t>For each signature reason to be captured, the descriptive text for each signature is displayed on the line (for example ‘Transaction Tax Exempt’).  If the signature reason is for an item, the item description is displayed with the Signature Reason (for example ‘Item Tax Exempt: Brand Laptop’).</w:t>
            </w:r>
          </w:p>
        </w:tc>
      </w:tr>
      <w:tr w:rsidR="00AD0C55" w:rsidRPr="000F39C2" w14:paraId="7AA4A7A5" w14:textId="77777777" w:rsidTr="007A00CF">
        <w:trPr>
          <w:cantSplit/>
        </w:trPr>
        <w:tc>
          <w:tcPr>
            <w:tcW w:w="1203" w:type="dxa"/>
            <w:tcBorders>
              <w:top w:val="single" w:sz="8" w:space="0" w:color="4F81BD"/>
              <w:left w:val="single" w:sz="8" w:space="0" w:color="4F81BD"/>
              <w:bottom w:val="single" w:sz="8" w:space="0" w:color="4F81BD"/>
              <w:right w:val="single" w:sz="8" w:space="0" w:color="4F81BD"/>
            </w:tcBorders>
            <w:shd w:val="clear" w:color="auto" w:fill="D3DFEE"/>
          </w:tcPr>
          <w:p w14:paraId="28DC0D01" w14:textId="77777777" w:rsidR="00AD0C55" w:rsidRPr="000F39C2" w:rsidRDefault="00AD0C55" w:rsidP="007A00CF">
            <w:pPr>
              <w:pStyle w:val="BodyText"/>
              <w:spacing w:after="0"/>
              <w:rPr>
                <w:bCs/>
              </w:rPr>
            </w:pPr>
            <w:r w:rsidRPr="000F39C2">
              <w:rPr>
                <w:bCs/>
              </w:rPr>
              <w:t>Signature Line</w:t>
            </w:r>
          </w:p>
        </w:tc>
        <w:tc>
          <w:tcPr>
            <w:tcW w:w="1040" w:type="dxa"/>
            <w:tcBorders>
              <w:top w:val="single" w:sz="8" w:space="0" w:color="4F81BD"/>
              <w:left w:val="single" w:sz="8" w:space="0" w:color="4F81BD"/>
              <w:bottom w:val="single" w:sz="8" w:space="0" w:color="4F81BD"/>
              <w:right w:val="single" w:sz="8" w:space="0" w:color="4F81BD"/>
            </w:tcBorders>
            <w:shd w:val="clear" w:color="auto" w:fill="D3DFEE"/>
          </w:tcPr>
          <w:p w14:paraId="1CEB9EAE" w14:textId="77777777" w:rsidR="00AD0C55" w:rsidRPr="000F39C2" w:rsidRDefault="00AD0C55" w:rsidP="007A00CF">
            <w:pPr>
              <w:pStyle w:val="BodyText"/>
              <w:spacing w:after="0"/>
            </w:pPr>
            <w:r w:rsidRPr="000F39C2">
              <w:t>Yes</w:t>
            </w:r>
          </w:p>
        </w:tc>
        <w:tc>
          <w:tcPr>
            <w:tcW w:w="960" w:type="dxa"/>
            <w:tcBorders>
              <w:top w:val="single" w:sz="8" w:space="0" w:color="4F81BD"/>
              <w:left w:val="single" w:sz="8" w:space="0" w:color="4F81BD"/>
              <w:bottom w:val="single" w:sz="8" w:space="0" w:color="4F81BD"/>
              <w:right w:val="single" w:sz="8" w:space="0" w:color="4F81BD"/>
            </w:tcBorders>
            <w:shd w:val="clear" w:color="auto" w:fill="D3DFEE"/>
          </w:tcPr>
          <w:p w14:paraId="16333F59" w14:textId="77777777" w:rsidR="00AD0C55" w:rsidRPr="000F39C2" w:rsidRDefault="00AD0C55" w:rsidP="007A00CF">
            <w:pPr>
              <w:pStyle w:val="BodyText"/>
              <w:spacing w:after="0"/>
            </w:pPr>
            <w:r w:rsidRPr="000F39C2">
              <w:t>Yes</w:t>
            </w:r>
          </w:p>
        </w:tc>
        <w:tc>
          <w:tcPr>
            <w:tcW w:w="1402" w:type="dxa"/>
            <w:tcBorders>
              <w:top w:val="single" w:sz="8" w:space="0" w:color="4F81BD"/>
              <w:left w:val="single" w:sz="8" w:space="0" w:color="4F81BD"/>
              <w:bottom w:val="single" w:sz="8" w:space="0" w:color="4F81BD"/>
              <w:right w:val="single" w:sz="8" w:space="0" w:color="4F81BD"/>
            </w:tcBorders>
            <w:shd w:val="clear" w:color="auto" w:fill="D3DFEE"/>
          </w:tcPr>
          <w:p w14:paraId="4711ED68" w14:textId="77777777" w:rsidR="00AD0C55" w:rsidRPr="000F39C2" w:rsidRDefault="00AD0C55" w:rsidP="007A00CF">
            <w:pPr>
              <w:pStyle w:val="BodyText"/>
              <w:spacing w:after="0"/>
            </w:pPr>
            <w:r w:rsidRPr="000F39C2">
              <w:t>N/A</w:t>
            </w:r>
          </w:p>
        </w:tc>
        <w:tc>
          <w:tcPr>
            <w:tcW w:w="1146" w:type="dxa"/>
            <w:tcBorders>
              <w:top w:val="single" w:sz="8" w:space="0" w:color="4F81BD"/>
              <w:left w:val="single" w:sz="8" w:space="0" w:color="4F81BD"/>
              <w:bottom w:val="single" w:sz="8" w:space="0" w:color="4F81BD"/>
              <w:right w:val="single" w:sz="8" w:space="0" w:color="4F81BD"/>
            </w:tcBorders>
            <w:shd w:val="clear" w:color="auto" w:fill="D3DFEE"/>
          </w:tcPr>
          <w:p w14:paraId="15CD91D7" w14:textId="77777777" w:rsidR="00AD0C55" w:rsidRPr="000F39C2" w:rsidRDefault="00AD0C55" w:rsidP="007A00CF">
            <w:pPr>
              <w:pStyle w:val="BodyText"/>
              <w:spacing w:after="0"/>
            </w:pPr>
            <w:r w:rsidRPr="000F39C2">
              <w:t>See Notes</w:t>
            </w:r>
          </w:p>
        </w:tc>
        <w:tc>
          <w:tcPr>
            <w:tcW w:w="1146" w:type="dxa"/>
            <w:tcBorders>
              <w:top w:val="single" w:sz="8" w:space="0" w:color="4F81BD"/>
              <w:left w:val="single" w:sz="8" w:space="0" w:color="4F81BD"/>
              <w:bottom w:val="single" w:sz="8" w:space="0" w:color="4F81BD"/>
              <w:right w:val="single" w:sz="8" w:space="0" w:color="4F81BD"/>
            </w:tcBorders>
            <w:shd w:val="clear" w:color="auto" w:fill="D3DFEE"/>
          </w:tcPr>
          <w:p w14:paraId="0A609D88" w14:textId="77777777" w:rsidR="00AD0C55" w:rsidRPr="000F39C2" w:rsidRDefault="00AD0C55" w:rsidP="007A00CF">
            <w:pPr>
              <w:pStyle w:val="BodyText"/>
              <w:spacing w:after="0"/>
            </w:pPr>
            <w:r w:rsidRPr="000F39C2">
              <w:t>N/A</w:t>
            </w:r>
          </w:p>
        </w:tc>
        <w:tc>
          <w:tcPr>
            <w:tcW w:w="3667" w:type="dxa"/>
            <w:tcBorders>
              <w:top w:val="single" w:sz="8" w:space="0" w:color="4F81BD"/>
              <w:left w:val="single" w:sz="8" w:space="0" w:color="4F81BD"/>
              <w:bottom w:val="single" w:sz="8" w:space="0" w:color="4F81BD"/>
              <w:right w:val="single" w:sz="8" w:space="0" w:color="4F81BD"/>
            </w:tcBorders>
            <w:shd w:val="clear" w:color="auto" w:fill="D3DFEE"/>
          </w:tcPr>
          <w:p w14:paraId="37881544" w14:textId="77777777" w:rsidR="00AD0C55" w:rsidRPr="000F39C2" w:rsidRDefault="00AD0C55" w:rsidP="007A00CF">
            <w:pPr>
              <w:pStyle w:val="BodyText"/>
              <w:spacing w:after="0"/>
            </w:pPr>
            <w:r w:rsidRPr="000F39C2">
              <w:t>Database parameter to define the minimum data points allowed.</w:t>
            </w:r>
          </w:p>
        </w:tc>
      </w:tr>
    </w:tbl>
    <w:p w14:paraId="19C04BE5" w14:textId="77777777" w:rsidR="00953385" w:rsidRPr="00953385" w:rsidRDefault="00953385" w:rsidP="00953385"/>
    <w:p w14:paraId="012C59DA" w14:textId="77777777" w:rsidR="00333739" w:rsidRPr="00A01DB1" w:rsidRDefault="00333739" w:rsidP="00CB72AF">
      <w:pPr>
        <w:pStyle w:val="Heading3"/>
      </w:pPr>
      <w:r>
        <w:t>Tender</w:t>
      </w:r>
      <w:r w:rsidRPr="00A01DB1">
        <w:t xml:space="preserve"> </w:t>
      </w:r>
      <w:r>
        <w:t>Signature Capture</w:t>
      </w:r>
    </w:p>
    <w:p w14:paraId="1D7FA284" w14:textId="77777777" w:rsidR="00333739" w:rsidRDefault="00333739" w:rsidP="00333739">
      <w:r w:rsidRPr="00C76604">
        <w:t xml:space="preserve">Displays </w:t>
      </w:r>
      <w:r>
        <w:t xml:space="preserve">Signature Block </w:t>
      </w:r>
      <w:r w:rsidRPr="00C76604">
        <w:t xml:space="preserve">for Customer to </w:t>
      </w:r>
      <w:r>
        <w:t>sign for Tender.</w:t>
      </w:r>
    </w:p>
    <w:p w14:paraId="448A5CC6" w14:textId="77777777" w:rsidR="007A00CF" w:rsidRPr="00C76604" w:rsidRDefault="007A00CF" w:rsidP="00333739"/>
    <w:p w14:paraId="0B15ED77" w14:textId="77777777" w:rsidR="00333739" w:rsidRDefault="007A00CF" w:rsidP="00333739">
      <w:pPr>
        <w:pStyle w:val="BodyText"/>
        <w:jc w:val="center"/>
        <w:rPr>
          <w:noProof/>
          <w:color w:val="FF0000"/>
        </w:rPr>
      </w:pPr>
      <w:r>
        <w:rPr>
          <w:noProof/>
          <w:color w:val="FF0000"/>
        </w:rPr>
        <w:drawing>
          <wp:inline distT="0" distB="0" distL="0" distR="0" wp14:anchorId="58B83508" wp14:editId="2DD74CFF">
            <wp:extent cx="2286000" cy="1554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1554480"/>
                    </a:xfrm>
                    <a:prstGeom prst="rect">
                      <a:avLst/>
                    </a:prstGeom>
                    <a:noFill/>
                    <a:ln>
                      <a:noFill/>
                    </a:ln>
                  </pic:spPr>
                </pic:pic>
              </a:graphicData>
            </a:graphic>
          </wp:inline>
        </w:drawing>
      </w:r>
    </w:p>
    <w:p w14:paraId="63439BA3" w14:textId="77777777" w:rsidR="00333739" w:rsidRDefault="00333739" w:rsidP="00333739">
      <w:pPr>
        <w:pStyle w:val="Caption"/>
        <w:jc w:val="center"/>
      </w:pPr>
      <w:r w:rsidRPr="00A51378">
        <w:t xml:space="preserve">Figure </w:t>
      </w:r>
      <w:fldSimple w:instr=" SEQ Figure \* ARABIC ">
        <w:r w:rsidR="00BC2773">
          <w:rPr>
            <w:noProof/>
          </w:rPr>
          <w:t>13</w:t>
        </w:r>
      </w:fldSimple>
      <w:r w:rsidRPr="00A51378">
        <w:t xml:space="preserve">:  </w:t>
      </w:r>
      <w:r>
        <w:t>Tender Signature Capture</w:t>
      </w:r>
    </w:p>
    <w:p w14:paraId="33B698E7" w14:textId="77777777" w:rsidR="00953385" w:rsidRDefault="00953385" w:rsidP="00953385"/>
    <w:p w14:paraId="7F14A3D7" w14:textId="77777777" w:rsidR="00B15C7D" w:rsidRDefault="00B15C7D" w:rsidP="00B15C7D">
      <w:pPr>
        <w:pStyle w:val="Heading5"/>
        <w:keepNext/>
        <w:keepLines/>
        <w:spacing w:before="0" w:line="280" w:lineRule="exact"/>
      </w:pPr>
      <w:r w:rsidRPr="00320A86">
        <w:t>Navigation</w:t>
      </w:r>
      <w:r>
        <w:t>/Menu Keys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43"/>
        <w:gridCol w:w="1507"/>
        <w:gridCol w:w="3710"/>
        <w:gridCol w:w="3604"/>
      </w:tblGrid>
      <w:tr w:rsidR="00B15C7D" w:rsidRPr="000F39C2" w14:paraId="7839E5AF" w14:textId="77777777" w:rsidTr="007A00CF">
        <w:trPr>
          <w:cantSplit/>
          <w:tblHeader/>
        </w:trPr>
        <w:tc>
          <w:tcPr>
            <w:tcW w:w="1743" w:type="dxa"/>
            <w:tcBorders>
              <w:top w:val="single" w:sz="8" w:space="0" w:color="4F81BD"/>
              <w:left w:val="single" w:sz="8" w:space="0" w:color="4F81BD"/>
              <w:bottom w:val="single" w:sz="18" w:space="0" w:color="4F81BD"/>
              <w:right w:val="single" w:sz="8" w:space="0" w:color="4F81BD"/>
            </w:tcBorders>
          </w:tcPr>
          <w:p w14:paraId="55DE6BB6" w14:textId="77777777" w:rsidR="00B15C7D" w:rsidRPr="000F39C2" w:rsidRDefault="00B15C7D" w:rsidP="007A00CF">
            <w:pPr>
              <w:pStyle w:val="BodyText"/>
              <w:spacing w:after="0"/>
              <w:rPr>
                <w:b/>
                <w:bCs/>
              </w:rPr>
            </w:pPr>
            <w:r w:rsidRPr="000F39C2">
              <w:rPr>
                <w:b/>
                <w:bCs/>
              </w:rPr>
              <w:t>Label</w:t>
            </w:r>
          </w:p>
        </w:tc>
        <w:tc>
          <w:tcPr>
            <w:tcW w:w="1507" w:type="dxa"/>
            <w:tcBorders>
              <w:top w:val="single" w:sz="8" w:space="0" w:color="4F81BD"/>
              <w:left w:val="single" w:sz="8" w:space="0" w:color="4F81BD"/>
              <w:bottom w:val="single" w:sz="18" w:space="0" w:color="4F81BD"/>
              <w:right w:val="single" w:sz="8" w:space="0" w:color="4F81BD"/>
            </w:tcBorders>
          </w:tcPr>
          <w:p w14:paraId="50D701A7" w14:textId="77777777" w:rsidR="00B15C7D" w:rsidRPr="000F39C2" w:rsidRDefault="00B15C7D" w:rsidP="007A00CF">
            <w:pPr>
              <w:pStyle w:val="BodyText"/>
              <w:spacing w:after="0"/>
              <w:rPr>
                <w:b/>
                <w:bCs/>
              </w:rPr>
            </w:pPr>
            <w:r w:rsidRPr="000F39C2">
              <w:rPr>
                <w:b/>
                <w:bCs/>
              </w:rPr>
              <w:t>State</w:t>
            </w:r>
          </w:p>
        </w:tc>
        <w:tc>
          <w:tcPr>
            <w:tcW w:w="3710" w:type="dxa"/>
            <w:tcBorders>
              <w:top w:val="single" w:sz="8" w:space="0" w:color="4F81BD"/>
              <w:left w:val="single" w:sz="8" w:space="0" w:color="4F81BD"/>
              <w:bottom w:val="single" w:sz="18" w:space="0" w:color="4F81BD"/>
              <w:right w:val="single" w:sz="8" w:space="0" w:color="4F81BD"/>
            </w:tcBorders>
          </w:tcPr>
          <w:p w14:paraId="63674A05" w14:textId="77777777" w:rsidR="00B15C7D" w:rsidRPr="000F39C2" w:rsidRDefault="00B15C7D" w:rsidP="007A00CF">
            <w:pPr>
              <w:pStyle w:val="BodyText"/>
              <w:spacing w:after="0"/>
              <w:rPr>
                <w:b/>
                <w:bCs/>
              </w:rPr>
            </w:pPr>
            <w:r w:rsidRPr="000F39C2">
              <w:rPr>
                <w:b/>
                <w:bCs/>
              </w:rPr>
              <w:t>Next Screen</w:t>
            </w:r>
          </w:p>
        </w:tc>
        <w:tc>
          <w:tcPr>
            <w:tcW w:w="3604" w:type="dxa"/>
            <w:tcBorders>
              <w:top w:val="single" w:sz="8" w:space="0" w:color="4F81BD"/>
              <w:left w:val="single" w:sz="8" w:space="0" w:color="4F81BD"/>
              <w:bottom w:val="single" w:sz="18" w:space="0" w:color="4F81BD"/>
              <w:right w:val="single" w:sz="8" w:space="0" w:color="4F81BD"/>
            </w:tcBorders>
          </w:tcPr>
          <w:p w14:paraId="0C8F804E" w14:textId="77777777" w:rsidR="00B15C7D" w:rsidRPr="000F39C2" w:rsidRDefault="00B15C7D" w:rsidP="007A00CF">
            <w:pPr>
              <w:pStyle w:val="BodyText"/>
              <w:spacing w:after="0"/>
              <w:rPr>
                <w:b/>
                <w:bCs/>
              </w:rPr>
            </w:pPr>
            <w:r w:rsidRPr="000F39C2">
              <w:rPr>
                <w:b/>
                <w:bCs/>
              </w:rPr>
              <w:t>Notes</w:t>
            </w:r>
          </w:p>
        </w:tc>
      </w:tr>
      <w:tr w:rsidR="00B15C7D" w:rsidRPr="000F39C2" w14:paraId="194AE2CB" w14:textId="77777777" w:rsidTr="007A00CF">
        <w:trPr>
          <w:cantSplit/>
        </w:trPr>
        <w:tc>
          <w:tcPr>
            <w:tcW w:w="1743" w:type="dxa"/>
            <w:tcBorders>
              <w:top w:val="single" w:sz="8" w:space="0" w:color="4F81BD"/>
              <w:left w:val="single" w:sz="8" w:space="0" w:color="4F81BD"/>
              <w:bottom w:val="single" w:sz="8" w:space="0" w:color="4F81BD"/>
              <w:right w:val="single" w:sz="8" w:space="0" w:color="4F81BD"/>
            </w:tcBorders>
            <w:shd w:val="clear" w:color="auto" w:fill="D3DFEE"/>
          </w:tcPr>
          <w:p w14:paraId="602D5100" w14:textId="77777777" w:rsidR="00B15C7D" w:rsidRPr="000F39C2" w:rsidRDefault="00B15C7D" w:rsidP="007A00CF">
            <w:pPr>
              <w:pStyle w:val="BodyText"/>
              <w:spacing w:after="0"/>
            </w:pPr>
            <w:r>
              <w:t>Enter</w:t>
            </w:r>
          </w:p>
        </w:tc>
        <w:tc>
          <w:tcPr>
            <w:tcW w:w="1507" w:type="dxa"/>
            <w:tcBorders>
              <w:top w:val="single" w:sz="8" w:space="0" w:color="4F81BD"/>
              <w:left w:val="single" w:sz="8" w:space="0" w:color="4F81BD"/>
              <w:bottom w:val="single" w:sz="8" w:space="0" w:color="4F81BD"/>
              <w:right w:val="single" w:sz="8" w:space="0" w:color="4F81BD"/>
            </w:tcBorders>
            <w:shd w:val="clear" w:color="auto" w:fill="D3DFEE"/>
          </w:tcPr>
          <w:p w14:paraId="45895287" w14:textId="77777777" w:rsidR="00B15C7D" w:rsidRPr="000F39C2" w:rsidRDefault="00B15C7D" w:rsidP="007A00CF">
            <w:pPr>
              <w:pStyle w:val="BodyText"/>
              <w:spacing w:after="0"/>
            </w:pPr>
            <w:r w:rsidRPr="000B0CE5">
              <w:t>See Note</w:t>
            </w:r>
          </w:p>
        </w:tc>
        <w:tc>
          <w:tcPr>
            <w:tcW w:w="3710" w:type="dxa"/>
            <w:tcBorders>
              <w:top w:val="single" w:sz="8" w:space="0" w:color="4F81BD"/>
              <w:left w:val="single" w:sz="8" w:space="0" w:color="4F81BD"/>
              <w:bottom w:val="single" w:sz="8" w:space="0" w:color="4F81BD"/>
              <w:right w:val="single" w:sz="8" w:space="0" w:color="4F81BD"/>
            </w:tcBorders>
            <w:shd w:val="clear" w:color="auto" w:fill="D3DFEE"/>
          </w:tcPr>
          <w:p w14:paraId="402FE39A" w14:textId="77777777" w:rsidR="00B15C7D" w:rsidRPr="000B0CE5" w:rsidRDefault="00B15C7D" w:rsidP="007A00CF">
            <w:pPr>
              <w:pStyle w:val="BodyText"/>
              <w:numPr>
                <w:ilvl w:val="0"/>
                <w:numId w:val="6"/>
              </w:numPr>
              <w:spacing w:after="0"/>
            </w:pPr>
            <w:r w:rsidRPr="000B0CE5">
              <w:t>Signature capture does not meet minimum length or required data is missing: Invalid Signature</w:t>
            </w:r>
          </w:p>
          <w:p w14:paraId="083B6DA1" w14:textId="77777777" w:rsidR="00B15C7D" w:rsidRPr="000F39C2" w:rsidRDefault="00B15C7D" w:rsidP="007A00CF">
            <w:pPr>
              <w:pStyle w:val="BodyText"/>
              <w:numPr>
                <w:ilvl w:val="0"/>
                <w:numId w:val="6"/>
              </w:numPr>
              <w:spacing w:after="0"/>
            </w:pPr>
            <w:r w:rsidRPr="000B0CE5">
              <w:t>Signature capture meets minimum length: calling use case</w:t>
            </w:r>
          </w:p>
        </w:tc>
        <w:tc>
          <w:tcPr>
            <w:tcW w:w="3604" w:type="dxa"/>
            <w:tcBorders>
              <w:top w:val="single" w:sz="8" w:space="0" w:color="4F81BD"/>
              <w:left w:val="single" w:sz="8" w:space="0" w:color="4F81BD"/>
              <w:bottom w:val="single" w:sz="8" w:space="0" w:color="4F81BD"/>
              <w:right w:val="single" w:sz="8" w:space="0" w:color="4F81BD"/>
            </w:tcBorders>
            <w:shd w:val="clear" w:color="auto" w:fill="D3DFEE"/>
          </w:tcPr>
          <w:p w14:paraId="6AE9756E" w14:textId="77777777" w:rsidR="00B15C7D" w:rsidRPr="000F39C2" w:rsidRDefault="00B15C7D" w:rsidP="007A00CF">
            <w:pPr>
              <w:pStyle w:val="BodyText"/>
              <w:spacing w:after="0"/>
            </w:pPr>
            <w:r w:rsidRPr="000B0CE5">
              <w:t>Enabled when an entry is made.</w:t>
            </w:r>
          </w:p>
        </w:tc>
      </w:tr>
      <w:tr w:rsidR="00B15C7D" w:rsidRPr="000F39C2" w14:paraId="10440531" w14:textId="77777777" w:rsidTr="007A00CF">
        <w:trPr>
          <w:cantSplit/>
        </w:trPr>
        <w:tc>
          <w:tcPr>
            <w:tcW w:w="1743" w:type="dxa"/>
            <w:tcBorders>
              <w:top w:val="single" w:sz="8" w:space="0" w:color="4F81BD"/>
              <w:left w:val="single" w:sz="8" w:space="0" w:color="4F81BD"/>
              <w:bottom w:val="single" w:sz="8" w:space="0" w:color="4F81BD"/>
              <w:right w:val="single" w:sz="8" w:space="0" w:color="4F81BD"/>
            </w:tcBorders>
            <w:shd w:val="clear" w:color="auto" w:fill="D3DFEE"/>
          </w:tcPr>
          <w:p w14:paraId="68EB3386" w14:textId="77777777" w:rsidR="00B15C7D" w:rsidRPr="000F39C2" w:rsidRDefault="00B15C7D" w:rsidP="007A00CF">
            <w:pPr>
              <w:pStyle w:val="BodyText"/>
              <w:spacing w:after="0"/>
            </w:pPr>
            <w:r w:rsidRPr="000B0CE5">
              <w:t>Clear</w:t>
            </w:r>
          </w:p>
        </w:tc>
        <w:tc>
          <w:tcPr>
            <w:tcW w:w="1507" w:type="dxa"/>
            <w:tcBorders>
              <w:top w:val="single" w:sz="8" w:space="0" w:color="4F81BD"/>
              <w:left w:val="single" w:sz="8" w:space="0" w:color="4F81BD"/>
              <w:bottom w:val="single" w:sz="8" w:space="0" w:color="4F81BD"/>
              <w:right w:val="single" w:sz="8" w:space="0" w:color="4F81BD"/>
            </w:tcBorders>
            <w:shd w:val="clear" w:color="auto" w:fill="D3DFEE"/>
          </w:tcPr>
          <w:p w14:paraId="22249B36" w14:textId="77777777" w:rsidR="00B15C7D" w:rsidRPr="000F39C2" w:rsidRDefault="00B15C7D" w:rsidP="007A00CF">
            <w:pPr>
              <w:pStyle w:val="BodyText"/>
              <w:spacing w:after="0"/>
            </w:pPr>
            <w:r w:rsidRPr="000B0CE5">
              <w:t>See Note</w:t>
            </w:r>
          </w:p>
        </w:tc>
        <w:tc>
          <w:tcPr>
            <w:tcW w:w="3710" w:type="dxa"/>
            <w:tcBorders>
              <w:top w:val="single" w:sz="8" w:space="0" w:color="4F81BD"/>
              <w:left w:val="single" w:sz="8" w:space="0" w:color="4F81BD"/>
              <w:bottom w:val="single" w:sz="8" w:space="0" w:color="4F81BD"/>
              <w:right w:val="single" w:sz="8" w:space="0" w:color="4F81BD"/>
            </w:tcBorders>
            <w:shd w:val="clear" w:color="auto" w:fill="D3DFEE"/>
          </w:tcPr>
          <w:p w14:paraId="71631FEF" w14:textId="77777777" w:rsidR="00B15C7D" w:rsidRPr="000F39C2" w:rsidRDefault="00B15C7D" w:rsidP="007A00CF">
            <w:pPr>
              <w:pStyle w:val="BodyText"/>
              <w:numPr>
                <w:ilvl w:val="0"/>
                <w:numId w:val="6"/>
              </w:numPr>
              <w:spacing w:after="0"/>
            </w:pPr>
            <w:r w:rsidRPr="000B0CE5">
              <w:t>Signature Capture</w:t>
            </w:r>
          </w:p>
        </w:tc>
        <w:tc>
          <w:tcPr>
            <w:tcW w:w="3604" w:type="dxa"/>
            <w:tcBorders>
              <w:top w:val="single" w:sz="8" w:space="0" w:color="4F81BD"/>
              <w:left w:val="single" w:sz="8" w:space="0" w:color="4F81BD"/>
              <w:bottom w:val="single" w:sz="8" w:space="0" w:color="4F81BD"/>
              <w:right w:val="single" w:sz="8" w:space="0" w:color="4F81BD"/>
            </w:tcBorders>
            <w:shd w:val="clear" w:color="auto" w:fill="D3DFEE"/>
          </w:tcPr>
          <w:p w14:paraId="02CD124F" w14:textId="77777777" w:rsidR="00B15C7D" w:rsidRPr="000F39C2" w:rsidRDefault="00B15C7D" w:rsidP="007A00CF">
            <w:pPr>
              <w:pStyle w:val="BodyText"/>
              <w:spacing w:after="0"/>
            </w:pPr>
            <w:r w:rsidRPr="000B0CE5">
              <w:t xml:space="preserve">Enabled when an entry is made. </w:t>
            </w:r>
          </w:p>
        </w:tc>
      </w:tr>
    </w:tbl>
    <w:p w14:paraId="1C87EDE4" w14:textId="77777777" w:rsidR="00B15C7D" w:rsidRDefault="00B15C7D" w:rsidP="00B15C7D">
      <w:pPr>
        <w:pStyle w:val="BodyText"/>
      </w:pPr>
    </w:p>
    <w:p w14:paraId="25BDFA14" w14:textId="77777777" w:rsidR="00B15C7D" w:rsidRPr="00320A86" w:rsidRDefault="00B15C7D" w:rsidP="00B15C7D">
      <w:pPr>
        <w:pStyle w:val="Heading5"/>
        <w:keepNext/>
        <w:keepLines/>
        <w:spacing w:before="0" w:line="280" w:lineRule="exact"/>
      </w:pPr>
      <w:r w:rsidRPr="00320A86">
        <w:t xml:space="preserve">Data/Input </w:t>
      </w:r>
      <w:r>
        <w:t>Field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203"/>
        <w:gridCol w:w="1040"/>
        <w:gridCol w:w="960"/>
        <w:gridCol w:w="1402"/>
        <w:gridCol w:w="1146"/>
        <w:gridCol w:w="1146"/>
        <w:gridCol w:w="3667"/>
      </w:tblGrid>
      <w:tr w:rsidR="00B15C7D" w:rsidRPr="000F39C2" w14:paraId="6C08A10E" w14:textId="77777777" w:rsidTr="007A00CF">
        <w:trPr>
          <w:cantSplit/>
        </w:trPr>
        <w:tc>
          <w:tcPr>
            <w:tcW w:w="1203" w:type="dxa"/>
            <w:tcBorders>
              <w:top w:val="single" w:sz="8" w:space="0" w:color="4F81BD"/>
              <w:left w:val="single" w:sz="8" w:space="0" w:color="4F81BD"/>
              <w:bottom w:val="single" w:sz="18" w:space="0" w:color="4F81BD"/>
              <w:right w:val="single" w:sz="8" w:space="0" w:color="4F81BD"/>
            </w:tcBorders>
          </w:tcPr>
          <w:p w14:paraId="042F983A" w14:textId="77777777" w:rsidR="00B15C7D" w:rsidRPr="000F39C2" w:rsidRDefault="00B15C7D" w:rsidP="007A00CF">
            <w:pPr>
              <w:pStyle w:val="BodyText"/>
              <w:spacing w:after="0"/>
              <w:rPr>
                <w:b/>
                <w:bCs/>
              </w:rPr>
            </w:pPr>
            <w:r w:rsidRPr="000F39C2">
              <w:rPr>
                <w:b/>
                <w:bCs/>
              </w:rPr>
              <w:t>Label</w:t>
            </w:r>
          </w:p>
        </w:tc>
        <w:tc>
          <w:tcPr>
            <w:tcW w:w="1040" w:type="dxa"/>
            <w:tcBorders>
              <w:top w:val="single" w:sz="8" w:space="0" w:color="4F81BD"/>
              <w:left w:val="single" w:sz="8" w:space="0" w:color="4F81BD"/>
              <w:bottom w:val="single" w:sz="18" w:space="0" w:color="4F81BD"/>
              <w:right w:val="single" w:sz="8" w:space="0" w:color="4F81BD"/>
            </w:tcBorders>
          </w:tcPr>
          <w:p w14:paraId="30EF9D12" w14:textId="77777777" w:rsidR="00B15C7D" w:rsidRPr="000F39C2" w:rsidRDefault="00B15C7D" w:rsidP="007A00CF">
            <w:pPr>
              <w:pStyle w:val="BodyText"/>
              <w:spacing w:after="0"/>
              <w:rPr>
                <w:b/>
                <w:bCs/>
              </w:rPr>
            </w:pPr>
            <w:r w:rsidRPr="000F39C2">
              <w:rPr>
                <w:b/>
                <w:bCs/>
              </w:rPr>
              <w:t>Editable</w:t>
            </w:r>
          </w:p>
        </w:tc>
        <w:tc>
          <w:tcPr>
            <w:tcW w:w="960" w:type="dxa"/>
            <w:tcBorders>
              <w:top w:val="single" w:sz="8" w:space="0" w:color="4F81BD"/>
              <w:left w:val="single" w:sz="8" w:space="0" w:color="4F81BD"/>
              <w:bottom w:val="single" w:sz="18" w:space="0" w:color="4F81BD"/>
              <w:right w:val="single" w:sz="8" w:space="0" w:color="4F81BD"/>
            </w:tcBorders>
          </w:tcPr>
          <w:p w14:paraId="736997A0" w14:textId="77777777" w:rsidR="00B15C7D" w:rsidRPr="000F39C2" w:rsidRDefault="00B15C7D" w:rsidP="007A00CF">
            <w:pPr>
              <w:pStyle w:val="BodyText"/>
              <w:spacing w:after="0"/>
              <w:rPr>
                <w:b/>
                <w:bCs/>
              </w:rPr>
            </w:pPr>
            <w:r w:rsidRPr="000F39C2">
              <w:rPr>
                <w:b/>
                <w:bCs/>
              </w:rPr>
              <w:t>Req’d?</w:t>
            </w:r>
          </w:p>
        </w:tc>
        <w:tc>
          <w:tcPr>
            <w:tcW w:w="1402" w:type="dxa"/>
            <w:tcBorders>
              <w:top w:val="single" w:sz="8" w:space="0" w:color="4F81BD"/>
              <w:left w:val="single" w:sz="8" w:space="0" w:color="4F81BD"/>
              <w:bottom w:val="single" w:sz="18" w:space="0" w:color="4F81BD"/>
              <w:right w:val="single" w:sz="8" w:space="0" w:color="4F81BD"/>
            </w:tcBorders>
          </w:tcPr>
          <w:p w14:paraId="34EAB808" w14:textId="77777777" w:rsidR="00B15C7D" w:rsidRPr="000F39C2" w:rsidRDefault="00B15C7D" w:rsidP="007A00CF">
            <w:pPr>
              <w:pStyle w:val="BodyText"/>
              <w:spacing w:after="0"/>
              <w:rPr>
                <w:b/>
                <w:bCs/>
              </w:rPr>
            </w:pPr>
            <w:r w:rsidRPr="000F39C2">
              <w:rPr>
                <w:b/>
                <w:bCs/>
              </w:rPr>
              <w:t>Data Type</w:t>
            </w:r>
          </w:p>
        </w:tc>
        <w:tc>
          <w:tcPr>
            <w:tcW w:w="1146" w:type="dxa"/>
            <w:tcBorders>
              <w:top w:val="single" w:sz="8" w:space="0" w:color="4F81BD"/>
              <w:left w:val="single" w:sz="8" w:space="0" w:color="4F81BD"/>
              <w:bottom w:val="single" w:sz="18" w:space="0" w:color="4F81BD"/>
              <w:right w:val="single" w:sz="8" w:space="0" w:color="4F81BD"/>
            </w:tcBorders>
          </w:tcPr>
          <w:p w14:paraId="2BA2DBC1" w14:textId="77777777" w:rsidR="00B15C7D" w:rsidRPr="000F39C2" w:rsidRDefault="00B15C7D" w:rsidP="007A00CF">
            <w:pPr>
              <w:pStyle w:val="BodyText"/>
              <w:spacing w:after="0"/>
              <w:rPr>
                <w:b/>
                <w:bCs/>
              </w:rPr>
            </w:pPr>
            <w:r w:rsidRPr="000F39C2">
              <w:rPr>
                <w:b/>
                <w:bCs/>
              </w:rPr>
              <w:t>Min</w:t>
            </w:r>
          </w:p>
          <w:p w14:paraId="21D55494" w14:textId="77777777" w:rsidR="00B15C7D" w:rsidRPr="000F39C2" w:rsidRDefault="00B15C7D" w:rsidP="007A00CF">
            <w:pPr>
              <w:pStyle w:val="BodyText"/>
              <w:spacing w:after="0"/>
              <w:rPr>
                <w:b/>
                <w:bCs/>
              </w:rPr>
            </w:pPr>
            <w:r w:rsidRPr="000F39C2">
              <w:rPr>
                <w:b/>
                <w:bCs/>
              </w:rPr>
              <w:t>Length</w:t>
            </w:r>
          </w:p>
        </w:tc>
        <w:tc>
          <w:tcPr>
            <w:tcW w:w="1146" w:type="dxa"/>
            <w:tcBorders>
              <w:top w:val="single" w:sz="8" w:space="0" w:color="4F81BD"/>
              <w:left w:val="single" w:sz="8" w:space="0" w:color="4F81BD"/>
              <w:bottom w:val="single" w:sz="18" w:space="0" w:color="4F81BD"/>
              <w:right w:val="single" w:sz="8" w:space="0" w:color="4F81BD"/>
            </w:tcBorders>
          </w:tcPr>
          <w:p w14:paraId="101A86F6" w14:textId="77777777" w:rsidR="00B15C7D" w:rsidRPr="000F39C2" w:rsidRDefault="00B15C7D" w:rsidP="007A00CF">
            <w:pPr>
              <w:pStyle w:val="BodyText"/>
              <w:spacing w:after="0"/>
              <w:rPr>
                <w:b/>
                <w:bCs/>
              </w:rPr>
            </w:pPr>
            <w:r w:rsidRPr="000F39C2">
              <w:rPr>
                <w:b/>
                <w:bCs/>
              </w:rPr>
              <w:t>Max</w:t>
            </w:r>
          </w:p>
          <w:p w14:paraId="64B852FF" w14:textId="77777777" w:rsidR="00B15C7D" w:rsidRPr="000F39C2" w:rsidRDefault="00B15C7D" w:rsidP="007A00CF">
            <w:pPr>
              <w:pStyle w:val="BodyText"/>
              <w:spacing w:after="0"/>
              <w:rPr>
                <w:b/>
                <w:bCs/>
              </w:rPr>
            </w:pPr>
            <w:r w:rsidRPr="000F39C2">
              <w:rPr>
                <w:b/>
                <w:bCs/>
              </w:rPr>
              <w:t>Length</w:t>
            </w:r>
          </w:p>
        </w:tc>
        <w:tc>
          <w:tcPr>
            <w:tcW w:w="3667" w:type="dxa"/>
            <w:tcBorders>
              <w:top w:val="single" w:sz="8" w:space="0" w:color="4F81BD"/>
              <w:left w:val="single" w:sz="8" w:space="0" w:color="4F81BD"/>
              <w:bottom w:val="single" w:sz="18" w:space="0" w:color="4F81BD"/>
              <w:right w:val="single" w:sz="8" w:space="0" w:color="4F81BD"/>
            </w:tcBorders>
          </w:tcPr>
          <w:p w14:paraId="0E54F35B" w14:textId="77777777" w:rsidR="00B15C7D" w:rsidRPr="000F39C2" w:rsidRDefault="00B15C7D" w:rsidP="007A00CF">
            <w:pPr>
              <w:pStyle w:val="BodyText"/>
              <w:spacing w:after="0"/>
              <w:rPr>
                <w:b/>
                <w:bCs/>
              </w:rPr>
            </w:pPr>
            <w:r w:rsidRPr="000F39C2">
              <w:rPr>
                <w:b/>
                <w:bCs/>
              </w:rPr>
              <w:t>Notes</w:t>
            </w:r>
          </w:p>
        </w:tc>
      </w:tr>
      <w:tr w:rsidR="00B15C7D" w:rsidRPr="000F39C2" w14:paraId="7425603C" w14:textId="77777777" w:rsidTr="007A00CF">
        <w:trPr>
          <w:cantSplit/>
        </w:trPr>
        <w:tc>
          <w:tcPr>
            <w:tcW w:w="1203" w:type="dxa"/>
            <w:tcBorders>
              <w:top w:val="single" w:sz="8" w:space="0" w:color="4F81BD"/>
              <w:left w:val="single" w:sz="8" w:space="0" w:color="4F81BD"/>
              <w:bottom w:val="single" w:sz="8" w:space="0" w:color="4F81BD"/>
              <w:right w:val="single" w:sz="8" w:space="0" w:color="4F81BD"/>
            </w:tcBorders>
            <w:shd w:val="clear" w:color="auto" w:fill="D3DFEE"/>
          </w:tcPr>
          <w:p w14:paraId="22177C5D" w14:textId="77777777" w:rsidR="00B15C7D" w:rsidRPr="000F39C2" w:rsidRDefault="00B15C7D" w:rsidP="007A00CF">
            <w:pPr>
              <w:pStyle w:val="BodyText"/>
              <w:spacing w:after="0"/>
              <w:rPr>
                <w:bCs/>
              </w:rPr>
            </w:pPr>
            <w:r>
              <w:rPr>
                <w:bCs/>
              </w:rPr>
              <w:t>Signature</w:t>
            </w:r>
          </w:p>
        </w:tc>
        <w:tc>
          <w:tcPr>
            <w:tcW w:w="1040" w:type="dxa"/>
            <w:tcBorders>
              <w:top w:val="single" w:sz="8" w:space="0" w:color="4F81BD"/>
              <w:left w:val="single" w:sz="8" w:space="0" w:color="4F81BD"/>
              <w:bottom w:val="single" w:sz="8" w:space="0" w:color="4F81BD"/>
              <w:right w:val="single" w:sz="8" w:space="0" w:color="4F81BD"/>
            </w:tcBorders>
            <w:shd w:val="clear" w:color="auto" w:fill="D3DFEE"/>
          </w:tcPr>
          <w:p w14:paraId="7A0AD360" w14:textId="77777777" w:rsidR="00B15C7D" w:rsidRPr="000F39C2" w:rsidRDefault="00B15C7D" w:rsidP="007A00CF">
            <w:pPr>
              <w:pStyle w:val="BodyText"/>
              <w:spacing w:after="0"/>
            </w:pPr>
            <w:r w:rsidRPr="000B0CE5">
              <w:t>Yes</w:t>
            </w:r>
          </w:p>
        </w:tc>
        <w:tc>
          <w:tcPr>
            <w:tcW w:w="960" w:type="dxa"/>
            <w:tcBorders>
              <w:top w:val="single" w:sz="8" w:space="0" w:color="4F81BD"/>
              <w:left w:val="single" w:sz="8" w:space="0" w:color="4F81BD"/>
              <w:bottom w:val="single" w:sz="8" w:space="0" w:color="4F81BD"/>
              <w:right w:val="single" w:sz="8" w:space="0" w:color="4F81BD"/>
            </w:tcBorders>
            <w:shd w:val="clear" w:color="auto" w:fill="D3DFEE"/>
          </w:tcPr>
          <w:p w14:paraId="0C5BF0AE" w14:textId="77777777" w:rsidR="00B15C7D" w:rsidRPr="000F39C2" w:rsidRDefault="00B15C7D" w:rsidP="007A00CF">
            <w:pPr>
              <w:pStyle w:val="BodyText"/>
              <w:spacing w:after="0"/>
            </w:pPr>
            <w:r w:rsidRPr="000B0CE5">
              <w:t>Yes</w:t>
            </w:r>
          </w:p>
        </w:tc>
        <w:tc>
          <w:tcPr>
            <w:tcW w:w="1402" w:type="dxa"/>
            <w:tcBorders>
              <w:top w:val="single" w:sz="8" w:space="0" w:color="4F81BD"/>
              <w:left w:val="single" w:sz="8" w:space="0" w:color="4F81BD"/>
              <w:bottom w:val="single" w:sz="8" w:space="0" w:color="4F81BD"/>
              <w:right w:val="single" w:sz="8" w:space="0" w:color="4F81BD"/>
            </w:tcBorders>
            <w:shd w:val="clear" w:color="auto" w:fill="D3DFEE"/>
          </w:tcPr>
          <w:p w14:paraId="3E2CFEC8" w14:textId="77777777" w:rsidR="00B15C7D" w:rsidRPr="000F39C2" w:rsidRDefault="00B15C7D" w:rsidP="007A00CF">
            <w:pPr>
              <w:pStyle w:val="BodyText"/>
              <w:spacing w:after="0"/>
            </w:pPr>
            <w:r w:rsidRPr="000B0CE5">
              <w:t>N/A</w:t>
            </w:r>
          </w:p>
        </w:tc>
        <w:tc>
          <w:tcPr>
            <w:tcW w:w="1146" w:type="dxa"/>
            <w:tcBorders>
              <w:top w:val="single" w:sz="8" w:space="0" w:color="4F81BD"/>
              <w:left w:val="single" w:sz="8" w:space="0" w:color="4F81BD"/>
              <w:bottom w:val="single" w:sz="8" w:space="0" w:color="4F81BD"/>
              <w:right w:val="single" w:sz="8" w:space="0" w:color="4F81BD"/>
            </w:tcBorders>
            <w:shd w:val="clear" w:color="auto" w:fill="D3DFEE"/>
          </w:tcPr>
          <w:p w14:paraId="5F3701A4" w14:textId="77777777" w:rsidR="00B15C7D" w:rsidRPr="000F39C2" w:rsidRDefault="00B15C7D" w:rsidP="007A00CF">
            <w:pPr>
              <w:pStyle w:val="BodyText"/>
              <w:spacing w:after="0"/>
            </w:pPr>
            <w:r w:rsidRPr="000B0CE5">
              <w:t>N/A</w:t>
            </w:r>
          </w:p>
        </w:tc>
        <w:tc>
          <w:tcPr>
            <w:tcW w:w="1146" w:type="dxa"/>
            <w:tcBorders>
              <w:top w:val="single" w:sz="8" w:space="0" w:color="4F81BD"/>
              <w:left w:val="single" w:sz="8" w:space="0" w:color="4F81BD"/>
              <w:bottom w:val="single" w:sz="8" w:space="0" w:color="4F81BD"/>
              <w:right w:val="single" w:sz="8" w:space="0" w:color="4F81BD"/>
            </w:tcBorders>
            <w:shd w:val="clear" w:color="auto" w:fill="D3DFEE"/>
          </w:tcPr>
          <w:p w14:paraId="5C46D940" w14:textId="77777777" w:rsidR="00B15C7D" w:rsidRPr="000F39C2" w:rsidRDefault="00B15C7D" w:rsidP="007A00CF">
            <w:pPr>
              <w:pStyle w:val="BodyText"/>
              <w:spacing w:after="0"/>
            </w:pPr>
            <w:r w:rsidRPr="000B0CE5">
              <w:t>N/A</w:t>
            </w:r>
          </w:p>
        </w:tc>
        <w:tc>
          <w:tcPr>
            <w:tcW w:w="3667" w:type="dxa"/>
            <w:tcBorders>
              <w:top w:val="single" w:sz="8" w:space="0" w:color="4F81BD"/>
              <w:left w:val="single" w:sz="8" w:space="0" w:color="4F81BD"/>
              <w:bottom w:val="single" w:sz="8" w:space="0" w:color="4F81BD"/>
              <w:right w:val="single" w:sz="8" w:space="0" w:color="4F81BD"/>
            </w:tcBorders>
            <w:shd w:val="clear" w:color="auto" w:fill="D3DFEE"/>
          </w:tcPr>
          <w:p w14:paraId="250962F0" w14:textId="77777777" w:rsidR="00B15C7D" w:rsidRPr="000F39C2" w:rsidRDefault="00B15C7D" w:rsidP="007A00CF">
            <w:pPr>
              <w:pStyle w:val="BodyText"/>
              <w:spacing w:after="0"/>
            </w:pPr>
            <w:r w:rsidRPr="000B0CE5">
              <w:t>None</w:t>
            </w:r>
          </w:p>
        </w:tc>
      </w:tr>
    </w:tbl>
    <w:p w14:paraId="58E9CFD6" w14:textId="77777777" w:rsidR="00953385" w:rsidRPr="00953385" w:rsidRDefault="00953385" w:rsidP="00953385"/>
    <w:p w14:paraId="1CD73044" w14:textId="77777777" w:rsidR="00A01DB1" w:rsidRPr="00A01DB1" w:rsidRDefault="00A01DB1" w:rsidP="007742E6">
      <w:pPr>
        <w:pStyle w:val="Heading1"/>
      </w:pPr>
      <w:bookmarkStart w:id="586" w:name="_Toc323725600"/>
      <w:bookmarkStart w:id="587" w:name="_Toc323818537"/>
      <w:bookmarkStart w:id="588" w:name="_Toc324415458"/>
      <w:bookmarkStart w:id="589" w:name="_Toc416256633"/>
      <w:r w:rsidRPr="00A01DB1">
        <w:t>Printing</w:t>
      </w:r>
      <w:bookmarkEnd w:id="586"/>
      <w:bookmarkEnd w:id="587"/>
      <w:bookmarkEnd w:id="588"/>
      <w:bookmarkEnd w:id="589"/>
    </w:p>
    <w:p w14:paraId="06636D49" w14:textId="77777777" w:rsidR="00A01DB1" w:rsidRDefault="00A01DB1" w:rsidP="00AE01C3">
      <w:pPr>
        <w:pStyle w:val="Heading2"/>
      </w:pPr>
      <w:bookmarkStart w:id="590" w:name="_Toc71960219"/>
      <w:bookmarkStart w:id="591" w:name="_Ref263682369"/>
      <w:bookmarkStart w:id="592" w:name="_Ref263682374"/>
      <w:bookmarkStart w:id="593" w:name="_Toc323725601"/>
      <w:bookmarkStart w:id="594" w:name="_Toc323818538"/>
      <w:bookmarkStart w:id="595" w:name="_Toc324415459"/>
      <w:bookmarkStart w:id="596" w:name="_Toc416256634"/>
      <w:r w:rsidRPr="00A01DB1">
        <w:t xml:space="preserve">Receipt </w:t>
      </w:r>
      <w:bookmarkEnd w:id="590"/>
      <w:bookmarkEnd w:id="591"/>
      <w:bookmarkEnd w:id="592"/>
      <w:r w:rsidRPr="00A01DB1">
        <w:t>Changes</w:t>
      </w:r>
      <w:bookmarkEnd w:id="593"/>
      <w:bookmarkEnd w:id="594"/>
      <w:bookmarkEnd w:id="595"/>
      <w:bookmarkEnd w:id="596"/>
    </w:p>
    <w:p w14:paraId="2F642F0F" w14:textId="77777777" w:rsidR="004E41D8" w:rsidRPr="004E41D8" w:rsidRDefault="004E41D8" w:rsidP="004E41D8">
      <w:pPr>
        <w:pStyle w:val="BodyText"/>
      </w:pPr>
      <w:r>
        <w:t>Receipts defined in Receipt Generation Feature Document</w:t>
      </w:r>
    </w:p>
    <w:p w14:paraId="316E2C5D" w14:textId="77777777" w:rsidR="003D7B3A" w:rsidRDefault="003D7B3A" w:rsidP="00A01DB1">
      <w:pPr>
        <w:pStyle w:val="BodyText"/>
      </w:pPr>
    </w:p>
    <w:p w14:paraId="6AA8C46C" w14:textId="77777777" w:rsidR="00A01DB1" w:rsidRPr="00A01DB1" w:rsidRDefault="00DD7CE0" w:rsidP="007742E6">
      <w:pPr>
        <w:pStyle w:val="Heading1"/>
      </w:pPr>
      <w:bookmarkStart w:id="597" w:name="_Toc323725602"/>
      <w:bookmarkStart w:id="598" w:name="_Toc323818541"/>
      <w:bookmarkStart w:id="599" w:name="_Toc324415460"/>
      <w:bookmarkStart w:id="600" w:name="_Ref413752509"/>
      <w:bookmarkStart w:id="601" w:name="_Ref413755410"/>
      <w:bookmarkStart w:id="602" w:name="_Ref413757101"/>
      <w:bookmarkStart w:id="603" w:name="_Ref413757368"/>
      <w:bookmarkStart w:id="604" w:name="_Toc416256635"/>
      <w:r>
        <w:t>Configurable</w:t>
      </w:r>
      <w:r w:rsidR="00A01DB1" w:rsidRPr="00A01DB1">
        <w:t xml:space="preserve"> Settings</w:t>
      </w:r>
      <w:bookmarkEnd w:id="597"/>
      <w:bookmarkEnd w:id="598"/>
      <w:bookmarkEnd w:id="599"/>
      <w:bookmarkEnd w:id="600"/>
      <w:bookmarkEnd w:id="601"/>
      <w:bookmarkEnd w:id="602"/>
      <w:bookmarkEnd w:id="603"/>
      <w:bookmarkEnd w:id="604"/>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32"/>
        <w:gridCol w:w="4223"/>
        <w:gridCol w:w="3609"/>
      </w:tblGrid>
      <w:tr w:rsidR="00DD7CE0" w:rsidRPr="00166947" w14:paraId="3593906B" w14:textId="77777777" w:rsidTr="00603D54">
        <w:trPr>
          <w:cantSplit/>
          <w:tblHeader/>
        </w:trPr>
        <w:tc>
          <w:tcPr>
            <w:tcW w:w="1293" w:type="pct"/>
            <w:tcBorders>
              <w:top w:val="single" w:sz="8" w:space="0" w:color="4F81BD"/>
              <w:left w:val="single" w:sz="8" w:space="0" w:color="4F81BD"/>
              <w:bottom w:val="single" w:sz="18" w:space="0" w:color="4F81BD"/>
              <w:right w:val="single" w:sz="8" w:space="0" w:color="4F81BD"/>
            </w:tcBorders>
          </w:tcPr>
          <w:p w14:paraId="67845EDD" w14:textId="77777777" w:rsidR="00DD7CE0" w:rsidRPr="00590257" w:rsidRDefault="00DD7CE0" w:rsidP="00712257">
            <w:pPr>
              <w:rPr>
                <w:b/>
              </w:rPr>
            </w:pPr>
            <w:r w:rsidRPr="00590257">
              <w:rPr>
                <w:b/>
              </w:rPr>
              <w:t>Parameter Mnemonic</w:t>
            </w:r>
          </w:p>
        </w:tc>
        <w:tc>
          <w:tcPr>
            <w:tcW w:w="1999" w:type="pct"/>
            <w:tcBorders>
              <w:top w:val="single" w:sz="8" w:space="0" w:color="4F81BD"/>
              <w:left w:val="single" w:sz="8" w:space="0" w:color="4F81BD"/>
              <w:bottom w:val="single" w:sz="18" w:space="0" w:color="4F81BD"/>
              <w:right w:val="single" w:sz="8" w:space="0" w:color="4F81BD"/>
            </w:tcBorders>
          </w:tcPr>
          <w:p w14:paraId="5C38393F" w14:textId="77777777" w:rsidR="00DD7CE0" w:rsidRPr="00590257" w:rsidRDefault="00DD7CE0" w:rsidP="00712257">
            <w:pPr>
              <w:rPr>
                <w:b/>
                <w:vanish/>
                <w:szCs w:val="20"/>
              </w:rPr>
            </w:pPr>
            <w:r w:rsidRPr="00590257">
              <w:rPr>
                <w:b/>
                <w:szCs w:val="20"/>
              </w:rPr>
              <w:t>Description</w:t>
            </w:r>
          </w:p>
        </w:tc>
        <w:tc>
          <w:tcPr>
            <w:tcW w:w="1708" w:type="pct"/>
            <w:tcBorders>
              <w:top w:val="single" w:sz="8" w:space="0" w:color="4F81BD"/>
              <w:left w:val="single" w:sz="8" w:space="0" w:color="4F81BD"/>
              <w:bottom w:val="single" w:sz="18" w:space="0" w:color="4F81BD"/>
              <w:right w:val="single" w:sz="8" w:space="0" w:color="4F81BD"/>
            </w:tcBorders>
          </w:tcPr>
          <w:p w14:paraId="73F9147A" w14:textId="77777777" w:rsidR="00DD7CE0" w:rsidRPr="00590257" w:rsidRDefault="00DD7CE0" w:rsidP="00712257">
            <w:pPr>
              <w:rPr>
                <w:b/>
                <w:szCs w:val="20"/>
              </w:rPr>
            </w:pPr>
            <w:r w:rsidRPr="00590257">
              <w:rPr>
                <w:b/>
                <w:szCs w:val="20"/>
              </w:rPr>
              <w:t>Valid Values</w:t>
            </w:r>
          </w:p>
        </w:tc>
      </w:tr>
      <w:tr w:rsidR="00603D54" w:rsidRPr="00B51919" w14:paraId="6E93EDAC" w14:textId="77777777" w:rsidTr="00603D54">
        <w:trPr>
          <w:cantSplit/>
        </w:trPr>
        <w:tc>
          <w:tcPr>
            <w:tcW w:w="1293" w:type="pct"/>
            <w:tcBorders>
              <w:top w:val="single" w:sz="18" w:space="0" w:color="4F81BD"/>
              <w:left w:val="single" w:sz="8" w:space="0" w:color="4F81BD"/>
              <w:bottom w:val="single" w:sz="8" w:space="0" w:color="4F81BD"/>
              <w:right w:val="single" w:sz="8" w:space="0" w:color="4F81BD"/>
            </w:tcBorders>
            <w:shd w:val="clear" w:color="auto" w:fill="D3DFEE"/>
          </w:tcPr>
          <w:p w14:paraId="79183BB3" w14:textId="77777777" w:rsidR="00603D54" w:rsidRPr="000F39C2" w:rsidRDefault="00603D54" w:rsidP="00603D54">
            <w:pPr>
              <w:rPr>
                <w:bCs/>
                <w:szCs w:val="20"/>
              </w:rPr>
            </w:pPr>
            <w:r w:rsidRPr="000F39C2">
              <w:rPr>
                <w:bCs/>
                <w:szCs w:val="20"/>
              </w:rPr>
              <w:t>Signature Required</w:t>
            </w:r>
          </w:p>
        </w:tc>
        <w:tc>
          <w:tcPr>
            <w:tcW w:w="1999" w:type="pct"/>
            <w:tcBorders>
              <w:top w:val="single" w:sz="18" w:space="0" w:color="4F81BD"/>
              <w:left w:val="single" w:sz="8" w:space="0" w:color="4F81BD"/>
              <w:bottom w:val="single" w:sz="8" w:space="0" w:color="4F81BD"/>
              <w:right w:val="single" w:sz="8" w:space="0" w:color="4F81BD"/>
            </w:tcBorders>
            <w:shd w:val="clear" w:color="auto" w:fill="D3DFEE"/>
          </w:tcPr>
          <w:p w14:paraId="31B73245" w14:textId="77777777" w:rsidR="00603D54" w:rsidRPr="000F39C2" w:rsidRDefault="00603D54" w:rsidP="00603D54">
            <w:pPr>
              <w:rPr>
                <w:szCs w:val="20"/>
              </w:rPr>
            </w:pPr>
            <w:r w:rsidRPr="000F39C2">
              <w:rPr>
                <w:szCs w:val="20"/>
              </w:rPr>
              <w:t>Determines if a function or an acceptance of Terms and Conditions requires a signature.  The parameter also defines if the signature for a feature can be consolidated.</w:t>
            </w:r>
          </w:p>
        </w:tc>
        <w:tc>
          <w:tcPr>
            <w:tcW w:w="1708" w:type="pct"/>
            <w:tcBorders>
              <w:top w:val="single" w:sz="18" w:space="0" w:color="4F81BD"/>
              <w:left w:val="single" w:sz="8" w:space="0" w:color="4F81BD"/>
              <w:bottom w:val="single" w:sz="8" w:space="0" w:color="4F81BD"/>
              <w:right w:val="single" w:sz="8" w:space="0" w:color="4F81BD"/>
            </w:tcBorders>
            <w:shd w:val="clear" w:color="auto" w:fill="D3DFEE"/>
          </w:tcPr>
          <w:p w14:paraId="5C105ECD" w14:textId="77777777" w:rsidR="00603D54" w:rsidRPr="000F39C2" w:rsidRDefault="00603D54" w:rsidP="00603D54">
            <w:pPr>
              <w:rPr>
                <w:szCs w:val="20"/>
              </w:rPr>
            </w:pPr>
            <w:r w:rsidRPr="000F39C2">
              <w:rPr>
                <w:szCs w:val="20"/>
              </w:rPr>
              <w:t>Current Scope:</w:t>
            </w:r>
          </w:p>
          <w:p w14:paraId="7B11C13A" w14:textId="77777777" w:rsidR="00603D54" w:rsidRPr="000F39C2" w:rsidRDefault="00603D54" w:rsidP="00560DAF">
            <w:pPr>
              <w:pStyle w:val="ListParagraph"/>
              <w:numPr>
                <w:ilvl w:val="0"/>
                <w:numId w:val="15"/>
              </w:numPr>
              <w:rPr>
                <w:szCs w:val="20"/>
              </w:rPr>
            </w:pPr>
            <w:r w:rsidRPr="000F39C2">
              <w:rPr>
                <w:szCs w:val="20"/>
              </w:rPr>
              <w:t>Warranty Item – PSP</w:t>
            </w:r>
          </w:p>
          <w:p w14:paraId="732EB757" w14:textId="77777777" w:rsidR="00603D54" w:rsidRPr="000F39C2" w:rsidRDefault="00603D54" w:rsidP="00560DAF">
            <w:pPr>
              <w:pStyle w:val="ListParagraph"/>
              <w:numPr>
                <w:ilvl w:val="0"/>
                <w:numId w:val="15"/>
              </w:numPr>
              <w:rPr>
                <w:szCs w:val="20"/>
              </w:rPr>
            </w:pPr>
            <w:r w:rsidRPr="000F39C2">
              <w:rPr>
                <w:szCs w:val="20"/>
              </w:rPr>
              <w:t>Warranty Item – PRP</w:t>
            </w:r>
          </w:p>
          <w:p w14:paraId="623C8CC0" w14:textId="77777777" w:rsidR="00603D54" w:rsidRPr="000F39C2" w:rsidRDefault="00603D54" w:rsidP="00560DAF">
            <w:pPr>
              <w:pStyle w:val="ListParagraph"/>
              <w:numPr>
                <w:ilvl w:val="0"/>
                <w:numId w:val="15"/>
              </w:numPr>
              <w:rPr>
                <w:szCs w:val="20"/>
              </w:rPr>
            </w:pPr>
            <w:r w:rsidRPr="000F39C2">
              <w:rPr>
                <w:szCs w:val="20"/>
              </w:rPr>
              <w:t xml:space="preserve">Item Tax Exempt </w:t>
            </w:r>
          </w:p>
          <w:p w14:paraId="47F07D3D" w14:textId="77777777" w:rsidR="00603D54" w:rsidRPr="000F39C2" w:rsidRDefault="00603D54" w:rsidP="00560DAF">
            <w:pPr>
              <w:pStyle w:val="ListParagraph"/>
              <w:numPr>
                <w:ilvl w:val="0"/>
                <w:numId w:val="15"/>
              </w:numPr>
              <w:rPr>
                <w:szCs w:val="20"/>
              </w:rPr>
            </w:pPr>
            <w:r w:rsidRPr="000F39C2">
              <w:rPr>
                <w:szCs w:val="20"/>
              </w:rPr>
              <w:t>Tran Tax Exempt</w:t>
            </w:r>
          </w:p>
          <w:p w14:paraId="70015EAE" w14:textId="77777777" w:rsidR="00603D54" w:rsidRPr="000F39C2" w:rsidRDefault="00603D54" w:rsidP="00560DAF">
            <w:pPr>
              <w:pStyle w:val="ListParagraph"/>
              <w:numPr>
                <w:ilvl w:val="0"/>
                <w:numId w:val="15"/>
              </w:numPr>
              <w:rPr>
                <w:szCs w:val="20"/>
              </w:rPr>
            </w:pPr>
            <w:r w:rsidRPr="000F39C2">
              <w:rPr>
                <w:szCs w:val="20"/>
              </w:rPr>
              <w:t>Warranty Item – Monthly</w:t>
            </w:r>
          </w:p>
          <w:p w14:paraId="7F9A2B06" w14:textId="77777777" w:rsidR="00603D54" w:rsidRPr="000F39C2" w:rsidRDefault="00603D54" w:rsidP="00560DAF">
            <w:pPr>
              <w:pStyle w:val="ListParagraph"/>
              <w:numPr>
                <w:ilvl w:val="0"/>
                <w:numId w:val="15"/>
              </w:numPr>
              <w:rPr>
                <w:szCs w:val="20"/>
              </w:rPr>
            </w:pPr>
            <w:r w:rsidRPr="000F39C2">
              <w:rPr>
                <w:szCs w:val="20"/>
              </w:rPr>
              <w:t>Subscription Item</w:t>
            </w:r>
          </w:p>
          <w:p w14:paraId="58718216" w14:textId="77777777" w:rsidR="00603D54" w:rsidRPr="000F39C2" w:rsidRDefault="00603D54" w:rsidP="00560DAF">
            <w:pPr>
              <w:pStyle w:val="ListParagraph"/>
              <w:numPr>
                <w:ilvl w:val="0"/>
                <w:numId w:val="15"/>
              </w:numPr>
              <w:rPr>
                <w:szCs w:val="20"/>
              </w:rPr>
            </w:pPr>
            <w:r w:rsidRPr="000F39C2">
              <w:rPr>
                <w:szCs w:val="20"/>
              </w:rPr>
              <w:t>General Item Attribute for Signature Capture with Terms</w:t>
            </w:r>
          </w:p>
          <w:p w14:paraId="1598580B" w14:textId="77777777" w:rsidR="00603D54" w:rsidRPr="000F39C2" w:rsidRDefault="00603D54" w:rsidP="00560DAF">
            <w:pPr>
              <w:pStyle w:val="ListParagraph"/>
              <w:numPr>
                <w:ilvl w:val="0"/>
                <w:numId w:val="15"/>
              </w:numPr>
              <w:rPr>
                <w:szCs w:val="20"/>
              </w:rPr>
            </w:pPr>
            <w:r w:rsidRPr="000F39C2">
              <w:rPr>
                <w:szCs w:val="20"/>
              </w:rPr>
              <w:t>Loyalty Enrollment</w:t>
            </w:r>
          </w:p>
          <w:p w14:paraId="10764D81" w14:textId="77777777" w:rsidR="00603D54" w:rsidRPr="000F39C2" w:rsidRDefault="00603D54" w:rsidP="00560DAF">
            <w:pPr>
              <w:pStyle w:val="ListParagraph"/>
              <w:numPr>
                <w:ilvl w:val="0"/>
                <w:numId w:val="15"/>
              </w:numPr>
              <w:rPr>
                <w:szCs w:val="20"/>
              </w:rPr>
            </w:pPr>
            <w:r w:rsidRPr="000F39C2">
              <w:rPr>
                <w:szCs w:val="20"/>
              </w:rPr>
              <w:t>Finance Tender</w:t>
            </w:r>
          </w:p>
          <w:p w14:paraId="2588077C" w14:textId="77777777" w:rsidR="00603D54" w:rsidRPr="000F39C2" w:rsidRDefault="00603D54" w:rsidP="00560DAF">
            <w:pPr>
              <w:pStyle w:val="ListParagraph"/>
              <w:numPr>
                <w:ilvl w:val="0"/>
                <w:numId w:val="15"/>
              </w:numPr>
              <w:rPr>
                <w:szCs w:val="20"/>
              </w:rPr>
            </w:pPr>
            <w:r w:rsidRPr="000F39C2">
              <w:rPr>
                <w:szCs w:val="20"/>
              </w:rPr>
              <w:t>Employee Sale</w:t>
            </w:r>
          </w:p>
        </w:tc>
      </w:tr>
      <w:tr w:rsidR="008244D4" w:rsidRPr="00B51919" w14:paraId="4D56B69C" w14:textId="77777777" w:rsidTr="008033FE">
        <w:trPr>
          <w:cantSplit/>
        </w:trPr>
        <w:tc>
          <w:tcPr>
            <w:tcW w:w="1293" w:type="pct"/>
            <w:tcBorders>
              <w:top w:val="single" w:sz="8" w:space="0" w:color="4F81BD"/>
              <w:left w:val="single" w:sz="8" w:space="0" w:color="4F81BD"/>
              <w:bottom w:val="single" w:sz="8" w:space="0" w:color="4F81BD"/>
              <w:right w:val="single" w:sz="6" w:space="0" w:color="4F81BD"/>
            </w:tcBorders>
            <w:shd w:val="clear" w:color="auto" w:fill="D3DFEE"/>
          </w:tcPr>
          <w:p w14:paraId="3C11C038" w14:textId="77777777" w:rsidR="008244D4" w:rsidRPr="000F39C2" w:rsidRDefault="008244D4" w:rsidP="008033FE">
            <w:pPr>
              <w:rPr>
                <w:bCs/>
                <w:szCs w:val="20"/>
              </w:rPr>
            </w:pPr>
            <w:r>
              <w:rPr>
                <w:bCs/>
                <w:szCs w:val="20"/>
              </w:rPr>
              <w:t>Prompt on PIN Pad</w:t>
            </w:r>
          </w:p>
        </w:tc>
        <w:tc>
          <w:tcPr>
            <w:tcW w:w="1999" w:type="pct"/>
            <w:tcBorders>
              <w:top w:val="single" w:sz="8" w:space="0" w:color="4F81BD"/>
              <w:left w:val="single" w:sz="6" w:space="0" w:color="4F81BD"/>
              <w:bottom w:val="single" w:sz="8" w:space="0" w:color="4F81BD"/>
              <w:right w:val="single" w:sz="6" w:space="0" w:color="4F81BD"/>
            </w:tcBorders>
            <w:shd w:val="clear" w:color="auto" w:fill="D3DFEE"/>
          </w:tcPr>
          <w:p w14:paraId="1007EB01" w14:textId="77777777" w:rsidR="008244D4" w:rsidRPr="000F39C2" w:rsidRDefault="008244D4" w:rsidP="008033FE">
            <w:pPr>
              <w:rPr>
                <w:szCs w:val="20"/>
              </w:rPr>
            </w:pPr>
            <w:r>
              <w:rPr>
                <w:szCs w:val="20"/>
              </w:rPr>
              <w:t>Determines if signature and terms &amp; conditions should prompt on device or PIN Pad</w:t>
            </w:r>
          </w:p>
        </w:tc>
        <w:tc>
          <w:tcPr>
            <w:tcW w:w="1708" w:type="pct"/>
            <w:tcBorders>
              <w:top w:val="single" w:sz="8" w:space="0" w:color="4F81BD"/>
              <w:left w:val="single" w:sz="6" w:space="0" w:color="4F81BD"/>
              <w:bottom w:val="single" w:sz="8" w:space="0" w:color="4F81BD"/>
              <w:right w:val="single" w:sz="8" w:space="0" w:color="4F81BD"/>
            </w:tcBorders>
            <w:shd w:val="clear" w:color="auto" w:fill="D3DFEE"/>
          </w:tcPr>
          <w:p w14:paraId="1ACF43DB" w14:textId="77777777" w:rsidR="008244D4" w:rsidRDefault="008244D4" w:rsidP="008033FE">
            <w:pPr>
              <w:pStyle w:val="ListParagraph"/>
              <w:numPr>
                <w:ilvl w:val="0"/>
                <w:numId w:val="15"/>
              </w:numPr>
              <w:rPr>
                <w:szCs w:val="20"/>
              </w:rPr>
            </w:pPr>
            <w:r>
              <w:rPr>
                <w:szCs w:val="20"/>
              </w:rPr>
              <w:t>0 or not defined – capture on device</w:t>
            </w:r>
          </w:p>
          <w:p w14:paraId="1C6AEEC5" w14:textId="77777777" w:rsidR="008244D4" w:rsidRPr="0020017E" w:rsidRDefault="008244D4" w:rsidP="008033FE">
            <w:pPr>
              <w:pStyle w:val="ListParagraph"/>
              <w:numPr>
                <w:ilvl w:val="0"/>
                <w:numId w:val="15"/>
              </w:numPr>
              <w:rPr>
                <w:szCs w:val="20"/>
              </w:rPr>
            </w:pPr>
            <w:r>
              <w:rPr>
                <w:szCs w:val="20"/>
              </w:rPr>
              <w:t>1 – capture on PIN Pad</w:t>
            </w:r>
          </w:p>
        </w:tc>
      </w:tr>
      <w:tr w:rsidR="001C218A" w:rsidRPr="00B51919" w14:paraId="73FA7BBC" w14:textId="77777777" w:rsidTr="00603D54">
        <w:trPr>
          <w:cantSplit/>
        </w:trPr>
        <w:tc>
          <w:tcPr>
            <w:tcW w:w="1293" w:type="pct"/>
            <w:tcBorders>
              <w:top w:val="single" w:sz="8" w:space="0" w:color="4F81BD"/>
              <w:left w:val="single" w:sz="8" w:space="0" w:color="4F81BD"/>
              <w:bottom w:val="single" w:sz="8" w:space="0" w:color="4F81BD"/>
              <w:right w:val="single" w:sz="6" w:space="0" w:color="4F81BD"/>
            </w:tcBorders>
            <w:shd w:val="clear" w:color="auto" w:fill="D3DFEE"/>
          </w:tcPr>
          <w:p w14:paraId="12A85D9C" w14:textId="77777777" w:rsidR="001C218A" w:rsidRDefault="001C218A" w:rsidP="001C218A">
            <w:pPr>
              <w:rPr>
                <w:bCs/>
                <w:szCs w:val="20"/>
              </w:rPr>
            </w:pPr>
            <w:r>
              <w:rPr>
                <w:bCs/>
                <w:szCs w:val="20"/>
              </w:rPr>
              <w:t>Manual Signature Flag</w:t>
            </w:r>
          </w:p>
        </w:tc>
        <w:tc>
          <w:tcPr>
            <w:tcW w:w="1999" w:type="pct"/>
            <w:tcBorders>
              <w:top w:val="single" w:sz="8" w:space="0" w:color="4F81BD"/>
              <w:left w:val="single" w:sz="6" w:space="0" w:color="4F81BD"/>
              <w:bottom w:val="single" w:sz="8" w:space="0" w:color="4F81BD"/>
              <w:right w:val="single" w:sz="6" w:space="0" w:color="4F81BD"/>
            </w:tcBorders>
            <w:shd w:val="clear" w:color="auto" w:fill="D3DFEE"/>
          </w:tcPr>
          <w:p w14:paraId="601BE277" w14:textId="77777777" w:rsidR="001C218A" w:rsidRDefault="001C218A" w:rsidP="001C218A">
            <w:pPr>
              <w:rPr>
                <w:szCs w:val="20"/>
              </w:rPr>
            </w:pPr>
            <w:r>
              <w:rPr>
                <w:szCs w:val="20"/>
              </w:rPr>
              <w:t>Determines if manual signature is allowed.</w:t>
            </w:r>
          </w:p>
        </w:tc>
        <w:tc>
          <w:tcPr>
            <w:tcW w:w="1708" w:type="pct"/>
            <w:tcBorders>
              <w:top w:val="single" w:sz="8" w:space="0" w:color="4F81BD"/>
              <w:left w:val="single" w:sz="6" w:space="0" w:color="4F81BD"/>
              <w:bottom w:val="single" w:sz="8" w:space="0" w:color="4F81BD"/>
              <w:right w:val="single" w:sz="8" w:space="0" w:color="4F81BD"/>
            </w:tcBorders>
            <w:shd w:val="clear" w:color="auto" w:fill="D3DFEE"/>
          </w:tcPr>
          <w:p w14:paraId="28CBE34C" w14:textId="77777777" w:rsidR="001C218A" w:rsidRDefault="001C218A" w:rsidP="00560DAF">
            <w:pPr>
              <w:pStyle w:val="ListParagraph"/>
              <w:numPr>
                <w:ilvl w:val="0"/>
                <w:numId w:val="15"/>
              </w:numPr>
              <w:rPr>
                <w:szCs w:val="20"/>
              </w:rPr>
            </w:pPr>
            <w:r>
              <w:rPr>
                <w:szCs w:val="20"/>
              </w:rPr>
              <w:t>0 or not defined – manual signature is not allowed</w:t>
            </w:r>
          </w:p>
          <w:p w14:paraId="30DB9BF3" w14:textId="77777777" w:rsidR="001C218A" w:rsidRDefault="001C218A" w:rsidP="00560DAF">
            <w:pPr>
              <w:pStyle w:val="ListParagraph"/>
              <w:numPr>
                <w:ilvl w:val="0"/>
                <w:numId w:val="15"/>
              </w:numPr>
              <w:rPr>
                <w:szCs w:val="20"/>
              </w:rPr>
            </w:pPr>
            <w:r>
              <w:rPr>
                <w:szCs w:val="20"/>
              </w:rPr>
              <w:t xml:space="preserve">1 – </w:t>
            </w:r>
            <w:r w:rsidR="007A00CF">
              <w:rPr>
                <w:szCs w:val="20"/>
              </w:rPr>
              <w:t>Manual</w:t>
            </w:r>
            <w:r>
              <w:rPr>
                <w:szCs w:val="20"/>
              </w:rPr>
              <w:t xml:space="preserve"> signature is allowed.</w:t>
            </w:r>
          </w:p>
        </w:tc>
      </w:tr>
      <w:tr w:rsidR="001C218A" w:rsidRPr="00B51919" w14:paraId="1501AF45" w14:textId="77777777" w:rsidTr="00603D54">
        <w:trPr>
          <w:cantSplit/>
        </w:trPr>
        <w:tc>
          <w:tcPr>
            <w:tcW w:w="1293" w:type="pct"/>
            <w:tcBorders>
              <w:top w:val="single" w:sz="8" w:space="0" w:color="4F81BD"/>
              <w:left w:val="single" w:sz="8" w:space="0" w:color="4F81BD"/>
              <w:bottom w:val="single" w:sz="8" w:space="0" w:color="4F81BD"/>
              <w:right w:val="single" w:sz="6" w:space="0" w:color="4F81BD"/>
            </w:tcBorders>
            <w:shd w:val="clear" w:color="auto" w:fill="D3DFEE"/>
          </w:tcPr>
          <w:p w14:paraId="6B69DFEB" w14:textId="77777777" w:rsidR="001C218A" w:rsidRDefault="001C218A" w:rsidP="001C218A">
            <w:pPr>
              <w:rPr>
                <w:bCs/>
                <w:szCs w:val="20"/>
              </w:rPr>
            </w:pPr>
            <w:r>
              <w:rPr>
                <w:bCs/>
                <w:szCs w:val="20"/>
              </w:rPr>
              <w:t>Fail on Device Flag</w:t>
            </w:r>
          </w:p>
        </w:tc>
        <w:tc>
          <w:tcPr>
            <w:tcW w:w="1999" w:type="pct"/>
            <w:tcBorders>
              <w:top w:val="single" w:sz="8" w:space="0" w:color="4F81BD"/>
              <w:left w:val="single" w:sz="6" w:space="0" w:color="4F81BD"/>
              <w:bottom w:val="single" w:sz="8" w:space="0" w:color="4F81BD"/>
              <w:right w:val="single" w:sz="6" w:space="0" w:color="4F81BD"/>
            </w:tcBorders>
            <w:shd w:val="clear" w:color="auto" w:fill="D3DFEE"/>
          </w:tcPr>
          <w:p w14:paraId="57C027B1" w14:textId="77777777" w:rsidR="001C218A" w:rsidRDefault="001C218A" w:rsidP="001C218A">
            <w:pPr>
              <w:rPr>
                <w:szCs w:val="20"/>
              </w:rPr>
            </w:pPr>
            <w:r>
              <w:rPr>
                <w:szCs w:val="20"/>
              </w:rPr>
              <w:t>Determines if fail on association to the PINPad should continue with capturing on device.</w:t>
            </w:r>
          </w:p>
        </w:tc>
        <w:tc>
          <w:tcPr>
            <w:tcW w:w="1708" w:type="pct"/>
            <w:tcBorders>
              <w:top w:val="single" w:sz="8" w:space="0" w:color="4F81BD"/>
              <w:left w:val="single" w:sz="6" w:space="0" w:color="4F81BD"/>
              <w:bottom w:val="single" w:sz="8" w:space="0" w:color="4F81BD"/>
              <w:right w:val="single" w:sz="8" w:space="0" w:color="4F81BD"/>
            </w:tcBorders>
            <w:shd w:val="clear" w:color="auto" w:fill="D3DFEE"/>
          </w:tcPr>
          <w:p w14:paraId="01BF8BBE" w14:textId="77777777" w:rsidR="001C218A" w:rsidRDefault="001C218A" w:rsidP="00560DAF">
            <w:pPr>
              <w:pStyle w:val="ListParagraph"/>
              <w:numPr>
                <w:ilvl w:val="0"/>
                <w:numId w:val="15"/>
              </w:numPr>
              <w:rPr>
                <w:szCs w:val="20"/>
              </w:rPr>
            </w:pPr>
            <w:r>
              <w:rPr>
                <w:szCs w:val="20"/>
              </w:rPr>
              <w:t>0 or not defined – do not capture on device</w:t>
            </w:r>
          </w:p>
          <w:p w14:paraId="2C60B4B8" w14:textId="77777777" w:rsidR="001C218A" w:rsidRDefault="001C218A" w:rsidP="00FA094C">
            <w:pPr>
              <w:pStyle w:val="ListParagraph"/>
              <w:numPr>
                <w:ilvl w:val="0"/>
                <w:numId w:val="15"/>
              </w:numPr>
              <w:rPr>
                <w:szCs w:val="20"/>
              </w:rPr>
            </w:pPr>
            <w:r>
              <w:rPr>
                <w:szCs w:val="20"/>
              </w:rPr>
              <w:t>1 – capture on device</w:t>
            </w:r>
          </w:p>
        </w:tc>
      </w:tr>
    </w:tbl>
    <w:p w14:paraId="7CADABED" w14:textId="77777777" w:rsidR="00DD7CE0" w:rsidRPr="00D128DD" w:rsidRDefault="00DD7CE0" w:rsidP="00A01DB1">
      <w:pPr>
        <w:pStyle w:val="BodyText"/>
        <w:rPr>
          <w:color w:val="FF0000"/>
        </w:rPr>
      </w:pPr>
    </w:p>
    <w:p w14:paraId="2DA99657" w14:textId="77777777" w:rsidR="00A01DB1" w:rsidRPr="00A01DB1" w:rsidRDefault="00A01DB1" w:rsidP="007742E6">
      <w:pPr>
        <w:pStyle w:val="Heading1"/>
      </w:pPr>
      <w:bookmarkStart w:id="605" w:name="_Toc323725609"/>
      <w:bookmarkStart w:id="606" w:name="_Toc323818547"/>
      <w:bookmarkStart w:id="607" w:name="_Toc324415466"/>
      <w:bookmarkStart w:id="608" w:name="_Toc416256636"/>
      <w:r w:rsidRPr="00A01DB1">
        <w:t>Logging Changes</w:t>
      </w:r>
      <w:bookmarkEnd w:id="605"/>
      <w:bookmarkEnd w:id="606"/>
      <w:bookmarkEnd w:id="607"/>
      <w:bookmarkEnd w:id="608"/>
    </w:p>
    <w:p w14:paraId="5DF9492B" w14:textId="77777777" w:rsidR="00A01DB1" w:rsidRPr="00A01DB1" w:rsidRDefault="00A01DB1" w:rsidP="00AE01C3">
      <w:pPr>
        <w:pStyle w:val="Heading2"/>
      </w:pPr>
      <w:bookmarkStart w:id="609" w:name="_Toc323725610"/>
      <w:bookmarkStart w:id="610" w:name="_Toc323818548"/>
      <w:bookmarkStart w:id="611" w:name="_Toc324415467"/>
      <w:bookmarkStart w:id="612" w:name="_Toc416256637"/>
      <w:r w:rsidRPr="00A01DB1">
        <w:t>Data Output</w:t>
      </w:r>
      <w:bookmarkEnd w:id="609"/>
      <w:bookmarkEnd w:id="610"/>
      <w:bookmarkEnd w:id="611"/>
      <w:bookmarkEnd w:id="612"/>
    </w:p>
    <w:tbl>
      <w:tblPr>
        <w:tblW w:w="4938"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140"/>
        <w:gridCol w:w="6347"/>
        <w:gridCol w:w="2159"/>
      </w:tblGrid>
      <w:tr w:rsidR="00F40BFB" w:rsidRPr="00166947" w14:paraId="62D12736" w14:textId="77777777" w:rsidTr="00F40BFB">
        <w:trPr>
          <w:cantSplit/>
        </w:trPr>
        <w:tc>
          <w:tcPr>
            <w:tcW w:w="1005" w:type="pct"/>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3F78CDFD" w14:textId="77777777" w:rsidR="00F40BFB" w:rsidRPr="00166947" w:rsidRDefault="00F40BFB" w:rsidP="00C63996">
            <w:pPr>
              <w:rPr>
                <w:b/>
              </w:rPr>
            </w:pPr>
            <w:r>
              <w:rPr>
                <w:b/>
              </w:rPr>
              <w:t>Data Element</w:t>
            </w:r>
          </w:p>
        </w:tc>
        <w:tc>
          <w:tcPr>
            <w:tcW w:w="2980" w:type="pct"/>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188334CF" w14:textId="77777777" w:rsidR="00F40BFB" w:rsidRDefault="00F40BFB" w:rsidP="00C63996">
            <w:pPr>
              <w:rPr>
                <w:b/>
                <w:szCs w:val="20"/>
              </w:rPr>
            </w:pPr>
            <w:r>
              <w:rPr>
                <w:b/>
                <w:szCs w:val="20"/>
              </w:rPr>
              <w:t>Description</w:t>
            </w:r>
          </w:p>
        </w:tc>
        <w:tc>
          <w:tcPr>
            <w:tcW w:w="1014" w:type="pct"/>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7C8DB121" w14:textId="77777777" w:rsidR="00F40BFB" w:rsidRPr="00166947" w:rsidRDefault="00F40BFB" w:rsidP="00C63996">
            <w:pPr>
              <w:rPr>
                <w:b/>
                <w:szCs w:val="20"/>
              </w:rPr>
            </w:pPr>
            <w:r>
              <w:rPr>
                <w:b/>
                <w:szCs w:val="20"/>
              </w:rPr>
              <w:t>Destination</w:t>
            </w:r>
          </w:p>
        </w:tc>
      </w:tr>
      <w:tr w:rsidR="00F40BFB" w:rsidRPr="00C67532" w14:paraId="6E96A6AC" w14:textId="77777777" w:rsidTr="00F40BFB">
        <w:trPr>
          <w:cantSplit/>
        </w:trPr>
        <w:tc>
          <w:tcPr>
            <w:tcW w:w="1005" w:type="pct"/>
            <w:tcBorders>
              <w:top w:val="single" w:sz="8" w:space="0" w:color="4F81BD"/>
              <w:left w:val="single" w:sz="8" w:space="0" w:color="4F81BD"/>
              <w:bottom w:val="single" w:sz="8" w:space="0" w:color="4F81BD"/>
              <w:right w:val="single" w:sz="8" w:space="0" w:color="4F81BD"/>
            </w:tcBorders>
            <w:shd w:val="clear" w:color="auto" w:fill="auto"/>
          </w:tcPr>
          <w:p w14:paraId="0CDA35EF" w14:textId="77777777" w:rsidR="00F40BFB" w:rsidRPr="000F39C2" w:rsidRDefault="00F40BFB" w:rsidP="0010599A">
            <w:pPr>
              <w:rPr>
                <w:bCs/>
                <w:szCs w:val="20"/>
              </w:rPr>
            </w:pPr>
            <w:r w:rsidRPr="000F39C2">
              <w:rPr>
                <w:bCs/>
                <w:szCs w:val="20"/>
              </w:rPr>
              <w:t>Terms and Conditions</w:t>
            </w:r>
          </w:p>
        </w:tc>
        <w:tc>
          <w:tcPr>
            <w:tcW w:w="2980" w:type="pct"/>
            <w:tcBorders>
              <w:top w:val="single" w:sz="8" w:space="0" w:color="4F81BD"/>
              <w:left w:val="single" w:sz="8" w:space="0" w:color="4F81BD"/>
              <w:bottom w:val="single" w:sz="8" w:space="0" w:color="4F81BD"/>
              <w:right w:val="single" w:sz="8" w:space="0" w:color="4F81BD"/>
            </w:tcBorders>
            <w:shd w:val="clear" w:color="auto" w:fill="auto"/>
          </w:tcPr>
          <w:p w14:paraId="2A53DA35" w14:textId="77777777" w:rsidR="00F40BFB" w:rsidRPr="000F39C2" w:rsidRDefault="00F40BFB" w:rsidP="0010599A">
            <w:pPr>
              <w:rPr>
                <w:szCs w:val="20"/>
              </w:rPr>
            </w:pPr>
            <w:r w:rsidRPr="000F39C2">
              <w:rPr>
                <w:szCs w:val="20"/>
              </w:rPr>
              <w:t>The Terms and Conditions associated with the signature reason.</w:t>
            </w:r>
          </w:p>
        </w:tc>
        <w:tc>
          <w:tcPr>
            <w:tcW w:w="1014" w:type="pct"/>
            <w:tcBorders>
              <w:top w:val="single" w:sz="8" w:space="0" w:color="4F81BD"/>
              <w:left w:val="single" w:sz="8" w:space="0" w:color="4F81BD"/>
              <w:bottom w:val="single" w:sz="8" w:space="0" w:color="4F81BD"/>
              <w:right w:val="single" w:sz="8" w:space="0" w:color="4F81BD"/>
            </w:tcBorders>
            <w:shd w:val="clear" w:color="auto" w:fill="auto"/>
          </w:tcPr>
          <w:p w14:paraId="6DE6E88F" w14:textId="77777777" w:rsidR="00F40BFB" w:rsidRPr="000F39C2" w:rsidRDefault="00F40BFB" w:rsidP="00560DAF">
            <w:pPr>
              <w:numPr>
                <w:ilvl w:val="0"/>
                <w:numId w:val="4"/>
              </w:numPr>
              <w:rPr>
                <w:szCs w:val="20"/>
              </w:rPr>
            </w:pPr>
            <w:r w:rsidRPr="000F39C2">
              <w:rPr>
                <w:szCs w:val="20"/>
              </w:rPr>
              <w:t>E-Journal</w:t>
            </w:r>
          </w:p>
          <w:p w14:paraId="4E74B6D3" w14:textId="77777777" w:rsidR="00F40BFB" w:rsidRPr="000F39C2" w:rsidRDefault="00F40BFB" w:rsidP="00560DAF">
            <w:pPr>
              <w:numPr>
                <w:ilvl w:val="0"/>
                <w:numId w:val="4"/>
              </w:numPr>
              <w:rPr>
                <w:szCs w:val="20"/>
              </w:rPr>
            </w:pPr>
            <w:r w:rsidRPr="000F39C2">
              <w:rPr>
                <w:szCs w:val="20"/>
              </w:rPr>
              <w:t>Receipt</w:t>
            </w:r>
          </w:p>
        </w:tc>
      </w:tr>
      <w:tr w:rsidR="00F40BFB" w:rsidRPr="00C67532" w14:paraId="52D4690C" w14:textId="77777777" w:rsidTr="00F40BFB">
        <w:trPr>
          <w:cantSplit/>
        </w:trPr>
        <w:tc>
          <w:tcPr>
            <w:tcW w:w="1005" w:type="pct"/>
            <w:tcBorders>
              <w:top w:val="single" w:sz="8" w:space="0" w:color="4F81BD"/>
              <w:left w:val="single" w:sz="8" w:space="0" w:color="4F81BD"/>
              <w:bottom w:val="single" w:sz="8" w:space="0" w:color="4F81BD"/>
              <w:right w:val="single" w:sz="8" w:space="0" w:color="4F81BD"/>
            </w:tcBorders>
            <w:shd w:val="clear" w:color="auto" w:fill="auto"/>
          </w:tcPr>
          <w:p w14:paraId="24851583" w14:textId="77777777" w:rsidR="00F40BFB" w:rsidRPr="000F39C2" w:rsidRDefault="00F40BFB" w:rsidP="0055195E">
            <w:pPr>
              <w:rPr>
                <w:bCs/>
                <w:szCs w:val="20"/>
              </w:rPr>
            </w:pPr>
            <w:r w:rsidRPr="000F39C2">
              <w:rPr>
                <w:bCs/>
                <w:szCs w:val="20"/>
              </w:rPr>
              <w:t>Signature</w:t>
            </w:r>
          </w:p>
        </w:tc>
        <w:tc>
          <w:tcPr>
            <w:tcW w:w="2980" w:type="pct"/>
            <w:tcBorders>
              <w:top w:val="single" w:sz="8" w:space="0" w:color="4F81BD"/>
              <w:left w:val="single" w:sz="8" w:space="0" w:color="4F81BD"/>
              <w:bottom w:val="single" w:sz="8" w:space="0" w:color="4F81BD"/>
              <w:right w:val="single" w:sz="8" w:space="0" w:color="4F81BD"/>
            </w:tcBorders>
            <w:shd w:val="clear" w:color="auto" w:fill="auto"/>
          </w:tcPr>
          <w:p w14:paraId="20971457" w14:textId="77777777" w:rsidR="00F40BFB" w:rsidRPr="000F39C2" w:rsidRDefault="00F40BFB" w:rsidP="0055195E">
            <w:pPr>
              <w:rPr>
                <w:szCs w:val="20"/>
              </w:rPr>
            </w:pPr>
            <w:r w:rsidRPr="000F39C2">
              <w:rPr>
                <w:szCs w:val="20"/>
              </w:rPr>
              <w:t>The signature captured from the customer.</w:t>
            </w:r>
          </w:p>
        </w:tc>
        <w:tc>
          <w:tcPr>
            <w:tcW w:w="1014" w:type="pct"/>
            <w:tcBorders>
              <w:top w:val="single" w:sz="8" w:space="0" w:color="4F81BD"/>
              <w:left w:val="single" w:sz="8" w:space="0" w:color="4F81BD"/>
              <w:bottom w:val="single" w:sz="8" w:space="0" w:color="4F81BD"/>
              <w:right w:val="single" w:sz="8" w:space="0" w:color="4F81BD"/>
            </w:tcBorders>
            <w:shd w:val="clear" w:color="auto" w:fill="auto"/>
          </w:tcPr>
          <w:p w14:paraId="5EF40799" w14:textId="77777777" w:rsidR="00F40BFB" w:rsidRPr="000F39C2" w:rsidRDefault="00F40BFB" w:rsidP="00560DAF">
            <w:pPr>
              <w:numPr>
                <w:ilvl w:val="0"/>
                <w:numId w:val="4"/>
              </w:numPr>
              <w:rPr>
                <w:szCs w:val="20"/>
              </w:rPr>
            </w:pPr>
            <w:r w:rsidRPr="000F39C2">
              <w:rPr>
                <w:szCs w:val="20"/>
              </w:rPr>
              <w:t>POSLog</w:t>
            </w:r>
          </w:p>
        </w:tc>
      </w:tr>
      <w:tr w:rsidR="00F40BFB" w:rsidRPr="00C67532" w14:paraId="527E80BC" w14:textId="77777777" w:rsidTr="00F40BFB">
        <w:trPr>
          <w:cantSplit/>
        </w:trPr>
        <w:tc>
          <w:tcPr>
            <w:tcW w:w="1005" w:type="pct"/>
            <w:tcBorders>
              <w:top w:val="single" w:sz="8" w:space="0" w:color="4F81BD"/>
              <w:left w:val="single" w:sz="8" w:space="0" w:color="4F81BD"/>
              <w:bottom w:val="single" w:sz="8" w:space="0" w:color="4F81BD"/>
              <w:right w:val="single" w:sz="8" w:space="0" w:color="4F81BD"/>
            </w:tcBorders>
            <w:shd w:val="clear" w:color="auto" w:fill="auto"/>
          </w:tcPr>
          <w:p w14:paraId="39CEE3DA" w14:textId="77777777" w:rsidR="00F40BFB" w:rsidRPr="000F39C2" w:rsidRDefault="00F40BFB" w:rsidP="0055195E">
            <w:pPr>
              <w:rPr>
                <w:bCs/>
                <w:szCs w:val="20"/>
              </w:rPr>
            </w:pPr>
            <w:r w:rsidRPr="000F39C2">
              <w:rPr>
                <w:bCs/>
                <w:szCs w:val="20"/>
              </w:rPr>
              <w:t>Signature Reason</w:t>
            </w:r>
          </w:p>
        </w:tc>
        <w:tc>
          <w:tcPr>
            <w:tcW w:w="2980" w:type="pct"/>
            <w:tcBorders>
              <w:top w:val="single" w:sz="8" w:space="0" w:color="4F81BD"/>
              <w:left w:val="single" w:sz="8" w:space="0" w:color="4F81BD"/>
              <w:bottom w:val="single" w:sz="8" w:space="0" w:color="4F81BD"/>
              <w:right w:val="single" w:sz="8" w:space="0" w:color="4F81BD"/>
            </w:tcBorders>
            <w:shd w:val="clear" w:color="auto" w:fill="auto"/>
          </w:tcPr>
          <w:p w14:paraId="5107EAA6" w14:textId="77777777" w:rsidR="00F40BFB" w:rsidRPr="000F39C2" w:rsidRDefault="00F40BFB" w:rsidP="0055195E">
            <w:pPr>
              <w:rPr>
                <w:szCs w:val="20"/>
              </w:rPr>
            </w:pPr>
            <w:r w:rsidRPr="000F39C2">
              <w:rPr>
                <w:szCs w:val="20"/>
              </w:rPr>
              <w:t>The reason details for the signature, such as Credit Tender.</w:t>
            </w:r>
          </w:p>
        </w:tc>
        <w:tc>
          <w:tcPr>
            <w:tcW w:w="1014" w:type="pct"/>
            <w:tcBorders>
              <w:top w:val="single" w:sz="8" w:space="0" w:color="4F81BD"/>
              <w:left w:val="single" w:sz="8" w:space="0" w:color="4F81BD"/>
              <w:bottom w:val="single" w:sz="8" w:space="0" w:color="4F81BD"/>
              <w:right w:val="single" w:sz="8" w:space="0" w:color="4F81BD"/>
            </w:tcBorders>
            <w:shd w:val="clear" w:color="auto" w:fill="auto"/>
          </w:tcPr>
          <w:p w14:paraId="37C1D4F2" w14:textId="77777777" w:rsidR="00F40BFB" w:rsidRPr="000F39C2" w:rsidRDefault="00F40BFB" w:rsidP="00560DAF">
            <w:pPr>
              <w:numPr>
                <w:ilvl w:val="0"/>
                <w:numId w:val="4"/>
              </w:numPr>
              <w:rPr>
                <w:szCs w:val="20"/>
              </w:rPr>
            </w:pPr>
            <w:r w:rsidRPr="000F39C2">
              <w:rPr>
                <w:szCs w:val="20"/>
              </w:rPr>
              <w:t>POSLog</w:t>
            </w:r>
          </w:p>
          <w:p w14:paraId="22131E4F" w14:textId="77777777" w:rsidR="00F40BFB" w:rsidRPr="000F39C2" w:rsidRDefault="00F40BFB" w:rsidP="00560DAF">
            <w:pPr>
              <w:numPr>
                <w:ilvl w:val="0"/>
                <w:numId w:val="4"/>
              </w:numPr>
              <w:rPr>
                <w:szCs w:val="20"/>
              </w:rPr>
            </w:pPr>
            <w:r w:rsidRPr="000F39C2">
              <w:rPr>
                <w:szCs w:val="20"/>
              </w:rPr>
              <w:t>E-Journal</w:t>
            </w:r>
          </w:p>
        </w:tc>
      </w:tr>
    </w:tbl>
    <w:p w14:paraId="5A1D8370" w14:textId="77777777" w:rsidR="00A01DB1" w:rsidRPr="00A01DB1" w:rsidRDefault="00A01DB1" w:rsidP="007742E6">
      <w:pPr>
        <w:pStyle w:val="Heading1"/>
      </w:pPr>
      <w:bookmarkStart w:id="613" w:name="_Toc277855591"/>
      <w:bookmarkStart w:id="614" w:name="_Toc277855592"/>
      <w:bookmarkStart w:id="615" w:name="_Toc323725613"/>
      <w:bookmarkStart w:id="616" w:name="_Toc323818552"/>
      <w:bookmarkStart w:id="617" w:name="_Toc324415470"/>
      <w:bookmarkStart w:id="618" w:name="_Ref416256386"/>
      <w:bookmarkStart w:id="619" w:name="_Toc416256638"/>
      <w:bookmarkEnd w:id="613"/>
      <w:bookmarkEnd w:id="614"/>
      <w:r w:rsidRPr="00A01DB1">
        <w:t>Interface</w:t>
      </w:r>
      <w:bookmarkEnd w:id="618"/>
      <w:bookmarkEnd w:id="619"/>
      <w:r w:rsidRPr="00A01DB1">
        <w:t xml:space="preserve"> </w:t>
      </w:r>
      <w:bookmarkEnd w:id="615"/>
      <w:bookmarkEnd w:id="616"/>
      <w:bookmarkEnd w:id="617"/>
    </w:p>
    <w:p w14:paraId="3948430B" w14:textId="638864DA" w:rsidR="00A01DB1" w:rsidRPr="00F40BFB" w:rsidRDefault="008B28CD" w:rsidP="00A01DB1">
      <w:pPr>
        <w:pStyle w:val="BodyText"/>
      </w:pPr>
      <w:ins w:id="620" w:author="Amy Byers" w:date="2015-04-08T10:55:00Z">
        <w:r>
          <w:t xml:space="preserve">Version 5.0 of </w:t>
        </w:r>
        <w:r w:rsidR="00FA094C">
          <w:t xml:space="preserve">Verifone form </w:t>
        </w:r>
      </w:ins>
      <w:ins w:id="621" w:author="Amy Byers" w:date="2015-04-08T11:37:00Z">
        <w:r w:rsidR="00BC2773">
          <w:t>agent</w:t>
        </w:r>
      </w:ins>
      <w:ins w:id="622" w:author="Amy Byers" w:date="2015-04-08T10:55:00Z">
        <w:r w:rsidR="00FA094C">
          <w:t xml:space="preserve"> and XPIs</w:t>
        </w:r>
        <w:r>
          <w:t>.</w:t>
        </w:r>
      </w:ins>
      <w:del w:id="623" w:author="Amy Byers" w:date="2015-04-08T10:56:00Z">
        <w:r w:rsidR="00F40BFB" w:rsidDel="008B28CD">
          <w:delText>Interface with the PINPad remains as with ePOS.</w:delText>
        </w:r>
      </w:del>
    </w:p>
    <w:p w14:paraId="2440D14B" w14:textId="77777777" w:rsidR="00A01DB1" w:rsidRPr="00A01DB1" w:rsidRDefault="00A01DB1" w:rsidP="007742E6">
      <w:pPr>
        <w:pStyle w:val="Heading1"/>
      </w:pPr>
      <w:bookmarkStart w:id="624" w:name="_Toc323725615"/>
      <w:bookmarkStart w:id="625" w:name="_Toc323818555"/>
      <w:bookmarkStart w:id="626" w:name="_Toc324415472"/>
      <w:bookmarkStart w:id="627" w:name="_Toc416256639"/>
      <w:r w:rsidRPr="00A01DB1">
        <w:t>Out Of Scope</w:t>
      </w:r>
      <w:bookmarkEnd w:id="624"/>
      <w:bookmarkEnd w:id="625"/>
      <w:bookmarkEnd w:id="626"/>
      <w:bookmarkEnd w:id="627"/>
    </w:p>
    <w:p w14:paraId="65A9EAFB" w14:textId="77777777" w:rsidR="00A01DB1" w:rsidRPr="00F40BFB" w:rsidRDefault="00A01DB1" w:rsidP="00560DAF">
      <w:pPr>
        <w:pStyle w:val="BodyText"/>
        <w:numPr>
          <w:ilvl w:val="0"/>
          <w:numId w:val="4"/>
        </w:numPr>
      </w:pPr>
      <w:r w:rsidRPr="00F40BFB">
        <w:rPr>
          <w:i/>
        </w:rPr>
        <w:t xml:space="preserve">This Specification covers the changes needed to implement the changes for </w:t>
      </w:r>
      <w:r w:rsidR="00F40BFB" w:rsidRPr="00F40BFB">
        <w:rPr>
          <w:i/>
        </w:rPr>
        <w:t>Signature Capture</w:t>
      </w:r>
      <w:r w:rsidRPr="00F40BFB">
        <w:rPr>
          <w:i/>
        </w:rPr>
        <w:t>.  Functionality that has no changes from the current processes is not covered unless needed to provide context.</w:t>
      </w:r>
    </w:p>
    <w:p w14:paraId="42A89CFD" w14:textId="77777777" w:rsidR="008244D4" w:rsidRDefault="008244D4">
      <w:pPr>
        <w:rPr>
          <w:rFonts w:cs="Arial"/>
          <w:b/>
          <w:bCs/>
          <w:kern w:val="32"/>
          <w:sz w:val="32"/>
          <w:szCs w:val="32"/>
        </w:rPr>
      </w:pPr>
      <w:bookmarkStart w:id="628" w:name="_Toc323725616"/>
      <w:bookmarkStart w:id="629" w:name="_Toc323818556"/>
      <w:bookmarkStart w:id="630" w:name="_Toc324415473"/>
      <w:r>
        <w:br w:type="page"/>
      </w:r>
    </w:p>
    <w:p w14:paraId="599B6EC6" w14:textId="77777777" w:rsidR="00A01DB1" w:rsidRPr="007742E6" w:rsidRDefault="00A01DB1" w:rsidP="007742E6">
      <w:pPr>
        <w:pStyle w:val="Heading1"/>
      </w:pPr>
      <w:bookmarkStart w:id="631" w:name="_Toc416256640"/>
      <w:r w:rsidRPr="007742E6">
        <w:lastRenderedPageBreak/>
        <w:t>Business Sign Off</w:t>
      </w:r>
      <w:bookmarkEnd w:id="631"/>
      <w:r w:rsidRPr="007742E6">
        <w:t xml:space="preserve"> </w:t>
      </w:r>
      <w:bookmarkEnd w:id="628"/>
      <w:bookmarkEnd w:id="629"/>
      <w:bookmarkEnd w:id="630"/>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3221"/>
        <w:gridCol w:w="2484"/>
        <w:gridCol w:w="4859"/>
      </w:tblGrid>
      <w:tr w:rsidR="007742E6" w:rsidRPr="007742E6" w14:paraId="5405DABA" w14:textId="77777777" w:rsidTr="00F40BFB">
        <w:trPr>
          <w:cantSplit/>
        </w:trPr>
        <w:tc>
          <w:tcPr>
            <w:tcW w:w="3221"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3AF58C1B" w14:textId="77777777" w:rsidR="007742E6" w:rsidRPr="007742E6" w:rsidRDefault="007742E6" w:rsidP="00712257">
            <w:pPr>
              <w:rPr>
                <w:b/>
                <w:szCs w:val="20"/>
              </w:rPr>
            </w:pPr>
            <w:r w:rsidRPr="007742E6">
              <w:rPr>
                <w:b/>
                <w:szCs w:val="20"/>
              </w:rPr>
              <w:t>Name</w:t>
            </w:r>
          </w:p>
        </w:tc>
        <w:tc>
          <w:tcPr>
            <w:tcW w:w="2484"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790CAA0B" w14:textId="77777777" w:rsidR="007742E6" w:rsidRPr="007742E6" w:rsidRDefault="007742E6" w:rsidP="00712257">
            <w:pPr>
              <w:rPr>
                <w:b/>
                <w:szCs w:val="20"/>
              </w:rPr>
            </w:pPr>
            <w:r w:rsidRPr="007742E6">
              <w:rPr>
                <w:b/>
                <w:szCs w:val="20"/>
              </w:rPr>
              <w:t>Organization</w:t>
            </w:r>
          </w:p>
        </w:tc>
        <w:tc>
          <w:tcPr>
            <w:tcW w:w="4859"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75E457B6" w14:textId="77777777" w:rsidR="007742E6" w:rsidRPr="007742E6" w:rsidRDefault="007742E6" w:rsidP="00712257">
            <w:pPr>
              <w:rPr>
                <w:b/>
                <w:szCs w:val="20"/>
              </w:rPr>
            </w:pPr>
            <w:r w:rsidRPr="007742E6">
              <w:rPr>
                <w:b/>
                <w:szCs w:val="20"/>
              </w:rPr>
              <w:t>Approval Email and/or Date Received</w:t>
            </w:r>
          </w:p>
        </w:tc>
      </w:tr>
      <w:tr w:rsidR="00F40BFB" w:rsidRPr="007742E6" w14:paraId="56114831" w14:textId="77777777" w:rsidTr="00F40BFB">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FA4E3EA" w14:textId="77777777" w:rsidR="00F40BFB" w:rsidRPr="004C7776" w:rsidRDefault="00F40BFB" w:rsidP="00F40BFB">
            <w:pPr>
              <w:rPr>
                <w:szCs w:val="20"/>
              </w:rPr>
            </w:pPr>
            <w:r w:rsidRPr="004C7776">
              <w:t>Jesse Wielgan</w:t>
            </w:r>
          </w:p>
        </w:tc>
        <w:tc>
          <w:tcPr>
            <w:tcW w:w="2484"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3C879BF" w14:textId="77777777" w:rsidR="00F40BFB" w:rsidRPr="007742E6" w:rsidRDefault="00F40BFB" w:rsidP="00F40BFB">
            <w:pPr>
              <w:rPr>
                <w:szCs w:val="20"/>
              </w:rPr>
            </w:pPr>
            <w:r w:rsidRPr="007742E6">
              <w:rPr>
                <w:szCs w:val="20"/>
              </w:rPr>
              <w:t>Best Buy</w:t>
            </w:r>
          </w:p>
        </w:tc>
        <w:tc>
          <w:tcPr>
            <w:tcW w:w="4859"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CF38A65" w14:textId="77777777" w:rsidR="00F40BFB" w:rsidRPr="007742E6" w:rsidRDefault="00F40BFB" w:rsidP="00F40BFB">
            <w:pPr>
              <w:rPr>
                <w:szCs w:val="20"/>
              </w:rPr>
            </w:pPr>
          </w:p>
        </w:tc>
      </w:tr>
    </w:tbl>
    <w:p w14:paraId="700B513F" w14:textId="77777777" w:rsidR="007742E6" w:rsidRDefault="007742E6" w:rsidP="00A01DB1">
      <w:pPr>
        <w:spacing w:after="120"/>
        <w:rPr>
          <w:szCs w:val="20"/>
        </w:rPr>
      </w:pPr>
    </w:p>
    <w:p w14:paraId="7D38C8BB" w14:textId="77777777" w:rsidR="00A01DB1" w:rsidRPr="00A01DB1" w:rsidRDefault="00A01DB1" w:rsidP="007742E6">
      <w:pPr>
        <w:pStyle w:val="Heading1"/>
      </w:pPr>
      <w:bookmarkStart w:id="632" w:name="_Toc323725617"/>
      <w:bookmarkStart w:id="633" w:name="_Toc323818557"/>
      <w:bookmarkStart w:id="634" w:name="_Toc324415474"/>
      <w:bookmarkStart w:id="635" w:name="_Toc416256641"/>
      <w:r w:rsidRPr="00A01DB1">
        <w:t>Technical Sign Off</w:t>
      </w:r>
      <w:bookmarkEnd w:id="632"/>
      <w:bookmarkEnd w:id="633"/>
      <w:bookmarkEnd w:id="634"/>
      <w:bookmarkEnd w:id="635"/>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3221"/>
        <w:gridCol w:w="2484"/>
        <w:gridCol w:w="4859"/>
      </w:tblGrid>
      <w:tr w:rsidR="007742E6" w:rsidRPr="007742E6" w14:paraId="474C269C" w14:textId="77777777" w:rsidTr="00F40BFB">
        <w:trPr>
          <w:cantSplit/>
        </w:trPr>
        <w:tc>
          <w:tcPr>
            <w:tcW w:w="3221"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0679AF0A" w14:textId="77777777" w:rsidR="007742E6" w:rsidRPr="007742E6" w:rsidRDefault="007742E6" w:rsidP="00712257">
            <w:pPr>
              <w:rPr>
                <w:b/>
                <w:szCs w:val="20"/>
              </w:rPr>
            </w:pPr>
            <w:r w:rsidRPr="007742E6">
              <w:rPr>
                <w:b/>
                <w:szCs w:val="20"/>
              </w:rPr>
              <w:t>Name</w:t>
            </w:r>
          </w:p>
        </w:tc>
        <w:tc>
          <w:tcPr>
            <w:tcW w:w="2484"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053CC4EA" w14:textId="77777777" w:rsidR="007742E6" w:rsidRPr="007742E6" w:rsidRDefault="007742E6" w:rsidP="00712257">
            <w:pPr>
              <w:rPr>
                <w:b/>
                <w:szCs w:val="20"/>
              </w:rPr>
            </w:pPr>
            <w:r w:rsidRPr="007742E6">
              <w:rPr>
                <w:b/>
                <w:szCs w:val="20"/>
              </w:rPr>
              <w:t>Organization</w:t>
            </w:r>
          </w:p>
        </w:tc>
        <w:tc>
          <w:tcPr>
            <w:tcW w:w="4859"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075AF3EB" w14:textId="77777777" w:rsidR="007742E6" w:rsidRPr="007742E6" w:rsidRDefault="007742E6" w:rsidP="00712257">
            <w:pPr>
              <w:rPr>
                <w:b/>
                <w:szCs w:val="20"/>
              </w:rPr>
            </w:pPr>
            <w:r w:rsidRPr="007742E6">
              <w:rPr>
                <w:b/>
                <w:szCs w:val="20"/>
              </w:rPr>
              <w:t>Approval Email and/or Date Received</w:t>
            </w:r>
          </w:p>
        </w:tc>
      </w:tr>
      <w:tr w:rsidR="00F40BFB" w:rsidRPr="007742E6" w14:paraId="1AF91E83" w14:textId="77777777" w:rsidTr="00F40BFB">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F71F6E7" w14:textId="77777777" w:rsidR="00F40BFB" w:rsidRPr="004C7776" w:rsidRDefault="00F40BFB" w:rsidP="00F40BFB">
            <w:pPr>
              <w:rPr>
                <w:szCs w:val="20"/>
              </w:rPr>
            </w:pPr>
            <w:r w:rsidRPr="004C7776">
              <w:t>Kevin Bahng</w:t>
            </w:r>
          </w:p>
        </w:tc>
        <w:tc>
          <w:tcPr>
            <w:tcW w:w="2484"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219D9A7" w14:textId="77777777" w:rsidR="00F40BFB" w:rsidRPr="007742E6" w:rsidRDefault="00F40BFB" w:rsidP="00F40BFB">
            <w:pPr>
              <w:rPr>
                <w:szCs w:val="20"/>
              </w:rPr>
            </w:pPr>
            <w:r w:rsidRPr="007742E6">
              <w:rPr>
                <w:szCs w:val="20"/>
              </w:rPr>
              <w:t>Best Buy</w:t>
            </w:r>
          </w:p>
        </w:tc>
        <w:tc>
          <w:tcPr>
            <w:tcW w:w="4859"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4BFBE6D" w14:textId="77777777" w:rsidR="00F40BFB" w:rsidRPr="007742E6" w:rsidRDefault="00F40BFB" w:rsidP="00F40BFB">
            <w:pPr>
              <w:rPr>
                <w:szCs w:val="20"/>
              </w:rPr>
            </w:pPr>
          </w:p>
        </w:tc>
      </w:tr>
      <w:tr w:rsidR="00F40BFB" w:rsidRPr="007742E6" w14:paraId="64079039" w14:textId="77777777" w:rsidTr="00F40BFB">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21442EE" w14:textId="77777777" w:rsidR="00F40BFB" w:rsidRPr="004C7776" w:rsidRDefault="00F40BFB" w:rsidP="00F40BFB">
            <w:r>
              <w:t>Mark Houghton</w:t>
            </w:r>
          </w:p>
        </w:tc>
        <w:tc>
          <w:tcPr>
            <w:tcW w:w="2484"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E589F45" w14:textId="77777777" w:rsidR="00F40BFB" w:rsidRPr="007742E6" w:rsidRDefault="00F40BFB" w:rsidP="00F40BFB">
            <w:pPr>
              <w:rPr>
                <w:szCs w:val="20"/>
              </w:rPr>
            </w:pPr>
            <w:r>
              <w:rPr>
                <w:szCs w:val="20"/>
              </w:rPr>
              <w:t>Best Buy</w:t>
            </w:r>
          </w:p>
        </w:tc>
        <w:tc>
          <w:tcPr>
            <w:tcW w:w="4859"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8E2E8BD" w14:textId="77777777" w:rsidR="00F40BFB" w:rsidRPr="007742E6" w:rsidRDefault="00F40BFB" w:rsidP="00F40BFB">
            <w:pPr>
              <w:rPr>
                <w:szCs w:val="20"/>
              </w:rPr>
            </w:pPr>
          </w:p>
        </w:tc>
      </w:tr>
    </w:tbl>
    <w:p w14:paraId="1134B453" w14:textId="77777777" w:rsidR="007742E6" w:rsidRPr="00116670" w:rsidRDefault="007742E6" w:rsidP="00A01DB1">
      <w:pPr>
        <w:pStyle w:val="BodyText"/>
      </w:pPr>
    </w:p>
    <w:p w14:paraId="2DF690EC" w14:textId="77777777" w:rsidR="00A01DB1" w:rsidRPr="00A01DB1" w:rsidRDefault="00A01DB1" w:rsidP="007742E6">
      <w:pPr>
        <w:pStyle w:val="Heading1"/>
      </w:pPr>
      <w:bookmarkStart w:id="636" w:name="_Toc323725618"/>
      <w:bookmarkStart w:id="637" w:name="_Toc323818558"/>
      <w:bookmarkStart w:id="638" w:name="_Toc324415475"/>
      <w:bookmarkStart w:id="639" w:name="_Toc416256642"/>
      <w:r w:rsidRPr="00A01DB1">
        <w:t>Technical Review</w:t>
      </w:r>
      <w:bookmarkEnd w:id="636"/>
      <w:bookmarkEnd w:id="637"/>
      <w:bookmarkEnd w:id="638"/>
      <w:bookmarkEnd w:id="639"/>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3221"/>
        <w:gridCol w:w="2484"/>
        <w:gridCol w:w="4859"/>
      </w:tblGrid>
      <w:tr w:rsidR="007742E6" w:rsidRPr="007742E6" w14:paraId="69B321E4" w14:textId="77777777" w:rsidTr="00F40BFB">
        <w:trPr>
          <w:cantSplit/>
        </w:trPr>
        <w:tc>
          <w:tcPr>
            <w:tcW w:w="3221"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67226D1F" w14:textId="77777777" w:rsidR="007742E6" w:rsidRPr="007742E6" w:rsidRDefault="007742E6" w:rsidP="00712257">
            <w:pPr>
              <w:rPr>
                <w:b/>
                <w:szCs w:val="20"/>
              </w:rPr>
            </w:pPr>
            <w:r w:rsidRPr="007742E6">
              <w:rPr>
                <w:b/>
                <w:szCs w:val="20"/>
              </w:rPr>
              <w:t>Name</w:t>
            </w:r>
          </w:p>
        </w:tc>
        <w:tc>
          <w:tcPr>
            <w:tcW w:w="2484"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2EC131BA" w14:textId="77777777" w:rsidR="007742E6" w:rsidRPr="007742E6" w:rsidRDefault="007742E6" w:rsidP="00712257">
            <w:pPr>
              <w:rPr>
                <w:b/>
                <w:szCs w:val="20"/>
              </w:rPr>
            </w:pPr>
            <w:r w:rsidRPr="007742E6">
              <w:rPr>
                <w:b/>
                <w:szCs w:val="20"/>
              </w:rPr>
              <w:t>Organization</w:t>
            </w:r>
          </w:p>
        </w:tc>
        <w:tc>
          <w:tcPr>
            <w:tcW w:w="4859"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449D82E3" w14:textId="77777777" w:rsidR="007742E6" w:rsidRPr="007742E6" w:rsidRDefault="007742E6" w:rsidP="00712257">
            <w:pPr>
              <w:rPr>
                <w:b/>
                <w:szCs w:val="20"/>
              </w:rPr>
            </w:pPr>
            <w:r w:rsidRPr="007742E6">
              <w:rPr>
                <w:b/>
                <w:szCs w:val="20"/>
              </w:rPr>
              <w:t>Approval Email and/or Date Received</w:t>
            </w:r>
          </w:p>
        </w:tc>
      </w:tr>
      <w:tr w:rsidR="007742E6" w:rsidRPr="007742E6" w14:paraId="4B7E379C" w14:textId="77777777" w:rsidTr="00F40BFB">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8282975" w14:textId="77777777" w:rsidR="007742E6" w:rsidRPr="007742E6" w:rsidRDefault="00F40BFB" w:rsidP="00712257">
            <w:pPr>
              <w:rPr>
                <w:szCs w:val="20"/>
              </w:rPr>
            </w:pPr>
            <w:r>
              <w:rPr>
                <w:szCs w:val="20"/>
              </w:rPr>
              <w:t>Andy Liang</w:t>
            </w:r>
          </w:p>
        </w:tc>
        <w:tc>
          <w:tcPr>
            <w:tcW w:w="2484"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7CB2A1F" w14:textId="77777777" w:rsidR="007742E6" w:rsidRPr="007742E6" w:rsidRDefault="007742E6" w:rsidP="00712257">
            <w:pPr>
              <w:rPr>
                <w:szCs w:val="20"/>
              </w:rPr>
            </w:pPr>
            <w:r w:rsidRPr="007742E6">
              <w:rPr>
                <w:szCs w:val="20"/>
              </w:rPr>
              <w:t>Best Buy</w:t>
            </w:r>
          </w:p>
        </w:tc>
        <w:tc>
          <w:tcPr>
            <w:tcW w:w="4859"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81BBF14" w14:textId="77777777" w:rsidR="007742E6" w:rsidRPr="007742E6" w:rsidRDefault="007742E6" w:rsidP="00712257">
            <w:pPr>
              <w:rPr>
                <w:szCs w:val="20"/>
              </w:rPr>
            </w:pPr>
          </w:p>
        </w:tc>
      </w:tr>
      <w:tr w:rsidR="00F40BFB" w:rsidRPr="007742E6" w14:paraId="17BFC39B" w14:textId="77777777" w:rsidTr="00F40BFB">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428313D" w14:textId="77777777" w:rsidR="00F40BFB" w:rsidRDefault="00F40BFB" w:rsidP="00712257">
            <w:pPr>
              <w:rPr>
                <w:szCs w:val="20"/>
              </w:rPr>
            </w:pPr>
            <w:r>
              <w:rPr>
                <w:szCs w:val="20"/>
              </w:rPr>
              <w:t>Greg Irvin</w:t>
            </w:r>
          </w:p>
        </w:tc>
        <w:tc>
          <w:tcPr>
            <w:tcW w:w="2484"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4F5DBA2" w14:textId="77777777" w:rsidR="00F40BFB" w:rsidRPr="007742E6" w:rsidRDefault="00F40BFB" w:rsidP="00712257">
            <w:pPr>
              <w:rPr>
                <w:szCs w:val="20"/>
              </w:rPr>
            </w:pPr>
            <w:r>
              <w:rPr>
                <w:szCs w:val="20"/>
              </w:rPr>
              <w:t>Best Buy</w:t>
            </w:r>
          </w:p>
        </w:tc>
        <w:tc>
          <w:tcPr>
            <w:tcW w:w="4859"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6F7B3F5" w14:textId="77777777" w:rsidR="00F40BFB" w:rsidRPr="007742E6" w:rsidRDefault="00F40BFB" w:rsidP="00712257">
            <w:pPr>
              <w:rPr>
                <w:szCs w:val="20"/>
              </w:rPr>
            </w:pPr>
          </w:p>
        </w:tc>
      </w:tr>
      <w:tr w:rsidR="00F40BFB" w:rsidRPr="007742E6" w14:paraId="630ECDBD" w14:textId="77777777" w:rsidTr="00F40BFB">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2BFBFB1" w14:textId="77777777" w:rsidR="00F40BFB" w:rsidRDefault="00F40BFB" w:rsidP="00712257">
            <w:pPr>
              <w:rPr>
                <w:szCs w:val="20"/>
              </w:rPr>
            </w:pPr>
            <w:r>
              <w:rPr>
                <w:szCs w:val="20"/>
              </w:rPr>
              <w:t>Anne Shetty</w:t>
            </w:r>
          </w:p>
        </w:tc>
        <w:tc>
          <w:tcPr>
            <w:tcW w:w="2484"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129AD7D" w14:textId="77777777" w:rsidR="00F40BFB" w:rsidRDefault="00F40BFB" w:rsidP="00712257">
            <w:pPr>
              <w:rPr>
                <w:szCs w:val="20"/>
              </w:rPr>
            </w:pPr>
            <w:r>
              <w:rPr>
                <w:szCs w:val="20"/>
              </w:rPr>
              <w:t>Best Buy</w:t>
            </w:r>
          </w:p>
        </w:tc>
        <w:tc>
          <w:tcPr>
            <w:tcW w:w="4859"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6F15320" w14:textId="77777777" w:rsidR="00F40BFB" w:rsidRPr="007742E6" w:rsidRDefault="00F40BFB" w:rsidP="00712257">
            <w:pPr>
              <w:rPr>
                <w:szCs w:val="20"/>
              </w:rPr>
            </w:pPr>
          </w:p>
        </w:tc>
      </w:tr>
    </w:tbl>
    <w:p w14:paraId="49F7AC2B" w14:textId="77777777" w:rsidR="007742E6" w:rsidRDefault="007742E6" w:rsidP="00A01DB1">
      <w:pPr>
        <w:spacing w:after="120"/>
        <w:rPr>
          <w:szCs w:val="20"/>
        </w:rPr>
      </w:pPr>
    </w:p>
    <w:p w14:paraId="3D94C5AA" w14:textId="77777777" w:rsidR="00A01DB1" w:rsidRPr="00A01DB1" w:rsidRDefault="00A01DB1" w:rsidP="007742E6">
      <w:pPr>
        <w:pStyle w:val="Heading1"/>
      </w:pPr>
      <w:bookmarkStart w:id="640" w:name="_Toc323725619"/>
      <w:bookmarkStart w:id="641" w:name="_Toc323818559"/>
      <w:bookmarkStart w:id="642" w:name="_Toc324415476"/>
      <w:bookmarkStart w:id="643" w:name="_Toc416256643"/>
      <w:r w:rsidRPr="00A01DB1">
        <w:t>Technical Inform</w:t>
      </w:r>
      <w:bookmarkEnd w:id="640"/>
      <w:bookmarkEnd w:id="641"/>
      <w:bookmarkEnd w:id="642"/>
      <w:bookmarkEnd w:id="643"/>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276"/>
        <w:gridCol w:w="3780"/>
        <w:gridCol w:w="4508"/>
      </w:tblGrid>
      <w:tr w:rsidR="00F40BFB" w:rsidRPr="007742E6" w14:paraId="5DB76F2D" w14:textId="77777777" w:rsidTr="007A00CF">
        <w:trPr>
          <w:cantSplit/>
        </w:trPr>
        <w:tc>
          <w:tcPr>
            <w:tcW w:w="2276"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0F6FCEA5" w14:textId="77777777" w:rsidR="00F40BFB" w:rsidRPr="007742E6" w:rsidRDefault="00F40BFB" w:rsidP="007A00CF">
            <w:pPr>
              <w:rPr>
                <w:b/>
                <w:szCs w:val="20"/>
              </w:rPr>
            </w:pPr>
            <w:r w:rsidRPr="007742E6">
              <w:rPr>
                <w:b/>
                <w:szCs w:val="20"/>
              </w:rPr>
              <w:t>Name</w:t>
            </w:r>
          </w:p>
        </w:tc>
        <w:tc>
          <w:tcPr>
            <w:tcW w:w="378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4F575925" w14:textId="77777777" w:rsidR="00F40BFB" w:rsidRPr="007742E6" w:rsidRDefault="00F40BFB" w:rsidP="007A00CF">
            <w:pPr>
              <w:rPr>
                <w:b/>
                <w:szCs w:val="20"/>
              </w:rPr>
            </w:pPr>
            <w:r w:rsidRPr="007742E6">
              <w:rPr>
                <w:b/>
                <w:szCs w:val="20"/>
              </w:rPr>
              <w:t>Organization</w:t>
            </w:r>
          </w:p>
        </w:tc>
        <w:tc>
          <w:tcPr>
            <w:tcW w:w="4508"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6503CC09" w14:textId="77777777" w:rsidR="00F40BFB" w:rsidRPr="007742E6" w:rsidRDefault="00F40BFB" w:rsidP="007A00CF">
            <w:pPr>
              <w:rPr>
                <w:b/>
                <w:szCs w:val="20"/>
              </w:rPr>
            </w:pPr>
            <w:r w:rsidRPr="007742E6">
              <w:rPr>
                <w:b/>
                <w:szCs w:val="20"/>
              </w:rPr>
              <w:t>Approval Email and/or Date Received</w:t>
            </w:r>
          </w:p>
        </w:tc>
      </w:tr>
      <w:tr w:rsidR="00F40BFB" w:rsidRPr="007742E6" w14:paraId="0A383A7E" w14:textId="77777777" w:rsidTr="007A00CF">
        <w:trPr>
          <w:cantSplit/>
        </w:trPr>
        <w:tc>
          <w:tcPr>
            <w:tcW w:w="227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130FF7E" w14:textId="77777777" w:rsidR="00F40BFB" w:rsidRDefault="00F40BFB" w:rsidP="007A00CF">
            <w:pPr>
              <w:rPr>
                <w:color w:val="1F497D"/>
              </w:rPr>
            </w:pPr>
            <w:r w:rsidRPr="00446AB9">
              <w:rPr>
                <w:rFonts w:cs="Arial"/>
                <w:szCs w:val="20"/>
              </w:rPr>
              <w:t>Paul Leung</w:t>
            </w:r>
          </w:p>
        </w:tc>
        <w:tc>
          <w:tcPr>
            <w:tcW w:w="378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FC65F10" w14:textId="77777777" w:rsidR="00F40BFB" w:rsidRPr="007742E6" w:rsidRDefault="00F40BFB" w:rsidP="007A00CF">
            <w:pPr>
              <w:rPr>
                <w:szCs w:val="20"/>
              </w:rPr>
            </w:pPr>
            <w:r w:rsidRPr="00446AB9">
              <w:rPr>
                <w:rFonts w:cs="Arial"/>
                <w:szCs w:val="20"/>
              </w:rPr>
              <w:t>Storeworks/Stella Nova Technologies</w:t>
            </w:r>
          </w:p>
        </w:tc>
        <w:tc>
          <w:tcPr>
            <w:tcW w:w="450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839BDEE" w14:textId="77777777" w:rsidR="00F40BFB" w:rsidRPr="007742E6" w:rsidRDefault="00F40BFB" w:rsidP="007A00CF">
            <w:pPr>
              <w:rPr>
                <w:szCs w:val="20"/>
              </w:rPr>
            </w:pPr>
          </w:p>
        </w:tc>
      </w:tr>
      <w:tr w:rsidR="00F40BFB" w:rsidRPr="007742E6" w14:paraId="291F5682" w14:textId="77777777" w:rsidTr="007A00CF">
        <w:trPr>
          <w:cantSplit/>
        </w:trPr>
        <w:tc>
          <w:tcPr>
            <w:tcW w:w="227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A289DE3" w14:textId="77777777" w:rsidR="00F40BFB" w:rsidRPr="00446AB9" w:rsidRDefault="00F40BFB" w:rsidP="007A00CF">
            <w:pPr>
              <w:rPr>
                <w:rFonts w:cs="Arial"/>
                <w:szCs w:val="20"/>
              </w:rPr>
            </w:pPr>
            <w:r w:rsidRPr="00446AB9">
              <w:rPr>
                <w:rFonts w:cs="Arial"/>
                <w:szCs w:val="20"/>
              </w:rPr>
              <w:t>Vinodh Narayanan</w:t>
            </w:r>
          </w:p>
        </w:tc>
        <w:tc>
          <w:tcPr>
            <w:tcW w:w="378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33DC416" w14:textId="77777777" w:rsidR="00F40BFB" w:rsidRPr="00446AB9" w:rsidRDefault="00F40BFB" w:rsidP="007A00CF">
            <w:pPr>
              <w:rPr>
                <w:rFonts w:cs="Arial"/>
                <w:szCs w:val="20"/>
              </w:rPr>
            </w:pPr>
            <w:r w:rsidRPr="00446AB9">
              <w:rPr>
                <w:rFonts w:cs="Arial"/>
                <w:szCs w:val="20"/>
              </w:rPr>
              <w:t>Storeworks/Stella Nova Technologies</w:t>
            </w:r>
          </w:p>
        </w:tc>
        <w:tc>
          <w:tcPr>
            <w:tcW w:w="450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39869CB" w14:textId="77777777" w:rsidR="00F40BFB" w:rsidRPr="007742E6" w:rsidRDefault="00F40BFB" w:rsidP="007A00CF">
            <w:pPr>
              <w:rPr>
                <w:szCs w:val="20"/>
              </w:rPr>
            </w:pPr>
          </w:p>
        </w:tc>
      </w:tr>
      <w:tr w:rsidR="00F40BFB" w:rsidRPr="007742E6" w14:paraId="143B3645" w14:textId="77777777" w:rsidTr="007A00CF">
        <w:trPr>
          <w:cantSplit/>
        </w:trPr>
        <w:tc>
          <w:tcPr>
            <w:tcW w:w="227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24670D3" w14:textId="77777777" w:rsidR="00F40BFB" w:rsidRPr="00446AB9" w:rsidRDefault="00F40BFB" w:rsidP="007A00CF">
            <w:pPr>
              <w:rPr>
                <w:rFonts w:cs="Arial"/>
                <w:szCs w:val="20"/>
              </w:rPr>
            </w:pPr>
            <w:r>
              <w:rPr>
                <w:rFonts w:cs="Arial"/>
                <w:szCs w:val="20"/>
              </w:rPr>
              <w:t>Pete Gillis</w:t>
            </w:r>
          </w:p>
        </w:tc>
        <w:tc>
          <w:tcPr>
            <w:tcW w:w="378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3631FF3" w14:textId="77777777" w:rsidR="00F40BFB" w:rsidRPr="00446AB9" w:rsidRDefault="00F40BFB" w:rsidP="007A00CF">
            <w:pPr>
              <w:rPr>
                <w:rFonts w:cs="Arial"/>
                <w:szCs w:val="20"/>
              </w:rPr>
            </w:pPr>
            <w:r w:rsidRPr="00446AB9">
              <w:rPr>
                <w:rFonts w:cs="Arial"/>
                <w:szCs w:val="20"/>
              </w:rPr>
              <w:t>Storeworks/Stella Nova Technologies</w:t>
            </w:r>
          </w:p>
        </w:tc>
        <w:tc>
          <w:tcPr>
            <w:tcW w:w="450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CCD8A31" w14:textId="77777777" w:rsidR="00F40BFB" w:rsidRPr="007742E6" w:rsidRDefault="00F40BFB" w:rsidP="007A00CF">
            <w:pPr>
              <w:rPr>
                <w:szCs w:val="20"/>
              </w:rPr>
            </w:pPr>
          </w:p>
        </w:tc>
      </w:tr>
      <w:tr w:rsidR="00F40BFB" w:rsidRPr="007742E6" w14:paraId="03A0CAF2" w14:textId="77777777" w:rsidTr="007A00CF">
        <w:trPr>
          <w:cantSplit/>
        </w:trPr>
        <w:tc>
          <w:tcPr>
            <w:tcW w:w="227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E9DBEF2" w14:textId="77777777" w:rsidR="00F40BFB" w:rsidRDefault="00F40BFB" w:rsidP="007A00CF">
            <w:pPr>
              <w:rPr>
                <w:rFonts w:cs="Arial"/>
                <w:szCs w:val="20"/>
              </w:rPr>
            </w:pPr>
            <w:r>
              <w:rPr>
                <w:rFonts w:cs="Arial"/>
                <w:szCs w:val="20"/>
              </w:rPr>
              <w:t>David Hawkins</w:t>
            </w:r>
          </w:p>
        </w:tc>
        <w:tc>
          <w:tcPr>
            <w:tcW w:w="378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4B32780" w14:textId="77777777" w:rsidR="00F40BFB" w:rsidRPr="00446AB9" w:rsidRDefault="00F40BFB" w:rsidP="007A00CF">
            <w:pPr>
              <w:rPr>
                <w:rFonts w:cs="Arial"/>
                <w:szCs w:val="20"/>
              </w:rPr>
            </w:pPr>
            <w:r w:rsidRPr="00446AB9">
              <w:rPr>
                <w:rFonts w:cs="Arial"/>
                <w:szCs w:val="20"/>
              </w:rPr>
              <w:t>Storeworks/Stella Nova Technologies</w:t>
            </w:r>
          </w:p>
        </w:tc>
        <w:tc>
          <w:tcPr>
            <w:tcW w:w="450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7FF2E52" w14:textId="77777777" w:rsidR="00F40BFB" w:rsidRPr="007742E6" w:rsidRDefault="00F40BFB" w:rsidP="007A00CF">
            <w:pPr>
              <w:rPr>
                <w:szCs w:val="20"/>
              </w:rPr>
            </w:pPr>
          </w:p>
        </w:tc>
      </w:tr>
      <w:tr w:rsidR="00F40BFB" w:rsidRPr="007742E6" w14:paraId="57B0DDD1" w14:textId="77777777" w:rsidTr="007A00CF">
        <w:trPr>
          <w:cantSplit/>
        </w:trPr>
        <w:tc>
          <w:tcPr>
            <w:tcW w:w="2276"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A966082" w14:textId="77777777" w:rsidR="00F40BFB" w:rsidRPr="004C7776" w:rsidRDefault="00F40BFB" w:rsidP="007A00CF">
            <w:pPr>
              <w:rPr>
                <w:rFonts w:cs="Arial"/>
                <w:szCs w:val="20"/>
              </w:rPr>
            </w:pPr>
            <w:r w:rsidRPr="004C7776">
              <w:rPr>
                <w:rFonts w:cs="Arial"/>
                <w:szCs w:val="20"/>
              </w:rPr>
              <w:t xml:space="preserve">Muhammad Idriss </w:t>
            </w:r>
          </w:p>
        </w:tc>
        <w:tc>
          <w:tcPr>
            <w:tcW w:w="378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60136B8" w14:textId="77777777" w:rsidR="00F40BFB" w:rsidRPr="00446AB9" w:rsidRDefault="00F40BFB" w:rsidP="007A00CF">
            <w:pPr>
              <w:rPr>
                <w:rFonts w:cs="Arial"/>
                <w:szCs w:val="20"/>
              </w:rPr>
            </w:pPr>
            <w:r w:rsidRPr="00446AB9">
              <w:rPr>
                <w:rFonts w:cs="Arial"/>
                <w:szCs w:val="20"/>
              </w:rPr>
              <w:t>Storeworks/Stella Nova Technologies</w:t>
            </w:r>
          </w:p>
        </w:tc>
        <w:tc>
          <w:tcPr>
            <w:tcW w:w="450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79CDC00" w14:textId="77777777" w:rsidR="00F40BFB" w:rsidRPr="007742E6" w:rsidRDefault="00F40BFB" w:rsidP="007A00CF">
            <w:pPr>
              <w:rPr>
                <w:szCs w:val="20"/>
              </w:rPr>
            </w:pPr>
          </w:p>
        </w:tc>
      </w:tr>
    </w:tbl>
    <w:p w14:paraId="373A7178" w14:textId="77777777" w:rsidR="007742E6" w:rsidRDefault="007742E6" w:rsidP="00A01DB1">
      <w:pPr>
        <w:spacing w:after="120"/>
        <w:rPr>
          <w:szCs w:val="20"/>
        </w:rPr>
      </w:pPr>
    </w:p>
    <w:p w14:paraId="0337F996" w14:textId="77777777" w:rsidR="00BC2773" w:rsidRDefault="00BC2773">
      <w:pPr>
        <w:rPr>
          <w:ins w:id="644" w:author="Amy Byers" w:date="2015-04-08T11:40:00Z"/>
          <w:rFonts w:cs="Arial"/>
          <w:b/>
          <w:bCs/>
          <w:kern w:val="32"/>
          <w:sz w:val="32"/>
          <w:szCs w:val="32"/>
        </w:rPr>
      </w:pPr>
      <w:bookmarkStart w:id="645" w:name="_Toc323725620"/>
      <w:bookmarkStart w:id="646" w:name="_Toc323818560"/>
      <w:bookmarkStart w:id="647" w:name="_Toc324415477"/>
      <w:ins w:id="648" w:author="Amy Byers" w:date="2015-04-08T11:40:00Z">
        <w:r>
          <w:br w:type="page"/>
        </w:r>
      </w:ins>
    </w:p>
    <w:p w14:paraId="581FDA90" w14:textId="332A9236" w:rsidR="00A01DB1" w:rsidRPr="00A01DB1" w:rsidRDefault="00A01DB1" w:rsidP="007742E6">
      <w:pPr>
        <w:pStyle w:val="Heading1"/>
      </w:pPr>
      <w:bookmarkStart w:id="649" w:name="_Toc416256644"/>
      <w:r w:rsidRPr="00A01DB1">
        <w:lastRenderedPageBreak/>
        <w:t>Revision History</w:t>
      </w:r>
      <w:bookmarkEnd w:id="645"/>
      <w:bookmarkEnd w:id="646"/>
      <w:bookmarkEnd w:id="647"/>
      <w:bookmarkEnd w:id="649"/>
    </w:p>
    <w:p w14:paraId="5910BB93" w14:textId="77777777" w:rsidR="00A01DB1" w:rsidRPr="00A01DB1" w:rsidRDefault="00A01DB1" w:rsidP="00AE01C3">
      <w:pPr>
        <w:pStyle w:val="Heading2"/>
      </w:pPr>
      <w:bookmarkStart w:id="650" w:name="_Toc323725621"/>
      <w:bookmarkStart w:id="651" w:name="_Toc323818561"/>
      <w:bookmarkStart w:id="652" w:name="_Toc324415478"/>
      <w:bookmarkStart w:id="653" w:name="_Toc416256645"/>
      <w:r w:rsidRPr="00A01DB1">
        <w:t>Reviews</w:t>
      </w:r>
      <w:bookmarkEnd w:id="650"/>
      <w:bookmarkEnd w:id="651"/>
      <w:bookmarkEnd w:id="652"/>
      <w:bookmarkEnd w:id="653"/>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985"/>
        <w:gridCol w:w="3162"/>
        <w:gridCol w:w="5417"/>
      </w:tblGrid>
      <w:tr w:rsidR="00A01DB1" w:rsidRPr="00583AE6" w14:paraId="41AD8889" w14:textId="77777777" w:rsidTr="00F40BFB">
        <w:trPr>
          <w:cantSplit/>
        </w:trPr>
        <w:tc>
          <w:tcPr>
            <w:tcW w:w="1985"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71F8DA81" w14:textId="77777777" w:rsidR="00A01DB1" w:rsidRPr="00166947" w:rsidRDefault="00A01DB1" w:rsidP="00753AFE">
            <w:pPr>
              <w:rPr>
                <w:b/>
              </w:rPr>
            </w:pPr>
            <w:r>
              <w:rPr>
                <w:b/>
              </w:rPr>
              <w:t>Date</w:t>
            </w:r>
          </w:p>
        </w:tc>
        <w:tc>
          <w:tcPr>
            <w:tcW w:w="3162"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72E37A7A" w14:textId="77777777" w:rsidR="00A01DB1" w:rsidRPr="00166947" w:rsidRDefault="00A01DB1" w:rsidP="00753AFE">
            <w:pPr>
              <w:rPr>
                <w:b/>
                <w:vanish/>
                <w:szCs w:val="20"/>
              </w:rPr>
            </w:pPr>
            <w:r>
              <w:rPr>
                <w:b/>
                <w:szCs w:val="20"/>
              </w:rPr>
              <w:t>Iteration</w:t>
            </w:r>
          </w:p>
        </w:tc>
        <w:tc>
          <w:tcPr>
            <w:tcW w:w="5417"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1BDE7EA7" w14:textId="77777777" w:rsidR="00A01DB1" w:rsidRPr="00166947" w:rsidRDefault="00A01DB1" w:rsidP="00753AFE">
            <w:pPr>
              <w:rPr>
                <w:b/>
                <w:szCs w:val="20"/>
              </w:rPr>
            </w:pPr>
            <w:r>
              <w:rPr>
                <w:b/>
                <w:szCs w:val="20"/>
              </w:rPr>
              <w:t>Result</w:t>
            </w:r>
          </w:p>
        </w:tc>
      </w:tr>
      <w:tr w:rsidR="00A01DB1" w:rsidRPr="00583AE6" w14:paraId="0307093D" w14:textId="77777777" w:rsidTr="00F40BFB">
        <w:trPr>
          <w:cantSplit/>
        </w:trPr>
        <w:tc>
          <w:tcPr>
            <w:tcW w:w="1985"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95BCEA1" w14:textId="11A0BEDB" w:rsidR="00A01DB1" w:rsidRPr="00F54DFF" w:rsidRDefault="008B28CD" w:rsidP="00C63996">
            <w:pPr>
              <w:rPr>
                <w:szCs w:val="20"/>
              </w:rPr>
            </w:pPr>
            <w:ins w:id="654" w:author="Amy Byers" w:date="2015-04-08T11:01:00Z">
              <w:r>
                <w:rPr>
                  <w:szCs w:val="20"/>
                </w:rPr>
                <w:t>3/13/2015</w:t>
              </w:r>
            </w:ins>
          </w:p>
        </w:tc>
        <w:tc>
          <w:tcPr>
            <w:tcW w:w="3162"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212CEAF" w14:textId="3F662BDC" w:rsidR="00A01DB1" w:rsidRPr="00F54DFF" w:rsidRDefault="008B28CD" w:rsidP="00C63996">
            <w:pPr>
              <w:rPr>
                <w:szCs w:val="20"/>
              </w:rPr>
            </w:pPr>
            <w:ins w:id="655" w:author="Amy Byers" w:date="2015-04-08T11:02:00Z">
              <w:r>
                <w:rPr>
                  <w:szCs w:val="20"/>
                </w:rPr>
                <w:t>V1.3 – BBY – Jesse Review</w:t>
              </w:r>
            </w:ins>
          </w:p>
        </w:tc>
        <w:tc>
          <w:tcPr>
            <w:tcW w:w="5417"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68FBB08" w14:textId="0F82D027" w:rsidR="00A01DB1" w:rsidRPr="00F54DFF" w:rsidRDefault="008B28CD" w:rsidP="00C63996">
            <w:pPr>
              <w:rPr>
                <w:szCs w:val="20"/>
              </w:rPr>
            </w:pPr>
            <w:ins w:id="656" w:author="Amy Byers" w:date="2015-04-08T11:02:00Z">
              <w:r>
                <w:rPr>
                  <w:szCs w:val="20"/>
                </w:rPr>
                <w:t>Updates in V1.5</w:t>
              </w:r>
            </w:ins>
          </w:p>
        </w:tc>
      </w:tr>
      <w:tr w:rsidR="008B28CD" w:rsidRPr="00583AE6" w14:paraId="65DE8C3D" w14:textId="77777777" w:rsidTr="00F40BFB">
        <w:trPr>
          <w:cantSplit/>
          <w:ins w:id="657" w:author="Amy Byers" w:date="2015-04-08T11:02:00Z"/>
        </w:trPr>
        <w:tc>
          <w:tcPr>
            <w:tcW w:w="1985"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0E7D5E7" w14:textId="76B5B70D" w:rsidR="008B28CD" w:rsidRDefault="008B28CD" w:rsidP="008B28CD">
            <w:pPr>
              <w:rPr>
                <w:ins w:id="658" w:author="Amy Byers" w:date="2015-04-08T11:02:00Z"/>
                <w:szCs w:val="20"/>
              </w:rPr>
            </w:pPr>
            <w:ins w:id="659" w:author="Amy Byers" w:date="2015-04-08T11:02:00Z">
              <w:r>
                <w:rPr>
                  <w:szCs w:val="20"/>
                </w:rPr>
                <w:t>3/16/2015</w:t>
              </w:r>
            </w:ins>
          </w:p>
        </w:tc>
        <w:tc>
          <w:tcPr>
            <w:tcW w:w="3162"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905B9E3" w14:textId="247146C1" w:rsidR="008B28CD" w:rsidRDefault="008B28CD" w:rsidP="008B28CD">
            <w:pPr>
              <w:rPr>
                <w:ins w:id="660" w:author="Amy Byers" w:date="2015-04-08T11:02:00Z"/>
                <w:szCs w:val="20"/>
              </w:rPr>
            </w:pPr>
            <w:ins w:id="661" w:author="Amy Byers" w:date="2015-04-08T11:02:00Z">
              <w:r>
                <w:rPr>
                  <w:szCs w:val="20"/>
                </w:rPr>
                <w:t>V1.3 – BBY – Mark</w:t>
              </w:r>
            </w:ins>
            <w:ins w:id="662" w:author="Amy Byers" w:date="2015-04-08T11:03:00Z">
              <w:r>
                <w:rPr>
                  <w:szCs w:val="20"/>
                </w:rPr>
                <w:t xml:space="preserve"> Review</w:t>
              </w:r>
            </w:ins>
          </w:p>
        </w:tc>
        <w:tc>
          <w:tcPr>
            <w:tcW w:w="5417"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BB9116E" w14:textId="212B6D3D" w:rsidR="008B28CD" w:rsidRDefault="008B28CD" w:rsidP="008B28CD">
            <w:pPr>
              <w:rPr>
                <w:ins w:id="663" w:author="Amy Byers" w:date="2015-04-08T11:02:00Z"/>
                <w:szCs w:val="20"/>
              </w:rPr>
            </w:pPr>
            <w:ins w:id="664" w:author="Amy Byers" w:date="2015-04-08T11:03:00Z">
              <w:r>
                <w:rPr>
                  <w:szCs w:val="20"/>
                </w:rPr>
                <w:t>Updates in V1.</w:t>
              </w:r>
              <w:r>
                <w:rPr>
                  <w:szCs w:val="20"/>
                </w:rPr>
                <w:t>5</w:t>
              </w:r>
            </w:ins>
          </w:p>
        </w:tc>
      </w:tr>
      <w:tr w:rsidR="008B28CD" w:rsidRPr="00583AE6" w14:paraId="42325511" w14:textId="77777777" w:rsidTr="00F40BFB">
        <w:trPr>
          <w:cantSplit/>
          <w:ins w:id="665" w:author="Amy Byers" w:date="2015-04-08T11:02:00Z"/>
        </w:trPr>
        <w:tc>
          <w:tcPr>
            <w:tcW w:w="1985"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2C8F768" w14:textId="1FF6332A" w:rsidR="008B28CD" w:rsidRDefault="008B28CD" w:rsidP="008B28CD">
            <w:pPr>
              <w:rPr>
                <w:ins w:id="666" w:author="Amy Byers" w:date="2015-04-08T11:02:00Z"/>
                <w:szCs w:val="20"/>
              </w:rPr>
            </w:pPr>
            <w:ins w:id="667" w:author="Amy Byers" w:date="2015-04-08T11:03:00Z">
              <w:r>
                <w:rPr>
                  <w:szCs w:val="20"/>
                </w:rPr>
                <w:t>3/19/2015</w:t>
              </w:r>
            </w:ins>
          </w:p>
        </w:tc>
        <w:tc>
          <w:tcPr>
            <w:tcW w:w="3162"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2C813C4" w14:textId="7B3B13BD" w:rsidR="008B28CD" w:rsidRDefault="008B28CD" w:rsidP="008B28CD">
            <w:pPr>
              <w:rPr>
                <w:ins w:id="668" w:author="Amy Byers" w:date="2015-04-08T11:02:00Z"/>
                <w:szCs w:val="20"/>
              </w:rPr>
            </w:pPr>
            <w:ins w:id="669" w:author="Amy Byers" w:date="2015-04-08T11:03:00Z">
              <w:r>
                <w:rPr>
                  <w:szCs w:val="20"/>
                </w:rPr>
                <w:t>V1.3 – BBY – Kevin Review</w:t>
              </w:r>
            </w:ins>
          </w:p>
        </w:tc>
        <w:tc>
          <w:tcPr>
            <w:tcW w:w="5417"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0AB2EE2" w14:textId="203090A0" w:rsidR="008B28CD" w:rsidRDefault="008B28CD" w:rsidP="008B28CD">
            <w:pPr>
              <w:rPr>
                <w:ins w:id="670" w:author="Amy Byers" w:date="2015-04-08T11:02:00Z"/>
                <w:szCs w:val="20"/>
              </w:rPr>
            </w:pPr>
            <w:ins w:id="671" w:author="Amy Byers" w:date="2015-04-08T11:03:00Z">
              <w:r>
                <w:rPr>
                  <w:szCs w:val="20"/>
                </w:rPr>
                <w:t>Updates in V1.</w:t>
              </w:r>
              <w:r>
                <w:rPr>
                  <w:szCs w:val="20"/>
                </w:rPr>
                <w:t>5</w:t>
              </w:r>
            </w:ins>
          </w:p>
        </w:tc>
      </w:tr>
    </w:tbl>
    <w:p w14:paraId="3FFA08DB" w14:textId="77777777" w:rsidR="00A01DB1" w:rsidRDefault="00A01DB1" w:rsidP="00A01DB1">
      <w:pPr>
        <w:spacing w:after="120"/>
        <w:rPr>
          <w:szCs w:val="20"/>
        </w:rPr>
      </w:pPr>
    </w:p>
    <w:p w14:paraId="76328D07" w14:textId="77777777" w:rsidR="00A01DB1" w:rsidRPr="00A01DB1" w:rsidRDefault="00A01DB1" w:rsidP="00AE01C3">
      <w:pPr>
        <w:pStyle w:val="Heading2"/>
      </w:pPr>
      <w:bookmarkStart w:id="672" w:name="_Toc323725622"/>
      <w:bookmarkStart w:id="673" w:name="_Toc323818562"/>
      <w:bookmarkStart w:id="674" w:name="_Toc324415479"/>
      <w:bookmarkStart w:id="675" w:name="_Toc416256646"/>
      <w:r w:rsidRPr="00A01DB1">
        <w:t>Revision History</w:t>
      </w:r>
      <w:bookmarkEnd w:id="672"/>
      <w:bookmarkEnd w:id="673"/>
      <w:bookmarkEnd w:id="674"/>
      <w:bookmarkEnd w:id="675"/>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982"/>
        <w:gridCol w:w="5998"/>
        <w:gridCol w:w="1432"/>
        <w:gridCol w:w="1152"/>
      </w:tblGrid>
      <w:tr w:rsidR="00A01DB1" w:rsidRPr="00583AE6" w14:paraId="6CAF61AB" w14:textId="77777777" w:rsidTr="002D3634">
        <w:trPr>
          <w:cantSplit/>
          <w:tblHeader/>
        </w:trPr>
        <w:tc>
          <w:tcPr>
            <w:tcW w:w="1982"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0C5943BA" w14:textId="77777777" w:rsidR="00A01DB1" w:rsidRPr="00166947" w:rsidRDefault="00A01DB1" w:rsidP="00C63996">
            <w:pPr>
              <w:rPr>
                <w:b/>
              </w:rPr>
            </w:pPr>
            <w:r w:rsidRPr="00166947">
              <w:rPr>
                <w:b/>
              </w:rPr>
              <w:t>Reviser</w:t>
            </w:r>
          </w:p>
        </w:tc>
        <w:tc>
          <w:tcPr>
            <w:tcW w:w="5998"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5787E58D" w14:textId="77777777" w:rsidR="00A01DB1" w:rsidRPr="00166947" w:rsidRDefault="00A01DB1" w:rsidP="00C63996">
            <w:pPr>
              <w:rPr>
                <w:b/>
                <w:vanish/>
                <w:szCs w:val="20"/>
              </w:rPr>
            </w:pPr>
            <w:r w:rsidRPr="00166947">
              <w:rPr>
                <w:b/>
                <w:szCs w:val="20"/>
              </w:rPr>
              <w:t>Revision</w:t>
            </w:r>
          </w:p>
        </w:tc>
        <w:tc>
          <w:tcPr>
            <w:tcW w:w="1432"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137E27CB" w14:textId="77777777" w:rsidR="00A01DB1" w:rsidRPr="00166947" w:rsidRDefault="00A01DB1" w:rsidP="00C63996">
            <w:pPr>
              <w:rPr>
                <w:b/>
                <w:szCs w:val="20"/>
              </w:rPr>
            </w:pPr>
            <w:r w:rsidRPr="00166947">
              <w:rPr>
                <w:b/>
                <w:szCs w:val="20"/>
              </w:rPr>
              <w:t>Date</w:t>
            </w:r>
          </w:p>
        </w:tc>
        <w:tc>
          <w:tcPr>
            <w:tcW w:w="1152"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69C95ADB" w14:textId="77777777" w:rsidR="00A01DB1" w:rsidRPr="00166947" w:rsidRDefault="00A01DB1" w:rsidP="00C63996">
            <w:pPr>
              <w:rPr>
                <w:b/>
                <w:szCs w:val="20"/>
              </w:rPr>
            </w:pPr>
            <w:r w:rsidRPr="00166947">
              <w:rPr>
                <w:b/>
                <w:szCs w:val="20"/>
              </w:rPr>
              <w:t>Version</w:t>
            </w:r>
          </w:p>
        </w:tc>
      </w:tr>
      <w:tr w:rsidR="00F40BFB" w:rsidRPr="00583AE6" w14:paraId="47B18A61" w14:textId="77777777" w:rsidTr="007A00CF">
        <w:trPr>
          <w:cantSplit/>
        </w:trPr>
        <w:tc>
          <w:tcPr>
            <w:tcW w:w="1982" w:type="dxa"/>
            <w:tcBorders>
              <w:top w:val="single" w:sz="8" w:space="0" w:color="4F81BD"/>
              <w:left w:val="single" w:sz="8" w:space="0" w:color="4F81BD"/>
              <w:bottom w:val="single" w:sz="8" w:space="0" w:color="4F81BD"/>
              <w:right w:val="single" w:sz="8" w:space="0" w:color="4F81BD"/>
            </w:tcBorders>
            <w:shd w:val="clear" w:color="auto" w:fill="auto"/>
          </w:tcPr>
          <w:p w14:paraId="1F42BC5B" w14:textId="77777777" w:rsidR="00F40BFB" w:rsidRPr="000F39C2" w:rsidRDefault="00F40BFB" w:rsidP="00F40BFB">
            <w:pPr>
              <w:rPr>
                <w:bCs/>
                <w:szCs w:val="20"/>
              </w:rPr>
            </w:pPr>
            <w:r w:rsidRPr="000F39C2">
              <w:rPr>
                <w:bCs/>
                <w:szCs w:val="20"/>
              </w:rPr>
              <w:t>Amy Lackas</w:t>
            </w:r>
          </w:p>
        </w:tc>
        <w:tc>
          <w:tcPr>
            <w:tcW w:w="5998" w:type="dxa"/>
            <w:tcBorders>
              <w:top w:val="single" w:sz="8" w:space="0" w:color="4F81BD"/>
              <w:left w:val="single" w:sz="8" w:space="0" w:color="4F81BD"/>
              <w:bottom w:val="single" w:sz="8" w:space="0" w:color="4F81BD"/>
              <w:right w:val="single" w:sz="8" w:space="0" w:color="4F81BD"/>
            </w:tcBorders>
            <w:shd w:val="clear" w:color="auto" w:fill="auto"/>
          </w:tcPr>
          <w:p w14:paraId="5E40C3CD" w14:textId="77777777" w:rsidR="00F40BFB" w:rsidRPr="000F39C2" w:rsidRDefault="00F40BFB" w:rsidP="00F40BFB">
            <w:pPr>
              <w:rPr>
                <w:color w:val="000000" w:themeColor="text1"/>
                <w:szCs w:val="20"/>
              </w:rPr>
            </w:pPr>
            <w:r w:rsidRPr="000F39C2">
              <w:rPr>
                <w:color w:val="000000" w:themeColor="text1"/>
                <w:szCs w:val="20"/>
              </w:rPr>
              <w:t xml:space="preserve">Initial document created.  </w:t>
            </w:r>
            <w:r w:rsidRPr="000F39C2">
              <w:rPr>
                <w:szCs w:val="20"/>
              </w:rPr>
              <w:t>This version includes the following changes:   Added Employee Transaction, Finance Plan.</w:t>
            </w:r>
          </w:p>
        </w:tc>
        <w:tc>
          <w:tcPr>
            <w:tcW w:w="1432" w:type="dxa"/>
            <w:tcBorders>
              <w:top w:val="single" w:sz="8" w:space="0" w:color="4F81BD"/>
              <w:left w:val="single" w:sz="8" w:space="0" w:color="4F81BD"/>
              <w:bottom w:val="single" w:sz="8" w:space="0" w:color="4F81BD"/>
              <w:right w:val="single" w:sz="8" w:space="0" w:color="4F81BD"/>
            </w:tcBorders>
            <w:shd w:val="clear" w:color="auto" w:fill="auto"/>
          </w:tcPr>
          <w:p w14:paraId="75A47A05" w14:textId="77777777" w:rsidR="00F40BFB" w:rsidRPr="000F39C2" w:rsidRDefault="00F40BFB" w:rsidP="00F40BFB">
            <w:pPr>
              <w:rPr>
                <w:szCs w:val="20"/>
              </w:rPr>
            </w:pPr>
            <w:r w:rsidRPr="000F39C2">
              <w:rPr>
                <w:szCs w:val="20"/>
              </w:rPr>
              <w:t>07/16/2013</w:t>
            </w:r>
          </w:p>
        </w:tc>
        <w:tc>
          <w:tcPr>
            <w:tcW w:w="1152" w:type="dxa"/>
            <w:tcBorders>
              <w:top w:val="single" w:sz="8" w:space="0" w:color="4F81BD"/>
              <w:left w:val="single" w:sz="8" w:space="0" w:color="4F81BD"/>
              <w:bottom w:val="single" w:sz="8" w:space="0" w:color="4F81BD"/>
              <w:right w:val="single" w:sz="8" w:space="0" w:color="4F81BD"/>
            </w:tcBorders>
            <w:shd w:val="clear" w:color="auto" w:fill="auto"/>
          </w:tcPr>
          <w:p w14:paraId="41E9F6E5" w14:textId="77777777" w:rsidR="00F40BFB" w:rsidRPr="000F39C2" w:rsidRDefault="00F40BFB" w:rsidP="00F40BFB">
            <w:pPr>
              <w:rPr>
                <w:szCs w:val="20"/>
              </w:rPr>
            </w:pPr>
            <w:r w:rsidRPr="000F39C2">
              <w:rPr>
                <w:szCs w:val="20"/>
              </w:rPr>
              <w:t>1.0</w:t>
            </w:r>
          </w:p>
        </w:tc>
      </w:tr>
      <w:tr w:rsidR="00F40BFB" w:rsidRPr="00583AE6" w14:paraId="61B23217" w14:textId="77777777" w:rsidTr="007A00CF">
        <w:trPr>
          <w:cantSplit/>
        </w:trPr>
        <w:tc>
          <w:tcPr>
            <w:tcW w:w="1982" w:type="dxa"/>
            <w:tcBorders>
              <w:top w:val="single" w:sz="8" w:space="0" w:color="4F81BD"/>
              <w:left w:val="single" w:sz="8" w:space="0" w:color="4F81BD"/>
              <w:bottom w:val="single" w:sz="8" w:space="0" w:color="4F81BD"/>
              <w:right w:val="single" w:sz="8" w:space="0" w:color="4F81BD"/>
            </w:tcBorders>
            <w:shd w:val="clear" w:color="auto" w:fill="auto"/>
          </w:tcPr>
          <w:p w14:paraId="01168741" w14:textId="77777777" w:rsidR="00F40BFB" w:rsidRPr="000F39C2" w:rsidRDefault="00F40BFB" w:rsidP="00F40BFB">
            <w:pPr>
              <w:rPr>
                <w:bCs/>
                <w:szCs w:val="20"/>
              </w:rPr>
            </w:pPr>
            <w:r>
              <w:rPr>
                <w:bCs/>
                <w:szCs w:val="20"/>
              </w:rPr>
              <w:t>Amy Byers</w:t>
            </w:r>
          </w:p>
        </w:tc>
        <w:tc>
          <w:tcPr>
            <w:tcW w:w="5998" w:type="dxa"/>
            <w:tcBorders>
              <w:top w:val="single" w:sz="8" w:space="0" w:color="4F81BD"/>
              <w:left w:val="single" w:sz="8" w:space="0" w:color="4F81BD"/>
              <w:bottom w:val="single" w:sz="8" w:space="0" w:color="4F81BD"/>
              <w:right w:val="single" w:sz="8" w:space="0" w:color="4F81BD"/>
            </w:tcBorders>
            <w:shd w:val="clear" w:color="auto" w:fill="auto"/>
          </w:tcPr>
          <w:p w14:paraId="584F7E30" w14:textId="77777777" w:rsidR="00F40BFB" w:rsidRPr="000F39C2" w:rsidRDefault="00F40BFB" w:rsidP="008244D4">
            <w:pPr>
              <w:rPr>
                <w:color w:val="000000" w:themeColor="text1"/>
                <w:szCs w:val="20"/>
              </w:rPr>
            </w:pPr>
            <w:r>
              <w:rPr>
                <w:color w:val="000000" w:themeColor="text1"/>
                <w:szCs w:val="20"/>
              </w:rPr>
              <w:t>Corrected Heading to indicate capturing signature for Tender not Terms.</w:t>
            </w:r>
          </w:p>
        </w:tc>
        <w:tc>
          <w:tcPr>
            <w:tcW w:w="1432" w:type="dxa"/>
            <w:tcBorders>
              <w:top w:val="single" w:sz="8" w:space="0" w:color="4F81BD"/>
              <w:left w:val="single" w:sz="8" w:space="0" w:color="4F81BD"/>
              <w:bottom w:val="single" w:sz="8" w:space="0" w:color="4F81BD"/>
              <w:right w:val="single" w:sz="8" w:space="0" w:color="4F81BD"/>
            </w:tcBorders>
            <w:shd w:val="clear" w:color="auto" w:fill="auto"/>
          </w:tcPr>
          <w:p w14:paraId="7CA8CC67" w14:textId="77777777" w:rsidR="00F40BFB" w:rsidRPr="000F39C2" w:rsidRDefault="00F40BFB" w:rsidP="00F40BFB">
            <w:pPr>
              <w:rPr>
                <w:szCs w:val="20"/>
              </w:rPr>
            </w:pPr>
            <w:r>
              <w:rPr>
                <w:szCs w:val="20"/>
              </w:rPr>
              <w:t>10/6/2014</w:t>
            </w:r>
          </w:p>
        </w:tc>
        <w:tc>
          <w:tcPr>
            <w:tcW w:w="1152" w:type="dxa"/>
            <w:tcBorders>
              <w:top w:val="single" w:sz="8" w:space="0" w:color="4F81BD"/>
              <w:left w:val="single" w:sz="8" w:space="0" w:color="4F81BD"/>
              <w:bottom w:val="single" w:sz="8" w:space="0" w:color="4F81BD"/>
              <w:right w:val="single" w:sz="8" w:space="0" w:color="4F81BD"/>
            </w:tcBorders>
            <w:shd w:val="clear" w:color="auto" w:fill="auto"/>
          </w:tcPr>
          <w:p w14:paraId="72B69655" w14:textId="77777777" w:rsidR="00F40BFB" w:rsidRPr="000F39C2" w:rsidRDefault="00F40BFB" w:rsidP="00F40BFB">
            <w:pPr>
              <w:rPr>
                <w:szCs w:val="20"/>
              </w:rPr>
            </w:pPr>
            <w:r>
              <w:rPr>
                <w:szCs w:val="20"/>
              </w:rPr>
              <w:t>1.1</w:t>
            </w:r>
          </w:p>
        </w:tc>
      </w:tr>
      <w:tr w:rsidR="00F40BFB" w:rsidRPr="00583AE6" w14:paraId="46BA6DEA" w14:textId="77777777" w:rsidTr="007A00CF">
        <w:trPr>
          <w:cantSplit/>
        </w:trPr>
        <w:tc>
          <w:tcPr>
            <w:tcW w:w="1982" w:type="dxa"/>
            <w:tcBorders>
              <w:top w:val="single" w:sz="8" w:space="0" w:color="4F81BD"/>
              <w:left w:val="single" w:sz="8" w:space="0" w:color="4F81BD"/>
              <w:bottom w:val="single" w:sz="8" w:space="0" w:color="4F81BD"/>
              <w:right w:val="single" w:sz="8" w:space="0" w:color="4F81BD"/>
            </w:tcBorders>
            <w:shd w:val="clear" w:color="auto" w:fill="auto"/>
          </w:tcPr>
          <w:p w14:paraId="0C3875E6" w14:textId="77777777" w:rsidR="00F40BFB" w:rsidRDefault="00F40BFB" w:rsidP="00F40BFB">
            <w:pPr>
              <w:rPr>
                <w:bCs/>
                <w:szCs w:val="20"/>
              </w:rPr>
            </w:pPr>
            <w:r>
              <w:rPr>
                <w:bCs/>
                <w:szCs w:val="20"/>
              </w:rPr>
              <w:t>Amy Byers</w:t>
            </w:r>
          </w:p>
        </w:tc>
        <w:tc>
          <w:tcPr>
            <w:tcW w:w="5998" w:type="dxa"/>
            <w:tcBorders>
              <w:top w:val="single" w:sz="8" w:space="0" w:color="4F81BD"/>
              <w:left w:val="single" w:sz="8" w:space="0" w:color="4F81BD"/>
              <w:bottom w:val="single" w:sz="8" w:space="0" w:color="4F81BD"/>
              <w:right w:val="single" w:sz="8" w:space="0" w:color="4F81BD"/>
            </w:tcBorders>
            <w:shd w:val="clear" w:color="auto" w:fill="auto"/>
          </w:tcPr>
          <w:p w14:paraId="6D0FAE5A" w14:textId="77777777" w:rsidR="00F40BFB" w:rsidRDefault="00F40BFB" w:rsidP="00F40BFB">
            <w:pPr>
              <w:rPr>
                <w:color w:val="000000" w:themeColor="text1"/>
                <w:szCs w:val="20"/>
              </w:rPr>
            </w:pPr>
            <w:r>
              <w:rPr>
                <w:color w:val="000000" w:themeColor="text1"/>
                <w:szCs w:val="20"/>
              </w:rPr>
              <w:t>Added capturing terms acceptance and signatures on PINPad</w:t>
            </w:r>
          </w:p>
        </w:tc>
        <w:tc>
          <w:tcPr>
            <w:tcW w:w="1432" w:type="dxa"/>
            <w:tcBorders>
              <w:top w:val="single" w:sz="8" w:space="0" w:color="4F81BD"/>
              <w:left w:val="single" w:sz="8" w:space="0" w:color="4F81BD"/>
              <w:bottom w:val="single" w:sz="8" w:space="0" w:color="4F81BD"/>
              <w:right w:val="single" w:sz="8" w:space="0" w:color="4F81BD"/>
            </w:tcBorders>
            <w:shd w:val="clear" w:color="auto" w:fill="auto"/>
          </w:tcPr>
          <w:p w14:paraId="0DA09C93" w14:textId="77777777" w:rsidR="00F40BFB" w:rsidRDefault="00F40BFB" w:rsidP="00F40BFB">
            <w:pPr>
              <w:rPr>
                <w:szCs w:val="20"/>
              </w:rPr>
            </w:pPr>
            <w:r>
              <w:rPr>
                <w:szCs w:val="20"/>
              </w:rPr>
              <w:t>3/11/2015</w:t>
            </w:r>
          </w:p>
        </w:tc>
        <w:tc>
          <w:tcPr>
            <w:tcW w:w="1152" w:type="dxa"/>
            <w:tcBorders>
              <w:top w:val="single" w:sz="8" w:space="0" w:color="4F81BD"/>
              <w:left w:val="single" w:sz="8" w:space="0" w:color="4F81BD"/>
              <w:bottom w:val="single" w:sz="8" w:space="0" w:color="4F81BD"/>
              <w:right w:val="single" w:sz="8" w:space="0" w:color="4F81BD"/>
            </w:tcBorders>
            <w:shd w:val="clear" w:color="auto" w:fill="auto"/>
          </w:tcPr>
          <w:p w14:paraId="65A359D7" w14:textId="77777777" w:rsidR="00F40BFB" w:rsidRDefault="00F40BFB" w:rsidP="00F40BFB">
            <w:pPr>
              <w:rPr>
                <w:szCs w:val="20"/>
              </w:rPr>
            </w:pPr>
            <w:r>
              <w:rPr>
                <w:szCs w:val="20"/>
              </w:rPr>
              <w:t>1.2</w:t>
            </w:r>
          </w:p>
        </w:tc>
      </w:tr>
      <w:tr w:rsidR="008244D4" w:rsidRPr="00583AE6" w14:paraId="4FB61D20" w14:textId="77777777" w:rsidTr="007A00CF">
        <w:trPr>
          <w:cantSplit/>
        </w:trPr>
        <w:tc>
          <w:tcPr>
            <w:tcW w:w="1982" w:type="dxa"/>
            <w:tcBorders>
              <w:top w:val="single" w:sz="8" w:space="0" w:color="4F81BD"/>
              <w:left w:val="single" w:sz="8" w:space="0" w:color="4F81BD"/>
              <w:bottom w:val="single" w:sz="8" w:space="0" w:color="4F81BD"/>
              <w:right w:val="single" w:sz="8" w:space="0" w:color="4F81BD"/>
            </w:tcBorders>
            <w:shd w:val="clear" w:color="auto" w:fill="auto"/>
          </w:tcPr>
          <w:p w14:paraId="7917778E" w14:textId="77777777" w:rsidR="008244D4" w:rsidRDefault="008244D4" w:rsidP="00F40BFB">
            <w:pPr>
              <w:rPr>
                <w:bCs/>
                <w:szCs w:val="20"/>
              </w:rPr>
            </w:pPr>
            <w:r>
              <w:rPr>
                <w:bCs/>
                <w:szCs w:val="20"/>
              </w:rPr>
              <w:t>Amy Byers</w:t>
            </w:r>
          </w:p>
        </w:tc>
        <w:tc>
          <w:tcPr>
            <w:tcW w:w="5998" w:type="dxa"/>
            <w:tcBorders>
              <w:top w:val="single" w:sz="8" w:space="0" w:color="4F81BD"/>
              <w:left w:val="single" w:sz="8" w:space="0" w:color="4F81BD"/>
              <w:bottom w:val="single" w:sz="8" w:space="0" w:color="4F81BD"/>
              <w:right w:val="single" w:sz="8" w:space="0" w:color="4F81BD"/>
            </w:tcBorders>
            <w:shd w:val="clear" w:color="auto" w:fill="auto"/>
          </w:tcPr>
          <w:p w14:paraId="145282B7" w14:textId="77777777" w:rsidR="008244D4" w:rsidRDefault="008244D4" w:rsidP="00F40BFB">
            <w:pPr>
              <w:rPr>
                <w:color w:val="000000" w:themeColor="text1"/>
                <w:szCs w:val="20"/>
              </w:rPr>
            </w:pPr>
            <w:r>
              <w:rPr>
                <w:color w:val="000000" w:themeColor="text1"/>
                <w:szCs w:val="20"/>
              </w:rPr>
              <w:t>Internal Review</w:t>
            </w:r>
          </w:p>
        </w:tc>
        <w:tc>
          <w:tcPr>
            <w:tcW w:w="1432" w:type="dxa"/>
            <w:tcBorders>
              <w:top w:val="single" w:sz="8" w:space="0" w:color="4F81BD"/>
              <w:left w:val="single" w:sz="8" w:space="0" w:color="4F81BD"/>
              <w:bottom w:val="single" w:sz="8" w:space="0" w:color="4F81BD"/>
              <w:right w:val="single" w:sz="8" w:space="0" w:color="4F81BD"/>
            </w:tcBorders>
            <w:shd w:val="clear" w:color="auto" w:fill="auto"/>
          </w:tcPr>
          <w:p w14:paraId="3C6D7156" w14:textId="77777777" w:rsidR="008244D4" w:rsidRDefault="008244D4" w:rsidP="00F40BFB">
            <w:pPr>
              <w:rPr>
                <w:szCs w:val="20"/>
              </w:rPr>
            </w:pPr>
            <w:r>
              <w:rPr>
                <w:szCs w:val="20"/>
              </w:rPr>
              <w:t>3/12/2015</w:t>
            </w:r>
          </w:p>
        </w:tc>
        <w:tc>
          <w:tcPr>
            <w:tcW w:w="1152" w:type="dxa"/>
            <w:tcBorders>
              <w:top w:val="single" w:sz="8" w:space="0" w:color="4F81BD"/>
              <w:left w:val="single" w:sz="8" w:space="0" w:color="4F81BD"/>
              <w:bottom w:val="single" w:sz="8" w:space="0" w:color="4F81BD"/>
              <w:right w:val="single" w:sz="8" w:space="0" w:color="4F81BD"/>
            </w:tcBorders>
            <w:shd w:val="clear" w:color="auto" w:fill="auto"/>
          </w:tcPr>
          <w:p w14:paraId="4DA1B553" w14:textId="77777777" w:rsidR="008244D4" w:rsidRDefault="008244D4" w:rsidP="00F40BFB">
            <w:pPr>
              <w:rPr>
                <w:szCs w:val="20"/>
              </w:rPr>
            </w:pPr>
            <w:r>
              <w:rPr>
                <w:szCs w:val="20"/>
              </w:rPr>
              <w:t>1.3</w:t>
            </w:r>
          </w:p>
        </w:tc>
      </w:tr>
      <w:tr w:rsidR="00A904D3" w:rsidRPr="00583AE6" w14:paraId="4045E983" w14:textId="77777777" w:rsidTr="007A00CF">
        <w:trPr>
          <w:cantSplit/>
        </w:trPr>
        <w:tc>
          <w:tcPr>
            <w:tcW w:w="1982" w:type="dxa"/>
            <w:tcBorders>
              <w:top w:val="single" w:sz="8" w:space="0" w:color="4F81BD"/>
              <w:left w:val="single" w:sz="8" w:space="0" w:color="4F81BD"/>
              <w:bottom w:val="single" w:sz="8" w:space="0" w:color="4F81BD"/>
              <w:right w:val="single" w:sz="8" w:space="0" w:color="4F81BD"/>
            </w:tcBorders>
            <w:shd w:val="clear" w:color="auto" w:fill="auto"/>
          </w:tcPr>
          <w:p w14:paraId="188824A7" w14:textId="77777777" w:rsidR="00A904D3" w:rsidRDefault="00A904D3" w:rsidP="00F40BFB">
            <w:pPr>
              <w:rPr>
                <w:bCs/>
                <w:szCs w:val="20"/>
              </w:rPr>
            </w:pPr>
            <w:r>
              <w:rPr>
                <w:bCs/>
                <w:szCs w:val="20"/>
              </w:rPr>
              <w:t>Amy Byers</w:t>
            </w:r>
          </w:p>
        </w:tc>
        <w:tc>
          <w:tcPr>
            <w:tcW w:w="5998" w:type="dxa"/>
            <w:tcBorders>
              <w:top w:val="single" w:sz="8" w:space="0" w:color="4F81BD"/>
              <w:left w:val="single" w:sz="8" w:space="0" w:color="4F81BD"/>
              <w:bottom w:val="single" w:sz="8" w:space="0" w:color="4F81BD"/>
              <w:right w:val="single" w:sz="8" w:space="0" w:color="4F81BD"/>
            </w:tcBorders>
            <w:shd w:val="clear" w:color="auto" w:fill="auto"/>
          </w:tcPr>
          <w:p w14:paraId="39F2CDD8" w14:textId="77777777" w:rsidR="00A904D3" w:rsidRDefault="00A904D3" w:rsidP="00F40BFB">
            <w:pPr>
              <w:rPr>
                <w:color w:val="000000" w:themeColor="text1"/>
                <w:szCs w:val="20"/>
              </w:rPr>
            </w:pPr>
            <w:r>
              <w:rPr>
                <w:color w:val="000000" w:themeColor="text1"/>
                <w:szCs w:val="20"/>
              </w:rPr>
              <w:t>Fixed Formatting issues</w:t>
            </w:r>
          </w:p>
        </w:tc>
        <w:tc>
          <w:tcPr>
            <w:tcW w:w="1432" w:type="dxa"/>
            <w:tcBorders>
              <w:top w:val="single" w:sz="8" w:space="0" w:color="4F81BD"/>
              <w:left w:val="single" w:sz="8" w:space="0" w:color="4F81BD"/>
              <w:bottom w:val="single" w:sz="8" w:space="0" w:color="4F81BD"/>
              <w:right w:val="single" w:sz="8" w:space="0" w:color="4F81BD"/>
            </w:tcBorders>
            <w:shd w:val="clear" w:color="auto" w:fill="auto"/>
          </w:tcPr>
          <w:p w14:paraId="32CFB3A2" w14:textId="77777777" w:rsidR="00A904D3" w:rsidRDefault="00A904D3" w:rsidP="00F40BFB">
            <w:pPr>
              <w:rPr>
                <w:szCs w:val="20"/>
              </w:rPr>
            </w:pPr>
            <w:r>
              <w:rPr>
                <w:szCs w:val="20"/>
              </w:rPr>
              <w:t>3/13/2015</w:t>
            </w:r>
          </w:p>
        </w:tc>
        <w:tc>
          <w:tcPr>
            <w:tcW w:w="1152" w:type="dxa"/>
            <w:tcBorders>
              <w:top w:val="single" w:sz="8" w:space="0" w:color="4F81BD"/>
              <w:left w:val="single" w:sz="8" w:space="0" w:color="4F81BD"/>
              <w:bottom w:val="single" w:sz="8" w:space="0" w:color="4F81BD"/>
              <w:right w:val="single" w:sz="8" w:space="0" w:color="4F81BD"/>
            </w:tcBorders>
            <w:shd w:val="clear" w:color="auto" w:fill="auto"/>
          </w:tcPr>
          <w:p w14:paraId="652B115C" w14:textId="77777777" w:rsidR="00A904D3" w:rsidRDefault="00A904D3" w:rsidP="00F40BFB">
            <w:pPr>
              <w:rPr>
                <w:szCs w:val="20"/>
              </w:rPr>
            </w:pPr>
            <w:r>
              <w:rPr>
                <w:szCs w:val="20"/>
              </w:rPr>
              <w:t>1.4</w:t>
            </w:r>
          </w:p>
        </w:tc>
      </w:tr>
      <w:tr w:rsidR="002D3634" w:rsidRPr="00583AE6" w14:paraId="6442ACE7" w14:textId="77777777" w:rsidTr="007A00CF">
        <w:trPr>
          <w:cantSplit/>
          <w:ins w:id="676" w:author="Amy Byers" w:date="2015-04-08T11:04:00Z"/>
        </w:trPr>
        <w:tc>
          <w:tcPr>
            <w:tcW w:w="1982" w:type="dxa"/>
            <w:tcBorders>
              <w:top w:val="single" w:sz="8" w:space="0" w:color="4F81BD"/>
              <w:left w:val="single" w:sz="8" w:space="0" w:color="4F81BD"/>
              <w:bottom w:val="single" w:sz="8" w:space="0" w:color="4F81BD"/>
              <w:right w:val="single" w:sz="8" w:space="0" w:color="4F81BD"/>
            </w:tcBorders>
            <w:shd w:val="clear" w:color="auto" w:fill="auto"/>
          </w:tcPr>
          <w:p w14:paraId="0E63C37C" w14:textId="4FBDB57C" w:rsidR="002D3634" w:rsidRDefault="002D3634" w:rsidP="00F40BFB">
            <w:pPr>
              <w:rPr>
                <w:ins w:id="677" w:author="Amy Byers" w:date="2015-04-08T11:04:00Z"/>
                <w:bCs/>
                <w:szCs w:val="20"/>
              </w:rPr>
            </w:pPr>
            <w:ins w:id="678" w:author="Amy Byers" w:date="2015-04-08T11:04:00Z">
              <w:r>
                <w:rPr>
                  <w:bCs/>
                  <w:szCs w:val="20"/>
                </w:rPr>
                <w:t>Amy Byers</w:t>
              </w:r>
            </w:ins>
          </w:p>
        </w:tc>
        <w:tc>
          <w:tcPr>
            <w:tcW w:w="5998" w:type="dxa"/>
            <w:tcBorders>
              <w:top w:val="single" w:sz="8" w:space="0" w:color="4F81BD"/>
              <w:left w:val="single" w:sz="8" w:space="0" w:color="4F81BD"/>
              <w:bottom w:val="single" w:sz="8" w:space="0" w:color="4F81BD"/>
              <w:right w:val="single" w:sz="8" w:space="0" w:color="4F81BD"/>
            </w:tcBorders>
            <w:shd w:val="clear" w:color="auto" w:fill="auto"/>
          </w:tcPr>
          <w:p w14:paraId="4021E787" w14:textId="77777777" w:rsidR="002D3634" w:rsidRDefault="002D3634" w:rsidP="002D3634">
            <w:pPr>
              <w:pStyle w:val="ListParagraph"/>
              <w:numPr>
                <w:ilvl w:val="0"/>
                <w:numId w:val="34"/>
              </w:numPr>
              <w:ind w:left="359"/>
              <w:rPr>
                <w:ins w:id="679" w:author="Amy Byers" w:date="2015-04-08T11:06:00Z"/>
                <w:color w:val="000000" w:themeColor="text1"/>
                <w:szCs w:val="20"/>
              </w:rPr>
            </w:pPr>
            <w:ins w:id="680" w:author="Amy Byers" w:date="2015-04-08T11:05:00Z">
              <w:r w:rsidRPr="002D3634">
                <w:rPr>
                  <w:color w:val="000000" w:themeColor="text1"/>
                  <w:szCs w:val="20"/>
                </w:rPr>
                <w:t xml:space="preserve">Section </w:t>
              </w:r>
              <w:r>
                <w:rPr>
                  <w:color w:val="000000" w:themeColor="text1"/>
                  <w:szCs w:val="20"/>
                </w:rPr>
                <w:fldChar w:fldCharType="begin"/>
              </w:r>
              <w:r>
                <w:rPr>
                  <w:color w:val="000000" w:themeColor="text1"/>
                  <w:szCs w:val="20"/>
                </w:rPr>
                <w:instrText xml:space="preserve"> REF _Ref416254485 \r \h </w:instrText>
              </w:r>
              <w:r>
                <w:rPr>
                  <w:color w:val="000000" w:themeColor="text1"/>
                  <w:szCs w:val="20"/>
                </w:rPr>
              </w:r>
            </w:ins>
            <w:r>
              <w:rPr>
                <w:color w:val="000000" w:themeColor="text1"/>
                <w:szCs w:val="20"/>
              </w:rPr>
              <w:fldChar w:fldCharType="separate"/>
            </w:r>
            <w:ins w:id="681" w:author="Amy Byers" w:date="2015-04-08T11:41:00Z">
              <w:r w:rsidR="00BC2773">
                <w:rPr>
                  <w:color w:val="000000" w:themeColor="text1"/>
                  <w:szCs w:val="20"/>
                </w:rPr>
                <w:t>5.3</w:t>
              </w:r>
            </w:ins>
            <w:ins w:id="682" w:author="Amy Byers" w:date="2015-04-08T11:05:00Z">
              <w:r>
                <w:rPr>
                  <w:color w:val="000000" w:themeColor="text1"/>
                  <w:szCs w:val="20"/>
                </w:rPr>
                <w:fldChar w:fldCharType="end"/>
              </w:r>
            </w:ins>
            <w:ins w:id="683" w:author="Amy Byers" w:date="2015-04-08T11:06:00Z">
              <w:r>
                <w:rPr>
                  <w:color w:val="000000" w:themeColor="text1"/>
                  <w:szCs w:val="20"/>
                </w:rPr>
                <w:t>:  Clarified that PINPad busy is controlled by MRF.</w:t>
              </w:r>
            </w:ins>
          </w:p>
          <w:p w14:paraId="30202A4C" w14:textId="7BE2BF4C" w:rsidR="002D3634" w:rsidRDefault="002D3634" w:rsidP="002D3634">
            <w:pPr>
              <w:pStyle w:val="ListParagraph"/>
              <w:numPr>
                <w:ilvl w:val="0"/>
                <w:numId w:val="34"/>
              </w:numPr>
              <w:ind w:left="359"/>
              <w:rPr>
                <w:ins w:id="684" w:author="Amy Byers" w:date="2015-04-08T11:07:00Z"/>
                <w:color w:val="000000" w:themeColor="text1"/>
                <w:szCs w:val="20"/>
              </w:rPr>
            </w:pPr>
            <w:ins w:id="685" w:author="Amy Byers" w:date="2015-04-08T11:06:00Z">
              <w:r>
                <w:rPr>
                  <w:color w:val="000000" w:themeColor="text1"/>
                  <w:szCs w:val="20"/>
                </w:rPr>
                <w:t>Section</w:t>
              </w:r>
            </w:ins>
            <w:ins w:id="686" w:author="Amy Byers" w:date="2015-04-08T11:11:00Z">
              <w:r>
                <w:rPr>
                  <w:color w:val="000000" w:themeColor="text1"/>
                  <w:szCs w:val="20"/>
                </w:rPr>
                <w:t>s</w:t>
              </w:r>
            </w:ins>
            <w:ins w:id="687" w:author="Amy Byers" w:date="2015-04-08T11:06:00Z">
              <w:r>
                <w:rPr>
                  <w:color w:val="000000" w:themeColor="text1"/>
                  <w:szCs w:val="20"/>
                </w:rPr>
                <w:t xml:space="preserve"> </w:t>
              </w:r>
            </w:ins>
            <w:ins w:id="688" w:author="Amy Byers" w:date="2015-04-08T11:07:00Z">
              <w:r>
                <w:rPr>
                  <w:color w:val="000000" w:themeColor="text1"/>
                  <w:szCs w:val="20"/>
                </w:rPr>
                <w:fldChar w:fldCharType="begin"/>
              </w:r>
              <w:r>
                <w:rPr>
                  <w:color w:val="000000" w:themeColor="text1"/>
                  <w:szCs w:val="20"/>
                </w:rPr>
                <w:instrText xml:space="preserve"> REF _Ref416254549 \r \h </w:instrText>
              </w:r>
              <w:r>
                <w:rPr>
                  <w:color w:val="000000" w:themeColor="text1"/>
                  <w:szCs w:val="20"/>
                </w:rPr>
              </w:r>
            </w:ins>
            <w:r>
              <w:rPr>
                <w:color w:val="000000" w:themeColor="text1"/>
                <w:szCs w:val="20"/>
              </w:rPr>
              <w:fldChar w:fldCharType="separate"/>
            </w:r>
            <w:ins w:id="689" w:author="Amy Byers" w:date="2015-04-08T11:41:00Z">
              <w:r w:rsidR="00BC2773">
                <w:rPr>
                  <w:color w:val="000000" w:themeColor="text1"/>
                  <w:szCs w:val="20"/>
                </w:rPr>
                <w:t>6.1</w:t>
              </w:r>
            </w:ins>
            <w:ins w:id="690" w:author="Amy Byers" w:date="2015-04-08T11:07:00Z">
              <w:r>
                <w:rPr>
                  <w:color w:val="000000" w:themeColor="text1"/>
                  <w:szCs w:val="20"/>
                </w:rPr>
                <w:fldChar w:fldCharType="end"/>
              </w:r>
            </w:ins>
            <w:ins w:id="691" w:author="Amy Byers" w:date="2015-04-08T11:11:00Z">
              <w:r>
                <w:rPr>
                  <w:color w:val="000000" w:themeColor="text1"/>
                  <w:szCs w:val="20"/>
                </w:rPr>
                <w:t xml:space="preserve"> &amp; </w:t>
              </w:r>
            </w:ins>
            <w:ins w:id="692" w:author="Amy Byers" w:date="2015-04-08T11:12:00Z">
              <w:r>
                <w:rPr>
                  <w:color w:val="000000" w:themeColor="text1"/>
                  <w:szCs w:val="20"/>
                </w:rPr>
                <w:fldChar w:fldCharType="begin"/>
              </w:r>
              <w:r>
                <w:rPr>
                  <w:color w:val="000000" w:themeColor="text1"/>
                  <w:szCs w:val="20"/>
                </w:rPr>
                <w:instrText xml:space="preserve"> REF _Ref413757309 \r \h </w:instrText>
              </w:r>
              <w:r>
                <w:rPr>
                  <w:color w:val="000000" w:themeColor="text1"/>
                  <w:szCs w:val="20"/>
                </w:rPr>
              </w:r>
            </w:ins>
            <w:r>
              <w:rPr>
                <w:color w:val="000000" w:themeColor="text1"/>
                <w:szCs w:val="20"/>
              </w:rPr>
              <w:fldChar w:fldCharType="separate"/>
            </w:r>
            <w:ins w:id="693" w:author="Amy Byers" w:date="2015-04-08T11:41:00Z">
              <w:r w:rsidR="00BC2773">
                <w:rPr>
                  <w:color w:val="000000" w:themeColor="text1"/>
                  <w:szCs w:val="20"/>
                </w:rPr>
                <w:t>6.4.4</w:t>
              </w:r>
            </w:ins>
            <w:ins w:id="694" w:author="Amy Byers" w:date="2015-04-08T11:12:00Z">
              <w:r>
                <w:rPr>
                  <w:color w:val="000000" w:themeColor="text1"/>
                  <w:szCs w:val="20"/>
                </w:rPr>
                <w:fldChar w:fldCharType="end"/>
              </w:r>
            </w:ins>
            <w:ins w:id="695" w:author="Amy Byers" w:date="2015-04-08T11:07:00Z">
              <w:r>
                <w:rPr>
                  <w:color w:val="000000" w:themeColor="text1"/>
                  <w:szCs w:val="20"/>
                </w:rPr>
                <w:t>:  Removed check for manual flag and prompt user to choose option.</w:t>
              </w:r>
            </w:ins>
          </w:p>
          <w:p w14:paraId="7027AFB7" w14:textId="77777777" w:rsidR="002D3634" w:rsidRDefault="002D3634" w:rsidP="002D3634">
            <w:pPr>
              <w:pStyle w:val="ListParagraph"/>
              <w:numPr>
                <w:ilvl w:val="0"/>
                <w:numId w:val="34"/>
              </w:numPr>
              <w:ind w:left="359"/>
              <w:rPr>
                <w:ins w:id="696" w:author="Amy Byers" w:date="2015-04-08T11:08:00Z"/>
                <w:color w:val="000000" w:themeColor="text1"/>
                <w:szCs w:val="20"/>
              </w:rPr>
            </w:pPr>
            <w:ins w:id="697" w:author="Amy Byers" w:date="2015-04-08T11:08:00Z">
              <w:r>
                <w:rPr>
                  <w:color w:val="000000" w:themeColor="text1"/>
                  <w:szCs w:val="20"/>
                </w:rPr>
                <w:t xml:space="preserve">Section </w:t>
              </w:r>
              <w:r>
                <w:rPr>
                  <w:color w:val="000000" w:themeColor="text1"/>
                  <w:szCs w:val="20"/>
                </w:rPr>
                <w:fldChar w:fldCharType="begin"/>
              </w:r>
              <w:r>
                <w:rPr>
                  <w:color w:val="000000" w:themeColor="text1"/>
                  <w:szCs w:val="20"/>
                </w:rPr>
                <w:instrText xml:space="preserve"> REF _Ref416254625 \r \h </w:instrText>
              </w:r>
              <w:r>
                <w:rPr>
                  <w:color w:val="000000" w:themeColor="text1"/>
                  <w:szCs w:val="20"/>
                </w:rPr>
              </w:r>
            </w:ins>
            <w:r>
              <w:rPr>
                <w:color w:val="000000" w:themeColor="text1"/>
                <w:szCs w:val="20"/>
              </w:rPr>
              <w:fldChar w:fldCharType="separate"/>
            </w:r>
            <w:ins w:id="698" w:author="Amy Byers" w:date="2015-04-08T11:41:00Z">
              <w:r w:rsidR="00BC2773">
                <w:rPr>
                  <w:color w:val="000000" w:themeColor="text1"/>
                  <w:szCs w:val="20"/>
                </w:rPr>
                <w:t>6.3</w:t>
              </w:r>
            </w:ins>
            <w:ins w:id="699" w:author="Amy Byers" w:date="2015-04-08T11:08:00Z">
              <w:r>
                <w:rPr>
                  <w:color w:val="000000" w:themeColor="text1"/>
                  <w:szCs w:val="20"/>
                </w:rPr>
                <w:fldChar w:fldCharType="end"/>
              </w:r>
              <w:r>
                <w:rPr>
                  <w:color w:val="000000" w:themeColor="text1"/>
                  <w:szCs w:val="20"/>
                </w:rPr>
                <w:t>:  Removed ‘abort’ and replaced with a print option.</w:t>
              </w:r>
            </w:ins>
          </w:p>
          <w:p w14:paraId="4A2283C1" w14:textId="77777777" w:rsidR="002D3634" w:rsidRDefault="00BC2773" w:rsidP="002D3634">
            <w:pPr>
              <w:pStyle w:val="ListParagraph"/>
              <w:numPr>
                <w:ilvl w:val="0"/>
                <w:numId w:val="34"/>
              </w:numPr>
              <w:ind w:left="359"/>
              <w:rPr>
                <w:ins w:id="700" w:author="Amy Byers" w:date="2015-04-08T11:36:00Z"/>
                <w:color w:val="000000" w:themeColor="text1"/>
                <w:szCs w:val="20"/>
              </w:rPr>
            </w:pPr>
            <w:ins w:id="701" w:author="Amy Byers" w:date="2015-04-08T11:36:00Z">
              <w:r>
                <w:rPr>
                  <w:color w:val="000000" w:themeColor="text1"/>
                  <w:szCs w:val="20"/>
                </w:rPr>
                <w:t xml:space="preserve">Sections </w:t>
              </w:r>
              <w:r>
                <w:rPr>
                  <w:color w:val="000000" w:themeColor="text1"/>
                  <w:szCs w:val="20"/>
                </w:rPr>
                <w:fldChar w:fldCharType="begin"/>
              </w:r>
              <w:r>
                <w:rPr>
                  <w:color w:val="000000" w:themeColor="text1"/>
                  <w:szCs w:val="20"/>
                </w:rPr>
                <w:instrText xml:space="preserve"> REF _Ref416169751 \r \h </w:instrText>
              </w:r>
              <w:r>
                <w:rPr>
                  <w:color w:val="000000" w:themeColor="text1"/>
                  <w:szCs w:val="20"/>
                </w:rPr>
              </w:r>
            </w:ins>
            <w:r>
              <w:rPr>
                <w:color w:val="000000" w:themeColor="text1"/>
                <w:szCs w:val="20"/>
              </w:rPr>
              <w:fldChar w:fldCharType="separate"/>
            </w:r>
            <w:ins w:id="702" w:author="Amy Byers" w:date="2015-04-08T11:41:00Z">
              <w:r>
                <w:rPr>
                  <w:color w:val="000000" w:themeColor="text1"/>
                  <w:szCs w:val="20"/>
                </w:rPr>
                <w:t>9.1.6.6</w:t>
              </w:r>
            </w:ins>
            <w:ins w:id="703" w:author="Amy Byers" w:date="2015-04-08T11:36:00Z">
              <w:r>
                <w:rPr>
                  <w:color w:val="000000" w:themeColor="text1"/>
                  <w:szCs w:val="20"/>
                </w:rPr>
                <w:fldChar w:fldCharType="end"/>
              </w:r>
              <w:r>
                <w:rPr>
                  <w:color w:val="000000" w:themeColor="text1"/>
                  <w:szCs w:val="20"/>
                </w:rPr>
                <w:t xml:space="preserve"> &amp; </w:t>
              </w:r>
              <w:r>
                <w:rPr>
                  <w:color w:val="000000" w:themeColor="text1"/>
                  <w:szCs w:val="20"/>
                </w:rPr>
                <w:fldChar w:fldCharType="begin"/>
              </w:r>
              <w:r>
                <w:rPr>
                  <w:color w:val="000000" w:themeColor="text1"/>
                  <w:szCs w:val="20"/>
                </w:rPr>
                <w:instrText xml:space="preserve"> REF _Ref416169786 \r \h </w:instrText>
              </w:r>
              <w:r>
                <w:rPr>
                  <w:color w:val="000000" w:themeColor="text1"/>
                  <w:szCs w:val="20"/>
                </w:rPr>
              </w:r>
            </w:ins>
            <w:r>
              <w:rPr>
                <w:color w:val="000000" w:themeColor="text1"/>
                <w:szCs w:val="20"/>
              </w:rPr>
              <w:fldChar w:fldCharType="separate"/>
            </w:r>
            <w:ins w:id="704" w:author="Amy Byers" w:date="2015-04-08T11:41:00Z">
              <w:r>
                <w:rPr>
                  <w:color w:val="000000" w:themeColor="text1"/>
                  <w:szCs w:val="20"/>
                </w:rPr>
                <w:t>9.1.6.7</w:t>
              </w:r>
            </w:ins>
            <w:ins w:id="705" w:author="Amy Byers" w:date="2015-04-08T11:36:00Z">
              <w:r>
                <w:rPr>
                  <w:color w:val="000000" w:themeColor="text1"/>
                  <w:szCs w:val="20"/>
                </w:rPr>
                <w:fldChar w:fldCharType="end"/>
              </w:r>
              <w:r>
                <w:rPr>
                  <w:color w:val="000000" w:themeColor="text1"/>
                  <w:szCs w:val="20"/>
                </w:rPr>
                <w:t>:  Added messages for tender to select retry, print or sign on device.</w:t>
              </w:r>
            </w:ins>
          </w:p>
          <w:p w14:paraId="0291F7FC" w14:textId="77777777" w:rsidR="00BC2773" w:rsidRDefault="00BC2773" w:rsidP="002D3634">
            <w:pPr>
              <w:pStyle w:val="ListParagraph"/>
              <w:numPr>
                <w:ilvl w:val="0"/>
                <w:numId w:val="34"/>
              </w:numPr>
              <w:ind w:left="359"/>
              <w:rPr>
                <w:ins w:id="706" w:author="Amy Byers" w:date="2015-04-08T11:38:00Z"/>
                <w:color w:val="000000" w:themeColor="text1"/>
                <w:szCs w:val="20"/>
              </w:rPr>
            </w:pPr>
            <w:ins w:id="707" w:author="Amy Byers" w:date="2015-04-08T11:37:00Z">
              <w:r>
                <w:rPr>
                  <w:color w:val="000000" w:themeColor="text1"/>
                  <w:szCs w:val="20"/>
                </w:rPr>
                <w:t xml:space="preserve">Section </w:t>
              </w:r>
              <w:r>
                <w:rPr>
                  <w:color w:val="000000" w:themeColor="text1"/>
                  <w:szCs w:val="20"/>
                </w:rPr>
                <w:fldChar w:fldCharType="begin"/>
              </w:r>
              <w:r>
                <w:rPr>
                  <w:color w:val="000000" w:themeColor="text1"/>
                  <w:szCs w:val="20"/>
                </w:rPr>
                <w:instrText xml:space="preserve"> REF _Ref416256386 \r \h </w:instrText>
              </w:r>
              <w:r>
                <w:rPr>
                  <w:color w:val="000000" w:themeColor="text1"/>
                  <w:szCs w:val="20"/>
                </w:rPr>
              </w:r>
            </w:ins>
            <w:r>
              <w:rPr>
                <w:color w:val="000000" w:themeColor="text1"/>
                <w:szCs w:val="20"/>
              </w:rPr>
              <w:fldChar w:fldCharType="separate"/>
            </w:r>
            <w:ins w:id="708" w:author="Amy Byers" w:date="2015-04-08T11:41:00Z">
              <w:r>
                <w:rPr>
                  <w:color w:val="000000" w:themeColor="text1"/>
                  <w:szCs w:val="20"/>
                </w:rPr>
                <w:t>13</w:t>
              </w:r>
            </w:ins>
            <w:ins w:id="709" w:author="Amy Byers" w:date="2015-04-08T11:37:00Z">
              <w:r>
                <w:rPr>
                  <w:color w:val="000000" w:themeColor="text1"/>
                  <w:szCs w:val="20"/>
                </w:rPr>
                <w:fldChar w:fldCharType="end"/>
              </w:r>
              <w:r>
                <w:rPr>
                  <w:color w:val="000000" w:themeColor="text1"/>
                  <w:szCs w:val="20"/>
                </w:rPr>
                <w:t>:  Added verifone form agent &amp; XPIs.</w:t>
              </w:r>
            </w:ins>
          </w:p>
          <w:p w14:paraId="244F2CB6" w14:textId="1803DCFD" w:rsidR="00BC2773" w:rsidRPr="002D3634" w:rsidRDefault="00BC2773" w:rsidP="002D3634">
            <w:pPr>
              <w:pStyle w:val="ListParagraph"/>
              <w:numPr>
                <w:ilvl w:val="0"/>
                <w:numId w:val="34"/>
              </w:numPr>
              <w:ind w:left="359"/>
              <w:rPr>
                <w:ins w:id="710" w:author="Amy Byers" w:date="2015-04-08T11:04:00Z"/>
                <w:color w:val="000000" w:themeColor="text1"/>
                <w:szCs w:val="20"/>
              </w:rPr>
            </w:pPr>
            <w:ins w:id="711" w:author="Amy Byers" w:date="2015-04-08T11:38:00Z">
              <w:r>
                <w:rPr>
                  <w:color w:val="000000" w:themeColor="text1"/>
                  <w:szCs w:val="20"/>
                </w:rPr>
                <w:t xml:space="preserve">Section </w:t>
              </w:r>
              <w:r>
                <w:rPr>
                  <w:color w:val="000000" w:themeColor="text1"/>
                  <w:szCs w:val="20"/>
                </w:rPr>
                <w:fldChar w:fldCharType="begin"/>
              </w:r>
              <w:r>
                <w:rPr>
                  <w:color w:val="000000" w:themeColor="text1"/>
                  <w:szCs w:val="20"/>
                </w:rPr>
                <w:instrText xml:space="preserve"> REF _Ref416256425 \r \h </w:instrText>
              </w:r>
              <w:r>
                <w:rPr>
                  <w:color w:val="000000" w:themeColor="text1"/>
                  <w:szCs w:val="20"/>
                </w:rPr>
              </w:r>
            </w:ins>
            <w:r>
              <w:rPr>
                <w:color w:val="000000" w:themeColor="text1"/>
                <w:szCs w:val="20"/>
              </w:rPr>
              <w:fldChar w:fldCharType="separate"/>
            </w:r>
            <w:ins w:id="712" w:author="Amy Byers" w:date="2015-04-08T11:41:00Z">
              <w:r>
                <w:rPr>
                  <w:color w:val="000000" w:themeColor="text1"/>
                  <w:szCs w:val="20"/>
                </w:rPr>
                <w:t>20</w:t>
              </w:r>
            </w:ins>
            <w:ins w:id="713" w:author="Amy Byers" w:date="2015-04-08T11:38:00Z">
              <w:r>
                <w:rPr>
                  <w:color w:val="000000" w:themeColor="text1"/>
                  <w:szCs w:val="20"/>
                </w:rPr>
                <w:fldChar w:fldCharType="end"/>
              </w:r>
              <w:r>
                <w:rPr>
                  <w:color w:val="000000" w:themeColor="text1"/>
                  <w:szCs w:val="20"/>
                </w:rPr>
                <w:t>:  Added section for referenced documentation.</w:t>
              </w:r>
            </w:ins>
          </w:p>
        </w:tc>
        <w:tc>
          <w:tcPr>
            <w:tcW w:w="1432" w:type="dxa"/>
            <w:tcBorders>
              <w:top w:val="single" w:sz="8" w:space="0" w:color="4F81BD"/>
              <w:left w:val="single" w:sz="8" w:space="0" w:color="4F81BD"/>
              <w:bottom w:val="single" w:sz="8" w:space="0" w:color="4F81BD"/>
              <w:right w:val="single" w:sz="8" w:space="0" w:color="4F81BD"/>
            </w:tcBorders>
            <w:shd w:val="clear" w:color="auto" w:fill="auto"/>
          </w:tcPr>
          <w:p w14:paraId="0C731298" w14:textId="674188A2" w:rsidR="002D3634" w:rsidRDefault="00BC2773" w:rsidP="00F40BFB">
            <w:pPr>
              <w:rPr>
                <w:ins w:id="714" w:author="Amy Byers" w:date="2015-04-08T11:04:00Z"/>
                <w:szCs w:val="20"/>
              </w:rPr>
            </w:pPr>
            <w:ins w:id="715" w:author="Amy Byers" w:date="2015-04-08T11:38:00Z">
              <w:r>
                <w:rPr>
                  <w:szCs w:val="20"/>
                </w:rPr>
                <w:t>4/8/2015</w:t>
              </w:r>
            </w:ins>
          </w:p>
        </w:tc>
        <w:tc>
          <w:tcPr>
            <w:tcW w:w="1152" w:type="dxa"/>
            <w:tcBorders>
              <w:top w:val="single" w:sz="8" w:space="0" w:color="4F81BD"/>
              <w:left w:val="single" w:sz="8" w:space="0" w:color="4F81BD"/>
              <w:bottom w:val="single" w:sz="8" w:space="0" w:color="4F81BD"/>
              <w:right w:val="single" w:sz="8" w:space="0" w:color="4F81BD"/>
            </w:tcBorders>
            <w:shd w:val="clear" w:color="auto" w:fill="auto"/>
          </w:tcPr>
          <w:p w14:paraId="359D07D8" w14:textId="5823ADEE" w:rsidR="002D3634" w:rsidRDefault="00BC2773" w:rsidP="00F40BFB">
            <w:pPr>
              <w:rPr>
                <w:ins w:id="716" w:author="Amy Byers" w:date="2015-04-08T11:04:00Z"/>
                <w:szCs w:val="20"/>
              </w:rPr>
            </w:pPr>
            <w:ins w:id="717" w:author="Amy Byers" w:date="2015-04-08T11:38:00Z">
              <w:r>
                <w:rPr>
                  <w:szCs w:val="20"/>
                </w:rPr>
                <w:t>1.5</w:t>
              </w:r>
            </w:ins>
          </w:p>
        </w:tc>
      </w:tr>
    </w:tbl>
    <w:p w14:paraId="551C206E" w14:textId="29255516" w:rsidR="00A01DB1" w:rsidRDefault="00A01DB1" w:rsidP="00A01DB1">
      <w:pPr>
        <w:spacing w:after="120"/>
        <w:rPr>
          <w:szCs w:val="20"/>
        </w:rPr>
      </w:pPr>
    </w:p>
    <w:p w14:paraId="3314EDA2" w14:textId="3E8D76F4" w:rsidR="008856CC" w:rsidRDefault="008B28CD" w:rsidP="008B28CD">
      <w:pPr>
        <w:pStyle w:val="Heading1"/>
        <w:rPr>
          <w:ins w:id="718" w:author="Amy Byers" w:date="2015-04-08T10:56:00Z"/>
        </w:rPr>
      </w:pPr>
      <w:bookmarkStart w:id="719" w:name="_Ref416256425"/>
      <w:bookmarkStart w:id="720" w:name="_Toc416256647"/>
      <w:ins w:id="721" w:author="Amy Byers" w:date="2015-04-08T10:56:00Z">
        <w:r>
          <w:t>Referenced documentation</w:t>
        </w:r>
        <w:bookmarkStart w:id="722" w:name="_GoBack"/>
        <w:bookmarkEnd w:id="719"/>
        <w:bookmarkEnd w:id="720"/>
        <w:bookmarkEnd w:id="722"/>
      </w:ins>
    </w:p>
    <w:p w14:paraId="04D01A4C" w14:textId="1F797596" w:rsidR="008B28CD" w:rsidRPr="00FC32DD" w:rsidRDefault="008B28CD" w:rsidP="008B28CD">
      <w:pPr>
        <w:pStyle w:val="ListParagraph"/>
        <w:numPr>
          <w:ilvl w:val="0"/>
          <w:numId w:val="33"/>
        </w:numPr>
      </w:pPr>
      <w:ins w:id="723" w:author="Amy Byers" w:date="2015-04-08T10:58:00Z">
        <w:r w:rsidRPr="008B28CD">
          <w:t>Form name and Control ID_V3</w:t>
        </w:r>
        <w:r>
          <w:t xml:space="preserve">.xls </w:t>
        </w:r>
      </w:ins>
      <w:ins w:id="724" w:author="Amy Byers" w:date="2015-04-08T10:59:00Z">
        <w:r>
          <w:t xml:space="preserve">sheets </w:t>
        </w:r>
        <w:r w:rsidRPr="008B28CD">
          <w:t>XPI Form V5</w:t>
        </w:r>
        <w:r>
          <w:t xml:space="preserve"> and </w:t>
        </w:r>
        <w:r w:rsidRPr="008B28CD">
          <w:t>FA Form V5</w:t>
        </w:r>
        <w:r>
          <w:t>,</w:t>
        </w:r>
      </w:ins>
    </w:p>
    <w:sectPr w:rsidR="008B28CD" w:rsidRPr="00FC32DD" w:rsidSect="002F24F1">
      <w:headerReference w:type="default" r:id="rId28"/>
      <w:headerReference w:type="first" r:id="rId29"/>
      <w:pgSz w:w="12240" w:h="15840" w:code="1"/>
      <w:pgMar w:top="720" w:right="720" w:bottom="720" w:left="720" w:header="720" w:footer="43"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F9B895" w14:textId="77777777" w:rsidR="00C957FC" w:rsidRDefault="00C957FC">
      <w:r>
        <w:separator/>
      </w:r>
    </w:p>
  </w:endnote>
  <w:endnote w:type="continuationSeparator" w:id="0">
    <w:p w14:paraId="1E23BD31" w14:textId="77777777" w:rsidR="00C957FC" w:rsidRDefault="00C957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otham">
    <w:altName w:val="Gotham"/>
    <w:panose1 w:val="00000000000000000000"/>
    <w:charset w:val="4D"/>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ED2675" w14:textId="77777777" w:rsidR="00C957FC" w:rsidRDefault="00C957FC">
      <w:r>
        <w:separator/>
      </w:r>
    </w:p>
  </w:footnote>
  <w:footnote w:type="continuationSeparator" w:id="0">
    <w:p w14:paraId="4E21FD7B" w14:textId="77777777" w:rsidR="00C957FC" w:rsidRDefault="00C957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818" w:type="dxa"/>
      <w:jc w:val="center"/>
      <w:tblLook w:val="0000" w:firstRow="0" w:lastRow="0" w:firstColumn="0" w:lastColumn="0" w:noHBand="0" w:noVBand="0"/>
    </w:tblPr>
    <w:tblGrid>
      <w:gridCol w:w="4788"/>
      <w:gridCol w:w="6030"/>
    </w:tblGrid>
    <w:tr w:rsidR="00AF7614" w:rsidRPr="00712257" w14:paraId="38E4FEC8" w14:textId="77777777" w:rsidTr="0099690F">
      <w:trPr>
        <w:jc w:val="center"/>
      </w:trPr>
      <w:tc>
        <w:tcPr>
          <w:tcW w:w="4788" w:type="dxa"/>
          <w:vAlign w:val="center"/>
        </w:tcPr>
        <w:p w14:paraId="54020614" w14:textId="77777777" w:rsidR="00AF7614" w:rsidRPr="00712257" w:rsidRDefault="00AF7614" w:rsidP="0099690F">
          <w:pPr>
            <w:pStyle w:val="Header"/>
            <w:rPr>
              <w:i/>
              <w:iCs/>
              <w:sz w:val="18"/>
              <w:szCs w:val="18"/>
            </w:rPr>
          </w:pPr>
          <w:r w:rsidRPr="00712257">
            <w:rPr>
              <w:i/>
              <w:iCs/>
              <w:sz w:val="18"/>
              <w:szCs w:val="18"/>
            </w:rPr>
            <w:fldChar w:fldCharType="begin"/>
          </w:r>
          <w:r w:rsidRPr="00712257">
            <w:rPr>
              <w:i/>
              <w:iCs/>
              <w:sz w:val="18"/>
              <w:szCs w:val="18"/>
            </w:rPr>
            <w:instrText xml:space="preserve"> FILENAME   \* MERGEFORMAT </w:instrText>
          </w:r>
          <w:r w:rsidRPr="00712257">
            <w:rPr>
              <w:i/>
              <w:iCs/>
              <w:sz w:val="18"/>
              <w:szCs w:val="18"/>
            </w:rPr>
            <w:fldChar w:fldCharType="separate"/>
          </w:r>
          <w:ins w:id="725" w:author="Amy Byers" w:date="2015-04-08T11:04:00Z">
            <w:r w:rsidR="002D3634">
              <w:rPr>
                <w:i/>
                <w:iCs/>
                <w:noProof/>
                <w:sz w:val="18"/>
                <w:szCs w:val="18"/>
              </w:rPr>
              <w:t>BBYC_xPOS_Signature Capture FDoc_v1.5.docx</w:t>
            </w:r>
          </w:ins>
          <w:del w:id="726" w:author="Amy Byers" w:date="2015-04-08T11:04:00Z">
            <w:r w:rsidDel="002D3634">
              <w:rPr>
                <w:i/>
                <w:iCs/>
                <w:noProof/>
                <w:sz w:val="18"/>
                <w:szCs w:val="18"/>
              </w:rPr>
              <w:delText>BBYC_xPOS_Signature Capture FDoc_v1.4.docx</w:delText>
            </w:r>
          </w:del>
          <w:r w:rsidRPr="00712257">
            <w:rPr>
              <w:i/>
              <w:iCs/>
              <w:sz w:val="18"/>
              <w:szCs w:val="18"/>
            </w:rPr>
            <w:fldChar w:fldCharType="end"/>
          </w:r>
        </w:p>
      </w:tc>
      <w:tc>
        <w:tcPr>
          <w:tcW w:w="6030" w:type="dxa"/>
          <w:vAlign w:val="center"/>
        </w:tcPr>
        <w:p w14:paraId="6CB00CB9" w14:textId="311A0EFC" w:rsidR="00AF7614" w:rsidRPr="00712257" w:rsidRDefault="00AF7614" w:rsidP="001715F1">
          <w:pPr>
            <w:pStyle w:val="Header"/>
            <w:jc w:val="right"/>
            <w:rPr>
              <w:sz w:val="18"/>
              <w:szCs w:val="18"/>
            </w:rPr>
          </w:pPr>
          <w:r w:rsidRPr="00712257">
            <w:rPr>
              <w:sz w:val="18"/>
              <w:szCs w:val="18"/>
            </w:rPr>
            <w:t xml:space="preserve">Revision Date: </w:t>
          </w:r>
          <w:del w:id="727" w:author="Amy Byers" w:date="2015-04-07T10:43:00Z">
            <w:r w:rsidRPr="00712257" w:rsidDel="001715F1">
              <w:rPr>
                <w:sz w:val="18"/>
                <w:szCs w:val="18"/>
              </w:rPr>
              <w:delText>3/</w:delText>
            </w:r>
            <w:r w:rsidDel="001715F1">
              <w:rPr>
                <w:sz w:val="18"/>
                <w:szCs w:val="18"/>
              </w:rPr>
              <w:delText>13</w:delText>
            </w:r>
          </w:del>
          <w:ins w:id="728" w:author="Amy Byers" w:date="2015-04-07T10:43:00Z">
            <w:r>
              <w:rPr>
                <w:sz w:val="18"/>
                <w:szCs w:val="18"/>
              </w:rPr>
              <w:t>4/</w:t>
            </w:r>
            <w:r w:rsidR="002D3634">
              <w:rPr>
                <w:sz w:val="18"/>
                <w:szCs w:val="18"/>
              </w:rPr>
              <w:t>8</w:t>
            </w:r>
          </w:ins>
          <w:r w:rsidRPr="00712257">
            <w:rPr>
              <w:sz w:val="18"/>
              <w:szCs w:val="18"/>
            </w:rPr>
            <w:t>/2015</w:t>
          </w:r>
        </w:p>
      </w:tc>
    </w:tr>
    <w:tr w:rsidR="00AF7614" w:rsidRPr="00712257" w14:paraId="072B7B4F" w14:textId="77777777" w:rsidTr="0099690F">
      <w:trPr>
        <w:jc w:val="center"/>
      </w:trPr>
      <w:tc>
        <w:tcPr>
          <w:tcW w:w="4788" w:type="dxa"/>
          <w:vAlign w:val="center"/>
        </w:tcPr>
        <w:p w14:paraId="440F15F3" w14:textId="77777777" w:rsidR="00AF7614" w:rsidRPr="00712257" w:rsidRDefault="00AF7614" w:rsidP="00265105">
          <w:pPr>
            <w:pStyle w:val="Header"/>
            <w:rPr>
              <w:i/>
              <w:iCs/>
              <w:sz w:val="18"/>
              <w:szCs w:val="18"/>
            </w:rPr>
          </w:pPr>
          <w:r w:rsidRPr="00712257">
            <w:rPr>
              <w:i/>
              <w:iCs/>
              <w:sz w:val="18"/>
              <w:szCs w:val="18"/>
            </w:rPr>
            <w:t>Best Buy &amp; Storeworks Confidential</w:t>
          </w:r>
        </w:p>
      </w:tc>
      <w:tc>
        <w:tcPr>
          <w:tcW w:w="6030" w:type="dxa"/>
          <w:vAlign w:val="center"/>
        </w:tcPr>
        <w:p w14:paraId="11C9D635" w14:textId="77777777" w:rsidR="00AF7614" w:rsidRPr="00712257" w:rsidRDefault="00AF7614" w:rsidP="0099690F">
          <w:pPr>
            <w:pStyle w:val="Header"/>
            <w:jc w:val="right"/>
            <w:rPr>
              <w:sz w:val="18"/>
              <w:szCs w:val="18"/>
            </w:rPr>
          </w:pPr>
          <w:r w:rsidRPr="00712257">
            <w:rPr>
              <w:sz w:val="18"/>
              <w:szCs w:val="18"/>
            </w:rPr>
            <w:t xml:space="preserve">Page </w:t>
          </w:r>
          <w:r w:rsidRPr="00712257">
            <w:rPr>
              <w:sz w:val="18"/>
              <w:szCs w:val="18"/>
            </w:rPr>
            <w:fldChar w:fldCharType="begin"/>
          </w:r>
          <w:r w:rsidRPr="00712257">
            <w:rPr>
              <w:sz w:val="18"/>
              <w:szCs w:val="18"/>
            </w:rPr>
            <w:instrText xml:space="preserve"> PAGE </w:instrText>
          </w:r>
          <w:r w:rsidRPr="00712257">
            <w:rPr>
              <w:sz w:val="18"/>
              <w:szCs w:val="18"/>
            </w:rPr>
            <w:fldChar w:fldCharType="separate"/>
          </w:r>
          <w:r w:rsidR="00BC2773">
            <w:rPr>
              <w:noProof/>
              <w:sz w:val="18"/>
              <w:szCs w:val="18"/>
            </w:rPr>
            <w:t>21</w:t>
          </w:r>
          <w:r w:rsidRPr="00712257">
            <w:rPr>
              <w:sz w:val="18"/>
              <w:szCs w:val="18"/>
            </w:rPr>
            <w:fldChar w:fldCharType="end"/>
          </w:r>
          <w:r w:rsidRPr="00712257">
            <w:rPr>
              <w:sz w:val="18"/>
              <w:szCs w:val="18"/>
            </w:rPr>
            <w:t xml:space="preserve"> of </w:t>
          </w:r>
          <w:r w:rsidRPr="00712257">
            <w:rPr>
              <w:sz w:val="18"/>
              <w:szCs w:val="18"/>
            </w:rPr>
            <w:fldChar w:fldCharType="begin"/>
          </w:r>
          <w:r w:rsidRPr="00712257">
            <w:rPr>
              <w:sz w:val="18"/>
              <w:szCs w:val="18"/>
            </w:rPr>
            <w:instrText xml:space="preserve"> NUMPAGES </w:instrText>
          </w:r>
          <w:r w:rsidRPr="00712257">
            <w:rPr>
              <w:sz w:val="18"/>
              <w:szCs w:val="18"/>
            </w:rPr>
            <w:fldChar w:fldCharType="separate"/>
          </w:r>
          <w:r w:rsidR="00BC2773">
            <w:rPr>
              <w:noProof/>
              <w:sz w:val="18"/>
              <w:szCs w:val="18"/>
            </w:rPr>
            <w:t>25</w:t>
          </w:r>
          <w:r w:rsidRPr="00712257">
            <w:rPr>
              <w:sz w:val="18"/>
              <w:szCs w:val="18"/>
            </w:rPr>
            <w:fldChar w:fldCharType="end"/>
          </w:r>
        </w:p>
      </w:tc>
    </w:tr>
  </w:tbl>
  <w:p w14:paraId="2A264730" w14:textId="77777777" w:rsidR="00AF7614" w:rsidRPr="0099690F" w:rsidRDefault="00AF7614" w:rsidP="0099690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00" w:type="pct"/>
      <w:tblInd w:w="14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5593"/>
      <w:gridCol w:w="628"/>
      <w:gridCol w:w="2295"/>
      <w:gridCol w:w="2062"/>
    </w:tblGrid>
    <w:tr w:rsidR="00AF7614" w14:paraId="2104CF2C" w14:textId="77777777" w:rsidTr="00DD7CE0">
      <w:tc>
        <w:tcPr>
          <w:tcW w:w="5593" w:type="dxa"/>
          <w:vAlign w:val="center"/>
        </w:tcPr>
        <w:p w14:paraId="3D1003C3" w14:textId="77777777" w:rsidR="00AF7614" w:rsidRPr="002D61CD" w:rsidRDefault="00AF7614" w:rsidP="00DD7CE0">
          <w:pPr>
            <w:ind w:left="72"/>
            <w:rPr>
              <w:sz w:val="24"/>
            </w:rPr>
          </w:pPr>
          <w:r w:rsidRPr="00C81A16">
            <w:rPr>
              <w:noProof/>
            </w:rPr>
            <w:drawing>
              <wp:inline distT="0" distB="0" distL="0" distR="0" wp14:anchorId="1E5461AC" wp14:editId="2633D78E">
                <wp:extent cx="2660355" cy="1305209"/>
                <wp:effectExtent l="19050" t="0" r="6645" b="0"/>
                <wp:docPr id="18" name="Picture 3" descr="cid:image004.png@01CF7F10.A4275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4.png@01CF7F10.A4275880"/>
                        <pic:cNvPicPr>
                          <a:picLocks noChangeAspect="1" noChangeArrowheads="1"/>
                        </pic:cNvPicPr>
                      </pic:nvPicPr>
                      <pic:blipFill>
                        <a:blip r:embed="rId1" r:link="rId2"/>
                        <a:srcRect/>
                        <a:stretch>
                          <a:fillRect/>
                        </a:stretch>
                      </pic:blipFill>
                      <pic:spPr bwMode="auto">
                        <a:xfrm>
                          <a:off x="0" y="0"/>
                          <a:ext cx="2668082" cy="1309000"/>
                        </a:xfrm>
                        <a:prstGeom prst="rect">
                          <a:avLst/>
                        </a:prstGeom>
                        <a:noFill/>
                        <a:ln w="9525">
                          <a:noFill/>
                          <a:miter lim="800000"/>
                          <a:headEnd/>
                          <a:tailEnd/>
                        </a:ln>
                      </pic:spPr>
                    </pic:pic>
                  </a:graphicData>
                </a:graphic>
              </wp:inline>
            </w:drawing>
          </w:r>
        </w:p>
      </w:tc>
      <w:tc>
        <w:tcPr>
          <w:tcW w:w="4985" w:type="dxa"/>
          <w:gridSpan w:val="3"/>
          <w:vAlign w:val="center"/>
        </w:tcPr>
        <w:p w14:paraId="2A6D1766" w14:textId="77777777" w:rsidR="00AF7614" w:rsidRDefault="00AF7614" w:rsidP="00DD7CE0">
          <w:pPr>
            <w:ind w:left="72"/>
          </w:pPr>
          <w:r>
            <w:rPr>
              <w:noProof/>
            </w:rPr>
            <w:drawing>
              <wp:inline distT="0" distB="0" distL="0" distR="0" wp14:anchorId="2DE134C9" wp14:editId="33B2C076">
                <wp:extent cx="1884178" cy="1324663"/>
                <wp:effectExtent l="19050" t="0" r="1772" b="0"/>
                <wp:docPr id="7" name="Picture 2" descr="LOG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4"/>
                        <pic:cNvPicPr>
                          <a:picLocks noChangeAspect="1" noChangeArrowheads="1"/>
                        </pic:cNvPicPr>
                      </pic:nvPicPr>
                      <pic:blipFill>
                        <a:blip r:embed="rId3"/>
                        <a:srcRect/>
                        <a:stretch>
                          <a:fillRect/>
                        </a:stretch>
                      </pic:blipFill>
                      <pic:spPr bwMode="auto">
                        <a:xfrm>
                          <a:off x="0" y="0"/>
                          <a:ext cx="1882756" cy="1323663"/>
                        </a:xfrm>
                        <a:prstGeom prst="rect">
                          <a:avLst/>
                        </a:prstGeom>
                        <a:noFill/>
                        <a:ln w="9525">
                          <a:noFill/>
                          <a:miter lim="800000"/>
                          <a:headEnd/>
                          <a:tailEnd/>
                        </a:ln>
                      </pic:spPr>
                    </pic:pic>
                  </a:graphicData>
                </a:graphic>
              </wp:inline>
            </w:drawing>
          </w:r>
        </w:p>
        <w:p w14:paraId="36276970" w14:textId="77777777" w:rsidR="00AF7614" w:rsidRPr="002D61CD" w:rsidRDefault="00AF7614" w:rsidP="00DD7CE0">
          <w:pPr>
            <w:ind w:left="72"/>
            <w:jc w:val="center"/>
          </w:pPr>
          <w:r>
            <w:rPr>
              <w:noProof/>
            </w:rPr>
            <w:drawing>
              <wp:inline distT="0" distB="0" distL="0" distR="0" wp14:anchorId="6B8E469B" wp14:editId="4C379D0C">
                <wp:extent cx="2774950" cy="414655"/>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
                        <a:srcRect/>
                        <a:stretch>
                          <a:fillRect/>
                        </a:stretch>
                      </pic:blipFill>
                      <pic:spPr bwMode="auto">
                        <a:xfrm>
                          <a:off x="0" y="0"/>
                          <a:ext cx="2774950" cy="414655"/>
                        </a:xfrm>
                        <a:prstGeom prst="rect">
                          <a:avLst/>
                        </a:prstGeom>
                        <a:noFill/>
                        <a:ln w="9525">
                          <a:noFill/>
                          <a:miter lim="800000"/>
                          <a:headEnd/>
                          <a:tailEnd/>
                        </a:ln>
                      </pic:spPr>
                    </pic:pic>
                  </a:graphicData>
                </a:graphic>
              </wp:inline>
            </w:drawing>
          </w:r>
        </w:p>
      </w:tc>
    </w:tr>
    <w:tr w:rsidR="00AF7614" w:rsidRPr="00712257" w14:paraId="4FD38DEB" w14:textId="77777777" w:rsidTr="00DD7CE0">
      <w:tc>
        <w:tcPr>
          <w:tcW w:w="6221" w:type="dxa"/>
          <w:gridSpan w:val="2"/>
          <w:vAlign w:val="center"/>
        </w:tcPr>
        <w:p w14:paraId="508C8A86" w14:textId="77777777" w:rsidR="00AF7614" w:rsidRPr="00712257" w:rsidRDefault="00AF7614" w:rsidP="0099690F">
          <w:pPr>
            <w:pStyle w:val="Header"/>
            <w:ind w:left="72"/>
            <w:rPr>
              <w:sz w:val="24"/>
            </w:rPr>
          </w:pPr>
          <w:r w:rsidRPr="00712257">
            <w:rPr>
              <w:sz w:val="24"/>
            </w:rPr>
            <w:t>Signature Capture</w:t>
          </w:r>
        </w:p>
      </w:tc>
      <w:tc>
        <w:tcPr>
          <w:tcW w:w="4357" w:type="dxa"/>
          <w:gridSpan w:val="2"/>
          <w:vAlign w:val="center"/>
        </w:tcPr>
        <w:p w14:paraId="3AAB11B8" w14:textId="77777777" w:rsidR="00AF7614" w:rsidRPr="00712257" w:rsidRDefault="00AF7614" w:rsidP="0099690F">
          <w:pPr>
            <w:ind w:left="72"/>
            <w:rPr>
              <w:sz w:val="24"/>
            </w:rPr>
          </w:pPr>
          <w:r w:rsidRPr="00712257">
            <w:rPr>
              <w:sz w:val="24"/>
            </w:rPr>
            <w:t>Feature Document</w:t>
          </w:r>
        </w:p>
      </w:tc>
    </w:tr>
    <w:tr w:rsidR="00AF7614" w:rsidRPr="00712257" w14:paraId="0ECFC430" w14:textId="77777777" w:rsidTr="00DD7CE0">
      <w:tc>
        <w:tcPr>
          <w:tcW w:w="6221" w:type="dxa"/>
          <w:gridSpan w:val="2"/>
          <w:vAlign w:val="center"/>
        </w:tcPr>
        <w:p w14:paraId="01F8548E" w14:textId="77777777" w:rsidR="00AF7614" w:rsidRPr="00712257" w:rsidRDefault="00AF7614" w:rsidP="0099690F">
          <w:pPr>
            <w:pStyle w:val="Header"/>
            <w:ind w:left="72"/>
            <w:rPr>
              <w:sz w:val="24"/>
            </w:rPr>
          </w:pPr>
          <w:r w:rsidRPr="00712257">
            <w:rPr>
              <w:sz w:val="24"/>
            </w:rPr>
            <w:t>Point of Sale</w:t>
          </w:r>
        </w:p>
      </w:tc>
      <w:tc>
        <w:tcPr>
          <w:tcW w:w="4357" w:type="dxa"/>
          <w:gridSpan w:val="2"/>
          <w:vAlign w:val="center"/>
        </w:tcPr>
        <w:p w14:paraId="2ED07972" w14:textId="1877C840" w:rsidR="00AF7614" w:rsidRPr="00712257" w:rsidRDefault="00AF7614" w:rsidP="002D3634">
          <w:pPr>
            <w:ind w:left="72"/>
            <w:rPr>
              <w:sz w:val="24"/>
            </w:rPr>
          </w:pPr>
          <w:r w:rsidRPr="00712257">
            <w:rPr>
              <w:i/>
              <w:iCs/>
              <w:sz w:val="24"/>
            </w:rPr>
            <w:t xml:space="preserve">Revision Date:  </w:t>
          </w:r>
          <w:del w:id="729" w:author="Amy Byers" w:date="2015-04-07T10:43:00Z">
            <w:r w:rsidRPr="00712257" w:rsidDel="001715F1">
              <w:rPr>
                <w:sz w:val="24"/>
              </w:rPr>
              <w:delText>3/</w:delText>
            </w:r>
            <w:r w:rsidDel="001715F1">
              <w:rPr>
                <w:sz w:val="24"/>
              </w:rPr>
              <w:delText>13</w:delText>
            </w:r>
          </w:del>
          <w:ins w:id="730" w:author="Amy Byers" w:date="2015-04-07T10:43:00Z">
            <w:r>
              <w:rPr>
                <w:sz w:val="24"/>
              </w:rPr>
              <w:t>4/</w:t>
            </w:r>
          </w:ins>
          <w:ins w:id="731" w:author="Amy Byers" w:date="2015-04-08T11:04:00Z">
            <w:r w:rsidR="002D3634">
              <w:rPr>
                <w:sz w:val="24"/>
              </w:rPr>
              <w:t>8</w:t>
            </w:r>
          </w:ins>
          <w:r w:rsidRPr="00712257">
            <w:rPr>
              <w:sz w:val="24"/>
            </w:rPr>
            <w:t>/2015</w:t>
          </w:r>
        </w:p>
      </w:tc>
    </w:tr>
    <w:tr w:rsidR="00AF7614" w:rsidRPr="00712257" w14:paraId="7D1FEB14" w14:textId="77777777" w:rsidTr="00DD7CE0">
      <w:tc>
        <w:tcPr>
          <w:tcW w:w="6221" w:type="dxa"/>
          <w:gridSpan w:val="2"/>
          <w:vAlign w:val="center"/>
        </w:tcPr>
        <w:p w14:paraId="53A631A4" w14:textId="77777777" w:rsidR="00AF7614" w:rsidRPr="00712257" w:rsidRDefault="00AF7614" w:rsidP="00712257">
          <w:pPr>
            <w:ind w:left="72"/>
            <w:rPr>
              <w:sz w:val="24"/>
            </w:rPr>
          </w:pPr>
          <w:r w:rsidRPr="00712257">
            <w:rPr>
              <w:i/>
              <w:sz w:val="24"/>
            </w:rPr>
            <w:t xml:space="preserve">Prepared By: </w:t>
          </w:r>
          <w:r w:rsidRPr="00712257">
            <w:rPr>
              <w:sz w:val="24"/>
            </w:rPr>
            <w:t>Amy Byers</w:t>
          </w:r>
        </w:p>
      </w:tc>
      <w:tc>
        <w:tcPr>
          <w:tcW w:w="2295" w:type="dxa"/>
          <w:vAlign w:val="center"/>
        </w:tcPr>
        <w:p w14:paraId="29CB3001" w14:textId="21CE6EC2" w:rsidR="00AF7614" w:rsidRPr="00712257" w:rsidRDefault="00AF7614" w:rsidP="001715F1">
          <w:pPr>
            <w:ind w:left="72"/>
            <w:rPr>
              <w:sz w:val="24"/>
            </w:rPr>
          </w:pPr>
          <w:r w:rsidRPr="00712257">
            <w:rPr>
              <w:sz w:val="24"/>
            </w:rPr>
            <w:t>Version 1.</w:t>
          </w:r>
          <w:del w:id="732" w:author="Amy Byers" w:date="2015-04-07T10:43:00Z">
            <w:r w:rsidDel="001715F1">
              <w:rPr>
                <w:sz w:val="24"/>
              </w:rPr>
              <w:delText>4</w:delText>
            </w:r>
          </w:del>
          <w:ins w:id="733" w:author="Amy Byers" w:date="2015-04-07T10:43:00Z">
            <w:r w:rsidR="002D3634">
              <w:rPr>
                <w:sz w:val="24"/>
              </w:rPr>
              <w:t>5</w:t>
            </w:r>
          </w:ins>
        </w:p>
      </w:tc>
      <w:tc>
        <w:tcPr>
          <w:tcW w:w="2062" w:type="dxa"/>
          <w:vAlign w:val="center"/>
        </w:tcPr>
        <w:p w14:paraId="72FD5E84" w14:textId="77777777" w:rsidR="00AF7614" w:rsidRPr="00712257" w:rsidRDefault="00AF7614" w:rsidP="0099690F">
          <w:pPr>
            <w:ind w:left="72"/>
            <w:jc w:val="center"/>
            <w:rPr>
              <w:sz w:val="24"/>
            </w:rPr>
          </w:pPr>
          <w:r w:rsidRPr="00712257">
            <w:rPr>
              <w:sz w:val="24"/>
            </w:rPr>
            <w:t xml:space="preserve">Page </w:t>
          </w:r>
          <w:r w:rsidRPr="00712257">
            <w:rPr>
              <w:rStyle w:val="PageNumber"/>
              <w:sz w:val="24"/>
            </w:rPr>
            <w:fldChar w:fldCharType="begin"/>
          </w:r>
          <w:r w:rsidRPr="00712257">
            <w:rPr>
              <w:rStyle w:val="PageNumber"/>
              <w:sz w:val="24"/>
            </w:rPr>
            <w:instrText xml:space="preserve"> PAGE </w:instrText>
          </w:r>
          <w:r w:rsidRPr="00712257">
            <w:rPr>
              <w:rStyle w:val="PageNumber"/>
              <w:sz w:val="24"/>
            </w:rPr>
            <w:fldChar w:fldCharType="separate"/>
          </w:r>
          <w:r w:rsidR="00BC2773">
            <w:rPr>
              <w:rStyle w:val="PageNumber"/>
              <w:noProof/>
              <w:sz w:val="24"/>
            </w:rPr>
            <w:t>1</w:t>
          </w:r>
          <w:r w:rsidRPr="00712257">
            <w:rPr>
              <w:rStyle w:val="PageNumber"/>
              <w:sz w:val="24"/>
            </w:rPr>
            <w:fldChar w:fldCharType="end"/>
          </w:r>
          <w:r w:rsidRPr="00712257">
            <w:rPr>
              <w:rStyle w:val="PageNumber"/>
              <w:sz w:val="24"/>
            </w:rPr>
            <w:t xml:space="preserve"> of </w:t>
          </w:r>
          <w:r w:rsidRPr="00712257">
            <w:rPr>
              <w:rStyle w:val="PageNumber"/>
              <w:sz w:val="24"/>
            </w:rPr>
            <w:fldChar w:fldCharType="begin"/>
          </w:r>
          <w:r w:rsidRPr="00712257">
            <w:rPr>
              <w:rStyle w:val="PageNumber"/>
              <w:sz w:val="24"/>
            </w:rPr>
            <w:instrText xml:space="preserve"> NUMPAGES </w:instrText>
          </w:r>
          <w:r w:rsidRPr="00712257">
            <w:rPr>
              <w:rStyle w:val="PageNumber"/>
              <w:sz w:val="24"/>
            </w:rPr>
            <w:fldChar w:fldCharType="separate"/>
          </w:r>
          <w:r w:rsidR="00BC2773">
            <w:rPr>
              <w:rStyle w:val="PageNumber"/>
              <w:noProof/>
              <w:sz w:val="24"/>
            </w:rPr>
            <w:t>25</w:t>
          </w:r>
          <w:r w:rsidRPr="00712257">
            <w:rPr>
              <w:rStyle w:val="PageNumber"/>
              <w:sz w:val="24"/>
            </w:rPr>
            <w:fldChar w:fldCharType="end"/>
          </w:r>
        </w:p>
      </w:tc>
    </w:tr>
  </w:tbl>
  <w:p w14:paraId="4C8A6BA8" w14:textId="77777777" w:rsidR="00AF7614" w:rsidRPr="00F31F9E" w:rsidRDefault="00AF7614" w:rsidP="00A95DC9">
    <w:pPr>
      <w:pStyle w:val="Header"/>
      <w:tabs>
        <w:tab w:val="clear" w:pos="8640"/>
        <w:tab w:val="right" w:pos="10080"/>
      </w:tabs>
      <w:rPr>
        <w:color w:val="333399"/>
        <w:sz w:val="24"/>
      </w:rPr>
    </w:pPr>
    <w:r>
      <w:rPr>
        <w:color w:val="333399"/>
        <w:sz w:val="24"/>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81DBD"/>
    <w:multiLevelType w:val="hybridMultilevel"/>
    <w:tmpl w:val="12B05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6F2CE6"/>
    <w:multiLevelType w:val="multilevel"/>
    <w:tmpl w:val="022C947E"/>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864"/>
        </w:tabs>
        <w:ind w:left="1152" w:hanging="1152"/>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nsid w:val="12BD0A5E"/>
    <w:multiLevelType w:val="hybridMultilevel"/>
    <w:tmpl w:val="CA70C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CF69B1"/>
    <w:multiLevelType w:val="hybridMultilevel"/>
    <w:tmpl w:val="CA70C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961EBD"/>
    <w:multiLevelType w:val="hybridMultilevel"/>
    <w:tmpl w:val="DBA027A0"/>
    <w:lvl w:ilvl="0" w:tplc="8362B9E2">
      <w:start w:val="1"/>
      <w:numFmt w:val="bullet"/>
      <w:lvlText w:val=""/>
      <w:lvlJc w:val="left"/>
      <w:pPr>
        <w:ind w:left="360" w:hanging="360"/>
      </w:pPr>
      <w:rPr>
        <w:rFonts w:ascii="Symbol" w:hAnsi="Symbol" w:hint="default"/>
      </w:rPr>
    </w:lvl>
    <w:lvl w:ilvl="1" w:tplc="A11AD166" w:tentative="1">
      <w:start w:val="1"/>
      <w:numFmt w:val="bullet"/>
      <w:lvlText w:val="o"/>
      <w:lvlJc w:val="left"/>
      <w:pPr>
        <w:ind w:left="1080" w:hanging="360"/>
      </w:pPr>
      <w:rPr>
        <w:rFonts w:ascii="Courier New" w:hAnsi="Courier New" w:cs="Courier New" w:hint="default"/>
      </w:rPr>
    </w:lvl>
    <w:lvl w:ilvl="2" w:tplc="EB8ACDA6" w:tentative="1">
      <w:start w:val="1"/>
      <w:numFmt w:val="bullet"/>
      <w:lvlText w:val=""/>
      <w:lvlJc w:val="left"/>
      <w:pPr>
        <w:ind w:left="1800" w:hanging="360"/>
      </w:pPr>
      <w:rPr>
        <w:rFonts w:ascii="Wingdings" w:hAnsi="Wingdings" w:hint="default"/>
      </w:rPr>
    </w:lvl>
    <w:lvl w:ilvl="3" w:tplc="FA74E692" w:tentative="1">
      <w:start w:val="1"/>
      <w:numFmt w:val="bullet"/>
      <w:lvlText w:val=""/>
      <w:lvlJc w:val="left"/>
      <w:pPr>
        <w:ind w:left="2520" w:hanging="360"/>
      </w:pPr>
      <w:rPr>
        <w:rFonts w:ascii="Symbol" w:hAnsi="Symbol" w:hint="default"/>
      </w:rPr>
    </w:lvl>
    <w:lvl w:ilvl="4" w:tplc="035C46D0" w:tentative="1">
      <w:start w:val="1"/>
      <w:numFmt w:val="bullet"/>
      <w:lvlText w:val="o"/>
      <w:lvlJc w:val="left"/>
      <w:pPr>
        <w:ind w:left="3240" w:hanging="360"/>
      </w:pPr>
      <w:rPr>
        <w:rFonts w:ascii="Courier New" w:hAnsi="Courier New" w:cs="Courier New" w:hint="default"/>
      </w:rPr>
    </w:lvl>
    <w:lvl w:ilvl="5" w:tplc="F7CE362E" w:tentative="1">
      <w:start w:val="1"/>
      <w:numFmt w:val="bullet"/>
      <w:lvlText w:val=""/>
      <w:lvlJc w:val="left"/>
      <w:pPr>
        <w:ind w:left="3960" w:hanging="360"/>
      </w:pPr>
      <w:rPr>
        <w:rFonts w:ascii="Wingdings" w:hAnsi="Wingdings" w:hint="default"/>
      </w:rPr>
    </w:lvl>
    <w:lvl w:ilvl="6" w:tplc="FB1282C8" w:tentative="1">
      <w:start w:val="1"/>
      <w:numFmt w:val="bullet"/>
      <w:lvlText w:val=""/>
      <w:lvlJc w:val="left"/>
      <w:pPr>
        <w:ind w:left="4680" w:hanging="360"/>
      </w:pPr>
      <w:rPr>
        <w:rFonts w:ascii="Symbol" w:hAnsi="Symbol" w:hint="default"/>
      </w:rPr>
    </w:lvl>
    <w:lvl w:ilvl="7" w:tplc="91E6CEBC" w:tentative="1">
      <w:start w:val="1"/>
      <w:numFmt w:val="bullet"/>
      <w:lvlText w:val="o"/>
      <w:lvlJc w:val="left"/>
      <w:pPr>
        <w:ind w:left="5400" w:hanging="360"/>
      </w:pPr>
      <w:rPr>
        <w:rFonts w:ascii="Courier New" w:hAnsi="Courier New" w:cs="Courier New" w:hint="default"/>
      </w:rPr>
    </w:lvl>
    <w:lvl w:ilvl="8" w:tplc="7E3AECBC" w:tentative="1">
      <w:start w:val="1"/>
      <w:numFmt w:val="bullet"/>
      <w:lvlText w:val=""/>
      <w:lvlJc w:val="left"/>
      <w:pPr>
        <w:ind w:left="6120" w:hanging="360"/>
      </w:pPr>
      <w:rPr>
        <w:rFonts w:ascii="Wingdings" w:hAnsi="Wingdings" w:hint="default"/>
      </w:rPr>
    </w:lvl>
  </w:abstractNum>
  <w:abstractNum w:abstractNumId="5">
    <w:nsid w:val="19C60064"/>
    <w:multiLevelType w:val="hybridMultilevel"/>
    <w:tmpl w:val="920C4002"/>
    <w:lvl w:ilvl="0" w:tplc="D5A00D9C">
      <w:start w:val="1"/>
      <w:numFmt w:val="decimal"/>
      <w:lvlText w:val="%1."/>
      <w:lvlJc w:val="left"/>
      <w:pPr>
        <w:ind w:left="720" w:hanging="360"/>
      </w:pPr>
      <w:rPr>
        <w:rFonts w:hint="default"/>
      </w:rPr>
    </w:lvl>
    <w:lvl w:ilvl="1" w:tplc="58005CA2" w:tentative="1">
      <w:start w:val="1"/>
      <w:numFmt w:val="lowerLetter"/>
      <w:lvlText w:val="%2."/>
      <w:lvlJc w:val="left"/>
      <w:pPr>
        <w:ind w:left="1440" w:hanging="360"/>
      </w:pPr>
    </w:lvl>
    <w:lvl w:ilvl="2" w:tplc="4FFAB78A" w:tentative="1">
      <w:start w:val="1"/>
      <w:numFmt w:val="lowerRoman"/>
      <w:lvlText w:val="%3."/>
      <w:lvlJc w:val="right"/>
      <w:pPr>
        <w:ind w:left="2160" w:hanging="180"/>
      </w:pPr>
    </w:lvl>
    <w:lvl w:ilvl="3" w:tplc="A77608D6" w:tentative="1">
      <w:start w:val="1"/>
      <w:numFmt w:val="decimal"/>
      <w:lvlText w:val="%4."/>
      <w:lvlJc w:val="left"/>
      <w:pPr>
        <w:ind w:left="2880" w:hanging="360"/>
      </w:pPr>
    </w:lvl>
    <w:lvl w:ilvl="4" w:tplc="6E88C384" w:tentative="1">
      <w:start w:val="1"/>
      <w:numFmt w:val="lowerLetter"/>
      <w:lvlText w:val="%5."/>
      <w:lvlJc w:val="left"/>
      <w:pPr>
        <w:ind w:left="3600" w:hanging="360"/>
      </w:pPr>
    </w:lvl>
    <w:lvl w:ilvl="5" w:tplc="490220AA" w:tentative="1">
      <w:start w:val="1"/>
      <w:numFmt w:val="lowerRoman"/>
      <w:lvlText w:val="%6."/>
      <w:lvlJc w:val="right"/>
      <w:pPr>
        <w:ind w:left="4320" w:hanging="180"/>
      </w:pPr>
    </w:lvl>
    <w:lvl w:ilvl="6" w:tplc="A2D6562C" w:tentative="1">
      <w:start w:val="1"/>
      <w:numFmt w:val="decimal"/>
      <w:lvlText w:val="%7."/>
      <w:lvlJc w:val="left"/>
      <w:pPr>
        <w:ind w:left="5040" w:hanging="360"/>
      </w:pPr>
    </w:lvl>
    <w:lvl w:ilvl="7" w:tplc="3D24E438" w:tentative="1">
      <w:start w:val="1"/>
      <w:numFmt w:val="lowerLetter"/>
      <w:lvlText w:val="%8."/>
      <w:lvlJc w:val="left"/>
      <w:pPr>
        <w:ind w:left="5760" w:hanging="360"/>
      </w:pPr>
    </w:lvl>
    <w:lvl w:ilvl="8" w:tplc="C42A3BD2" w:tentative="1">
      <w:start w:val="1"/>
      <w:numFmt w:val="lowerRoman"/>
      <w:lvlText w:val="%9."/>
      <w:lvlJc w:val="right"/>
      <w:pPr>
        <w:ind w:left="6480" w:hanging="180"/>
      </w:pPr>
    </w:lvl>
  </w:abstractNum>
  <w:abstractNum w:abstractNumId="6">
    <w:nsid w:val="1A4B6CB0"/>
    <w:multiLevelType w:val="hybridMultilevel"/>
    <w:tmpl w:val="E47E5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CE3B6C"/>
    <w:multiLevelType w:val="hybridMultilevel"/>
    <w:tmpl w:val="B7E0AE64"/>
    <w:lvl w:ilvl="0" w:tplc="A4C0EF4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2C3D86"/>
    <w:multiLevelType w:val="hybridMultilevel"/>
    <w:tmpl w:val="1B2CDC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2A84F84"/>
    <w:multiLevelType w:val="hybridMultilevel"/>
    <w:tmpl w:val="CA70C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2371C6"/>
    <w:multiLevelType w:val="hybridMultilevel"/>
    <w:tmpl w:val="E47E5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015B97"/>
    <w:multiLevelType w:val="hybridMultilevel"/>
    <w:tmpl w:val="AC64FF12"/>
    <w:lvl w:ilvl="0" w:tplc="568A7CC6">
      <w:start w:val="1"/>
      <w:numFmt w:val="bullet"/>
      <w:lvlText w:val=""/>
      <w:lvlJc w:val="left"/>
      <w:pPr>
        <w:ind w:left="360" w:hanging="360"/>
      </w:pPr>
      <w:rPr>
        <w:rFonts w:ascii="Symbol" w:hAnsi="Symbol" w:hint="default"/>
      </w:rPr>
    </w:lvl>
    <w:lvl w:ilvl="1" w:tplc="598253D6" w:tentative="1">
      <w:start w:val="1"/>
      <w:numFmt w:val="bullet"/>
      <w:lvlText w:val="o"/>
      <w:lvlJc w:val="left"/>
      <w:pPr>
        <w:ind w:left="1080" w:hanging="360"/>
      </w:pPr>
      <w:rPr>
        <w:rFonts w:ascii="Courier New" w:hAnsi="Courier New" w:cs="Courier New" w:hint="default"/>
      </w:rPr>
    </w:lvl>
    <w:lvl w:ilvl="2" w:tplc="B02C3E18" w:tentative="1">
      <w:start w:val="1"/>
      <w:numFmt w:val="bullet"/>
      <w:lvlText w:val=""/>
      <w:lvlJc w:val="left"/>
      <w:pPr>
        <w:ind w:left="1800" w:hanging="360"/>
      </w:pPr>
      <w:rPr>
        <w:rFonts w:ascii="Wingdings" w:hAnsi="Wingdings" w:hint="default"/>
      </w:rPr>
    </w:lvl>
    <w:lvl w:ilvl="3" w:tplc="B1AC93AC" w:tentative="1">
      <w:start w:val="1"/>
      <w:numFmt w:val="bullet"/>
      <w:lvlText w:val=""/>
      <w:lvlJc w:val="left"/>
      <w:pPr>
        <w:ind w:left="2520" w:hanging="360"/>
      </w:pPr>
      <w:rPr>
        <w:rFonts w:ascii="Symbol" w:hAnsi="Symbol" w:hint="default"/>
      </w:rPr>
    </w:lvl>
    <w:lvl w:ilvl="4" w:tplc="D6087788" w:tentative="1">
      <w:start w:val="1"/>
      <w:numFmt w:val="bullet"/>
      <w:lvlText w:val="o"/>
      <w:lvlJc w:val="left"/>
      <w:pPr>
        <w:ind w:left="3240" w:hanging="360"/>
      </w:pPr>
      <w:rPr>
        <w:rFonts w:ascii="Courier New" w:hAnsi="Courier New" w:cs="Courier New" w:hint="default"/>
      </w:rPr>
    </w:lvl>
    <w:lvl w:ilvl="5" w:tplc="4170CE50" w:tentative="1">
      <w:start w:val="1"/>
      <w:numFmt w:val="bullet"/>
      <w:lvlText w:val=""/>
      <w:lvlJc w:val="left"/>
      <w:pPr>
        <w:ind w:left="3960" w:hanging="360"/>
      </w:pPr>
      <w:rPr>
        <w:rFonts w:ascii="Wingdings" w:hAnsi="Wingdings" w:hint="default"/>
      </w:rPr>
    </w:lvl>
    <w:lvl w:ilvl="6" w:tplc="8182DC7E" w:tentative="1">
      <w:start w:val="1"/>
      <w:numFmt w:val="bullet"/>
      <w:lvlText w:val=""/>
      <w:lvlJc w:val="left"/>
      <w:pPr>
        <w:ind w:left="4680" w:hanging="360"/>
      </w:pPr>
      <w:rPr>
        <w:rFonts w:ascii="Symbol" w:hAnsi="Symbol" w:hint="default"/>
      </w:rPr>
    </w:lvl>
    <w:lvl w:ilvl="7" w:tplc="46D23AFA" w:tentative="1">
      <w:start w:val="1"/>
      <w:numFmt w:val="bullet"/>
      <w:lvlText w:val="o"/>
      <w:lvlJc w:val="left"/>
      <w:pPr>
        <w:ind w:left="5400" w:hanging="360"/>
      </w:pPr>
      <w:rPr>
        <w:rFonts w:ascii="Courier New" w:hAnsi="Courier New" w:cs="Courier New" w:hint="default"/>
      </w:rPr>
    </w:lvl>
    <w:lvl w:ilvl="8" w:tplc="01C2BF7A" w:tentative="1">
      <w:start w:val="1"/>
      <w:numFmt w:val="bullet"/>
      <w:lvlText w:val=""/>
      <w:lvlJc w:val="left"/>
      <w:pPr>
        <w:ind w:left="6120" w:hanging="360"/>
      </w:pPr>
      <w:rPr>
        <w:rFonts w:ascii="Wingdings" w:hAnsi="Wingdings" w:hint="default"/>
      </w:rPr>
    </w:lvl>
  </w:abstractNum>
  <w:abstractNum w:abstractNumId="12">
    <w:nsid w:val="2DB65EB3"/>
    <w:multiLevelType w:val="hybridMultilevel"/>
    <w:tmpl w:val="72EE7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F23ACA"/>
    <w:multiLevelType w:val="hybridMultilevel"/>
    <w:tmpl w:val="CA70C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B51A09"/>
    <w:multiLevelType w:val="hybridMultilevel"/>
    <w:tmpl w:val="69EAA112"/>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57627B"/>
    <w:multiLevelType w:val="hybridMultilevel"/>
    <w:tmpl w:val="CEBA6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110267"/>
    <w:multiLevelType w:val="hybridMultilevel"/>
    <w:tmpl w:val="CA70C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286951"/>
    <w:multiLevelType w:val="hybridMultilevel"/>
    <w:tmpl w:val="2B966636"/>
    <w:lvl w:ilvl="0" w:tplc="CB74BB9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9F74BE"/>
    <w:multiLevelType w:val="hybridMultilevel"/>
    <w:tmpl w:val="CA70C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0E7281"/>
    <w:multiLevelType w:val="hybridMultilevel"/>
    <w:tmpl w:val="CA70C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37C5366"/>
    <w:multiLevelType w:val="hybridMultilevel"/>
    <w:tmpl w:val="CA70C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3B14695"/>
    <w:multiLevelType w:val="hybridMultilevel"/>
    <w:tmpl w:val="CA70C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6587AFB"/>
    <w:multiLevelType w:val="hybridMultilevel"/>
    <w:tmpl w:val="19AAE48E"/>
    <w:lvl w:ilvl="0" w:tplc="A4C0EF44">
      <w:start w:val="1"/>
      <w:numFmt w:val="decimal"/>
      <w:lvlText w:val="%1."/>
      <w:lvlJc w:val="left"/>
      <w:pPr>
        <w:ind w:left="396" w:hanging="360"/>
      </w:pPr>
      <w:rPr>
        <w:rFonts w:hint="default"/>
      </w:r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23">
    <w:nsid w:val="68BE038A"/>
    <w:multiLevelType w:val="hybridMultilevel"/>
    <w:tmpl w:val="B7E0AE64"/>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4">
    <w:nsid w:val="68F25C12"/>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C8618DC"/>
    <w:multiLevelType w:val="hybridMultilevel"/>
    <w:tmpl w:val="CA70C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936955"/>
    <w:multiLevelType w:val="hybridMultilevel"/>
    <w:tmpl w:val="63A4EA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83D15A6"/>
    <w:multiLevelType w:val="hybridMultilevel"/>
    <w:tmpl w:val="7B0E62CC"/>
    <w:lvl w:ilvl="0" w:tplc="28280554">
      <w:start w:val="1"/>
      <w:numFmt w:val="bullet"/>
      <w:lvlText w:val=""/>
      <w:lvlJc w:val="left"/>
      <w:pPr>
        <w:ind w:left="360" w:hanging="360"/>
      </w:pPr>
      <w:rPr>
        <w:rFonts w:ascii="Symbol" w:hAnsi="Symbol" w:hint="default"/>
      </w:rPr>
    </w:lvl>
    <w:lvl w:ilvl="1" w:tplc="E1E252E8" w:tentative="1">
      <w:start w:val="1"/>
      <w:numFmt w:val="bullet"/>
      <w:lvlText w:val="o"/>
      <w:lvlJc w:val="left"/>
      <w:pPr>
        <w:ind w:left="1080" w:hanging="360"/>
      </w:pPr>
      <w:rPr>
        <w:rFonts w:ascii="Courier New" w:hAnsi="Courier New" w:cs="Courier New" w:hint="default"/>
      </w:rPr>
    </w:lvl>
    <w:lvl w:ilvl="2" w:tplc="F056BB9E" w:tentative="1">
      <w:start w:val="1"/>
      <w:numFmt w:val="bullet"/>
      <w:lvlText w:val=""/>
      <w:lvlJc w:val="left"/>
      <w:pPr>
        <w:ind w:left="1800" w:hanging="360"/>
      </w:pPr>
      <w:rPr>
        <w:rFonts w:ascii="Wingdings" w:hAnsi="Wingdings" w:hint="default"/>
      </w:rPr>
    </w:lvl>
    <w:lvl w:ilvl="3" w:tplc="4CACB3F0" w:tentative="1">
      <w:start w:val="1"/>
      <w:numFmt w:val="bullet"/>
      <w:lvlText w:val=""/>
      <w:lvlJc w:val="left"/>
      <w:pPr>
        <w:ind w:left="2520" w:hanging="360"/>
      </w:pPr>
      <w:rPr>
        <w:rFonts w:ascii="Symbol" w:hAnsi="Symbol" w:hint="default"/>
      </w:rPr>
    </w:lvl>
    <w:lvl w:ilvl="4" w:tplc="9E5EE37E" w:tentative="1">
      <w:start w:val="1"/>
      <w:numFmt w:val="bullet"/>
      <w:lvlText w:val="o"/>
      <w:lvlJc w:val="left"/>
      <w:pPr>
        <w:ind w:left="3240" w:hanging="360"/>
      </w:pPr>
      <w:rPr>
        <w:rFonts w:ascii="Courier New" w:hAnsi="Courier New" w:cs="Courier New" w:hint="default"/>
      </w:rPr>
    </w:lvl>
    <w:lvl w:ilvl="5" w:tplc="EA36C19C" w:tentative="1">
      <w:start w:val="1"/>
      <w:numFmt w:val="bullet"/>
      <w:lvlText w:val=""/>
      <w:lvlJc w:val="left"/>
      <w:pPr>
        <w:ind w:left="3960" w:hanging="360"/>
      </w:pPr>
      <w:rPr>
        <w:rFonts w:ascii="Wingdings" w:hAnsi="Wingdings" w:hint="default"/>
      </w:rPr>
    </w:lvl>
    <w:lvl w:ilvl="6" w:tplc="223A9328" w:tentative="1">
      <w:start w:val="1"/>
      <w:numFmt w:val="bullet"/>
      <w:lvlText w:val=""/>
      <w:lvlJc w:val="left"/>
      <w:pPr>
        <w:ind w:left="4680" w:hanging="360"/>
      </w:pPr>
      <w:rPr>
        <w:rFonts w:ascii="Symbol" w:hAnsi="Symbol" w:hint="default"/>
      </w:rPr>
    </w:lvl>
    <w:lvl w:ilvl="7" w:tplc="CD3E6EC4" w:tentative="1">
      <w:start w:val="1"/>
      <w:numFmt w:val="bullet"/>
      <w:lvlText w:val="o"/>
      <w:lvlJc w:val="left"/>
      <w:pPr>
        <w:ind w:left="5400" w:hanging="360"/>
      </w:pPr>
      <w:rPr>
        <w:rFonts w:ascii="Courier New" w:hAnsi="Courier New" w:cs="Courier New" w:hint="default"/>
      </w:rPr>
    </w:lvl>
    <w:lvl w:ilvl="8" w:tplc="BDBC6D90" w:tentative="1">
      <w:start w:val="1"/>
      <w:numFmt w:val="bullet"/>
      <w:lvlText w:val=""/>
      <w:lvlJc w:val="left"/>
      <w:pPr>
        <w:ind w:left="6120" w:hanging="360"/>
      </w:pPr>
      <w:rPr>
        <w:rFonts w:ascii="Wingdings" w:hAnsi="Wingdings" w:hint="default"/>
      </w:rPr>
    </w:lvl>
  </w:abstractNum>
  <w:abstractNum w:abstractNumId="28">
    <w:nsid w:val="78D565C4"/>
    <w:multiLevelType w:val="hybridMultilevel"/>
    <w:tmpl w:val="919C87A0"/>
    <w:lvl w:ilvl="0" w:tplc="0409000F">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29">
    <w:nsid w:val="796D23AE"/>
    <w:multiLevelType w:val="hybridMultilevel"/>
    <w:tmpl w:val="E47E5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3F265B"/>
    <w:multiLevelType w:val="hybridMultilevel"/>
    <w:tmpl w:val="CA70C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EB52FC9"/>
    <w:multiLevelType w:val="hybridMultilevel"/>
    <w:tmpl w:val="CA70C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
  </w:num>
  <w:num w:numId="3">
    <w:abstractNumId w:val="22"/>
  </w:num>
  <w:num w:numId="4">
    <w:abstractNumId w:val="28"/>
  </w:num>
  <w:num w:numId="5">
    <w:abstractNumId w:val="5"/>
  </w:num>
  <w:num w:numId="6">
    <w:abstractNumId w:val="27"/>
  </w:num>
  <w:num w:numId="7">
    <w:abstractNumId w:val="4"/>
  </w:num>
  <w:num w:numId="8">
    <w:abstractNumId w:val="23"/>
  </w:num>
  <w:num w:numId="9">
    <w:abstractNumId w:val="7"/>
  </w:num>
  <w:num w:numId="10">
    <w:abstractNumId w:val="14"/>
  </w:num>
  <w:num w:numId="11">
    <w:abstractNumId w:val="11"/>
  </w:num>
  <w:num w:numId="12">
    <w:abstractNumId w:val="15"/>
  </w:num>
  <w:num w:numId="13">
    <w:abstractNumId w:val="18"/>
  </w:num>
  <w:num w:numId="14">
    <w:abstractNumId w:val="31"/>
  </w:num>
  <w:num w:numId="15">
    <w:abstractNumId w:val="8"/>
  </w:num>
  <w:num w:numId="16">
    <w:abstractNumId w:val="21"/>
  </w:num>
  <w:num w:numId="17">
    <w:abstractNumId w:val="19"/>
  </w:num>
  <w:num w:numId="18">
    <w:abstractNumId w:val="6"/>
  </w:num>
  <w:num w:numId="19">
    <w:abstractNumId w:val="29"/>
  </w:num>
  <w:num w:numId="20">
    <w:abstractNumId w:val="10"/>
  </w:num>
  <w:num w:numId="21">
    <w:abstractNumId w:val="13"/>
  </w:num>
  <w:num w:numId="22">
    <w:abstractNumId w:val="3"/>
  </w:num>
  <w:num w:numId="23">
    <w:abstractNumId w:val="16"/>
  </w:num>
  <w:num w:numId="24">
    <w:abstractNumId w:val="2"/>
  </w:num>
  <w:num w:numId="25">
    <w:abstractNumId w:val="30"/>
  </w:num>
  <w:num w:numId="26">
    <w:abstractNumId w:val="25"/>
  </w:num>
  <w:num w:numId="27">
    <w:abstractNumId w:val="20"/>
  </w:num>
  <w:num w:numId="28">
    <w:abstractNumId w:val="9"/>
  </w:num>
  <w:num w:numId="29">
    <w:abstractNumId w:val="24"/>
  </w:num>
  <w:num w:numId="30">
    <w:abstractNumId w:val="1"/>
  </w:num>
  <w:num w:numId="31">
    <w:abstractNumId w:val="12"/>
  </w:num>
  <w:num w:numId="32">
    <w:abstractNumId w:val="1"/>
  </w:num>
  <w:num w:numId="33">
    <w:abstractNumId w:val="0"/>
  </w:num>
  <w:num w:numId="34">
    <w:abstractNumId w:val="17"/>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my Byers">
    <w15:presenceInfo w15:providerId="AD" w15:userId="S-1-5-21-1937516682-3587700642-2321761428-11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Formatting/>
  <w:defaultTabStop w:val="720"/>
  <w:drawingGridHorizontalSpacing w:val="110"/>
  <w:drawingGridVerticalSpacing w:val="187"/>
  <w:displayHorizontalDrawingGridEvery w:val="2"/>
  <w:characterSpacingControl w:val="doNotCompress"/>
  <w:hdrShapeDefaults>
    <o:shapedefaults v:ext="edit" spidmax="2049" o:allowoverlap="f" fill="f" fillcolor="white" stroke="f">
      <v:fill color="white" on="f"/>
      <v:stroke on="f"/>
      <v:textbox style="mso-rotate-with-shape: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B54"/>
    <w:rsid w:val="00000AD3"/>
    <w:rsid w:val="00000B71"/>
    <w:rsid w:val="000012AE"/>
    <w:rsid w:val="00002804"/>
    <w:rsid w:val="00003BC7"/>
    <w:rsid w:val="00003CA7"/>
    <w:rsid w:val="0000423B"/>
    <w:rsid w:val="00006AAF"/>
    <w:rsid w:val="0000734A"/>
    <w:rsid w:val="000107CF"/>
    <w:rsid w:val="00011204"/>
    <w:rsid w:val="000115CC"/>
    <w:rsid w:val="0001368B"/>
    <w:rsid w:val="000144D2"/>
    <w:rsid w:val="0001497A"/>
    <w:rsid w:val="0001509E"/>
    <w:rsid w:val="000218C0"/>
    <w:rsid w:val="00021B0C"/>
    <w:rsid w:val="00025BDE"/>
    <w:rsid w:val="00025DF6"/>
    <w:rsid w:val="0003021E"/>
    <w:rsid w:val="000302E2"/>
    <w:rsid w:val="000305C1"/>
    <w:rsid w:val="00030FFA"/>
    <w:rsid w:val="000338B2"/>
    <w:rsid w:val="00033D2A"/>
    <w:rsid w:val="00034761"/>
    <w:rsid w:val="00034F15"/>
    <w:rsid w:val="00035869"/>
    <w:rsid w:val="00036274"/>
    <w:rsid w:val="000402DD"/>
    <w:rsid w:val="00040EDD"/>
    <w:rsid w:val="000441DC"/>
    <w:rsid w:val="00044C42"/>
    <w:rsid w:val="0004529B"/>
    <w:rsid w:val="00047126"/>
    <w:rsid w:val="000475D9"/>
    <w:rsid w:val="000477C1"/>
    <w:rsid w:val="00047B47"/>
    <w:rsid w:val="00050534"/>
    <w:rsid w:val="00050910"/>
    <w:rsid w:val="000511D4"/>
    <w:rsid w:val="00051A10"/>
    <w:rsid w:val="0005308C"/>
    <w:rsid w:val="000536EC"/>
    <w:rsid w:val="000539FE"/>
    <w:rsid w:val="00053ABA"/>
    <w:rsid w:val="00056A07"/>
    <w:rsid w:val="00056E5D"/>
    <w:rsid w:val="000609C7"/>
    <w:rsid w:val="0006262E"/>
    <w:rsid w:val="00063839"/>
    <w:rsid w:val="000645C5"/>
    <w:rsid w:val="000649EF"/>
    <w:rsid w:val="00064E32"/>
    <w:rsid w:val="00070256"/>
    <w:rsid w:val="00070932"/>
    <w:rsid w:val="0007122B"/>
    <w:rsid w:val="00071519"/>
    <w:rsid w:val="00072C7D"/>
    <w:rsid w:val="00072D09"/>
    <w:rsid w:val="00073DA8"/>
    <w:rsid w:val="000746E2"/>
    <w:rsid w:val="00075E07"/>
    <w:rsid w:val="000769C3"/>
    <w:rsid w:val="000775E1"/>
    <w:rsid w:val="00077E77"/>
    <w:rsid w:val="00080621"/>
    <w:rsid w:val="000817BF"/>
    <w:rsid w:val="00082CA3"/>
    <w:rsid w:val="00086602"/>
    <w:rsid w:val="00087A41"/>
    <w:rsid w:val="00087EC0"/>
    <w:rsid w:val="00090003"/>
    <w:rsid w:val="00090651"/>
    <w:rsid w:val="00092A55"/>
    <w:rsid w:val="00092DAD"/>
    <w:rsid w:val="000935D1"/>
    <w:rsid w:val="00094796"/>
    <w:rsid w:val="00095046"/>
    <w:rsid w:val="000958AE"/>
    <w:rsid w:val="0009698E"/>
    <w:rsid w:val="00096AEF"/>
    <w:rsid w:val="00096C01"/>
    <w:rsid w:val="00096D2D"/>
    <w:rsid w:val="000A3BD1"/>
    <w:rsid w:val="000A7188"/>
    <w:rsid w:val="000A7202"/>
    <w:rsid w:val="000A784D"/>
    <w:rsid w:val="000A7B9B"/>
    <w:rsid w:val="000B15E9"/>
    <w:rsid w:val="000B46DC"/>
    <w:rsid w:val="000B49BC"/>
    <w:rsid w:val="000B59D3"/>
    <w:rsid w:val="000B694D"/>
    <w:rsid w:val="000B6A7E"/>
    <w:rsid w:val="000B7C03"/>
    <w:rsid w:val="000C202F"/>
    <w:rsid w:val="000C23BF"/>
    <w:rsid w:val="000C249B"/>
    <w:rsid w:val="000C3EEB"/>
    <w:rsid w:val="000C4718"/>
    <w:rsid w:val="000C4976"/>
    <w:rsid w:val="000C4B69"/>
    <w:rsid w:val="000C513B"/>
    <w:rsid w:val="000D1442"/>
    <w:rsid w:val="000D1822"/>
    <w:rsid w:val="000D1EE6"/>
    <w:rsid w:val="000D2BF4"/>
    <w:rsid w:val="000D337B"/>
    <w:rsid w:val="000D5115"/>
    <w:rsid w:val="000D51FA"/>
    <w:rsid w:val="000D5802"/>
    <w:rsid w:val="000D66D7"/>
    <w:rsid w:val="000D6F3A"/>
    <w:rsid w:val="000D79D4"/>
    <w:rsid w:val="000E090F"/>
    <w:rsid w:val="000E0A07"/>
    <w:rsid w:val="000E0A34"/>
    <w:rsid w:val="000E0F49"/>
    <w:rsid w:val="000E2939"/>
    <w:rsid w:val="000E34DE"/>
    <w:rsid w:val="000E3BCA"/>
    <w:rsid w:val="000E79C1"/>
    <w:rsid w:val="000E7EE6"/>
    <w:rsid w:val="000F1782"/>
    <w:rsid w:val="000F3A08"/>
    <w:rsid w:val="000F3CCD"/>
    <w:rsid w:val="000F3CD2"/>
    <w:rsid w:val="000F41D5"/>
    <w:rsid w:val="000F55F1"/>
    <w:rsid w:val="000F6B29"/>
    <w:rsid w:val="00102FF9"/>
    <w:rsid w:val="001033B7"/>
    <w:rsid w:val="0010382E"/>
    <w:rsid w:val="00103ACB"/>
    <w:rsid w:val="0010599A"/>
    <w:rsid w:val="00105D13"/>
    <w:rsid w:val="00111D7B"/>
    <w:rsid w:val="00112966"/>
    <w:rsid w:val="0011363C"/>
    <w:rsid w:val="00113BD3"/>
    <w:rsid w:val="00116019"/>
    <w:rsid w:val="00116944"/>
    <w:rsid w:val="00117C6C"/>
    <w:rsid w:val="00125646"/>
    <w:rsid w:val="00125B08"/>
    <w:rsid w:val="0012640A"/>
    <w:rsid w:val="00130333"/>
    <w:rsid w:val="001326D1"/>
    <w:rsid w:val="001374D2"/>
    <w:rsid w:val="00140E03"/>
    <w:rsid w:val="00143BF5"/>
    <w:rsid w:val="0014426D"/>
    <w:rsid w:val="001447AC"/>
    <w:rsid w:val="00144CDE"/>
    <w:rsid w:val="001531F1"/>
    <w:rsid w:val="0015449C"/>
    <w:rsid w:val="001569A7"/>
    <w:rsid w:val="00162C54"/>
    <w:rsid w:val="001637A2"/>
    <w:rsid w:val="00163A82"/>
    <w:rsid w:val="001653A3"/>
    <w:rsid w:val="00165448"/>
    <w:rsid w:val="00167F1C"/>
    <w:rsid w:val="00170B70"/>
    <w:rsid w:val="001715F1"/>
    <w:rsid w:val="00171D74"/>
    <w:rsid w:val="00172E79"/>
    <w:rsid w:val="001757D9"/>
    <w:rsid w:val="00176146"/>
    <w:rsid w:val="001770F7"/>
    <w:rsid w:val="00181715"/>
    <w:rsid w:val="001828E6"/>
    <w:rsid w:val="001839FB"/>
    <w:rsid w:val="00183FBD"/>
    <w:rsid w:val="001853F8"/>
    <w:rsid w:val="001856FB"/>
    <w:rsid w:val="00185965"/>
    <w:rsid w:val="0018624C"/>
    <w:rsid w:val="00187175"/>
    <w:rsid w:val="00192300"/>
    <w:rsid w:val="001936AC"/>
    <w:rsid w:val="00193C58"/>
    <w:rsid w:val="00193F38"/>
    <w:rsid w:val="00195E48"/>
    <w:rsid w:val="001A0073"/>
    <w:rsid w:val="001A1AFE"/>
    <w:rsid w:val="001A2AF4"/>
    <w:rsid w:val="001A426F"/>
    <w:rsid w:val="001A5797"/>
    <w:rsid w:val="001A6529"/>
    <w:rsid w:val="001A6F62"/>
    <w:rsid w:val="001B0EEA"/>
    <w:rsid w:val="001B147D"/>
    <w:rsid w:val="001B2214"/>
    <w:rsid w:val="001B4BC8"/>
    <w:rsid w:val="001B710A"/>
    <w:rsid w:val="001B7408"/>
    <w:rsid w:val="001C1EBB"/>
    <w:rsid w:val="001C218A"/>
    <w:rsid w:val="001C3756"/>
    <w:rsid w:val="001C400A"/>
    <w:rsid w:val="001C4F37"/>
    <w:rsid w:val="001C5F3E"/>
    <w:rsid w:val="001C6C39"/>
    <w:rsid w:val="001C77FD"/>
    <w:rsid w:val="001D0640"/>
    <w:rsid w:val="001D1839"/>
    <w:rsid w:val="001D1F6A"/>
    <w:rsid w:val="001D2309"/>
    <w:rsid w:val="001D2B92"/>
    <w:rsid w:val="001E0DB0"/>
    <w:rsid w:val="001E1C01"/>
    <w:rsid w:val="001E1F06"/>
    <w:rsid w:val="001E314E"/>
    <w:rsid w:val="001E3E63"/>
    <w:rsid w:val="001E4551"/>
    <w:rsid w:val="001E5FBD"/>
    <w:rsid w:val="001F2FED"/>
    <w:rsid w:val="001F3F7F"/>
    <w:rsid w:val="001F6652"/>
    <w:rsid w:val="001F79FF"/>
    <w:rsid w:val="00200C9A"/>
    <w:rsid w:val="00203F58"/>
    <w:rsid w:val="002040E1"/>
    <w:rsid w:val="0020626B"/>
    <w:rsid w:val="00207062"/>
    <w:rsid w:val="00207076"/>
    <w:rsid w:val="00207440"/>
    <w:rsid w:val="0020795C"/>
    <w:rsid w:val="00212759"/>
    <w:rsid w:val="00213131"/>
    <w:rsid w:val="00213FD0"/>
    <w:rsid w:val="0021494C"/>
    <w:rsid w:val="00215196"/>
    <w:rsid w:val="0021529B"/>
    <w:rsid w:val="00215558"/>
    <w:rsid w:val="0021620C"/>
    <w:rsid w:val="00216CD2"/>
    <w:rsid w:val="00216DE0"/>
    <w:rsid w:val="00217C5A"/>
    <w:rsid w:val="0022009D"/>
    <w:rsid w:val="00222A62"/>
    <w:rsid w:val="0022332D"/>
    <w:rsid w:val="00223BB1"/>
    <w:rsid w:val="00223BD7"/>
    <w:rsid w:val="00223EE1"/>
    <w:rsid w:val="00224AF9"/>
    <w:rsid w:val="00225DCF"/>
    <w:rsid w:val="00227220"/>
    <w:rsid w:val="00227B05"/>
    <w:rsid w:val="0023209D"/>
    <w:rsid w:val="00234095"/>
    <w:rsid w:val="00234F8A"/>
    <w:rsid w:val="00236833"/>
    <w:rsid w:val="00237955"/>
    <w:rsid w:val="0024040E"/>
    <w:rsid w:val="00240ACF"/>
    <w:rsid w:val="002419CC"/>
    <w:rsid w:val="00241B76"/>
    <w:rsid w:val="00241D89"/>
    <w:rsid w:val="00242C8A"/>
    <w:rsid w:val="00242D4E"/>
    <w:rsid w:val="002440F5"/>
    <w:rsid w:val="00244C55"/>
    <w:rsid w:val="00245338"/>
    <w:rsid w:val="00245EC8"/>
    <w:rsid w:val="00251129"/>
    <w:rsid w:val="00251914"/>
    <w:rsid w:val="00253239"/>
    <w:rsid w:val="00253A4D"/>
    <w:rsid w:val="00253BC6"/>
    <w:rsid w:val="00253F5B"/>
    <w:rsid w:val="002555F3"/>
    <w:rsid w:val="00255854"/>
    <w:rsid w:val="00256660"/>
    <w:rsid w:val="00260341"/>
    <w:rsid w:val="00261A2C"/>
    <w:rsid w:val="00261BCF"/>
    <w:rsid w:val="00265105"/>
    <w:rsid w:val="00266869"/>
    <w:rsid w:val="002679D0"/>
    <w:rsid w:val="002706B3"/>
    <w:rsid w:val="0027159C"/>
    <w:rsid w:val="002718F2"/>
    <w:rsid w:val="00275001"/>
    <w:rsid w:val="002764EF"/>
    <w:rsid w:val="00277A96"/>
    <w:rsid w:val="00277E62"/>
    <w:rsid w:val="0028018A"/>
    <w:rsid w:val="0028150D"/>
    <w:rsid w:val="00281E4A"/>
    <w:rsid w:val="0028297C"/>
    <w:rsid w:val="00284687"/>
    <w:rsid w:val="00285785"/>
    <w:rsid w:val="00286C08"/>
    <w:rsid w:val="002874B1"/>
    <w:rsid w:val="00291B49"/>
    <w:rsid w:val="002928DA"/>
    <w:rsid w:val="00294B00"/>
    <w:rsid w:val="00295618"/>
    <w:rsid w:val="002A4E12"/>
    <w:rsid w:val="002A70D9"/>
    <w:rsid w:val="002A7A42"/>
    <w:rsid w:val="002A7B08"/>
    <w:rsid w:val="002B53A1"/>
    <w:rsid w:val="002B5B83"/>
    <w:rsid w:val="002B62C5"/>
    <w:rsid w:val="002C098E"/>
    <w:rsid w:val="002C2BE3"/>
    <w:rsid w:val="002C3E65"/>
    <w:rsid w:val="002C4884"/>
    <w:rsid w:val="002C6097"/>
    <w:rsid w:val="002C6589"/>
    <w:rsid w:val="002D1256"/>
    <w:rsid w:val="002D23F2"/>
    <w:rsid w:val="002D2C21"/>
    <w:rsid w:val="002D2CBA"/>
    <w:rsid w:val="002D2FBE"/>
    <w:rsid w:val="002D3634"/>
    <w:rsid w:val="002D7130"/>
    <w:rsid w:val="002E0E32"/>
    <w:rsid w:val="002E3868"/>
    <w:rsid w:val="002E3FA2"/>
    <w:rsid w:val="002E7332"/>
    <w:rsid w:val="002E7C82"/>
    <w:rsid w:val="002F11B0"/>
    <w:rsid w:val="002F24F1"/>
    <w:rsid w:val="002F2DDC"/>
    <w:rsid w:val="002F2E07"/>
    <w:rsid w:val="002F3312"/>
    <w:rsid w:val="002F3A10"/>
    <w:rsid w:val="002F3B37"/>
    <w:rsid w:val="002F5C09"/>
    <w:rsid w:val="002F5C56"/>
    <w:rsid w:val="00300218"/>
    <w:rsid w:val="00300500"/>
    <w:rsid w:val="00300E94"/>
    <w:rsid w:val="00300FC3"/>
    <w:rsid w:val="0030188C"/>
    <w:rsid w:val="00301C47"/>
    <w:rsid w:val="00302C76"/>
    <w:rsid w:val="00302D64"/>
    <w:rsid w:val="00302D6B"/>
    <w:rsid w:val="00303EE6"/>
    <w:rsid w:val="00305836"/>
    <w:rsid w:val="00306543"/>
    <w:rsid w:val="0030766F"/>
    <w:rsid w:val="00310681"/>
    <w:rsid w:val="003136A5"/>
    <w:rsid w:val="003138C5"/>
    <w:rsid w:val="00315D69"/>
    <w:rsid w:val="003165B7"/>
    <w:rsid w:val="00316843"/>
    <w:rsid w:val="00317858"/>
    <w:rsid w:val="00321636"/>
    <w:rsid w:val="00321E91"/>
    <w:rsid w:val="00323C79"/>
    <w:rsid w:val="003272F3"/>
    <w:rsid w:val="00327AC9"/>
    <w:rsid w:val="00331118"/>
    <w:rsid w:val="003314CD"/>
    <w:rsid w:val="00331C1D"/>
    <w:rsid w:val="00331D88"/>
    <w:rsid w:val="00333739"/>
    <w:rsid w:val="0033373F"/>
    <w:rsid w:val="00333993"/>
    <w:rsid w:val="003347E2"/>
    <w:rsid w:val="00336AF2"/>
    <w:rsid w:val="003370C6"/>
    <w:rsid w:val="00337FF8"/>
    <w:rsid w:val="00341290"/>
    <w:rsid w:val="0034248A"/>
    <w:rsid w:val="003428E4"/>
    <w:rsid w:val="00343817"/>
    <w:rsid w:val="00350159"/>
    <w:rsid w:val="0035196B"/>
    <w:rsid w:val="00351A5B"/>
    <w:rsid w:val="003521BF"/>
    <w:rsid w:val="0035234F"/>
    <w:rsid w:val="003529A2"/>
    <w:rsid w:val="003529A5"/>
    <w:rsid w:val="00354A33"/>
    <w:rsid w:val="00354BFE"/>
    <w:rsid w:val="00354D9B"/>
    <w:rsid w:val="00355643"/>
    <w:rsid w:val="0035709C"/>
    <w:rsid w:val="00360255"/>
    <w:rsid w:val="00361CD9"/>
    <w:rsid w:val="003625C3"/>
    <w:rsid w:val="003641CC"/>
    <w:rsid w:val="00365291"/>
    <w:rsid w:val="00370009"/>
    <w:rsid w:val="0037042C"/>
    <w:rsid w:val="0037089F"/>
    <w:rsid w:val="003708F8"/>
    <w:rsid w:val="003710F9"/>
    <w:rsid w:val="00373AB2"/>
    <w:rsid w:val="0037441B"/>
    <w:rsid w:val="00374998"/>
    <w:rsid w:val="00375510"/>
    <w:rsid w:val="00376317"/>
    <w:rsid w:val="003771D4"/>
    <w:rsid w:val="00382B91"/>
    <w:rsid w:val="00383014"/>
    <w:rsid w:val="0038365D"/>
    <w:rsid w:val="00383949"/>
    <w:rsid w:val="00383C20"/>
    <w:rsid w:val="003859CB"/>
    <w:rsid w:val="00390660"/>
    <w:rsid w:val="0039161D"/>
    <w:rsid w:val="003934EA"/>
    <w:rsid w:val="00393BDF"/>
    <w:rsid w:val="0039412A"/>
    <w:rsid w:val="0039553B"/>
    <w:rsid w:val="003958C6"/>
    <w:rsid w:val="0039610B"/>
    <w:rsid w:val="00397CB7"/>
    <w:rsid w:val="003A03FB"/>
    <w:rsid w:val="003A2D5A"/>
    <w:rsid w:val="003A3367"/>
    <w:rsid w:val="003A39A0"/>
    <w:rsid w:val="003A6300"/>
    <w:rsid w:val="003A6870"/>
    <w:rsid w:val="003A752B"/>
    <w:rsid w:val="003A7E47"/>
    <w:rsid w:val="003B1EB7"/>
    <w:rsid w:val="003B332D"/>
    <w:rsid w:val="003B3C11"/>
    <w:rsid w:val="003B47AB"/>
    <w:rsid w:val="003B4884"/>
    <w:rsid w:val="003B4B28"/>
    <w:rsid w:val="003B7958"/>
    <w:rsid w:val="003C0277"/>
    <w:rsid w:val="003C05BE"/>
    <w:rsid w:val="003C0BCF"/>
    <w:rsid w:val="003C1309"/>
    <w:rsid w:val="003C1A32"/>
    <w:rsid w:val="003C2994"/>
    <w:rsid w:val="003D1AFA"/>
    <w:rsid w:val="003D22BE"/>
    <w:rsid w:val="003D2C29"/>
    <w:rsid w:val="003D3644"/>
    <w:rsid w:val="003D42BC"/>
    <w:rsid w:val="003D71C7"/>
    <w:rsid w:val="003D7B3A"/>
    <w:rsid w:val="003E2905"/>
    <w:rsid w:val="003E50CF"/>
    <w:rsid w:val="003E5F72"/>
    <w:rsid w:val="003E62AF"/>
    <w:rsid w:val="003E6632"/>
    <w:rsid w:val="003E6F81"/>
    <w:rsid w:val="003F1F34"/>
    <w:rsid w:val="003F3DA7"/>
    <w:rsid w:val="003F3ECF"/>
    <w:rsid w:val="003F50EE"/>
    <w:rsid w:val="003F5198"/>
    <w:rsid w:val="003F559C"/>
    <w:rsid w:val="003F5689"/>
    <w:rsid w:val="003F587A"/>
    <w:rsid w:val="003F6C5D"/>
    <w:rsid w:val="003F74AF"/>
    <w:rsid w:val="003F7A79"/>
    <w:rsid w:val="00400078"/>
    <w:rsid w:val="004004A1"/>
    <w:rsid w:val="004014CB"/>
    <w:rsid w:val="00402200"/>
    <w:rsid w:val="00402E5F"/>
    <w:rsid w:val="0040422B"/>
    <w:rsid w:val="00404CE2"/>
    <w:rsid w:val="0040742B"/>
    <w:rsid w:val="0041083C"/>
    <w:rsid w:val="00411496"/>
    <w:rsid w:val="00411BAC"/>
    <w:rsid w:val="0041230A"/>
    <w:rsid w:val="004126F3"/>
    <w:rsid w:val="00413093"/>
    <w:rsid w:val="00414140"/>
    <w:rsid w:val="00414AAF"/>
    <w:rsid w:val="00414D0F"/>
    <w:rsid w:val="0041619B"/>
    <w:rsid w:val="0041628F"/>
    <w:rsid w:val="00416488"/>
    <w:rsid w:val="00416EBB"/>
    <w:rsid w:val="00417814"/>
    <w:rsid w:val="00422173"/>
    <w:rsid w:val="0042494C"/>
    <w:rsid w:val="00426528"/>
    <w:rsid w:val="0042669D"/>
    <w:rsid w:val="004268F5"/>
    <w:rsid w:val="004276C7"/>
    <w:rsid w:val="00430C76"/>
    <w:rsid w:val="004330AF"/>
    <w:rsid w:val="0043379A"/>
    <w:rsid w:val="00433967"/>
    <w:rsid w:val="00434372"/>
    <w:rsid w:val="0043553D"/>
    <w:rsid w:val="00436FD5"/>
    <w:rsid w:val="00440DCD"/>
    <w:rsid w:val="00441A19"/>
    <w:rsid w:val="00441BC2"/>
    <w:rsid w:val="0044283B"/>
    <w:rsid w:val="00443A93"/>
    <w:rsid w:val="0044479B"/>
    <w:rsid w:val="00447249"/>
    <w:rsid w:val="00447A1C"/>
    <w:rsid w:val="00450337"/>
    <w:rsid w:val="00450509"/>
    <w:rsid w:val="00451E9A"/>
    <w:rsid w:val="004526EC"/>
    <w:rsid w:val="00452AA5"/>
    <w:rsid w:val="004553BF"/>
    <w:rsid w:val="00460A8D"/>
    <w:rsid w:val="00467AEB"/>
    <w:rsid w:val="00467C80"/>
    <w:rsid w:val="004700BD"/>
    <w:rsid w:val="00470231"/>
    <w:rsid w:val="0047773F"/>
    <w:rsid w:val="0048495F"/>
    <w:rsid w:val="00484B54"/>
    <w:rsid w:val="00484E8D"/>
    <w:rsid w:val="00485258"/>
    <w:rsid w:val="00486CF1"/>
    <w:rsid w:val="004907F7"/>
    <w:rsid w:val="0049264A"/>
    <w:rsid w:val="00493D5D"/>
    <w:rsid w:val="0049400A"/>
    <w:rsid w:val="004979B9"/>
    <w:rsid w:val="004A0EB1"/>
    <w:rsid w:val="004A1A61"/>
    <w:rsid w:val="004A2113"/>
    <w:rsid w:val="004A2421"/>
    <w:rsid w:val="004A4C44"/>
    <w:rsid w:val="004A53E2"/>
    <w:rsid w:val="004A7C8C"/>
    <w:rsid w:val="004A7EF7"/>
    <w:rsid w:val="004B055E"/>
    <w:rsid w:val="004B0C82"/>
    <w:rsid w:val="004B18F6"/>
    <w:rsid w:val="004B4D48"/>
    <w:rsid w:val="004B58D9"/>
    <w:rsid w:val="004B6353"/>
    <w:rsid w:val="004C2CCC"/>
    <w:rsid w:val="004C2F15"/>
    <w:rsid w:val="004C3A7F"/>
    <w:rsid w:val="004C4FEC"/>
    <w:rsid w:val="004C5D79"/>
    <w:rsid w:val="004D0082"/>
    <w:rsid w:val="004D0356"/>
    <w:rsid w:val="004D03C9"/>
    <w:rsid w:val="004D043C"/>
    <w:rsid w:val="004D15F3"/>
    <w:rsid w:val="004D1788"/>
    <w:rsid w:val="004D1862"/>
    <w:rsid w:val="004D568F"/>
    <w:rsid w:val="004D6886"/>
    <w:rsid w:val="004D69A9"/>
    <w:rsid w:val="004D6E60"/>
    <w:rsid w:val="004D765E"/>
    <w:rsid w:val="004D7685"/>
    <w:rsid w:val="004E0486"/>
    <w:rsid w:val="004E0D53"/>
    <w:rsid w:val="004E1BE1"/>
    <w:rsid w:val="004E41D8"/>
    <w:rsid w:val="004E4636"/>
    <w:rsid w:val="004E53E6"/>
    <w:rsid w:val="004E6662"/>
    <w:rsid w:val="004F1EC3"/>
    <w:rsid w:val="004F3199"/>
    <w:rsid w:val="004F5B05"/>
    <w:rsid w:val="004F783E"/>
    <w:rsid w:val="004F78CA"/>
    <w:rsid w:val="0050090E"/>
    <w:rsid w:val="0050107F"/>
    <w:rsid w:val="00503690"/>
    <w:rsid w:val="005044AA"/>
    <w:rsid w:val="00506075"/>
    <w:rsid w:val="005063A0"/>
    <w:rsid w:val="00506755"/>
    <w:rsid w:val="00507497"/>
    <w:rsid w:val="00510AB3"/>
    <w:rsid w:val="005119BF"/>
    <w:rsid w:val="00512018"/>
    <w:rsid w:val="005141CF"/>
    <w:rsid w:val="00514479"/>
    <w:rsid w:val="005149A1"/>
    <w:rsid w:val="005170BB"/>
    <w:rsid w:val="00517423"/>
    <w:rsid w:val="005206BE"/>
    <w:rsid w:val="00522F7C"/>
    <w:rsid w:val="00525A24"/>
    <w:rsid w:val="00525DB1"/>
    <w:rsid w:val="00526B63"/>
    <w:rsid w:val="00526BB6"/>
    <w:rsid w:val="005273B4"/>
    <w:rsid w:val="005274B0"/>
    <w:rsid w:val="005308D9"/>
    <w:rsid w:val="00532F9B"/>
    <w:rsid w:val="00535596"/>
    <w:rsid w:val="0053565D"/>
    <w:rsid w:val="005356DD"/>
    <w:rsid w:val="00535F7F"/>
    <w:rsid w:val="005365AE"/>
    <w:rsid w:val="0053785D"/>
    <w:rsid w:val="00537BA0"/>
    <w:rsid w:val="00537D7F"/>
    <w:rsid w:val="005407DF"/>
    <w:rsid w:val="00542038"/>
    <w:rsid w:val="005420B1"/>
    <w:rsid w:val="00543EBA"/>
    <w:rsid w:val="00544070"/>
    <w:rsid w:val="005448ED"/>
    <w:rsid w:val="005457DD"/>
    <w:rsid w:val="0054784E"/>
    <w:rsid w:val="005500F1"/>
    <w:rsid w:val="005506D4"/>
    <w:rsid w:val="005511B9"/>
    <w:rsid w:val="00551442"/>
    <w:rsid w:val="0055195E"/>
    <w:rsid w:val="00553C7B"/>
    <w:rsid w:val="005549A6"/>
    <w:rsid w:val="00555AC9"/>
    <w:rsid w:val="005560F5"/>
    <w:rsid w:val="00557099"/>
    <w:rsid w:val="005574B3"/>
    <w:rsid w:val="005575B8"/>
    <w:rsid w:val="005577CF"/>
    <w:rsid w:val="00557FC0"/>
    <w:rsid w:val="00560B9C"/>
    <w:rsid w:val="00560DAF"/>
    <w:rsid w:val="005612D9"/>
    <w:rsid w:val="00561857"/>
    <w:rsid w:val="00563AA1"/>
    <w:rsid w:val="0056576D"/>
    <w:rsid w:val="005672C6"/>
    <w:rsid w:val="00570154"/>
    <w:rsid w:val="005717D2"/>
    <w:rsid w:val="00571EAA"/>
    <w:rsid w:val="005737BC"/>
    <w:rsid w:val="00573967"/>
    <w:rsid w:val="00573B99"/>
    <w:rsid w:val="00573FAC"/>
    <w:rsid w:val="00574318"/>
    <w:rsid w:val="00574383"/>
    <w:rsid w:val="00574A1A"/>
    <w:rsid w:val="00581D5A"/>
    <w:rsid w:val="0058342C"/>
    <w:rsid w:val="005847BA"/>
    <w:rsid w:val="00584B67"/>
    <w:rsid w:val="005864D8"/>
    <w:rsid w:val="005865EE"/>
    <w:rsid w:val="0058711C"/>
    <w:rsid w:val="00590714"/>
    <w:rsid w:val="00593855"/>
    <w:rsid w:val="00597B6B"/>
    <w:rsid w:val="005A1ACA"/>
    <w:rsid w:val="005A2ADA"/>
    <w:rsid w:val="005A2BCD"/>
    <w:rsid w:val="005A3CC9"/>
    <w:rsid w:val="005A4F7A"/>
    <w:rsid w:val="005A5EEC"/>
    <w:rsid w:val="005A63D2"/>
    <w:rsid w:val="005A67D3"/>
    <w:rsid w:val="005A6B0E"/>
    <w:rsid w:val="005A71F5"/>
    <w:rsid w:val="005A72CA"/>
    <w:rsid w:val="005B152A"/>
    <w:rsid w:val="005B307E"/>
    <w:rsid w:val="005B3764"/>
    <w:rsid w:val="005B4476"/>
    <w:rsid w:val="005B51F4"/>
    <w:rsid w:val="005B7C8F"/>
    <w:rsid w:val="005C3289"/>
    <w:rsid w:val="005C3FE4"/>
    <w:rsid w:val="005C4337"/>
    <w:rsid w:val="005C6AA8"/>
    <w:rsid w:val="005D092D"/>
    <w:rsid w:val="005D2D9B"/>
    <w:rsid w:val="005D2EB6"/>
    <w:rsid w:val="005D4915"/>
    <w:rsid w:val="005D4AE3"/>
    <w:rsid w:val="005D4C1A"/>
    <w:rsid w:val="005D55B5"/>
    <w:rsid w:val="005D6DF9"/>
    <w:rsid w:val="005D6E01"/>
    <w:rsid w:val="005D6E4B"/>
    <w:rsid w:val="005E0094"/>
    <w:rsid w:val="005E0662"/>
    <w:rsid w:val="005E33DE"/>
    <w:rsid w:val="005E3D36"/>
    <w:rsid w:val="005E534A"/>
    <w:rsid w:val="005E5365"/>
    <w:rsid w:val="005E5AFB"/>
    <w:rsid w:val="005F1B14"/>
    <w:rsid w:val="005F3C1D"/>
    <w:rsid w:val="005F4D2B"/>
    <w:rsid w:val="005F7C96"/>
    <w:rsid w:val="00602735"/>
    <w:rsid w:val="00603D54"/>
    <w:rsid w:val="0060538F"/>
    <w:rsid w:val="00607734"/>
    <w:rsid w:val="00610683"/>
    <w:rsid w:val="00611474"/>
    <w:rsid w:val="00611678"/>
    <w:rsid w:val="00612365"/>
    <w:rsid w:val="006146DE"/>
    <w:rsid w:val="00616C35"/>
    <w:rsid w:val="0061777D"/>
    <w:rsid w:val="00617D17"/>
    <w:rsid w:val="00621F8D"/>
    <w:rsid w:val="00623DEB"/>
    <w:rsid w:val="00625E6A"/>
    <w:rsid w:val="0062639B"/>
    <w:rsid w:val="00626837"/>
    <w:rsid w:val="00626FF7"/>
    <w:rsid w:val="00630F2B"/>
    <w:rsid w:val="00632DA3"/>
    <w:rsid w:val="00633D68"/>
    <w:rsid w:val="00634194"/>
    <w:rsid w:val="006413FF"/>
    <w:rsid w:val="006417CD"/>
    <w:rsid w:val="00643359"/>
    <w:rsid w:val="006445BA"/>
    <w:rsid w:val="006449D3"/>
    <w:rsid w:val="00645C34"/>
    <w:rsid w:val="00646B8F"/>
    <w:rsid w:val="006508D7"/>
    <w:rsid w:val="00650D77"/>
    <w:rsid w:val="00652D63"/>
    <w:rsid w:val="006535F6"/>
    <w:rsid w:val="00653DA5"/>
    <w:rsid w:val="00654058"/>
    <w:rsid w:val="0065406E"/>
    <w:rsid w:val="00655677"/>
    <w:rsid w:val="00655A63"/>
    <w:rsid w:val="00656617"/>
    <w:rsid w:val="006602EC"/>
    <w:rsid w:val="006606F7"/>
    <w:rsid w:val="006607AB"/>
    <w:rsid w:val="006608E0"/>
    <w:rsid w:val="00661204"/>
    <w:rsid w:val="00662F4C"/>
    <w:rsid w:val="00663334"/>
    <w:rsid w:val="006645AB"/>
    <w:rsid w:val="006651AD"/>
    <w:rsid w:val="006662A1"/>
    <w:rsid w:val="006679AC"/>
    <w:rsid w:val="00667C32"/>
    <w:rsid w:val="00667D22"/>
    <w:rsid w:val="0067125D"/>
    <w:rsid w:val="00671BE4"/>
    <w:rsid w:val="00673344"/>
    <w:rsid w:val="00673F98"/>
    <w:rsid w:val="006759CC"/>
    <w:rsid w:val="006765B6"/>
    <w:rsid w:val="0067729D"/>
    <w:rsid w:val="00677463"/>
    <w:rsid w:val="006802F6"/>
    <w:rsid w:val="006806E4"/>
    <w:rsid w:val="00680876"/>
    <w:rsid w:val="00681B78"/>
    <w:rsid w:val="00681D52"/>
    <w:rsid w:val="00682B3F"/>
    <w:rsid w:val="00684A8A"/>
    <w:rsid w:val="00685EC8"/>
    <w:rsid w:val="00686375"/>
    <w:rsid w:val="00691144"/>
    <w:rsid w:val="006921D7"/>
    <w:rsid w:val="00695739"/>
    <w:rsid w:val="00695E4E"/>
    <w:rsid w:val="00696E3D"/>
    <w:rsid w:val="00697DB7"/>
    <w:rsid w:val="006A03AF"/>
    <w:rsid w:val="006A0C8C"/>
    <w:rsid w:val="006A109B"/>
    <w:rsid w:val="006A1106"/>
    <w:rsid w:val="006A2085"/>
    <w:rsid w:val="006A4F2C"/>
    <w:rsid w:val="006A5CC5"/>
    <w:rsid w:val="006A6418"/>
    <w:rsid w:val="006A6AA2"/>
    <w:rsid w:val="006A7102"/>
    <w:rsid w:val="006B02DD"/>
    <w:rsid w:val="006B40C7"/>
    <w:rsid w:val="006B4D3D"/>
    <w:rsid w:val="006B72FC"/>
    <w:rsid w:val="006C07EB"/>
    <w:rsid w:val="006C2A22"/>
    <w:rsid w:val="006C30F7"/>
    <w:rsid w:val="006C3DB5"/>
    <w:rsid w:val="006C47BD"/>
    <w:rsid w:val="006C51C7"/>
    <w:rsid w:val="006D0DE7"/>
    <w:rsid w:val="006D178A"/>
    <w:rsid w:val="006D22A4"/>
    <w:rsid w:val="006D356C"/>
    <w:rsid w:val="006D406D"/>
    <w:rsid w:val="006D5D57"/>
    <w:rsid w:val="006D6000"/>
    <w:rsid w:val="006D73C5"/>
    <w:rsid w:val="006D7C04"/>
    <w:rsid w:val="006E0702"/>
    <w:rsid w:val="006E08B2"/>
    <w:rsid w:val="006E16AB"/>
    <w:rsid w:val="006E258B"/>
    <w:rsid w:val="006E2AA0"/>
    <w:rsid w:val="006E5239"/>
    <w:rsid w:val="006E539A"/>
    <w:rsid w:val="006E607C"/>
    <w:rsid w:val="006E7778"/>
    <w:rsid w:val="006F0985"/>
    <w:rsid w:val="006F0F49"/>
    <w:rsid w:val="006F27E9"/>
    <w:rsid w:val="006F2835"/>
    <w:rsid w:val="006F3284"/>
    <w:rsid w:val="006F618A"/>
    <w:rsid w:val="006F7A6A"/>
    <w:rsid w:val="007002B4"/>
    <w:rsid w:val="00700D7C"/>
    <w:rsid w:val="00702833"/>
    <w:rsid w:val="00704A82"/>
    <w:rsid w:val="007062F7"/>
    <w:rsid w:val="00707851"/>
    <w:rsid w:val="00712257"/>
    <w:rsid w:val="00713A3D"/>
    <w:rsid w:val="0071470C"/>
    <w:rsid w:val="00715422"/>
    <w:rsid w:val="007163B3"/>
    <w:rsid w:val="0072031D"/>
    <w:rsid w:val="0072301C"/>
    <w:rsid w:val="007239AF"/>
    <w:rsid w:val="007264E3"/>
    <w:rsid w:val="0072667E"/>
    <w:rsid w:val="00727756"/>
    <w:rsid w:val="00730374"/>
    <w:rsid w:val="00730AAC"/>
    <w:rsid w:val="00730EBF"/>
    <w:rsid w:val="007321E7"/>
    <w:rsid w:val="00732753"/>
    <w:rsid w:val="00734053"/>
    <w:rsid w:val="007345CE"/>
    <w:rsid w:val="007356E9"/>
    <w:rsid w:val="00735899"/>
    <w:rsid w:val="00735AF8"/>
    <w:rsid w:val="00736B18"/>
    <w:rsid w:val="007374AC"/>
    <w:rsid w:val="0074531D"/>
    <w:rsid w:val="0074622F"/>
    <w:rsid w:val="007468D0"/>
    <w:rsid w:val="00746A0E"/>
    <w:rsid w:val="00746F41"/>
    <w:rsid w:val="00750882"/>
    <w:rsid w:val="00751214"/>
    <w:rsid w:val="007513F4"/>
    <w:rsid w:val="00751F55"/>
    <w:rsid w:val="007521AD"/>
    <w:rsid w:val="00753AFE"/>
    <w:rsid w:val="0075477C"/>
    <w:rsid w:val="00755022"/>
    <w:rsid w:val="00755541"/>
    <w:rsid w:val="007560FA"/>
    <w:rsid w:val="007562F5"/>
    <w:rsid w:val="00756582"/>
    <w:rsid w:val="00760A75"/>
    <w:rsid w:val="00761DFB"/>
    <w:rsid w:val="007645BB"/>
    <w:rsid w:val="00764C6F"/>
    <w:rsid w:val="007657F6"/>
    <w:rsid w:val="007677C1"/>
    <w:rsid w:val="00767B2C"/>
    <w:rsid w:val="00770B70"/>
    <w:rsid w:val="00770C40"/>
    <w:rsid w:val="00771CA4"/>
    <w:rsid w:val="007720B7"/>
    <w:rsid w:val="0077275D"/>
    <w:rsid w:val="00772C4A"/>
    <w:rsid w:val="00773AB9"/>
    <w:rsid w:val="007742E6"/>
    <w:rsid w:val="00774FD4"/>
    <w:rsid w:val="00775FDB"/>
    <w:rsid w:val="00776823"/>
    <w:rsid w:val="00780859"/>
    <w:rsid w:val="007813FE"/>
    <w:rsid w:val="00782764"/>
    <w:rsid w:val="007831FD"/>
    <w:rsid w:val="007844CD"/>
    <w:rsid w:val="00785002"/>
    <w:rsid w:val="00785356"/>
    <w:rsid w:val="00786238"/>
    <w:rsid w:val="00786659"/>
    <w:rsid w:val="00786BD7"/>
    <w:rsid w:val="00787A7F"/>
    <w:rsid w:val="00787A89"/>
    <w:rsid w:val="0079068B"/>
    <w:rsid w:val="007952A0"/>
    <w:rsid w:val="0079686C"/>
    <w:rsid w:val="00796D20"/>
    <w:rsid w:val="0079781D"/>
    <w:rsid w:val="00797A49"/>
    <w:rsid w:val="007A00CF"/>
    <w:rsid w:val="007A0105"/>
    <w:rsid w:val="007A059B"/>
    <w:rsid w:val="007A090C"/>
    <w:rsid w:val="007A2444"/>
    <w:rsid w:val="007A2793"/>
    <w:rsid w:val="007A3077"/>
    <w:rsid w:val="007A3768"/>
    <w:rsid w:val="007A693F"/>
    <w:rsid w:val="007A7B4B"/>
    <w:rsid w:val="007B0DB9"/>
    <w:rsid w:val="007B1C42"/>
    <w:rsid w:val="007B35D4"/>
    <w:rsid w:val="007B3BA8"/>
    <w:rsid w:val="007B3BE0"/>
    <w:rsid w:val="007B51EC"/>
    <w:rsid w:val="007B779C"/>
    <w:rsid w:val="007C3453"/>
    <w:rsid w:val="007D01D3"/>
    <w:rsid w:val="007D1500"/>
    <w:rsid w:val="007D1FE5"/>
    <w:rsid w:val="007D3EBF"/>
    <w:rsid w:val="007D4044"/>
    <w:rsid w:val="007D40AC"/>
    <w:rsid w:val="007D5A8F"/>
    <w:rsid w:val="007D67B5"/>
    <w:rsid w:val="007E05C7"/>
    <w:rsid w:val="007E0716"/>
    <w:rsid w:val="007E09CF"/>
    <w:rsid w:val="007E2486"/>
    <w:rsid w:val="007E26E0"/>
    <w:rsid w:val="007E3BC3"/>
    <w:rsid w:val="007E4430"/>
    <w:rsid w:val="007E5289"/>
    <w:rsid w:val="007E661E"/>
    <w:rsid w:val="007E72F0"/>
    <w:rsid w:val="007E7812"/>
    <w:rsid w:val="007F0136"/>
    <w:rsid w:val="007F1F2E"/>
    <w:rsid w:val="007F23C1"/>
    <w:rsid w:val="007F280D"/>
    <w:rsid w:val="007F39DC"/>
    <w:rsid w:val="007F436A"/>
    <w:rsid w:val="007F6EDB"/>
    <w:rsid w:val="007F731D"/>
    <w:rsid w:val="008016B9"/>
    <w:rsid w:val="0080211C"/>
    <w:rsid w:val="008033FE"/>
    <w:rsid w:val="008057DF"/>
    <w:rsid w:val="00805AC6"/>
    <w:rsid w:val="00806A58"/>
    <w:rsid w:val="00807EEC"/>
    <w:rsid w:val="00810F0D"/>
    <w:rsid w:val="00811C99"/>
    <w:rsid w:val="0081456B"/>
    <w:rsid w:val="008148D0"/>
    <w:rsid w:val="00815681"/>
    <w:rsid w:val="00815B66"/>
    <w:rsid w:val="008166CF"/>
    <w:rsid w:val="008176F8"/>
    <w:rsid w:val="008206AA"/>
    <w:rsid w:val="00823AE0"/>
    <w:rsid w:val="00823FCB"/>
    <w:rsid w:val="008244D4"/>
    <w:rsid w:val="00825F86"/>
    <w:rsid w:val="008266F4"/>
    <w:rsid w:val="008313A4"/>
    <w:rsid w:val="008316CF"/>
    <w:rsid w:val="00831D7A"/>
    <w:rsid w:val="00832E14"/>
    <w:rsid w:val="00832F29"/>
    <w:rsid w:val="0083323B"/>
    <w:rsid w:val="00835E72"/>
    <w:rsid w:val="008369BB"/>
    <w:rsid w:val="008404B8"/>
    <w:rsid w:val="00840B78"/>
    <w:rsid w:val="00840FF4"/>
    <w:rsid w:val="00842114"/>
    <w:rsid w:val="008502F1"/>
    <w:rsid w:val="00851C03"/>
    <w:rsid w:val="00853A15"/>
    <w:rsid w:val="00853D7A"/>
    <w:rsid w:val="00854D13"/>
    <w:rsid w:val="0085514A"/>
    <w:rsid w:val="00855DDF"/>
    <w:rsid w:val="008574BE"/>
    <w:rsid w:val="00860977"/>
    <w:rsid w:val="00862126"/>
    <w:rsid w:val="00870388"/>
    <w:rsid w:val="008707D5"/>
    <w:rsid w:val="00871378"/>
    <w:rsid w:val="00871A4D"/>
    <w:rsid w:val="00872111"/>
    <w:rsid w:val="0087309C"/>
    <w:rsid w:val="008751EC"/>
    <w:rsid w:val="0087641A"/>
    <w:rsid w:val="00880445"/>
    <w:rsid w:val="00882C06"/>
    <w:rsid w:val="00883ED2"/>
    <w:rsid w:val="008856CC"/>
    <w:rsid w:val="00887CF6"/>
    <w:rsid w:val="008918AC"/>
    <w:rsid w:val="00891921"/>
    <w:rsid w:val="0089283C"/>
    <w:rsid w:val="0089447A"/>
    <w:rsid w:val="00895516"/>
    <w:rsid w:val="00897C3D"/>
    <w:rsid w:val="00897D17"/>
    <w:rsid w:val="008A5B0D"/>
    <w:rsid w:val="008A6313"/>
    <w:rsid w:val="008B0646"/>
    <w:rsid w:val="008B0D38"/>
    <w:rsid w:val="008B28CD"/>
    <w:rsid w:val="008B490E"/>
    <w:rsid w:val="008B5807"/>
    <w:rsid w:val="008C2B9C"/>
    <w:rsid w:val="008C36C7"/>
    <w:rsid w:val="008C3F69"/>
    <w:rsid w:val="008C412B"/>
    <w:rsid w:val="008C4A70"/>
    <w:rsid w:val="008C5292"/>
    <w:rsid w:val="008C6791"/>
    <w:rsid w:val="008D2AE9"/>
    <w:rsid w:val="008D304A"/>
    <w:rsid w:val="008D4141"/>
    <w:rsid w:val="008D4254"/>
    <w:rsid w:val="008D537F"/>
    <w:rsid w:val="008D71D3"/>
    <w:rsid w:val="008D7BA7"/>
    <w:rsid w:val="008E14B3"/>
    <w:rsid w:val="008E1B69"/>
    <w:rsid w:val="008E4A9B"/>
    <w:rsid w:val="008E4B72"/>
    <w:rsid w:val="008E5A55"/>
    <w:rsid w:val="008E5FC9"/>
    <w:rsid w:val="008E717C"/>
    <w:rsid w:val="008F360A"/>
    <w:rsid w:val="008F3DE0"/>
    <w:rsid w:val="008F7432"/>
    <w:rsid w:val="00904822"/>
    <w:rsid w:val="00905274"/>
    <w:rsid w:val="009073D5"/>
    <w:rsid w:val="00907C21"/>
    <w:rsid w:val="00907FF1"/>
    <w:rsid w:val="0091091B"/>
    <w:rsid w:val="00911135"/>
    <w:rsid w:val="00911429"/>
    <w:rsid w:val="009130ED"/>
    <w:rsid w:val="009144D9"/>
    <w:rsid w:val="00916412"/>
    <w:rsid w:val="00920CC1"/>
    <w:rsid w:val="009239DB"/>
    <w:rsid w:val="00924FA9"/>
    <w:rsid w:val="00925B01"/>
    <w:rsid w:val="00926487"/>
    <w:rsid w:val="0092652F"/>
    <w:rsid w:val="00926E2F"/>
    <w:rsid w:val="009303A6"/>
    <w:rsid w:val="00931342"/>
    <w:rsid w:val="00934236"/>
    <w:rsid w:val="00934BA9"/>
    <w:rsid w:val="0093627D"/>
    <w:rsid w:val="00936832"/>
    <w:rsid w:val="00936949"/>
    <w:rsid w:val="009401C8"/>
    <w:rsid w:val="00940D26"/>
    <w:rsid w:val="00942060"/>
    <w:rsid w:val="009442E0"/>
    <w:rsid w:val="00944577"/>
    <w:rsid w:val="0094624F"/>
    <w:rsid w:val="00946947"/>
    <w:rsid w:val="00953164"/>
    <w:rsid w:val="00953385"/>
    <w:rsid w:val="00957909"/>
    <w:rsid w:val="00957CAF"/>
    <w:rsid w:val="0096021D"/>
    <w:rsid w:val="0096081F"/>
    <w:rsid w:val="00960860"/>
    <w:rsid w:val="0096106D"/>
    <w:rsid w:val="00961409"/>
    <w:rsid w:val="009633DD"/>
    <w:rsid w:val="00964381"/>
    <w:rsid w:val="00966F4B"/>
    <w:rsid w:val="00967C98"/>
    <w:rsid w:val="009703B1"/>
    <w:rsid w:val="00975E85"/>
    <w:rsid w:val="00977591"/>
    <w:rsid w:val="00980CFC"/>
    <w:rsid w:val="00981F42"/>
    <w:rsid w:val="009823C2"/>
    <w:rsid w:val="00982EF9"/>
    <w:rsid w:val="009854E4"/>
    <w:rsid w:val="0098684A"/>
    <w:rsid w:val="00991F0D"/>
    <w:rsid w:val="009931DC"/>
    <w:rsid w:val="0099378C"/>
    <w:rsid w:val="00993886"/>
    <w:rsid w:val="00993C05"/>
    <w:rsid w:val="009947D8"/>
    <w:rsid w:val="0099690F"/>
    <w:rsid w:val="0099698A"/>
    <w:rsid w:val="00996FCE"/>
    <w:rsid w:val="009A04F4"/>
    <w:rsid w:val="009A0F1F"/>
    <w:rsid w:val="009A11E0"/>
    <w:rsid w:val="009A1D2C"/>
    <w:rsid w:val="009A21C2"/>
    <w:rsid w:val="009A23A3"/>
    <w:rsid w:val="009A3C05"/>
    <w:rsid w:val="009A5A72"/>
    <w:rsid w:val="009A776E"/>
    <w:rsid w:val="009A7EF5"/>
    <w:rsid w:val="009B11D6"/>
    <w:rsid w:val="009B3EDA"/>
    <w:rsid w:val="009B52BD"/>
    <w:rsid w:val="009B6CCB"/>
    <w:rsid w:val="009B73C6"/>
    <w:rsid w:val="009B7600"/>
    <w:rsid w:val="009C1AD3"/>
    <w:rsid w:val="009C2A61"/>
    <w:rsid w:val="009C5841"/>
    <w:rsid w:val="009C58BD"/>
    <w:rsid w:val="009C70B3"/>
    <w:rsid w:val="009D0A1D"/>
    <w:rsid w:val="009D229F"/>
    <w:rsid w:val="009D2FD3"/>
    <w:rsid w:val="009D30FB"/>
    <w:rsid w:val="009D3315"/>
    <w:rsid w:val="009D3665"/>
    <w:rsid w:val="009D3915"/>
    <w:rsid w:val="009D5099"/>
    <w:rsid w:val="009D5220"/>
    <w:rsid w:val="009D563D"/>
    <w:rsid w:val="009D6BD9"/>
    <w:rsid w:val="009E4615"/>
    <w:rsid w:val="009E5C1C"/>
    <w:rsid w:val="009E60F9"/>
    <w:rsid w:val="009E6966"/>
    <w:rsid w:val="009E6BE3"/>
    <w:rsid w:val="009E6FC0"/>
    <w:rsid w:val="009F0F6F"/>
    <w:rsid w:val="009F1169"/>
    <w:rsid w:val="009F14A2"/>
    <w:rsid w:val="009F3F15"/>
    <w:rsid w:val="009F447A"/>
    <w:rsid w:val="009F5A38"/>
    <w:rsid w:val="009F5A54"/>
    <w:rsid w:val="00A0069E"/>
    <w:rsid w:val="00A010A4"/>
    <w:rsid w:val="00A01DB1"/>
    <w:rsid w:val="00A047B4"/>
    <w:rsid w:val="00A06D42"/>
    <w:rsid w:val="00A07D96"/>
    <w:rsid w:val="00A11821"/>
    <w:rsid w:val="00A1256F"/>
    <w:rsid w:val="00A126FE"/>
    <w:rsid w:val="00A13D3F"/>
    <w:rsid w:val="00A154AA"/>
    <w:rsid w:val="00A168DF"/>
    <w:rsid w:val="00A17982"/>
    <w:rsid w:val="00A20ACC"/>
    <w:rsid w:val="00A231C7"/>
    <w:rsid w:val="00A23247"/>
    <w:rsid w:val="00A24D17"/>
    <w:rsid w:val="00A26013"/>
    <w:rsid w:val="00A27F7B"/>
    <w:rsid w:val="00A333DA"/>
    <w:rsid w:val="00A36915"/>
    <w:rsid w:val="00A36F3E"/>
    <w:rsid w:val="00A40815"/>
    <w:rsid w:val="00A41886"/>
    <w:rsid w:val="00A424B9"/>
    <w:rsid w:val="00A43A45"/>
    <w:rsid w:val="00A43ECB"/>
    <w:rsid w:val="00A442C8"/>
    <w:rsid w:val="00A46880"/>
    <w:rsid w:val="00A468A6"/>
    <w:rsid w:val="00A502C7"/>
    <w:rsid w:val="00A51280"/>
    <w:rsid w:val="00A51E17"/>
    <w:rsid w:val="00A53C93"/>
    <w:rsid w:val="00A53E49"/>
    <w:rsid w:val="00A56356"/>
    <w:rsid w:val="00A57D71"/>
    <w:rsid w:val="00A61F6C"/>
    <w:rsid w:val="00A6510E"/>
    <w:rsid w:val="00A65907"/>
    <w:rsid w:val="00A65DB6"/>
    <w:rsid w:val="00A7098E"/>
    <w:rsid w:val="00A74B59"/>
    <w:rsid w:val="00A77322"/>
    <w:rsid w:val="00A774B3"/>
    <w:rsid w:val="00A775B9"/>
    <w:rsid w:val="00A77F9B"/>
    <w:rsid w:val="00A80B64"/>
    <w:rsid w:val="00A82889"/>
    <w:rsid w:val="00A83339"/>
    <w:rsid w:val="00A84B3B"/>
    <w:rsid w:val="00A873AD"/>
    <w:rsid w:val="00A87B5C"/>
    <w:rsid w:val="00A904D3"/>
    <w:rsid w:val="00A90D05"/>
    <w:rsid w:val="00A90F7D"/>
    <w:rsid w:val="00A924B1"/>
    <w:rsid w:val="00A92F69"/>
    <w:rsid w:val="00A94F64"/>
    <w:rsid w:val="00A95570"/>
    <w:rsid w:val="00A95D81"/>
    <w:rsid w:val="00A95DC9"/>
    <w:rsid w:val="00A96F5F"/>
    <w:rsid w:val="00AA10F2"/>
    <w:rsid w:val="00AA1D5E"/>
    <w:rsid w:val="00AA2DE5"/>
    <w:rsid w:val="00AA67BB"/>
    <w:rsid w:val="00AB382F"/>
    <w:rsid w:val="00AB41DF"/>
    <w:rsid w:val="00AB5164"/>
    <w:rsid w:val="00AB55AD"/>
    <w:rsid w:val="00AB7532"/>
    <w:rsid w:val="00AB7FE8"/>
    <w:rsid w:val="00AC1A9D"/>
    <w:rsid w:val="00AC26E3"/>
    <w:rsid w:val="00AC398B"/>
    <w:rsid w:val="00AC4EEB"/>
    <w:rsid w:val="00AC7313"/>
    <w:rsid w:val="00AC7743"/>
    <w:rsid w:val="00AD0C55"/>
    <w:rsid w:val="00AD12A5"/>
    <w:rsid w:val="00AD1731"/>
    <w:rsid w:val="00AD3D8B"/>
    <w:rsid w:val="00AD40B7"/>
    <w:rsid w:val="00AD5EC5"/>
    <w:rsid w:val="00AD73DE"/>
    <w:rsid w:val="00AE01C3"/>
    <w:rsid w:val="00AE027F"/>
    <w:rsid w:val="00AE157E"/>
    <w:rsid w:val="00AE2466"/>
    <w:rsid w:val="00AE481E"/>
    <w:rsid w:val="00AE4871"/>
    <w:rsid w:val="00AE4C31"/>
    <w:rsid w:val="00AE7645"/>
    <w:rsid w:val="00AF0838"/>
    <w:rsid w:val="00AF11B7"/>
    <w:rsid w:val="00AF25F3"/>
    <w:rsid w:val="00AF2751"/>
    <w:rsid w:val="00AF6CF3"/>
    <w:rsid w:val="00AF7614"/>
    <w:rsid w:val="00B00F81"/>
    <w:rsid w:val="00B01423"/>
    <w:rsid w:val="00B02680"/>
    <w:rsid w:val="00B0483A"/>
    <w:rsid w:val="00B05DA7"/>
    <w:rsid w:val="00B073F4"/>
    <w:rsid w:val="00B11E93"/>
    <w:rsid w:val="00B138EC"/>
    <w:rsid w:val="00B1424D"/>
    <w:rsid w:val="00B14F94"/>
    <w:rsid w:val="00B15C7D"/>
    <w:rsid w:val="00B20291"/>
    <w:rsid w:val="00B223F0"/>
    <w:rsid w:val="00B22C75"/>
    <w:rsid w:val="00B23E64"/>
    <w:rsid w:val="00B25125"/>
    <w:rsid w:val="00B25170"/>
    <w:rsid w:val="00B2660F"/>
    <w:rsid w:val="00B26EEC"/>
    <w:rsid w:val="00B27127"/>
    <w:rsid w:val="00B276A0"/>
    <w:rsid w:val="00B31292"/>
    <w:rsid w:val="00B33EB8"/>
    <w:rsid w:val="00B364E6"/>
    <w:rsid w:val="00B40123"/>
    <w:rsid w:val="00B40DBF"/>
    <w:rsid w:val="00B41C33"/>
    <w:rsid w:val="00B42126"/>
    <w:rsid w:val="00B42A13"/>
    <w:rsid w:val="00B438F1"/>
    <w:rsid w:val="00B43EDF"/>
    <w:rsid w:val="00B44176"/>
    <w:rsid w:val="00B44A18"/>
    <w:rsid w:val="00B452B3"/>
    <w:rsid w:val="00B454FC"/>
    <w:rsid w:val="00B46705"/>
    <w:rsid w:val="00B50B59"/>
    <w:rsid w:val="00B518BC"/>
    <w:rsid w:val="00B54710"/>
    <w:rsid w:val="00B551CF"/>
    <w:rsid w:val="00B564B7"/>
    <w:rsid w:val="00B56F63"/>
    <w:rsid w:val="00B57066"/>
    <w:rsid w:val="00B57E0D"/>
    <w:rsid w:val="00B61322"/>
    <w:rsid w:val="00B65B8D"/>
    <w:rsid w:val="00B71E7A"/>
    <w:rsid w:val="00B74D91"/>
    <w:rsid w:val="00B757C0"/>
    <w:rsid w:val="00B75EC1"/>
    <w:rsid w:val="00B76221"/>
    <w:rsid w:val="00B77169"/>
    <w:rsid w:val="00B802C7"/>
    <w:rsid w:val="00B802C8"/>
    <w:rsid w:val="00B8044D"/>
    <w:rsid w:val="00B80A5C"/>
    <w:rsid w:val="00B81EF0"/>
    <w:rsid w:val="00B8266C"/>
    <w:rsid w:val="00B9039E"/>
    <w:rsid w:val="00B918B1"/>
    <w:rsid w:val="00B92148"/>
    <w:rsid w:val="00B9280C"/>
    <w:rsid w:val="00B92C18"/>
    <w:rsid w:val="00B952AB"/>
    <w:rsid w:val="00B9688A"/>
    <w:rsid w:val="00B96D9C"/>
    <w:rsid w:val="00BA095A"/>
    <w:rsid w:val="00BA1736"/>
    <w:rsid w:val="00BA1EA9"/>
    <w:rsid w:val="00BA1F1D"/>
    <w:rsid w:val="00BA35FA"/>
    <w:rsid w:val="00BA3645"/>
    <w:rsid w:val="00BA4F69"/>
    <w:rsid w:val="00BA6236"/>
    <w:rsid w:val="00BA7269"/>
    <w:rsid w:val="00BA75BE"/>
    <w:rsid w:val="00BA764F"/>
    <w:rsid w:val="00BA7C5F"/>
    <w:rsid w:val="00BB25EF"/>
    <w:rsid w:val="00BB3F78"/>
    <w:rsid w:val="00BB5377"/>
    <w:rsid w:val="00BB5F54"/>
    <w:rsid w:val="00BB6DB3"/>
    <w:rsid w:val="00BC0B71"/>
    <w:rsid w:val="00BC2773"/>
    <w:rsid w:val="00BD0119"/>
    <w:rsid w:val="00BD188F"/>
    <w:rsid w:val="00BD19F6"/>
    <w:rsid w:val="00BD1B82"/>
    <w:rsid w:val="00BD2204"/>
    <w:rsid w:val="00BD3307"/>
    <w:rsid w:val="00BD36C8"/>
    <w:rsid w:val="00BD3F49"/>
    <w:rsid w:val="00BD3F90"/>
    <w:rsid w:val="00BD44B1"/>
    <w:rsid w:val="00BD59F6"/>
    <w:rsid w:val="00BD5A66"/>
    <w:rsid w:val="00BE1533"/>
    <w:rsid w:val="00BE2EC7"/>
    <w:rsid w:val="00BE2FFD"/>
    <w:rsid w:val="00BE71E7"/>
    <w:rsid w:val="00BE7400"/>
    <w:rsid w:val="00BE7924"/>
    <w:rsid w:val="00BF22BA"/>
    <w:rsid w:val="00BF25B3"/>
    <w:rsid w:val="00BF261C"/>
    <w:rsid w:val="00BF3939"/>
    <w:rsid w:val="00BF397C"/>
    <w:rsid w:val="00BF405E"/>
    <w:rsid w:val="00BF4D47"/>
    <w:rsid w:val="00BF5C9B"/>
    <w:rsid w:val="00BF61EA"/>
    <w:rsid w:val="00BF7216"/>
    <w:rsid w:val="00BF7534"/>
    <w:rsid w:val="00C00360"/>
    <w:rsid w:val="00C0091C"/>
    <w:rsid w:val="00C01DEB"/>
    <w:rsid w:val="00C023E5"/>
    <w:rsid w:val="00C05920"/>
    <w:rsid w:val="00C05BE0"/>
    <w:rsid w:val="00C06D4D"/>
    <w:rsid w:val="00C06F1A"/>
    <w:rsid w:val="00C13C54"/>
    <w:rsid w:val="00C1414F"/>
    <w:rsid w:val="00C17966"/>
    <w:rsid w:val="00C2410C"/>
    <w:rsid w:val="00C2591E"/>
    <w:rsid w:val="00C27B9D"/>
    <w:rsid w:val="00C30CAF"/>
    <w:rsid w:val="00C31D51"/>
    <w:rsid w:val="00C327D8"/>
    <w:rsid w:val="00C32FC0"/>
    <w:rsid w:val="00C34006"/>
    <w:rsid w:val="00C34467"/>
    <w:rsid w:val="00C34B6C"/>
    <w:rsid w:val="00C34FA5"/>
    <w:rsid w:val="00C357B5"/>
    <w:rsid w:val="00C37762"/>
    <w:rsid w:val="00C37766"/>
    <w:rsid w:val="00C404E4"/>
    <w:rsid w:val="00C416FD"/>
    <w:rsid w:val="00C41DC1"/>
    <w:rsid w:val="00C469E6"/>
    <w:rsid w:val="00C50DC6"/>
    <w:rsid w:val="00C51718"/>
    <w:rsid w:val="00C53CB7"/>
    <w:rsid w:val="00C556BB"/>
    <w:rsid w:val="00C556F7"/>
    <w:rsid w:val="00C56C85"/>
    <w:rsid w:val="00C605E7"/>
    <w:rsid w:val="00C60AEF"/>
    <w:rsid w:val="00C61965"/>
    <w:rsid w:val="00C61DE1"/>
    <w:rsid w:val="00C63996"/>
    <w:rsid w:val="00C700EB"/>
    <w:rsid w:val="00C7257A"/>
    <w:rsid w:val="00C725CC"/>
    <w:rsid w:val="00C72F4D"/>
    <w:rsid w:val="00C73896"/>
    <w:rsid w:val="00C746F0"/>
    <w:rsid w:val="00C76604"/>
    <w:rsid w:val="00C804C0"/>
    <w:rsid w:val="00C82406"/>
    <w:rsid w:val="00C831A8"/>
    <w:rsid w:val="00C85A1F"/>
    <w:rsid w:val="00C9074B"/>
    <w:rsid w:val="00C90C28"/>
    <w:rsid w:val="00C90D4E"/>
    <w:rsid w:val="00C9458C"/>
    <w:rsid w:val="00C957FC"/>
    <w:rsid w:val="00C95EA1"/>
    <w:rsid w:val="00C9649F"/>
    <w:rsid w:val="00C96D72"/>
    <w:rsid w:val="00CA05A0"/>
    <w:rsid w:val="00CA2096"/>
    <w:rsid w:val="00CA26DC"/>
    <w:rsid w:val="00CA2DBC"/>
    <w:rsid w:val="00CA4375"/>
    <w:rsid w:val="00CA4B2D"/>
    <w:rsid w:val="00CA579C"/>
    <w:rsid w:val="00CA5EA8"/>
    <w:rsid w:val="00CA635B"/>
    <w:rsid w:val="00CB0A25"/>
    <w:rsid w:val="00CB24B5"/>
    <w:rsid w:val="00CB3A0E"/>
    <w:rsid w:val="00CB5EC2"/>
    <w:rsid w:val="00CB72AF"/>
    <w:rsid w:val="00CB74AA"/>
    <w:rsid w:val="00CC186C"/>
    <w:rsid w:val="00CC1DAB"/>
    <w:rsid w:val="00CC25E6"/>
    <w:rsid w:val="00CC4FB1"/>
    <w:rsid w:val="00CC7095"/>
    <w:rsid w:val="00CC7DAD"/>
    <w:rsid w:val="00CC7F32"/>
    <w:rsid w:val="00CD4EB7"/>
    <w:rsid w:val="00CD51FE"/>
    <w:rsid w:val="00CE2B59"/>
    <w:rsid w:val="00CE341C"/>
    <w:rsid w:val="00CE3731"/>
    <w:rsid w:val="00CE3A50"/>
    <w:rsid w:val="00CE4F84"/>
    <w:rsid w:val="00CE5BFA"/>
    <w:rsid w:val="00CE747F"/>
    <w:rsid w:val="00CF3DFD"/>
    <w:rsid w:val="00CF5051"/>
    <w:rsid w:val="00CF5DD1"/>
    <w:rsid w:val="00CF65EC"/>
    <w:rsid w:val="00CF67EE"/>
    <w:rsid w:val="00CF72A3"/>
    <w:rsid w:val="00D011D9"/>
    <w:rsid w:val="00D01E4A"/>
    <w:rsid w:val="00D02BD9"/>
    <w:rsid w:val="00D03944"/>
    <w:rsid w:val="00D04CAB"/>
    <w:rsid w:val="00D05239"/>
    <w:rsid w:val="00D05BFB"/>
    <w:rsid w:val="00D07C76"/>
    <w:rsid w:val="00D1246D"/>
    <w:rsid w:val="00D14463"/>
    <w:rsid w:val="00D15A07"/>
    <w:rsid w:val="00D16F6A"/>
    <w:rsid w:val="00D213EC"/>
    <w:rsid w:val="00D21597"/>
    <w:rsid w:val="00D21E68"/>
    <w:rsid w:val="00D257D3"/>
    <w:rsid w:val="00D2630D"/>
    <w:rsid w:val="00D274AA"/>
    <w:rsid w:val="00D30BCF"/>
    <w:rsid w:val="00D3110B"/>
    <w:rsid w:val="00D3279D"/>
    <w:rsid w:val="00D379C6"/>
    <w:rsid w:val="00D40138"/>
    <w:rsid w:val="00D40C2B"/>
    <w:rsid w:val="00D41D68"/>
    <w:rsid w:val="00D42675"/>
    <w:rsid w:val="00D4576D"/>
    <w:rsid w:val="00D45E55"/>
    <w:rsid w:val="00D45F15"/>
    <w:rsid w:val="00D47ED6"/>
    <w:rsid w:val="00D52145"/>
    <w:rsid w:val="00D523A4"/>
    <w:rsid w:val="00D52AEB"/>
    <w:rsid w:val="00D52EFF"/>
    <w:rsid w:val="00D53DD1"/>
    <w:rsid w:val="00D540FD"/>
    <w:rsid w:val="00D54316"/>
    <w:rsid w:val="00D55EA8"/>
    <w:rsid w:val="00D56C53"/>
    <w:rsid w:val="00D60E4F"/>
    <w:rsid w:val="00D60EF6"/>
    <w:rsid w:val="00D62038"/>
    <w:rsid w:val="00D62C05"/>
    <w:rsid w:val="00D64631"/>
    <w:rsid w:val="00D71253"/>
    <w:rsid w:val="00D71315"/>
    <w:rsid w:val="00D71E92"/>
    <w:rsid w:val="00D71EBB"/>
    <w:rsid w:val="00D721DD"/>
    <w:rsid w:val="00D734A9"/>
    <w:rsid w:val="00D753E7"/>
    <w:rsid w:val="00D75449"/>
    <w:rsid w:val="00D75D1A"/>
    <w:rsid w:val="00D7671A"/>
    <w:rsid w:val="00D77142"/>
    <w:rsid w:val="00D771AE"/>
    <w:rsid w:val="00D8029F"/>
    <w:rsid w:val="00D81F75"/>
    <w:rsid w:val="00D827D5"/>
    <w:rsid w:val="00D83081"/>
    <w:rsid w:val="00D83396"/>
    <w:rsid w:val="00D838BE"/>
    <w:rsid w:val="00D83AF7"/>
    <w:rsid w:val="00D83B5D"/>
    <w:rsid w:val="00D87026"/>
    <w:rsid w:val="00D87CAA"/>
    <w:rsid w:val="00D91243"/>
    <w:rsid w:val="00D91571"/>
    <w:rsid w:val="00D958DA"/>
    <w:rsid w:val="00D95E4E"/>
    <w:rsid w:val="00D96580"/>
    <w:rsid w:val="00D96DA6"/>
    <w:rsid w:val="00D97544"/>
    <w:rsid w:val="00DA0B63"/>
    <w:rsid w:val="00DA1A06"/>
    <w:rsid w:val="00DA1D7B"/>
    <w:rsid w:val="00DA27C6"/>
    <w:rsid w:val="00DA29AD"/>
    <w:rsid w:val="00DA3456"/>
    <w:rsid w:val="00DA3976"/>
    <w:rsid w:val="00DA4984"/>
    <w:rsid w:val="00DA5496"/>
    <w:rsid w:val="00DA56AF"/>
    <w:rsid w:val="00DB039A"/>
    <w:rsid w:val="00DB0493"/>
    <w:rsid w:val="00DB088B"/>
    <w:rsid w:val="00DB115E"/>
    <w:rsid w:val="00DB1C07"/>
    <w:rsid w:val="00DB2C7E"/>
    <w:rsid w:val="00DB4FE6"/>
    <w:rsid w:val="00DB6A0B"/>
    <w:rsid w:val="00DC1475"/>
    <w:rsid w:val="00DC1640"/>
    <w:rsid w:val="00DC2BB0"/>
    <w:rsid w:val="00DC3479"/>
    <w:rsid w:val="00DC3B57"/>
    <w:rsid w:val="00DC4C15"/>
    <w:rsid w:val="00DC4E0C"/>
    <w:rsid w:val="00DC53EB"/>
    <w:rsid w:val="00DC59EB"/>
    <w:rsid w:val="00DC6C62"/>
    <w:rsid w:val="00DC72BA"/>
    <w:rsid w:val="00DD3E1C"/>
    <w:rsid w:val="00DD5A86"/>
    <w:rsid w:val="00DD66C5"/>
    <w:rsid w:val="00DD7CE0"/>
    <w:rsid w:val="00DE0892"/>
    <w:rsid w:val="00DE23FB"/>
    <w:rsid w:val="00DE2F92"/>
    <w:rsid w:val="00DE419C"/>
    <w:rsid w:val="00DE53E6"/>
    <w:rsid w:val="00DE5E4B"/>
    <w:rsid w:val="00DE614F"/>
    <w:rsid w:val="00DF0215"/>
    <w:rsid w:val="00DF050D"/>
    <w:rsid w:val="00DF1AC4"/>
    <w:rsid w:val="00DF2819"/>
    <w:rsid w:val="00DF3118"/>
    <w:rsid w:val="00DF3777"/>
    <w:rsid w:val="00DF3CC6"/>
    <w:rsid w:val="00DF53C8"/>
    <w:rsid w:val="00DF5C9C"/>
    <w:rsid w:val="00DF7D1D"/>
    <w:rsid w:val="00E022EC"/>
    <w:rsid w:val="00E0353E"/>
    <w:rsid w:val="00E05204"/>
    <w:rsid w:val="00E05669"/>
    <w:rsid w:val="00E1048F"/>
    <w:rsid w:val="00E10770"/>
    <w:rsid w:val="00E118C9"/>
    <w:rsid w:val="00E129B2"/>
    <w:rsid w:val="00E1342E"/>
    <w:rsid w:val="00E161DB"/>
    <w:rsid w:val="00E21963"/>
    <w:rsid w:val="00E21986"/>
    <w:rsid w:val="00E22033"/>
    <w:rsid w:val="00E2599A"/>
    <w:rsid w:val="00E26FD0"/>
    <w:rsid w:val="00E27535"/>
    <w:rsid w:val="00E30664"/>
    <w:rsid w:val="00E37449"/>
    <w:rsid w:val="00E4031F"/>
    <w:rsid w:val="00E417A5"/>
    <w:rsid w:val="00E4263D"/>
    <w:rsid w:val="00E43154"/>
    <w:rsid w:val="00E46E3B"/>
    <w:rsid w:val="00E47F2E"/>
    <w:rsid w:val="00E50B98"/>
    <w:rsid w:val="00E5195F"/>
    <w:rsid w:val="00E522D2"/>
    <w:rsid w:val="00E543D3"/>
    <w:rsid w:val="00E54C20"/>
    <w:rsid w:val="00E56063"/>
    <w:rsid w:val="00E57115"/>
    <w:rsid w:val="00E60682"/>
    <w:rsid w:val="00E631ED"/>
    <w:rsid w:val="00E636F6"/>
    <w:rsid w:val="00E63833"/>
    <w:rsid w:val="00E64072"/>
    <w:rsid w:val="00E64F7C"/>
    <w:rsid w:val="00E65170"/>
    <w:rsid w:val="00E66322"/>
    <w:rsid w:val="00E663FA"/>
    <w:rsid w:val="00E66AB0"/>
    <w:rsid w:val="00E66C86"/>
    <w:rsid w:val="00E674B0"/>
    <w:rsid w:val="00E70075"/>
    <w:rsid w:val="00E71912"/>
    <w:rsid w:val="00E71E8C"/>
    <w:rsid w:val="00E762C4"/>
    <w:rsid w:val="00E7798B"/>
    <w:rsid w:val="00E805EE"/>
    <w:rsid w:val="00E807C0"/>
    <w:rsid w:val="00E828E9"/>
    <w:rsid w:val="00E82A1B"/>
    <w:rsid w:val="00E837C8"/>
    <w:rsid w:val="00E84C06"/>
    <w:rsid w:val="00E86458"/>
    <w:rsid w:val="00E87A4F"/>
    <w:rsid w:val="00E90689"/>
    <w:rsid w:val="00E923BB"/>
    <w:rsid w:val="00E93806"/>
    <w:rsid w:val="00E95212"/>
    <w:rsid w:val="00E95985"/>
    <w:rsid w:val="00E95E0F"/>
    <w:rsid w:val="00EA1197"/>
    <w:rsid w:val="00EA2000"/>
    <w:rsid w:val="00EA3A20"/>
    <w:rsid w:val="00EA3F82"/>
    <w:rsid w:val="00EA4BC5"/>
    <w:rsid w:val="00EA55AE"/>
    <w:rsid w:val="00EA5D73"/>
    <w:rsid w:val="00EA65C1"/>
    <w:rsid w:val="00EA671B"/>
    <w:rsid w:val="00EB6AEA"/>
    <w:rsid w:val="00EB7CCB"/>
    <w:rsid w:val="00EC004A"/>
    <w:rsid w:val="00EC06FE"/>
    <w:rsid w:val="00EC25E2"/>
    <w:rsid w:val="00EC3574"/>
    <w:rsid w:val="00EC37A4"/>
    <w:rsid w:val="00EC3E89"/>
    <w:rsid w:val="00EC4F3A"/>
    <w:rsid w:val="00EC5239"/>
    <w:rsid w:val="00EC6B08"/>
    <w:rsid w:val="00ED1C09"/>
    <w:rsid w:val="00ED39BF"/>
    <w:rsid w:val="00ED4368"/>
    <w:rsid w:val="00ED56F3"/>
    <w:rsid w:val="00ED7439"/>
    <w:rsid w:val="00EE1006"/>
    <w:rsid w:val="00EE1252"/>
    <w:rsid w:val="00EE1F94"/>
    <w:rsid w:val="00EE2EAD"/>
    <w:rsid w:val="00EE36AA"/>
    <w:rsid w:val="00EE4AC4"/>
    <w:rsid w:val="00EE6EBA"/>
    <w:rsid w:val="00EE7562"/>
    <w:rsid w:val="00EE7FC6"/>
    <w:rsid w:val="00EF0494"/>
    <w:rsid w:val="00EF24A2"/>
    <w:rsid w:val="00EF33BD"/>
    <w:rsid w:val="00EF419A"/>
    <w:rsid w:val="00EF65D5"/>
    <w:rsid w:val="00EF6DD6"/>
    <w:rsid w:val="00F02049"/>
    <w:rsid w:val="00F051E5"/>
    <w:rsid w:val="00F06A8B"/>
    <w:rsid w:val="00F07E9B"/>
    <w:rsid w:val="00F103C6"/>
    <w:rsid w:val="00F10461"/>
    <w:rsid w:val="00F121D1"/>
    <w:rsid w:val="00F12B61"/>
    <w:rsid w:val="00F14408"/>
    <w:rsid w:val="00F170BB"/>
    <w:rsid w:val="00F17342"/>
    <w:rsid w:val="00F179BB"/>
    <w:rsid w:val="00F17AE6"/>
    <w:rsid w:val="00F2001E"/>
    <w:rsid w:val="00F214B5"/>
    <w:rsid w:val="00F21C1D"/>
    <w:rsid w:val="00F2346F"/>
    <w:rsid w:val="00F238B1"/>
    <w:rsid w:val="00F241D0"/>
    <w:rsid w:val="00F2585D"/>
    <w:rsid w:val="00F25BF9"/>
    <w:rsid w:val="00F25FD0"/>
    <w:rsid w:val="00F26B6E"/>
    <w:rsid w:val="00F26CCF"/>
    <w:rsid w:val="00F307FE"/>
    <w:rsid w:val="00F3169C"/>
    <w:rsid w:val="00F31F9E"/>
    <w:rsid w:val="00F324A3"/>
    <w:rsid w:val="00F333F7"/>
    <w:rsid w:val="00F347D0"/>
    <w:rsid w:val="00F353A8"/>
    <w:rsid w:val="00F35B52"/>
    <w:rsid w:val="00F40A00"/>
    <w:rsid w:val="00F40BFB"/>
    <w:rsid w:val="00F441DF"/>
    <w:rsid w:val="00F44B78"/>
    <w:rsid w:val="00F47F88"/>
    <w:rsid w:val="00F52787"/>
    <w:rsid w:val="00F527D6"/>
    <w:rsid w:val="00F556A4"/>
    <w:rsid w:val="00F5685F"/>
    <w:rsid w:val="00F568D3"/>
    <w:rsid w:val="00F577E4"/>
    <w:rsid w:val="00F57CF0"/>
    <w:rsid w:val="00F61F3A"/>
    <w:rsid w:val="00F622A9"/>
    <w:rsid w:val="00F63318"/>
    <w:rsid w:val="00F63BFA"/>
    <w:rsid w:val="00F650E2"/>
    <w:rsid w:val="00F66563"/>
    <w:rsid w:val="00F66F4C"/>
    <w:rsid w:val="00F7133B"/>
    <w:rsid w:val="00F73A33"/>
    <w:rsid w:val="00F74258"/>
    <w:rsid w:val="00F756A4"/>
    <w:rsid w:val="00F76D06"/>
    <w:rsid w:val="00F771C1"/>
    <w:rsid w:val="00F8069F"/>
    <w:rsid w:val="00F811BA"/>
    <w:rsid w:val="00F81446"/>
    <w:rsid w:val="00F81DA6"/>
    <w:rsid w:val="00F81E44"/>
    <w:rsid w:val="00F82D73"/>
    <w:rsid w:val="00F83D06"/>
    <w:rsid w:val="00F8416E"/>
    <w:rsid w:val="00F86458"/>
    <w:rsid w:val="00F87D48"/>
    <w:rsid w:val="00F90E57"/>
    <w:rsid w:val="00F90F03"/>
    <w:rsid w:val="00F91377"/>
    <w:rsid w:val="00F916E9"/>
    <w:rsid w:val="00F9321E"/>
    <w:rsid w:val="00F93399"/>
    <w:rsid w:val="00F95901"/>
    <w:rsid w:val="00F978C9"/>
    <w:rsid w:val="00FA094C"/>
    <w:rsid w:val="00FA1ABB"/>
    <w:rsid w:val="00FA2453"/>
    <w:rsid w:val="00FA2EEB"/>
    <w:rsid w:val="00FA3B5F"/>
    <w:rsid w:val="00FA460B"/>
    <w:rsid w:val="00FA553C"/>
    <w:rsid w:val="00FA7DBB"/>
    <w:rsid w:val="00FB0534"/>
    <w:rsid w:val="00FB0A0F"/>
    <w:rsid w:val="00FB0BE1"/>
    <w:rsid w:val="00FB1522"/>
    <w:rsid w:val="00FB264A"/>
    <w:rsid w:val="00FB30C5"/>
    <w:rsid w:val="00FB311A"/>
    <w:rsid w:val="00FB3FA9"/>
    <w:rsid w:val="00FB5484"/>
    <w:rsid w:val="00FB6101"/>
    <w:rsid w:val="00FB72D3"/>
    <w:rsid w:val="00FB7535"/>
    <w:rsid w:val="00FB7A16"/>
    <w:rsid w:val="00FC2910"/>
    <w:rsid w:val="00FC2FE8"/>
    <w:rsid w:val="00FC32DD"/>
    <w:rsid w:val="00FC392B"/>
    <w:rsid w:val="00FC3DB6"/>
    <w:rsid w:val="00FC42A1"/>
    <w:rsid w:val="00FC45E5"/>
    <w:rsid w:val="00FC7804"/>
    <w:rsid w:val="00FC7FD1"/>
    <w:rsid w:val="00FD0273"/>
    <w:rsid w:val="00FD1766"/>
    <w:rsid w:val="00FD1D31"/>
    <w:rsid w:val="00FD1E73"/>
    <w:rsid w:val="00FD3111"/>
    <w:rsid w:val="00FD4440"/>
    <w:rsid w:val="00FD5D4E"/>
    <w:rsid w:val="00FE00BC"/>
    <w:rsid w:val="00FE030D"/>
    <w:rsid w:val="00FE0350"/>
    <w:rsid w:val="00FE093C"/>
    <w:rsid w:val="00FE1479"/>
    <w:rsid w:val="00FE1497"/>
    <w:rsid w:val="00FE38CA"/>
    <w:rsid w:val="00FE54AB"/>
    <w:rsid w:val="00FE5920"/>
    <w:rsid w:val="00FF09A3"/>
    <w:rsid w:val="00FF1208"/>
    <w:rsid w:val="00FF17AB"/>
    <w:rsid w:val="00FF2129"/>
    <w:rsid w:val="00FF23E6"/>
    <w:rsid w:val="00FF2894"/>
    <w:rsid w:val="00FF55E6"/>
    <w:rsid w:val="00FF7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allowoverlap="f" fill="f" fillcolor="white" stroke="f">
      <v:fill color="white" on="f"/>
      <v:stroke on="f"/>
      <v:textbox style="mso-rotate-with-shape:t"/>
    </o:shapedefaults>
    <o:shapelayout v:ext="edit">
      <o:idmap v:ext="edit" data="1"/>
    </o:shapelayout>
  </w:shapeDefaults>
  <w:decimalSymbol w:val="."/>
  <w:listSeparator w:val=","/>
  <w14:docId w14:val="259E0933"/>
  <w15:docId w15:val="{522997AF-708C-47EE-9793-7CB42502D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3F7F"/>
    <w:rPr>
      <w:rFonts w:ascii="Arial" w:hAnsi="Arial"/>
      <w:szCs w:val="24"/>
    </w:rPr>
  </w:style>
  <w:style w:type="paragraph" w:styleId="Heading1">
    <w:name w:val="heading 1"/>
    <w:aliases w:val="shead 1"/>
    <w:basedOn w:val="Normal"/>
    <w:next w:val="BodyText"/>
    <w:qFormat/>
    <w:rsid w:val="007742E6"/>
    <w:pPr>
      <w:keepNext/>
      <w:numPr>
        <w:numId w:val="2"/>
      </w:numPr>
      <w:pBdr>
        <w:bottom w:val="single" w:sz="4" w:space="1" w:color="auto"/>
      </w:pBdr>
      <w:spacing w:before="240" w:after="60"/>
      <w:outlineLvl w:val="0"/>
    </w:pPr>
    <w:rPr>
      <w:rFonts w:cs="Arial"/>
      <w:b/>
      <w:bCs/>
      <w:kern w:val="32"/>
      <w:sz w:val="32"/>
      <w:szCs w:val="32"/>
    </w:rPr>
  </w:style>
  <w:style w:type="paragraph" w:styleId="Heading2">
    <w:name w:val="heading 2"/>
    <w:basedOn w:val="Normal"/>
    <w:next w:val="BodyText"/>
    <w:autoRedefine/>
    <w:qFormat/>
    <w:rsid w:val="00AE01C3"/>
    <w:pPr>
      <w:keepNext/>
      <w:numPr>
        <w:ilvl w:val="1"/>
        <w:numId w:val="2"/>
      </w:numPr>
      <w:spacing w:before="240" w:after="60"/>
      <w:outlineLvl w:val="1"/>
    </w:pPr>
    <w:rPr>
      <w:rFonts w:cs="Arial"/>
      <w:b/>
      <w:bCs/>
      <w:iCs/>
      <w:sz w:val="24"/>
      <w:szCs w:val="28"/>
    </w:rPr>
  </w:style>
  <w:style w:type="paragraph" w:styleId="Heading3">
    <w:name w:val="heading 3"/>
    <w:basedOn w:val="Normal"/>
    <w:next w:val="BodyText"/>
    <w:link w:val="Heading3Char"/>
    <w:autoRedefine/>
    <w:qFormat/>
    <w:rsid w:val="00CB72AF"/>
    <w:pPr>
      <w:keepNext/>
      <w:numPr>
        <w:ilvl w:val="2"/>
        <w:numId w:val="2"/>
      </w:numPr>
      <w:tabs>
        <w:tab w:val="left" w:pos="576"/>
      </w:tabs>
      <w:spacing w:before="240" w:after="60"/>
      <w:outlineLvl w:val="2"/>
    </w:pPr>
    <w:rPr>
      <w:rFonts w:cs="Arial"/>
      <w:b/>
      <w:bCs/>
      <w:szCs w:val="26"/>
    </w:rPr>
  </w:style>
  <w:style w:type="paragraph" w:styleId="Heading4">
    <w:name w:val="heading 4"/>
    <w:basedOn w:val="Normal"/>
    <w:next w:val="BodyText"/>
    <w:autoRedefine/>
    <w:qFormat/>
    <w:rsid w:val="00B15C7D"/>
    <w:pPr>
      <w:keepNext/>
      <w:numPr>
        <w:ilvl w:val="3"/>
        <w:numId w:val="2"/>
      </w:numPr>
      <w:tabs>
        <w:tab w:val="left" w:pos="1080"/>
      </w:tabs>
      <w:spacing w:before="120"/>
      <w:outlineLvl w:val="3"/>
    </w:pPr>
    <w:rPr>
      <w:b/>
      <w:bCs/>
      <w:szCs w:val="28"/>
    </w:rPr>
  </w:style>
  <w:style w:type="paragraph" w:styleId="Heading5">
    <w:name w:val="heading 5"/>
    <w:basedOn w:val="Normal"/>
    <w:next w:val="BodyText"/>
    <w:autoRedefine/>
    <w:qFormat/>
    <w:rsid w:val="00A01DB1"/>
    <w:pPr>
      <w:numPr>
        <w:ilvl w:val="4"/>
        <w:numId w:val="2"/>
      </w:numPr>
      <w:spacing w:before="240" w:after="60"/>
      <w:outlineLvl w:val="4"/>
    </w:pPr>
    <w:rPr>
      <w:b/>
      <w:bCs/>
      <w:i/>
      <w:iCs/>
    </w:rPr>
  </w:style>
  <w:style w:type="paragraph" w:styleId="Heading6">
    <w:name w:val="heading 6"/>
    <w:basedOn w:val="Normal"/>
    <w:next w:val="BodyText"/>
    <w:qFormat/>
    <w:rsid w:val="003F559C"/>
    <w:pPr>
      <w:numPr>
        <w:ilvl w:val="5"/>
        <w:numId w:val="2"/>
      </w:numPr>
      <w:spacing w:before="240" w:after="60"/>
      <w:outlineLvl w:val="5"/>
    </w:pPr>
    <w:rPr>
      <w:bCs/>
      <w:i/>
      <w:szCs w:val="22"/>
    </w:rPr>
  </w:style>
  <w:style w:type="paragraph" w:styleId="Heading7">
    <w:name w:val="heading 7"/>
    <w:basedOn w:val="Normal"/>
    <w:next w:val="Normal"/>
    <w:qFormat/>
    <w:rsid w:val="003F559C"/>
    <w:pPr>
      <w:numPr>
        <w:ilvl w:val="6"/>
        <w:numId w:val="2"/>
      </w:numPr>
      <w:spacing w:before="240" w:after="60"/>
      <w:outlineLvl w:val="6"/>
    </w:pPr>
    <w:rPr>
      <w:rFonts w:ascii="Times New Roman" w:hAnsi="Times New Roman"/>
      <w:sz w:val="24"/>
    </w:rPr>
  </w:style>
  <w:style w:type="paragraph" w:styleId="Heading8">
    <w:name w:val="heading 8"/>
    <w:basedOn w:val="Normal"/>
    <w:next w:val="Normal"/>
    <w:qFormat/>
    <w:rsid w:val="003F559C"/>
    <w:pPr>
      <w:numPr>
        <w:ilvl w:val="7"/>
        <w:numId w:val="2"/>
      </w:numPr>
      <w:spacing w:before="240" w:after="60"/>
      <w:outlineLvl w:val="7"/>
    </w:pPr>
    <w:rPr>
      <w:rFonts w:ascii="Times New Roman" w:hAnsi="Times New Roman"/>
      <w:i/>
      <w:iCs/>
      <w:sz w:val="24"/>
    </w:rPr>
  </w:style>
  <w:style w:type="paragraph" w:styleId="Heading9">
    <w:name w:val="heading 9"/>
    <w:basedOn w:val="Normal"/>
    <w:next w:val="Normal"/>
    <w:qFormat/>
    <w:rsid w:val="003F559C"/>
    <w:pPr>
      <w:numPr>
        <w:ilvl w:val="8"/>
        <w:numId w:val="2"/>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27127"/>
    <w:pPr>
      <w:tabs>
        <w:tab w:val="center" w:pos="4320"/>
        <w:tab w:val="right" w:pos="8640"/>
      </w:tabs>
    </w:pPr>
  </w:style>
  <w:style w:type="paragraph" w:styleId="Footer">
    <w:name w:val="footer"/>
    <w:basedOn w:val="Normal"/>
    <w:rsid w:val="00B27127"/>
    <w:pPr>
      <w:tabs>
        <w:tab w:val="center" w:pos="4320"/>
        <w:tab w:val="right" w:pos="8640"/>
      </w:tabs>
    </w:pPr>
  </w:style>
  <w:style w:type="table" w:styleId="TableGrid">
    <w:name w:val="Table Grid"/>
    <w:basedOn w:val="TableNormal"/>
    <w:rsid w:val="002801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450337"/>
    <w:pPr>
      <w:jc w:val="center"/>
    </w:pPr>
    <w:rPr>
      <w:rFonts w:ascii="Times New Roman" w:hAnsi="Times New Roman"/>
      <w:b/>
      <w:sz w:val="28"/>
      <w:szCs w:val="20"/>
    </w:rPr>
  </w:style>
  <w:style w:type="paragraph" w:styleId="TOC1">
    <w:name w:val="toc 1"/>
    <w:basedOn w:val="Normal"/>
    <w:next w:val="Normal"/>
    <w:autoRedefine/>
    <w:uiPriority w:val="39"/>
    <w:rsid w:val="00CF72A3"/>
    <w:pPr>
      <w:tabs>
        <w:tab w:val="left" w:pos="400"/>
        <w:tab w:val="right" w:leader="dot" w:pos="10790"/>
      </w:tabs>
    </w:pPr>
    <w:rPr>
      <w:rFonts w:asciiTheme="minorHAnsi" w:hAnsiTheme="minorHAnsi" w:cstheme="minorHAnsi"/>
      <w:b/>
      <w:bCs/>
      <w:noProof/>
      <w:szCs w:val="20"/>
    </w:rPr>
  </w:style>
  <w:style w:type="paragraph" w:styleId="TOC2">
    <w:name w:val="toc 2"/>
    <w:basedOn w:val="Normal"/>
    <w:next w:val="Normal"/>
    <w:autoRedefine/>
    <w:uiPriority w:val="39"/>
    <w:rsid w:val="00F811BA"/>
    <w:pPr>
      <w:tabs>
        <w:tab w:val="left" w:pos="800"/>
        <w:tab w:val="right" w:leader="dot" w:pos="10790"/>
      </w:tabs>
      <w:ind w:left="202"/>
    </w:pPr>
    <w:rPr>
      <w:rFonts w:asciiTheme="minorHAnsi" w:hAnsiTheme="minorHAnsi" w:cstheme="minorHAnsi"/>
      <w:i/>
      <w:iCs/>
      <w:noProof/>
      <w:szCs w:val="20"/>
    </w:rPr>
  </w:style>
  <w:style w:type="paragraph" w:styleId="TOC3">
    <w:name w:val="toc 3"/>
    <w:basedOn w:val="Normal"/>
    <w:next w:val="Normal"/>
    <w:autoRedefine/>
    <w:uiPriority w:val="39"/>
    <w:qFormat/>
    <w:rsid w:val="0099690F"/>
    <w:pPr>
      <w:ind w:left="400"/>
    </w:pPr>
    <w:rPr>
      <w:rFonts w:asciiTheme="minorHAnsi" w:hAnsiTheme="minorHAnsi" w:cstheme="minorHAnsi"/>
      <w:szCs w:val="20"/>
    </w:rPr>
  </w:style>
  <w:style w:type="paragraph" w:styleId="TOC4">
    <w:name w:val="toc 4"/>
    <w:basedOn w:val="Normal"/>
    <w:next w:val="Normal"/>
    <w:autoRedefine/>
    <w:semiHidden/>
    <w:rsid w:val="008D7BA7"/>
    <w:pPr>
      <w:ind w:left="600"/>
    </w:pPr>
    <w:rPr>
      <w:rFonts w:asciiTheme="minorHAnsi" w:hAnsiTheme="minorHAnsi" w:cstheme="minorHAnsi"/>
      <w:szCs w:val="20"/>
    </w:rPr>
  </w:style>
  <w:style w:type="paragraph" w:styleId="TOC5">
    <w:name w:val="toc 5"/>
    <w:basedOn w:val="Normal"/>
    <w:next w:val="Normal"/>
    <w:autoRedefine/>
    <w:semiHidden/>
    <w:rsid w:val="0049264A"/>
    <w:pPr>
      <w:ind w:left="800"/>
    </w:pPr>
    <w:rPr>
      <w:rFonts w:asciiTheme="minorHAnsi" w:hAnsiTheme="minorHAnsi" w:cstheme="minorHAnsi"/>
      <w:szCs w:val="20"/>
    </w:rPr>
  </w:style>
  <w:style w:type="paragraph" w:styleId="TOC6">
    <w:name w:val="toc 6"/>
    <w:basedOn w:val="Normal"/>
    <w:next w:val="Normal"/>
    <w:autoRedefine/>
    <w:semiHidden/>
    <w:rsid w:val="0049264A"/>
    <w:pPr>
      <w:ind w:left="1000"/>
    </w:pPr>
    <w:rPr>
      <w:rFonts w:asciiTheme="minorHAnsi" w:hAnsiTheme="minorHAnsi" w:cstheme="minorHAnsi"/>
      <w:szCs w:val="20"/>
    </w:rPr>
  </w:style>
  <w:style w:type="paragraph" w:styleId="TOC7">
    <w:name w:val="toc 7"/>
    <w:basedOn w:val="Normal"/>
    <w:next w:val="Normal"/>
    <w:autoRedefine/>
    <w:semiHidden/>
    <w:rsid w:val="0049264A"/>
    <w:pPr>
      <w:ind w:left="1200"/>
    </w:pPr>
    <w:rPr>
      <w:rFonts w:asciiTheme="minorHAnsi" w:hAnsiTheme="minorHAnsi" w:cstheme="minorHAnsi"/>
      <w:szCs w:val="20"/>
    </w:rPr>
  </w:style>
  <w:style w:type="paragraph" w:styleId="TOC8">
    <w:name w:val="toc 8"/>
    <w:basedOn w:val="Normal"/>
    <w:next w:val="Normal"/>
    <w:autoRedefine/>
    <w:semiHidden/>
    <w:rsid w:val="0049264A"/>
    <w:pPr>
      <w:ind w:left="1400"/>
    </w:pPr>
    <w:rPr>
      <w:rFonts w:asciiTheme="minorHAnsi" w:hAnsiTheme="minorHAnsi" w:cstheme="minorHAnsi"/>
      <w:szCs w:val="20"/>
    </w:rPr>
  </w:style>
  <w:style w:type="paragraph" w:styleId="TOC9">
    <w:name w:val="toc 9"/>
    <w:basedOn w:val="Normal"/>
    <w:next w:val="Normal"/>
    <w:autoRedefine/>
    <w:semiHidden/>
    <w:rsid w:val="0049264A"/>
    <w:pPr>
      <w:ind w:left="1600"/>
    </w:pPr>
    <w:rPr>
      <w:rFonts w:asciiTheme="minorHAnsi" w:hAnsiTheme="minorHAnsi" w:cstheme="minorHAnsi"/>
      <w:szCs w:val="20"/>
    </w:rPr>
  </w:style>
  <w:style w:type="paragraph" w:customStyle="1" w:styleId="StyleHeading4Arial13ptNotBoldUnderline">
    <w:name w:val="Style Heading 4 + Arial 13 pt Not Bold Underline"/>
    <w:basedOn w:val="Heading4"/>
    <w:autoRedefine/>
    <w:rsid w:val="00DC1640"/>
    <w:rPr>
      <w:bCs w:val="0"/>
    </w:rPr>
  </w:style>
  <w:style w:type="paragraph" w:styleId="Caption">
    <w:name w:val="caption"/>
    <w:basedOn w:val="Normal"/>
    <w:next w:val="Normal"/>
    <w:qFormat/>
    <w:rsid w:val="00E26FD0"/>
    <w:rPr>
      <w:b/>
      <w:bCs/>
      <w:szCs w:val="20"/>
    </w:rPr>
  </w:style>
  <w:style w:type="paragraph" w:customStyle="1" w:styleId="StyleHeading4Arial12ptNotBoldItalic">
    <w:name w:val="Style Heading 4 + Arial 12 pt Not Bold Italic"/>
    <w:basedOn w:val="Heading4"/>
    <w:autoRedefine/>
    <w:qFormat/>
    <w:rsid w:val="00D16F6A"/>
    <w:rPr>
      <w:bCs w:val="0"/>
      <w:iCs/>
    </w:rPr>
  </w:style>
  <w:style w:type="character" w:customStyle="1" w:styleId="TitleChar">
    <w:name w:val="Title Char"/>
    <w:basedOn w:val="DefaultParagraphFont"/>
    <w:link w:val="Title"/>
    <w:rsid w:val="00770C40"/>
    <w:rPr>
      <w:b/>
      <w:sz w:val="28"/>
    </w:rPr>
  </w:style>
  <w:style w:type="paragraph" w:styleId="HTMLPreformatted">
    <w:name w:val="HTML Preformatted"/>
    <w:basedOn w:val="Normal"/>
    <w:rsid w:val="000B4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paragraph" w:styleId="BodyText">
    <w:name w:val="Body Text"/>
    <w:basedOn w:val="Normal"/>
    <w:link w:val="BodyTextChar"/>
    <w:rsid w:val="00DC3479"/>
    <w:pPr>
      <w:spacing w:after="120"/>
    </w:pPr>
  </w:style>
  <w:style w:type="character" w:customStyle="1" w:styleId="BodyTextChar">
    <w:name w:val="Body Text Char"/>
    <w:basedOn w:val="DefaultParagraphFont"/>
    <w:link w:val="BodyText"/>
    <w:rsid w:val="00DC3479"/>
    <w:rPr>
      <w:rFonts w:ascii="Arial" w:hAnsi="Arial"/>
      <w:sz w:val="22"/>
      <w:szCs w:val="24"/>
    </w:rPr>
  </w:style>
  <w:style w:type="character" w:customStyle="1" w:styleId="Heading3Char">
    <w:name w:val="Heading 3 Char"/>
    <w:basedOn w:val="DefaultParagraphFont"/>
    <w:link w:val="Heading3"/>
    <w:rsid w:val="00CB72AF"/>
    <w:rPr>
      <w:rFonts w:ascii="Arial" w:hAnsi="Arial" w:cs="Arial"/>
      <w:b/>
      <w:bCs/>
      <w:szCs w:val="26"/>
    </w:rPr>
  </w:style>
  <w:style w:type="paragraph" w:styleId="BalloonText">
    <w:name w:val="Balloon Text"/>
    <w:basedOn w:val="Normal"/>
    <w:link w:val="BalloonTextChar"/>
    <w:rsid w:val="008D7BA7"/>
    <w:rPr>
      <w:rFonts w:ascii="Tahoma" w:hAnsi="Tahoma" w:cs="Tahoma"/>
      <w:sz w:val="16"/>
      <w:szCs w:val="16"/>
    </w:rPr>
  </w:style>
  <w:style w:type="character" w:customStyle="1" w:styleId="BalloonTextChar">
    <w:name w:val="Balloon Text Char"/>
    <w:basedOn w:val="DefaultParagraphFont"/>
    <w:link w:val="BalloonText"/>
    <w:rsid w:val="008D7BA7"/>
    <w:rPr>
      <w:rFonts w:ascii="Tahoma" w:hAnsi="Tahoma" w:cs="Tahoma"/>
      <w:sz w:val="16"/>
      <w:szCs w:val="16"/>
    </w:rPr>
  </w:style>
  <w:style w:type="paragraph" w:customStyle="1" w:styleId="StyleHeading410pt">
    <w:name w:val="Style Heading 4 + 10 pt"/>
    <w:basedOn w:val="Heading4"/>
    <w:autoRedefine/>
    <w:qFormat/>
    <w:rsid w:val="003F559C"/>
    <w:pPr>
      <w:numPr>
        <w:ilvl w:val="0"/>
        <w:numId w:val="0"/>
      </w:numPr>
    </w:pPr>
    <w:rPr>
      <w:bCs w:val="0"/>
      <w:iCs/>
    </w:rPr>
  </w:style>
  <w:style w:type="paragraph" w:customStyle="1" w:styleId="Code">
    <w:name w:val="Code"/>
    <w:basedOn w:val="PlainText"/>
    <w:link w:val="CodeChar"/>
    <w:autoRedefine/>
    <w:rsid w:val="00761DFB"/>
    <w:pPr>
      <w:pBdr>
        <w:top w:val="single" w:sz="4" w:space="1" w:color="auto"/>
        <w:left w:val="single" w:sz="4" w:space="4" w:color="auto"/>
        <w:bottom w:val="single" w:sz="4" w:space="1" w:color="auto"/>
        <w:right w:val="single" w:sz="4" w:space="4" w:color="auto"/>
      </w:pBdr>
      <w:shd w:val="clear" w:color="auto" w:fill="F3F3F3"/>
    </w:pPr>
    <w:rPr>
      <w:rFonts w:ascii="Arial" w:hAnsi="Arial" w:cs="Arial"/>
      <w:noProof/>
      <w:sz w:val="18"/>
      <w:szCs w:val="18"/>
    </w:rPr>
  </w:style>
  <w:style w:type="paragraph" w:styleId="PlainText">
    <w:name w:val="Plain Text"/>
    <w:basedOn w:val="Normal"/>
    <w:link w:val="PlainTextChar"/>
    <w:rsid w:val="00761DFB"/>
    <w:rPr>
      <w:rFonts w:ascii="Courier New" w:hAnsi="Courier New" w:cs="Courier New"/>
      <w:szCs w:val="20"/>
    </w:rPr>
  </w:style>
  <w:style w:type="character" w:customStyle="1" w:styleId="PlainTextChar">
    <w:name w:val="Plain Text Char"/>
    <w:basedOn w:val="DefaultParagraphFont"/>
    <w:link w:val="PlainText"/>
    <w:rsid w:val="00761DFB"/>
    <w:rPr>
      <w:rFonts w:ascii="Courier New" w:hAnsi="Courier New" w:cs="Courier New"/>
    </w:rPr>
  </w:style>
  <w:style w:type="paragraph" w:customStyle="1" w:styleId="CommandOutput">
    <w:name w:val="CommandOutput"/>
    <w:basedOn w:val="Normal"/>
    <w:rsid w:val="00761DFB"/>
    <w:pPr>
      <w:spacing w:line="240" w:lineRule="atLeast"/>
    </w:pPr>
    <w:rPr>
      <w:rFonts w:ascii="Courier New" w:hAnsi="Courier New"/>
      <w:spacing w:val="-5"/>
      <w:szCs w:val="20"/>
    </w:rPr>
  </w:style>
  <w:style w:type="paragraph" w:customStyle="1" w:styleId="Default">
    <w:name w:val="Default"/>
    <w:rsid w:val="00C60AEF"/>
    <w:pPr>
      <w:widowControl w:val="0"/>
      <w:autoSpaceDE w:val="0"/>
      <w:autoSpaceDN w:val="0"/>
      <w:adjustRightInd w:val="0"/>
    </w:pPr>
    <w:rPr>
      <w:rFonts w:ascii="Gotham" w:hAnsi="Gotham" w:cs="Gotham"/>
      <w:color w:val="000000"/>
      <w:sz w:val="24"/>
      <w:szCs w:val="24"/>
    </w:rPr>
  </w:style>
  <w:style w:type="paragraph" w:customStyle="1" w:styleId="Pa0">
    <w:name w:val="Pa0"/>
    <w:basedOn w:val="Default"/>
    <w:next w:val="Default"/>
    <w:uiPriority w:val="99"/>
    <w:rsid w:val="00C60AEF"/>
    <w:pPr>
      <w:spacing w:line="241" w:lineRule="atLeast"/>
    </w:pPr>
    <w:rPr>
      <w:rFonts w:cs="Times New Roman"/>
      <w:color w:val="auto"/>
    </w:rPr>
  </w:style>
  <w:style w:type="character" w:customStyle="1" w:styleId="A0">
    <w:name w:val="A0"/>
    <w:uiPriority w:val="99"/>
    <w:rsid w:val="00C60AEF"/>
    <w:rPr>
      <w:rFonts w:cs="Gotham"/>
      <w:color w:val="005CAC"/>
      <w:sz w:val="18"/>
      <w:szCs w:val="18"/>
    </w:rPr>
  </w:style>
  <w:style w:type="character" w:styleId="PageNumber">
    <w:name w:val="page number"/>
    <w:basedOn w:val="DefaultParagraphFont"/>
    <w:rsid w:val="0099690F"/>
  </w:style>
  <w:style w:type="character" w:customStyle="1" w:styleId="HeaderChar">
    <w:name w:val="Header Char"/>
    <w:basedOn w:val="DefaultParagraphFont"/>
    <w:link w:val="Header"/>
    <w:uiPriority w:val="99"/>
    <w:rsid w:val="0099690F"/>
    <w:rPr>
      <w:rFonts w:ascii="Arial" w:hAnsi="Arial"/>
      <w:szCs w:val="24"/>
    </w:rPr>
  </w:style>
  <w:style w:type="character" w:styleId="Hyperlink">
    <w:name w:val="Hyperlink"/>
    <w:basedOn w:val="DefaultParagraphFont"/>
    <w:uiPriority w:val="99"/>
    <w:unhideWhenUsed/>
    <w:rsid w:val="0099690F"/>
    <w:rPr>
      <w:color w:val="0000FF" w:themeColor="hyperlink"/>
      <w:u w:val="single"/>
    </w:rPr>
  </w:style>
  <w:style w:type="table" w:customStyle="1" w:styleId="LightGrid-Accent11">
    <w:name w:val="Light Grid - Accent 11"/>
    <w:basedOn w:val="TableNormal"/>
    <w:uiPriority w:val="62"/>
    <w:rsid w:val="008918A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ListParagraph">
    <w:name w:val="List Paragraph"/>
    <w:basedOn w:val="Normal"/>
    <w:uiPriority w:val="34"/>
    <w:qFormat/>
    <w:rsid w:val="008918AC"/>
    <w:pPr>
      <w:ind w:left="720"/>
      <w:contextualSpacing/>
    </w:pPr>
  </w:style>
  <w:style w:type="paragraph" w:styleId="CommentText">
    <w:name w:val="annotation text"/>
    <w:basedOn w:val="Normal"/>
    <w:link w:val="CommentTextChar"/>
    <w:rsid w:val="00A01DB1"/>
    <w:rPr>
      <w:szCs w:val="20"/>
    </w:rPr>
  </w:style>
  <w:style w:type="character" w:customStyle="1" w:styleId="CommentTextChar">
    <w:name w:val="Comment Text Char"/>
    <w:basedOn w:val="DefaultParagraphFont"/>
    <w:link w:val="CommentText"/>
    <w:rsid w:val="00A01DB1"/>
    <w:rPr>
      <w:rFonts w:ascii="Arial" w:hAnsi="Arial"/>
    </w:rPr>
  </w:style>
  <w:style w:type="character" w:customStyle="1" w:styleId="CodeChar">
    <w:name w:val="Code Char"/>
    <w:basedOn w:val="PlainTextChar"/>
    <w:link w:val="Code"/>
    <w:rsid w:val="00A01DB1"/>
    <w:rPr>
      <w:rFonts w:ascii="Arial" w:hAnsi="Arial" w:cs="Arial"/>
      <w:noProof/>
      <w:sz w:val="18"/>
      <w:szCs w:val="18"/>
      <w:shd w:val="clear" w:color="auto" w:fill="F3F3F3"/>
    </w:rPr>
  </w:style>
  <w:style w:type="paragraph" w:customStyle="1" w:styleId="StyleHeading1shead1NotItalic">
    <w:name w:val="Style Heading 1shead 1 + Not Italic"/>
    <w:basedOn w:val="Heading1"/>
    <w:rsid w:val="00AC4EEB"/>
    <w:rPr>
      <w:i/>
    </w:rPr>
  </w:style>
  <w:style w:type="paragraph" w:styleId="BodyText3">
    <w:name w:val="Body Text 3"/>
    <w:basedOn w:val="Normal"/>
    <w:link w:val="BodyText3Char"/>
    <w:unhideWhenUsed/>
    <w:rsid w:val="005B7C8F"/>
    <w:pPr>
      <w:spacing w:after="120"/>
    </w:pPr>
    <w:rPr>
      <w:sz w:val="16"/>
      <w:szCs w:val="16"/>
    </w:rPr>
  </w:style>
  <w:style w:type="character" w:customStyle="1" w:styleId="BodyText3Char">
    <w:name w:val="Body Text 3 Char"/>
    <w:basedOn w:val="DefaultParagraphFont"/>
    <w:link w:val="BodyText3"/>
    <w:semiHidden/>
    <w:rsid w:val="005B7C8F"/>
    <w:rPr>
      <w:rFonts w:ascii="Arial" w:hAnsi="Arial"/>
      <w:sz w:val="16"/>
      <w:szCs w:val="16"/>
    </w:rPr>
  </w:style>
  <w:style w:type="character" w:styleId="CommentReference">
    <w:name w:val="annotation reference"/>
    <w:basedOn w:val="DefaultParagraphFont"/>
    <w:semiHidden/>
    <w:unhideWhenUsed/>
    <w:rsid w:val="00C34467"/>
    <w:rPr>
      <w:sz w:val="16"/>
      <w:szCs w:val="16"/>
    </w:rPr>
  </w:style>
  <w:style w:type="paragraph" w:styleId="CommentSubject">
    <w:name w:val="annotation subject"/>
    <w:basedOn w:val="CommentText"/>
    <w:next w:val="CommentText"/>
    <w:link w:val="CommentSubjectChar"/>
    <w:semiHidden/>
    <w:unhideWhenUsed/>
    <w:rsid w:val="00C34467"/>
    <w:rPr>
      <w:b/>
      <w:bCs/>
    </w:rPr>
  </w:style>
  <w:style w:type="character" w:customStyle="1" w:styleId="CommentSubjectChar">
    <w:name w:val="Comment Subject Char"/>
    <w:basedOn w:val="CommentTextChar"/>
    <w:link w:val="CommentSubject"/>
    <w:semiHidden/>
    <w:rsid w:val="00C34467"/>
    <w:rPr>
      <w:rFonts w:ascii="Arial" w:hAnsi="Arial"/>
      <w:b/>
      <w:bCs/>
    </w:rPr>
  </w:style>
  <w:style w:type="paragraph" w:styleId="Revision">
    <w:name w:val="Revision"/>
    <w:hidden/>
    <w:uiPriority w:val="99"/>
    <w:semiHidden/>
    <w:rsid w:val="00C34467"/>
    <w:rPr>
      <w:rFonts w:ascii="Arial" w:hAnsi="Arial"/>
      <w:szCs w:val="24"/>
    </w:rPr>
  </w:style>
  <w:style w:type="character" w:customStyle="1" w:styleId="BodyTextChar1">
    <w:name w:val="Body Text Char1"/>
    <w:aliases w:val="Body Text Char Char"/>
    <w:basedOn w:val="DefaultParagraphFont"/>
    <w:rsid w:val="00B15C7D"/>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851998">
      <w:bodyDiv w:val="1"/>
      <w:marLeft w:val="0"/>
      <w:marRight w:val="0"/>
      <w:marTop w:val="0"/>
      <w:marBottom w:val="0"/>
      <w:divBdr>
        <w:top w:val="none" w:sz="0" w:space="0" w:color="auto"/>
        <w:left w:val="none" w:sz="0" w:space="0" w:color="auto"/>
        <w:bottom w:val="none" w:sz="0" w:space="0" w:color="auto"/>
        <w:right w:val="none" w:sz="0" w:space="0" w:color="auto"/>
      </w:divBdr>
    </w:div>
    <w:div w:id="328338222">
      <w:bodyDiv w:val="1"/>
      <w:marLeft w:val="0"/>
      <w:marRight w:val="360"/>
      <w:marTop w:val="0"/>
      <w:marBottom w:val="0"/>
      <w:divBdr>
        <w:top w:val="none" w:sz="0" w:space="0" w:color="auto"/>
        <w:left w:val="none" w:sz="0" w:space="0" w:color="auto"/>
        <w:bottom w:val="none" w:sz="0" w:space="0" w:color="auto"/>
        <w:right w:val="none" w:sz="0" w:space="0" w:color="auto"/>
      </w:divBdr>
      <w:divsChild>
        <w:div w:id="1153910359">
          <w:marLeft w:val="240"/>
          <w:marRight w:val="240"/>
          <w:marTop w:val="0"/>
          <w:marBottom w:val="0"/>
          <w:divBdr>
            <w:top w:val="none" w:sz="0" w:space="0" w:color="auto"/>
            <w:left w:val="none" w:sz="0" w:space="0" w:color="auto"/>
            <w:bottom w:val="none" w:sz="0" w:space="0" w:color="auto"/>
            <w:right w:val="none" w:sz="0" w:space="0" w:color="auto"/>
          </w:divBdr>
          <w:divsChild>
            <w:div w:id="1395854619">
              <w:marLeft w:val="0"/>
              <w:marRight w:val="0"/>
              <w:marTop w:val="0"/>
              <w:marBottom w:val="0"/>
              <w:divBdr>
                <w:top w:val="none" w:sz="0" w:space="0" w:color="auto"/>
                <w:left w:val="none" w:sz="0" w:space="0" w:color="auto"/>
                <w:bottom w:val="none" w:sz="0" w:space="0" w:color="auto"/>
                <w:right w:val="none" w:sz="0" w:space="0" w:color="auto"/>
              </w:divBdr>
              <w:divsChild>
                <w:div w:id="1854219822">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409084936">
      <w:bodyDiv w:val="1"/>
      <w:marLeft w:val="0"/>
      <w:marRight w:val="0"/>
      <w:marTop w:val="0"/>
      <w:marBottom w:val="0"/>
      <w:divBdr>
        <w:top w:val="none" w:sz="0" w:space="0" w:color="auto"/>
        <w:left w:val="none" w:sz="0" w:space="0" w:color="auto"/>
        <w:bottom w:val="none" w:sz="0" w:space="0" w:color="auto"/>
        <w:right w:val="none" w:sz="0" w:space="0" w:color="auto"/>
      </w:divBdr>
    </w:div>
    <w:div w:id="654408492">
      <w:bodyDiv w:val="1"/>
      <w:marLeft w:val="0"/>
      <w:marRight w:val="0"/>
      <w:marTop w:val="0"/>
      <w:marBottom w:val="0"/>
      <w:divBdr>
        <w:top w:val="none" w:sz="0" w:space="0" w:color="auto"/>
        <w:left w:val="none" w:sz="0" w:space="0" w:color="auto"/>
        <w:bottom w:val="none" w:sz="0" w:space="0" w:color="auto"/>
        <w:right w:val="none" w:sz="0" w:space="0" w:color="auto"/>
      </w:divBdr>
    </w:div>
    <w:div w:id="743189238">
      <w:bodyDiv w:val="1"/>
      <w:marLeft w:val="0"/>
      <w:marRight w:val="0"/>
      <w:marTop w:val="0"/>
      <w:marBottom w:val="0"/>
      <w:divBdr>
        <w:top w:val="none" w:sz="0" w:space="0" w:color="auto"/>
        <w:left w:val="none" w:sz="0" w:space="0" w:color="auto"/>
        <w:bottom w:val="none" w:sz="0" w:space="0" w:color="auto"/>
        <w:right w:val="none" w:sz="0" w:space="0" w:color="auto"/>
      </w:divBdr>
      <w:divsChild>
        <w:div w:id="1963227576">
          <w:marLeft w:val="0"/>
          <w:marRight w:val="0"/>
          <w:marTop w:val="0"/>
          <w:marBottom w:val="0"/>
          <w:divBdr>
            <w:top w:val="none" w:sz="0" w:space="0" w:color="auto"/>
            <w:left w:val="none" w:sz="0" w:space="0" w:color="auto"/>
            <w:bottom w:val="none" w:sz="0" w:space="0" w:color="auto"/>
            <w:right w:val="none" w:sz="0" w:space="0" w:color="auto"/>
          </w:divBdr>
          <w:divsChild>
            <w:div w:id="450519997">
              <w:marLeft w:val="0"/>
              <w:marRight w:val="0"/>
              <w:marTop w:val="0"/>
              <w:marBottom w:val="0"/>
              <w:divBdr>
                <w:top w:val="none" w:sz="0" w:space="0" w:color="auto"/>
                <w:left w:val="none" w:sz="0" w:space="0" w:color="auto"/>
                <w:bottom w:val="none" w:sz="0" w:space="0" w:color="auto"/>
                <w:right w:val="none" w:sz="0" w:space="0" w:color="auto"/>
              </w:divBdr>
            </w:div>
            <w:div w:id="521939093">
              <w:marLeft w:val="0"/>
              <w:marRight w:val="0"/>
              <w:marTop w:val="0"/>
              <w:marBottom w:val="0"/>
              <w:divBdr>
                <w:top w:val="none" w:sz="0" w:space="0" w:color="auto"/>
                <w:left w:val="none" w:sz="0" w:space="0" w:color="auto"/>
                <w:bottom w:val="none" w:sz="0" w:space="0" w:color="auto"/>
                <w:right w:val="none" w:sz="0" w:space="0" w:color="auto"/>
              </w:divBdr>
            </w:div>
            <w:div w:id="679821848">
              <w:marLeft w:val="0"/>
              <w:marRight w:val="0"/>
              <w:marTop w:val="0"/>
              <w:marBottom w:val="0"/>
              <w:divBdr>
                <w:top w:val="none" w:sz="0" w:space="0" w:color="auto"/>
                <w:left w:val="none" w:sz="0" w:space="0" w:color="auto"/>
                <w:bottom w:val="none" w:sz="0" w:space="0" w:color="auto"/>
                <w:right w:val="none" w:sz="0" w:space="0" w:color="auto"/>
              </w:divBdr>
            </w:div>
            <w:div w:id="986517294">
              <w:marLeft w:val="0"/>
              <w:marRight w:val="0"/>
              <w:marTop w:val="0"/>
              <w:marBottom w:val="0"/>
              <w:divBdr>
                <w:top w:val="none" w:sz="0" w:space="0" w:color="auto"/>
                <w:left w:val="none" w:sz="0" w:space="0" w:color="auto"/>
                <w:bottom w:val="none" w:sz="0" w:space="0" w:color="auto"/>
                <w:right w:val="none" w:sz="0" w:space="0" w:color="auto"/>
              </w:divBdr>
            </w:div>
            <w:div w:id="1080441237">
              <w:marLeft w:val="0"/>
              <w:marRight w:val="0"/>
              <w:marTop w:val="0"/>
              <w:marBottom w:val="0"/>
              <w:divBdr>
                <w:top w:val="none" w:sz="0" w:space="0" w:color="auto"/>
                <w:left w:val="none" w:sz="0" w:space="0" w:color="auto"/>
                <w:bottom w:val="none" w:sz="0" w:space="0" w:color="auto"/>
                <w:right w:val="none" w:sz="0" w:space="0" w:color="auto"/>
              </w:divBdr>
            </w:div>
            <w:div w:id="1443838877">
              <w:marLeft w:val="0"/>
              <w:marRight w:val="0"/>
              <w:marTop w:val="0"/>
              <w:marBottom w:val="0"/>
              <w:divBdr>
                <w:top w:val="none" w:sz="0" w:space="0" w:color="auto"/>
                <w:left w:val="none" w:sz="0" w:space="0" w:color="auto"/>
                <w:bottom w:val="none" w:sz="0" w:space="0" w:color="auto"/>
                <w:right w:val="none" w:sz="0" w:space="0" w:color="auto"/>
              </w:divBdr>
            </w:div>
            <w:div w:id="1619726466">
              <w:marLeft w:val="0"/>
              <w:marRight w:val="0"/>
              <w:marTop w:val="0"/>
              <w:marBottom w:val="0"/>
              <w:divBdr>
                <w:top w:val="none" w:sz="0" w:space="0" w:color="auto"/>
                <w:left w:val="none" w:sz="0" w:space="0" w:color="auto"/>
                <w:bottom w:val="none" w:sz="0" w:space="0" w:color="auto"/>
                <w:right w:val="none" w:sz="0" w:space="0" w:color="auto"/>
              </w:divBdr>
            </w:div>
            <w:div w:id="196931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40541">
      <w:bodyDiv w:val="1"/>
      <w:marLeft w:val="0"/>
      <w:marRight w:val="0"/>
      <w:marTop w:val="0"/>
      <w:marBottom w:val="0"/>
      <w:divBdr>
        <w:top w:val="none" w:sz="0" w:space="0" w:color="auto"/>
        <w:left w:val="none" w:sz="0" w:space="0" w:color="auto"/>
        <w:bottom w:val="none" w:sz="0" w:space="0" w:color="auto"/>
        <w:right w:val="none" w:sz="0" w:space="0" w:color="auto"/>
      </w:divBdr>
      <w:divsChild>
        <w:div w:id="1267615864">
          <w:marLeft w:val="0"/>
          <w:marRight w:val="0"/>
          <w:marTop w:val="0"/>
          <w:marBottom w:val="0"/>
          <w:divBdr>
            <w:top w:val="none" w:sz="0" w:space="0" w:color="auto"/>
            <w:left w:val="none" w:sz="0" w:space="0" w:color="auto"/>
            <w:bottom w:val="none" w:sz="0" w:space="0" w:color="auto"/>
            <w:right w:val="none" w:sz="0" w:space="0" w:color="auto"/>
          </w:divBdr>
          <w:divsChild>
            <w:div w:id="382608632">
              <w:marLeft w:val="240"/>
              <w:marRight w:val="0"/>
              <w:marTop w:val="0"/>
              <w:marBottom w:val="0"/>
              <w:divBdr>
                <w:top w:val="none" w:sz="0" w:space="0" w:color="auto"/>
                <w:left w:val="none" w:sz="0" w:space="0" w:color="auto"/>
                <w:bottom w:val="none" w:sz="0" w:space="0" w:color="auto"/>
                <w:right w:val="none" w:sz="0" w:space="0" w:color="auto"/>
              </w:divBdr>
            </w:div>
            <w:div w:id="11980876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49883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oleObject" Target="embeddings/oleObject6.bin"/><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cid:image004.png@01CF7F10.A4275880" TargetMode="External"/><Relationship Id="rId1" Type="http://schemas.openxmlformats.org/officeDocument/2006/relationships/image" Target="media/image15.png"/><Relationship Id="rId4"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yers\AppData\Roaming\Microsoft\Templates\Feature%20D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D3BF86-9A58-4B44-BED7-96ECC5450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Feature Doc.dotx</Template>
  <TotalTime>38</TotalTime>
  <Pages>25</Pages>
  <Words>6474</Words>
  <Characters>36904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Sample Spec</vt:lpstr>
    </vt:vector>
  </TitlesOfParts>
  <Company>SNTinc</Company>
  <LinksUpToDate>false</LinksUpToDate>
  <CharactersWithSpaces>43292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Spec</dc:title>
  <dc:subject/>
  <dc:creator>Amy Byers</dc:creator>
  <cp:keywords/>
  <dc:description/>
  <cp:lastModifiedBy>Amy Byers</cp:lastModifiedBy>
  <cp:revision>3</cp:revision>
  <cp:lastPrinted>2006-06-05T15:24:00Z</cp:lastPrinted>
  <dcterms:created xsi:type="dcterms:W3CDTF">2015-04-08T15:04:00Z</dcterms:created>
  <dcterms:modified xsi:type="dcterms:W3CDTF">2015-04-08T15:42:00Z</dcterms:modified>
</cp:coreProperties>
</file>