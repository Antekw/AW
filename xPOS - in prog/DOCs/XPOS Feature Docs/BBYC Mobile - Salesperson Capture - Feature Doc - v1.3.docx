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293"/>
        <w:gridCol w:w="5261"/>
      </w:tblGrid>
      <w:tr w:rsidR="00750589" w:rsidRPr="00DB6C76" w:rsidTr="00A36851">
        <w:tc>
          <w:tcPr>
            <w:tcW w:w="5399" w:type="dxa"/>
            <w:vAlign w:val="center"/>
          </w:tcPr>
          <w:p w:rsidR="00750589" w:rsidRPr="00DB6C76" w:rsidRDefault="00DA1D0F" w:rsidP="00A711A3">
            <w:pPr>
              <w:ind w:left="72"/>
              <w:rPr>
                <w:sz w:val="24"/>
              </w:rPr>
            </w:pPr>
            <w:r w:rsidRPr="00DB6C76">
              <w:rPr>
                <w:noProof/>
              </w:rPr>
              <w:drawing>
                <wp:inline distT="0" distB="0" distL="0" distR="0">
                  <wp:extent cx="1967230" cy="733425"/>
                  <wp:effectExtent l="0" t="0" r="0" b="0"/>
                  <wp:docPr id="1" name="Picture 4" descr="Stella N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lla Nova Logo"/>
                          <pic:cNvPicPr>
                            <a:picLocks noChangeAspect="1" noChangeArrowheads="1"/>
                          </pic:cNvPicPr>
                        </pic:nvPicPr>
                        <pic:blipFill>
                          <a:blip r:embed="rId11" cstate="print"/>
                          <a:srcRect/>
                          <a:stretch>
                            <a:fillRect/>
                          </a:stretch>
                        </pic:blipFill>
                        <pic:spPr bwMode="auto">
                          <a:xfrm>
                            <a:off x="0" y="0"/>
                            <a:ext cx="1967230" cy="733425"/>
                          </a:xfrm>
                          <a:prstGeom prst="rect">
                            <a:avLst/>
                          </a:prstGeom>
                          <a:noFill/>
                          <a:ln w="9525">
                            <a:noFill/>
                            <a:miter lim="800000"/>
                            <a:headEnd/>
                            <a:tailEnd/>
                          </a:ln>
                        </pic:spPr>
                      </pic:pic>
                    </a:graphicData>
                  </a:graphic>
                </wp:inline>
              </w:drawing>
            </w:r>
          </w:p>
        </w:tc>
        <w:tc>
          <w:tcPr>
            <w:tcW w:w="5366" w:type="dxa"/>
            <w:vAlign w:val="center"/>
          </w:tcPr>
          <w:p w:rsidR="00750589" w:rsidRPr="00DB6C76" w:rsidRDefault="00A36851" w:rsidP="007345F4">
            <w:pPr>
              <w:ind w:left="72"/>
              <w:jc w:val="center"/>
              <w:rPr>
                <w:color w:val="FF0000"/>
                <w:szCs w:val="20"/>
              </w:rPr>
            </w:pPr>
            <w:r w:rsidRPr="00DB6C76">
              <w:rPr>
                <w:noProof/>
                <w:color w:val="FF0000"/>
                <w:szCs w:val="20"/>
              </w:rPr>
              <w:drawing>
                <wp:inline distT="0" distB="0" distL="0" distR="0">
                  <wp:extent cx="963930" cy="690880"/>
                  <wp:effectExtent l="19050" t="0" r="7620" b="0"/>
                  <wp:docPr id="3"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2" cstate="print"/>
                          <a:srcRect/>
                          <a:stretch>
                            <a:fillRect/>
                          </a:stretch>
                        </pic:blipFill>
                        <pic:spPr bwMode="auto">
                          <a:xfrm>
                            <a:off x="0" y="0"/>
                            <a:ext cx="963930" cy="690880"/>
                          </a:xfrm>
                          <a:prstGeom prst="rect">
                            <a:avLst/>
                          </a:prstGeom>
                          <a:noFill/>
                        </pic:spPr>
                      </pic:pic>
                    </a:graphicData>
                  </a:graphic>
                </wp:inline>
              </w:drawing>
            </w:r>
          </w:p>
        </w:tc>
      </w:tr>
      <w:tr w:rsidR="0026699F" w:rsidRPr="00DB6C76" w:rsidTr="00A36851">
        <w:tc>
          <w:tcPr>
            <w:tcW w:w="10765" w:type="dxa"/>
            <w:gridSpan w:val="2"/>
            <w:vAlign w:val="center"/>
          </w:tcPr>
          <w:p w:rsidR="00A711A3" w:rsidRPr="00DB6C76" w:rsidRDefault="00A711A3" w:rsidP="00A711A3">
            <w:pPr>
              <w:ind w:left="72"/>
              <w:rPr>
                <w:i/>
                <w:color w:val="FF0000"/>
                <w:sz w:val="28"/>
                <w:szCs w:val="28"/>
              </w:rPr>
            </w:pPr>
          </w:p>
          <w:p w:rsidR="00A711A3" w:rsidRPr="00DB6C76" w:rsidRDefault="00A711A3" w:rsidP="00A711A3">
            <w:pPr>
              <w:ind w:left="72"/>
              <w:rPr>
                <w:i/>
                <w:color w:val="FF0000"/>
                <w:sz w:val="28"/>
                <w:szCs w:val="28"/>
              </w:rPr>
            </w:pPr>
          </w:p>
          <w:p w:rsidR="00A711A3" w:rsidRPr="00DB6C76" w:rsidRDefault="00A711A3" w:rsidP="00A711A3">
            <w:pPr>
              <w:ind w:left="72"/>
              <w:rPr>
                <w:i/>
                <w:color w:val="FF0000"/>
                <w:sz w:val="28"/>
                <w:szCs w:val="28"/>
              </w:rPr>
            </w:pPr>
          </w:p>
          <w:p w:rsidR="00A711A3" w:rsidRPr="00DB6C76" w:rsidRDefault="00A711A3" w:rsidP="00A711A3">
            <w:pPr>
              <w:ind w:left="72"/>
              <w:rPr>
                <w:i/>
                <w:color w:val="FF0000"/>
                <w:sz w:val="28"/>
                <w:szCs w:val="28"/>
              </w:rPr>
            </w:pPr>
          </w:p>
          <w:p w:rsidR="00A711A3" w:rsidRPr="00DB6C76" w:rsidRDefault="00A711A3" w:rsidP="00A711A3">
            <w:pPr>
              <w:ind w:left="72"/>
              <w:rPr>
                <w:i/>
                <w:color w:val="FF0000"/>
                <w:sz w:val="28"/>
                <w:szCs w:val="28"/>
              </w:rPr>
            </w:pPr>
          </w:p>
          <w:p w:rsidR="00A711A3" w:rsidRPr="00DB6C76" w:rsidRDefault="00A711A3" w:rsidP="00A711A3">
            <w:pPr>
              <w:ind w:left="72"/>
              <w:rPr>
                <w:i/>
                <w:color w:val="FF0000"/>
                <w:sz w:val="28"/>
                <w:szCs w:val="28"/>
              </w:rPr>
            </w:pPr>
          </w:p>
          <w:p w:rsidR="00A711A3" w:rsidRPr="00DB6C76" w:rsidRDefault="00A711A3" w:rsidP="00A711A3">
            <w:pPr>
              <w:ind w:left="72"/>
              <w:rPr>
                <w:i/>
                <w:color w:val="FF0000"/>
                <w:sz w:val="28"/>
                <w:szCs w:val="28"/>
              </w:rPr>
            </w:pPr>
          </w:p>
          <w:p w:rsidR="005E21B2" w:rsidRPr="00DB6C76" w:rsidRDefault="005E21B2" w:rsidP="00A711A3">
            <w:pPr>
              <w:ind w:left="72"/>
              <w:rPr>
                <w:i/>
                <w:color w:val="FF0000"/>
                <w:sz w:val="28"/>
                <w:szCs w:val="28"/>
              </w:rPr>
            </w:pPr>
          </w:p>
          <w:p w:rsidR="005E21B2" w:rsidRPr="00DB6C76" w:rsidRDefault="005E21B2" w:rsidP="00A711A3">
            <w:pPr>
              <w:ind w:left="72"/>
              <w:rPr>
                <w:i/>
                <w:color w:val="FF0000"/>
                <w:sz w:val="28"/>
                <w:szCs w:val="28"/>
              </w:rPr>
            </w:pPr>
          </w:p>
          <w:p w:rsidR="005E21B2" w:rsidRPr="00DB6C76" w:rsidRDefault="005E21B2" w:rsidP="00A711A3">
            <w:pPr>
              <w:ind w:left="72"/>
              <w:rPr>
                <w:i/>
                <w:color w:val="FF0000"/>
                <w:sz w:val="28"/>
                <w:szCs w:val="28"/>
              </w:rPr>
            </w:pPr>
          </w:p>
          <w:p w:rsidR="00A711A3" w:rsidRPr="00DB6C76" w:rsidRDefault="00A711A3" w:rsidP="00A711A3">
            <w:pPr>
              <w:ind w:left="72"/>
              <w:rPr>
                <w:i/>
                <w:color w:val="FF0000"/>
                <w:sz w:val="28"/>
                <w:szCs w:val="28"/>
              </w:rPr>
            </w:pPr>
          </w:p>
          <w:p w:rsidR="005C11F8" w:rsidRPr="00DB6C76" w:rsidRDefault="005C11F8" w:rsidP="00A711A3">
            <w:pPr>
              <w:ind w:left="72"/>
              <w:rPr>
                <w:i/>
                <w:color w:val="FF0000"/>
                <w:sz w:val="28"/>
                <w:szCs w:val="28"/>
              </w:rPr>
            </w:pPr>
          </w:p>
          <w:p w:rsidR="00A711A3" w:rsidRPr="00DB6C76" w:rsidRDefault="00A711A3" w:rsidP="00A711A3">
            <w:pPr>
              <w:ind w:left="72"/>
              <w:rPr>
                <w:i/>
                <w:color w:val="FF0000"/>
                <w:sz w:val="28"/>
                <w:szCs w:val="28"/>
              </w:rPr>
            </w:pPr>
          </w:p>
          <w:p w:rsidR="00A711A3" w:rsidRPr="00DB6C76" w:rsidRDefault="00A711A3" w:rsidP="00A711A3">
            <w:pPr>
              <w:ind w:left="72"/>
              <w:rPr>
                <w:i/>
                <w:color w:val="FF0000"/>
                <w:sz w:val="28"/>
                <w:szCs w:val="28"/>
              </w:rPr>
            </w:pPr>
          </w:p>
          <w:p w:rsidR="0026699F" w:rsidRPr="00DB6C76" w:rsidRDefault="00A36851" w:rsidP="00A711A3">
            <w:pPr>
              <w:ind w:left="72"/>
              <w:jc w:val="right"/>
              <w:rPr>
                <w:sz w:val="36"/>
                <w:szCs w:val="36"/>
              </w:rPr>
            </w:pPr>
            <w:r w:rsidRPr="00DB6C76">
              <w:rPr>
                <w:sz w:val="36"/>
                <w:szCs w:val="36"/>
              </w:rPr>
              <w:t>Best Buy Canada Mobile</w:t>
            </w:r>
          </w:p>
          <w:p w:rsidR="00A711A3" w:rsidRPr="00DB6C76" w:rsidRDefault="00A711A3" w:rsidP="00A711A3">
            <w:pPr>
              <w:ind w:left="72"/>
              <w:jc w:val="center"/>
              <w:rPr>
                <w:b/>
                <w:sz w:val="36"/>
                <w:szCs w:val="36"/>
              </w:rPr>
            </w:pPr>
          </w:p>
        </w:tc>
      </w:tr>
      <w:tr w:rsidR="0026699F" w:rsidRPr="00DB6C76"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DB6C76" w:rsidTr="00A36851">
              <w:trPr>
                <w:trHeight w:val="720"/>
              </w:trPr>
              <w:tc>
                <w:tcPr>
                  <w:tcW w:w="10565" w:type="dxa"/>
                  <w:shd w:val="clear" w:color="auto" w:fill="004EBC"/>
                  <w:vAlign w:val="center"/>
                </w:tcPr>
                <w:p w:rsidR="005C11F8" w:rsidRPr="00DB6C76" w:rsidRDefault="004E0E2E" w:rsidP="004E0E2E">
                  <w:pPr>
                    <w:jc w:val="center"/>
                    <w:rPr>
                      <w:b/>
                      <w:color w:val="FFFFFF" w:themeColor="background1"/>
                      <w:sz w:val="36"/>
                      <w:szCs w:val="36"/>
                    </w:rPr>
                  </w:pPr>
                  <w:r w:rsidRPr="00DB6C76">
                    <w:rPr>
                      <w:b/>
                      <w:color w:val="FFFFFF" w:themeColor="background1"/>
                      <w:sz w:val="36"/>
                      <w:szCs w:val="36"/>
                    </w:rPr>
                    <w:t>Salesperson Capture</w:t>
                  </w:r>
                  <w:r w:rsidR="005C11F8" w:rsidRPr="00DB6C76">
                    <w:rPr>
                      <w:b/>
                      <w:color w:val="FFFFFF" w:themeColor="background1"/>
                      <w:sz w:val="36"/>
                      <w:szCs w:val="36"/>
                    </w:rPr>
                    <w:t xml:space="preserve"> </w:t>
                  </w:r>
                  <w:r w:rsidR="00A36851" w:rsidRPr="00DB6C76">
                    <w:rPr>
                      <w:b/>
                      <w:color w:val="FFFFFF" w:themeColor="background1"/>
                      <w:sz w:val="36"/>
                      <w:szCs w:val="36"/>
                    </w:rPr>
                    <w:t xml:space="preserve">Feature </w:t>
                  </w:r>
                  <w:r w:rsidR="005C11F8" w:rsidRPr="00DB6C76">
                    <w:rPr>
                      <w:b/>
                      <w:color w:val="FFFFFF" w:themeColor="background1"/>
                      <w:sz w:val="36"/>
                      <w:szCs w:val="36"/>
                    </w:rPr>
                    <w:t>Document</w:t>
                  </w:r>
                </w:p>
              </w:tc>
            </w:tr>
          </w:tbl>
          <w:p w:rsidR="00A711A3" w:rsidRPr="00DB6C76" w:rsidRDefault="00A711A3" w:rsidP="00A711A3">
            <w:pPr>
              <w:ind w:left="72"/>
              <w:jc w:val="right"/>
              <w:rPr>
                <w:color w:val="FF0000"/>
                <w:sz w:val="36"/>
                <w:szCs w:val="36"/>
              </w:rPr>
            </w:pPr>
          </w:p>
          <w:p w:rsidR="00A711A3" w:rsidRPr="00DB6C76" w:rsidRDefault="00763E93" w:rsidP="00A711A3">
            <w:pPr>
              <w:ind w:left="72"/>
              <w:jc w:val="right"/>
              <w:rPr>
                <w:b/>
                <w:sz w:val="24"/>
              </w:rPr>
            </w:pPr>
            <w:r w:rsidRPr="00DB6C76">
              <w:rPr>
                <w:b/>
                <w:sz w:val="24"/>
              </w:rPr>
              <w:t>Document Version:</w:t>
            </w:r>
            <w:r w:rsidR="004E0E2E" w:rsidRPr="00DB6C76">
              <w:rPr>
                <w:b/>
                <w:sz w:val="24"/>
              </w:rPr>
              <w:t xml:space="preserve"> </w:t>
            </w:r>
            <w:r w:rsidR="002D6146" w:rsidRPr="00DB6C76">
              <w:rPr>
                <w:b/>
                <w:sz w:val="24"/>
              </w:rPr>
              <w:t>1.</w:t>
            </w:r>
            <w:r w:rsidR="00785EDE" w:rsidRPr="00DB6C76">
              <w:rPr>
                <w:b/>
                <w:sz w:val="24"/>
              </w:rPr>
              <w:t>2</w:t>
            </w:r>
          </w:p>
          <w:p w:rsidR="003C0044" w:rsidRPr="00DB6C76" w:rsidRDefault="003C0044" w:rsidP="003C0044">
            <w:pPr>
              <w:spacing w:before="120" w:after="120"/>
              <w:ind w:left="72"/>
              <w:jc w:val="right"/>
              <w:rPr>
                <w:b/>
                <w:iCs/>
                <w:sz w:val="24"/>
              </w:rPr>
            </w:pPr>
            <w:r w:rsidRPr="00DB6C76">
              <w:rPr>
                <w:b/>
                <w:iCs/>
                <w:sz w:val="24"/>
              </w:rPr>
              <w:t xml:space="preserve">Design Date: </w:t>
            </w:r>
            <w:r w:rsidR="004E0E2E" w:rsidRPr="00DB6C76">
              <w:rPr>
                <w:b/>
                <w:iCs/>
                <w:sz w:val="24"/>
              </w:rPr>
              <w:t>April 4, 2012</w:t>
            </w:r>
          </w:p>
          <w:p w:rsidR="003C0044" w:rsidRPr="00DB6C76" w:rsidRDefault="003C0044" w:rsidP="00A711A3">
            <w:pPr>
              <w:ind w:left="72"/>
              <w:jc w:val="right"/>
              <w:rPr>
                <w:b/>
                <w:sz w:val="24"/>
              </w:rPr>
            </w:pPr>
          </w:p>
          <w:p w:rsidR="00A711A3" w:rsidRPr="00DB6C76" w:rsidRDefault="00A711A3" w:rsidP="00A711A3">
            <w:pPr>
              <w:ind w:left="72"/>
              <w:jc w:val="right"/>
              <w:rPr>
                <w:color w:val="FF0000"/>
                <w:sz w:val="36"/>
                <w:szCs w:val="36"/>
              </w:rPr>
            </w:pPr>
          </w:p>
          <w:p w:rsidR="0026699F" w:rsidRPr="00DB6C76" w:rsidRDefault="0026699F" w:rsidP="00A711A3">
            <w:pPr>
              <w:ind w:left="72"/>
              <w:jc w:val="right"/>
              <w:rPr>
                <w:sz w:val="36"/>
                <w:szCs w:val="36"/>
              </w:rPr>
            </w:pPr>
          </w:p>
        </w:tc>
      </w:tr>
      <w:tr w:rsidR="0026699F" w:rsidRPr="00DB6C76" w:rsidTr="00A36851">
        <w:tc>
          <w:tcPr>
            <w:tcW w:w="10765" w:type="dxa"/>
            <w:gridSpan w:val="2"/>
            <w:vAlign w:val="center"/>
          </w:tcPr>
          <w:p w:rsidR="00A711A3" w:rsidRPr="00DB6C76" w:rsidRDefault="00A711A3" w:rsidP="00A711A3">
            <w:pPr>
              <w:ind w:left="72"/>
              <w:rPr>
                <w:i/>
                <w:color w:val="FF0000"/>
                <w:sz w:val="24"/>
              </w:rPr>
            </w:pPr>
          </w:p>
          <w:p w:rsidR="00A711A3" w:rsidRPr="00DB6C76" w:rsidRDefault="00A711A3" w:rsidP="00A711A3">
            <w:pPr>
              <w:ind w:left="72"/>
              <w:rPr>
                <w:i/>
                <w:color w:val="FF0000"/>
                <w:sz w:val="24"/>
              </w:rPr>
            </w:pPr>
          </w:p>
          <w:p w:rsidR="00A711A3" w:rsidRPr="00DB6C76" w:rsidRDefault="00A711A3" w:rsidP="00A711A3">
            <w:pPr>
              <w:ind w:left="72"/>
              <w:rPr>
                <w:i/>
                <w:color w:val="FF0000"/>
                <w:sz w:val="24"/>
              </w:rPr>
            </w:pPr>
          </w:p>
          <w:p w:rsidR="00A711A3" w:rsidRPr="00DB6C76" w:rsidRDefault="00A711A3" w:rsidP="00A711A3">
            <w:pPr>
              <w:ind w:left="72"/>
              <w:rPr>
                <w:i/>
                <w:color w:val="FF0000"/>
                <w:sz w:val="24"/>
              </w:rPr>
            </w:pPr>
          </w:p>
          <w:p w:rsidR="00A711A3" w:rsidRPr="00DB6C76" w:rsidRDefault="00A711A3" w:rsidP="00A711A3">
            <w:pPr>
              <w:ind w:left="72"/>
              <w:rPr>
                <w:i/>
                <w:color w:val="FF0000"/>
                <w:sz w:val="24"/>
              </w:rPr>
            </w:pPr>
          </w:p>
          <w:p w:rsidR="00A711A3" w:rsidRPr="00DB6C76" w:rsidRDefault="00A711A3" w:rsidP="00A711A3">
            <w:pPr>
              <w:ind w:left="72"/>
              <w:rPr>
                <w:i/>
                <w:color w:val="FF0000"/>
                <w:sz w:val="24"/>
              </w:rPr>
            </w:pPr>
          </w:p>
          <w:p w:rsidR="00A711A3" w:rsidRPr="00DB6C76" w:rsidRDefault="0026699F" w:rsidP="00763E93">
            <w:pPr>
              <w:ind w:left="72"/>
              <w:jc w:val="right"/>
              <w:rPr>
                <w:b/>
                <w:sz w:val="24"/>
              </w:rPr>
            </w:pPr>
            <w:r w:rsidRPr="00DB6C76">
              <w:rPr>
                <w:b/>
                <w:sz w:val="24"/>
              </w:rPr>
              <w:t xml:space="preserve">Prepared By: </w:t>
            </w:r>
            <w:r w:rsidR="004E0E2E" w:rsidRPr="00DB6C76">
              <w:rPr>
                <w:b/>
                <w:sz w:val="24"/>
              </w:rPr>
              <w:t>Amy Lackas</w:t>
            </w:r>
          </w:p>
          <w:p w:rsidR="00763E93" w:rsidRPr="00DB6C76" w:rsidRDefault="00763E93" w:rsidP="00763E93">
            <w:pPr>
              <w:ind w:left="72"/>
              <w:jc w:val="right"/>
              <w:rPr>
                <w:b/>
                <w:color w:val="FF0000"/>
                <w:sz w:val="24"/>
              </w:rPr>
            </w:pPr>
          </w:p>
          <w:p w:rsidR="00763E93" w:rsidRPr="00DB6C76" w:rsidRDefault="00763E93" w:rsidP="00763E93">
            <w:pPr>
              <w:ind w:left="72"/>
              <w:jc w:val="right"/>
              <w:rPr>
                <w:b/>
                <w:color w:val="FF0000"/>
                <w:sz w:val="24"/>
              </w:rPr>
            </w:pPr>
          </w:p>
          <w:p w:rsidR="00763E93" w:rsidRPr="00DB6C76" w:rsidRDefault="00763E93" w:rsidP="00763E93">
            <w:pPr>
              <w:ind w:left="72"/>
              <w:jc w:val="right"/>
              <w:rPr>
                <w:b/>
                <w:color w:val="FF0000"/>
                <w:sz w:val="24"/>
              </w:rPr>
            </w:pPr>
          </w:p>
          <w:p w:rsidR="00AA76BC" w:rsidRPr="00DB6C76" w:rsidRDefault="00AA76BC" w:rsidP="00763E93">
            <w:pPr>
              <w:ind w:left="72"/>
              <w:jc w:val="right"/>
              <w:rPr>
                <w:b/>
                <w:color w:val="FF0000"/>
                <w:sz w:val="24"/>
              </w:rPr>
            </w:pPr>
          </w:p>
          <w:p w:rsidR="00763E93" w:rsidRPr="00DB6C76" w:rsidRDefault="00763E93" w:rsidP="00763E93">
            <w:pPr>
              <w:ind w:left="72"/>
              <w:jc w:val="right"/>
              <w:rPr>
                <w:b/>
                <w:sz w:val="24"/>
              </w:rPr>
            </w:pPr>
          </w:p>
        </w:tc>
      </w:tr>
      <w:tr w:rsidR="0026699F" w:rsidRPr="00DB6C76" w:rsidTr="00A36851">
        <w:tc>
          <w:tcPr>
            <w:tcW w:w="10765" w:type="dxa"/>
            <w:gridSpan w:val="2"/>
            <w:vAlign w:val="center"/>
          </w:tcPr>
          <w:p w:rsidR="00A711A3" w:rsidRPr="00DB6C76" w:rsidRDefault="00A711A3" w:rsidP="00AA76BC">
            <w:pPr>
              <w:ind w:left="72"/>
              <w:jc w:val="right"/>
              <w:rPr>
                <w:b/>
                <w:iCs/>
                <w:sz w:val="24"/>
              </w:rPr>
            </w:pPr>
          </w:p>
        </w:tc>
      </w:tr>
    </w:tbl>
    <w:p w:rsidR="008E55BA" w:rsidRPr="00DB6C76" w:rsidRDefault="008E55BA" w:rsidP="009942AA">
      <w:pPr>
        <w:pStyle w:val="StyleHeaderItalic"/>
        <w:pBdr>
          <w:bottom w:val="single" w:sz="4" w:space="0" w:color="auto"/>
        </w:pBdr>
        <w:rPr>
          <w:b/>
        </w:rPr>
      </w:pPr>
      <w:r w:rsidRPr="00DB6C76">
        <w:rPr>
          <w:b/>
        </w:rPr>
        <w:lastRenderedPageBreak/>
        <w:t>Table of Contents</w:t>
      </w:r>
    </w:p>
    <w:p w:rsidR="00E65D38" w:rsidRPr="00DB6C76" w:rsidRDefault="00327220">
      <w:pPr>
        <w:pStyle w:val="TOC1"/>
        <w:rPr>
          <w:rFonts w:asciiTheme="minorHAnsi" w:eastAsiaTheme="minorEastAsia" w:hAnsiTheme="minorHAnsi" w:cstheme="minorBidi"/>
          <w:noProof/>
          <w:sz w:val="22"/>
          <w:szCs w:val="22"/>
        </w:rPr>
      </w:pPr>
      <w:r w:rsidRPr="00DB6C76">
        <w:rPr>
          <w:b/>
          <w:sz w:val="24"/>
        </w:rPr>
        <w:fldChar w:fldCharType="begin"/>
      </w:r>
      <w:r w:rsidR="00D01C88" w:rsidRPr="00DB6C76">
        <w:rPr>
          <w:b/>
          <w:sz w:val="24"/>
        </w:rPr>
        <w:instrText xml:space="preserve"> TOC \o "1-2" \h \z \u </w:instrText>
      </w:r>
      <w:r w:rsidRPr="00DB6C76">
        <w:rPr>
          <w:b/>
          <w:sz w:val="24"/>
        </w:rPr>
        <w:fldChar w:fldCharType="separate"/>
      </w:r>
      <w:hyperlink w:anchor="_Toc323842520" w:history="1">
        <w:r w:rsidR="00E65D38" w:rsidRPr="00DB6C76">
          <w:rPr>
            <w:rStyle w:val="Hyperlink"/>
            <w:i/>
            <w:noProof/>
          </w:rPr>
          <w:t>1.</w:t>
        </w:r>
        <w:r w:rsidR="00E65D38" w:rsidRPr="00DB6C76">
          <w:rPr>
            <w:rFonts w:asciiTheme="minorHAnsi" w:eastAsiaTheme="minorEastAsia" w:hAnsiTheme="minorHAnsi" w:cstheme="minorBidi"/>
            <w:noProof/>
            <w:sz w:val="22"/>
            <w:szCs w:val="22"/>
          </w:rPr>
          <w:tab/>
        </w:r>
        <w:r w:rsidR="00E65D38" w:rsidRPr="00DB6C76">
          <w:rPr>
            <w:rStyle w:val="Hyperlink"/>
            <w:i/>
            <w:noProof/>
          </w:rPr>
          <w:t>Feature Overview</w:t>
        </w:r>
        <w:r w:rsidR="00E65D38" w:rsidRPr="00DB6C76">
          <w:rPr>
            <w:noProof/>
            <w:webHidden/>
          </w:rPr>
          <w:tab/>
        </w:r>
        <w:r w:rsidRPr="00DB6C76">
          <w:rPr>
            <w:noProof/>
            <w:webHidden/>
          </w:rPr>
          <w:fldChar w:fldCharType="begin"/>
        </w:r>
        <w:r w:rsidR="00E65D38" w:rsidRPr="00DB6C76">
          <w:rPr>
            <w:noProof/>
            <w:webHidden/>
          </w:rPr>
          <w:instrText xml:space="preserve"> PAGEREF _Toc323842520 \h </w:instrText>
        </w:r>
        <w:r w:rsidRPr="00DB6C76">
          <w:rPr>
            <w:noProof/>
            <w:webHidden/>
          </w:rPr>
        </w:r>
        <w:r w:rsidRPr="00DB6C76">
          <w:rPr>
            <w:noProof/>
            <w:webHidden/>
          </w:rPr>
          <w:fldChar w:fldCharType="separate"/>
        </w:r>
        <w:r w:rsidR="00E65D38" w:rsidRPr="00DB6C76">
          <w:rPr>
            <w:noProof/>
            <w:webHidden/>
          </w:rPr>
          <w:t>3</w:t>
        </w:r>
        <w:r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21" w:history="1">
        <w:r w:rsidR="00E65D38" w:rsidRPr="00DB6C76">
          <w:rPr>
            <w:rStyle w:val="Hyperlink"/>
            <w:noProof/>
          </w:rPr>
          <w:t>1.1</w:t>
        </w:r>
        <w:r w:rsidR="00E65D38" w:rsidRPr="00DB6C76">
          <w:rPr>
            <w:rFonts w:asciiTheme="minorHAnsi" w:eastAsiaTheme="minorEastAsia" w:hAnsiTheme="minorHAnsi" w:cstheme="minorBidi"/>
            <w:noProof/>
            <w:sz w:val="22"/>
            <w:szCs w:val="22"/>
          </w:rPr>
          <w:tab/>
        </w:r>
        <w:r w:rsidR="00E65D38" w:rsidRPr="00DB6C76">
          <w:rPr>
            <w:rStyle w:val="Hyperlink"/>
            <w:noProof/>
          </w:rPr>
          <w:t>Feature Description</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_Toc323842521 \h </w:instrText>
        </w:r>
        <w:r w:rsidR="00327220" w:rsidRPr="00DB6C76">
          <w:rPr>
            <w:noProof/>
            <w:webHidden/>
          </w:rPr>
        </w:r>
        <w:r w:rsidR="00327220" w:rsidRPr="00DB6C76">
          <w:rPr>
            <w:noProof/>
            <w:webHidden/>
          </w:rPr>
          <w:fldChar w:fldCharType="separate"/>
        </w:r>
        <w:r w:rsidR="00E65D38" w:rsidRPr="00DB6C76">
          <w:rPr>
            <w:noProof/>
            <w:webHidden/>
          </w:rPr>
          <w:t>3</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22" w:history="1">
        <w:r w:rsidR="00E65D38" w:rsidRPr="00DB6C76">
          <w:rPr>
            <w:rStyle w:val="Hyperlink"/>
            <w:noProof/>
          </w:rPr>
          <w:t>1.2</w:t>
        </w:r>
        <w:r w:rsidR="00E65D38" w:rsidRPr="00DB6C76">
          <w:rPr>
            <w:rFonts w:asciiTheme="minorHAnsi" w:eastAsiaTheme="minorEastAsia" w:hAnsiTheme="minorHAnsi" w:cstheme="minorBidi"/>
            <w:noProof/>
            <w:sz w:val="22"/>
            <w:szCs w:val="22"/>
          </w:rPr>
          <w:tab/>
        </w:r>
        <w:r w:rsidR="00E65D38" w:rsidRPr="00DB6C76">
          <w:rPr>
            <w:rStyle w:val="Hyperlink"/>
            <w:noProof/>
          </w:rPr>
          <w:t>Assumptions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_Toc323842522 \h </w:instrText>
        </w:r>
        <w:r w:rsidR="00327220" w:rsidRPr="00DB6C76">
          <w:rPr>
            <w:noProof/>
            <w:webHidden/>
          </w:rPr>
        </w:r>
        <w:r w:rsidR="00327220" w:rsidRPr="00DB6C76">
          <w:rPr>
            <w:noProof/>
            <w:webHidden/>
          </w:rPr>
          <w:fldChar w:fldCharType="separate"/>
        </w:r>
        <w:r w:rsidR="00E65D38" w:rsidRPr="00DB6C76">
          <w:rPr>
            <w:noProof/>
            <w:webHidden/>
          </w:rPr>
          <w:t>3</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23" w:history="1">
        <w:r w:rsidR="00E65D38" w:rsidRPr="00DB6C76">
          <w:rPr>
            <w:rStyle w:val="Hyperlink"/>
            <w:noProof/>
          </w:rPr>
          <w:t>1.3</w:t>
        </w:r>
        <w:r w:rsidR="00E65D38" w:rsidRPr="00DB6C76">
          <w:rPr>
            <w:rFonts w:asciiTheme="minorHAnsi" w:eastAsiaTheme="minorEastAsia" w:hAnsiTheme="minorHAnsi" w:cstheme="minorBidi"/>
            <w:noProof/>
            <w:sz w:val="22"/>
            <w:szCs w:val="22"/>
          </w:rPr>
          <w:tab/>
        </w:r>
        <w:r w:rsidR="00E65D38" w:rsidRPr="00DB6C76">
          <w:rPr>
            <w:rStyle w:val="Hyperlink"/>
            <w:noProof/>
          </w:rPr>
          <w:t>Parameters and System Settings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_Toc323842523 \h </w:instrText>
        </w:r>
        <w:r w:rsidR="00327220" w:rsidRPr="00DB6C76">
          <w:rPr>
            <w:noProof/>
            <w:webHidden/>
          </w:rPr>
        </w:r>
        <w:r w:rsidR="00327220" w:rsidRPr="00DB6C76">
          <w:rPr>
            <w:noProof/>
            <w:webHidden/>
          </w:rPr>
          <w:fldChar w:fldCharType="separate"/>
        </w:r>
        <w:r w:rsidR="00E65D38" w:rsidRPr="00DB6C76">
          <w:rPr>
            <w:noProof/>
            <w:webHidden/>
          </w:rPr>
          <w:t>3</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24" w:history="1">
        <w:r w:rsidR="00E65D38" w:rsidRPr="00DB6C76">
          <w:rPr>
            <w:rStyle w:val="Hyperlink"/>
            <w:noProof/>
          </w:rPr>
          <w:t>1.4</w:t>
        </w:r>
        <w:r w:rsidR="00E65D38" w:rsidRPr="00DB6C76">
          <w:rPr>
            <w:rFonts w:asciiTheme="minorHAnsi" w:eastAsiaTheme="minorEastAsia" w:hAnsiTheme="minorHAnsi" w:cstheme="minorBidi"/>
            <w:noProof/>
            <w:sz w:val="22"/>
            <w:szCs w:val="22"/>
          </w:rPr>
          <w:tab/>
        </w:r>
        <w:r w:rsidR="00E65D38" w:rsidRPr="00DB6C76">
          <w:rPr>
            <w:rStyle w:val="Hyperlink"/>
            <w:noProof/>
          </w:rPr>
          <w:t>Interfaces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_Toc323842524 \h </w:instrText>
        </w:r>
        <w:r w:rsidR="00327220" w:rsidRPr="00DB6C76">
          <w:rPr>
            <w:noProof/>
            <w:webHidden/>
          </w:rPr>
        </w:r>
        <w:r w:rsidR="00327220" w:rsidRPr="00DB6C76">
          <w:rPr>
            <w:noProof/>
            <w:webHidden/>
          </w:rPr>
          <w:fldChar w:fldCharType="separate"/>
        </w:r>
        <w:r w:rsidR="00E65D38" w:rsidRPr="00DB6C76">
          <w:rPr>
            <w:noProof/>
            <w:webHidden/>
          </w:rPr>
          <w:t>3</w:t>
        </w:r>
        <w:r w:rsidR="00327220" w:rsidRPr="00DB6C76">
          <w:rPr>
            <w:noProof/>
            <w:webHidden/>
          </w:rPr>
          <w:fldChar w:fldCharType="end"/>
        </w:r>
      </w:hyperlink>
    </w:p>
    <w:p w:rsidR="00E65D38" w:rsidRPr="00DB6C76" w:rsidRDefault="00245397">
      <w:pPr>
        <w:pStyle w:val="TOC1"/>
        <w:rPr>
          <w:rFonts w:asciiTheme="minorHAnsi" w:eastAsiaTheme="minorEastAsia" w:hAnsiTheme="minorHAnsi" w:cstheme="minorBidi"/>
          <w:noProof/>
          <w:sz w:val="22"/>
          <w:szCs w:val="22"/>
        </w:rPr>
      </w:pPr>
      <w:hyperlink w:anchor="_Toc323842525" w:history="1">
        <w:r w:rsidR="00E65D38" w:rsidRPr="00DB6C76">
          <w:rPr>
            <w:rStyle w:val="Hyperlink"/>
            <w:i/>
            <w:noProof/>
          </w:rPr>
          <w:t>2.</w:t>
        </w:r>
        <w:r w:rsidR="00E65D38" w:rsidRPr="00DB6C76">
          <w:rPr>
            <w:rFonts w:asciiTheme="minorHAnsi" w:eastAsiaTheme="minorEastAsia" w:hAnsiTheme="minorHAnsi" w:cstheme="minorBidi"/>
            <w:noProof/>
            <w:sz w:val="22"/>
            <w:szCs w:val="22"/>
          </w:rPr>
          <w:tab/>
        </w:r>
        <w:r w:rsidR="00E65D38" w:rsidRPr="00DB6C76">
          <w:rPr>
            <w:rStyle w:val="Hyperlink"/>
            <w:i/>
            <w:noProof/>
          </w:rPr>
          <w:t>USE CASE: Salesperson Capture</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_Toc323842525 \h </w:instrText>
        </w:r>
        <w:r w:rsidR="00327220" w:rsidRPr="00DB6C76">
          <w:rPr>
            <w:noProof/>
            <w:webHidden/>
          </w:rPr>
        </w:r>
        <w:r w:rsidR="00327220" w:rsidRPr="00DB6C76">
          <w:rPr>
            <w:noProof/>
            <w:webHidden/>
          </w:rPr>
          <w:fldChar w:fldCharType="separate"/>
        </w:r>
        <w:r w:rsidR="00E65D38" w:rsidRPr="00DB6C76">
          <w:rPr>
            <w:noProof/>
            <w:webHidden/>
          </w:rPr>
          <w:t>4</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26" w:history="1">
        <w:r w:rsidR="00E65D38" w:rsidRPr="00DB6C76">
          <w:rPr>
            <w:rStyle w:val="Hyperlink"/>
            <w:noProof/>
          </w:rPr>
          <w:t>2.1</w:t>
        </w:r>
        <w:r w:rsidR="00E65D38" w:rsidRPr="00DB6C76">
          <w:rPr>
            <w:rFonts w:asciiTheme="minorHAnsi" w:eastAsiaTheme="minorEastAsia" w:hAnsiTheme="minorHAnsi" w:cstheme="minorBidi"/>
            <w:noProof/>
            <w:sz w:val="22"/>
            <w:szCs w:val="22"/>
          </w:rPr>
          <w:tab/>
        </w:r>
        <w:r w:rsidR="00E65D38" w:rsidRPr="00DB6C76">
          <w:rPr>
            <w:rStyle w:val="Hyperlink"/>
            <w:noProof/>
          </w:rPr>
          <w:t>Feature Flow</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_Toc323842526 \h </w:instrText>
        </w:r>
        <w:r w:rsidR="00327220" w:rsidRPr="00DB6C76">
          <w:rPr>
            <w:noProof/>
            <w:webHidden/>
          </w:rPr>
        </w:r>
        <w:r w:rsidR="00327220" w:rsidRPr="00DB6C76">
          <w:rPr>
            <w:noProof/>
            <w:webHidden/>
          </w:rPr>
          <w:fldChar w:fldCharType="separate"/>
        </w:r>
        <w:r w:rsidR="00E65D38" w:rsidRPr="00DB6C76">
          <w:rPr>
            <w:noProof/>
            <w:webHidden/>
          </w:rPr>
          <w:t>4</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27" w:history="1">
        <w:r w:rsidR="00E65D38" w:rsidRPr="00DB6C76">
          <w:rPr>
            <w:rStyle w:val="Hyperlink"/>
            <w:noProof/>
          </w:rPr>
          <w:t>2.2</w:t>
        </w:r>
        <w:r w:rsidR="00E65D38" w:rsidRPr="00DB6C76">
          <w:rPr>
            <w:rFonts w:asciiTheme="minorHAnsi" w:eastAsiaTheme="minorEastAsia" w:hAnsiTheme="minorHAnsi" w:cstheme="minorBidi"/>
            <w:noProof/>
            <w:sz w:val="22"/>
            <w:szCs w:val="22"/>
          </w:rPr>
          <w:tab/>
        </w:r>
        <w:r w:rsidR="00E65D38" w:rsidRPr="00DB6C76">
          <w:rPr>
            <w:rStyle w:val="Hyperlink"/>
            <w:noProof/>
          </w:rPr>
          <w:t>Precondition</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_Toc323842527 \h </w:instrText>
        </w:r>
        <w:r w:rsidR="00327220" w:rsidRPr="00DB6C76">
          <w:rPr>
            <w:noProof/>
            <w:webHidden/>
          </w:rPr>
        </w:r>
        <w:r w:rsidR="00327220" w:rsidRPr="00DB6C76">
          <w:rPr>
            <w:noProof/>
            <w:webHidden/>
          </w:rPr>
          <w:fldChar w:fldCharType="separate"/>
        </w:r>
        <w:r w:rsidR="00E65D38" w:rsidRPr="00DB6C76">
          <w:rPr>
            <w:noProof/>
            <w:webHidden/>
          </w:rPr>
          <w:t>4</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28" w:history="1">
        <w:r w:rsidR="00E65D38" w:rsidRPr="00DB6C76">
          <w:rPr>
            <w:rStyle w:val="Hyperlink"/>
            <w:noProof/>
          </w:rPr>
          <w:t>2.3</w:t>
        </w:r>
        <w:r w:rsidR="00E65D38" w:rsidRPr="00DB6C76">
          <w:rPr>
            <w:rFonts w:asciiTheme="minorHAnsi" w:eastAsiaTheme="minorEastAsia" w:hAnsiTheme="minorHAnsi" w:cstheme="minorBidi"/>
            <w:noProof/>
            <w:sz w:val="22"/>
            <w:szCs w:val="22"/>
          </w:rPr>
          <w:tab/>
        </w:r>
        <w:r w:rsidR="00E65D38" w:rsidRPr="00DB6C76">
          <w:rPr>
            <w:rStyle w:val="Hyperlink"/>
            <w:noProof/>
          </w:rPr>
          <w:t>Main Flow</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_Toc323842528 \h </w:instrText>
        </w:r>
        <w:r w:rsidR="00327220" w:rsidRPr="00DB6C76">
          <w:rPr>
            <w:noProof/>
            <w:webHidden/>
          </w:rPr>
        </w:r>
        <w:r w:rsidR="00327220" w:rsidRPr="00DB6C76">
          <w:rPr>
            <w:noProof/>
            <w:webHidden/>
          </w:rPr>
          <w:fldChar w:fldCharType="separate"/>
        </w:r>
        <w:r w:rsidR="00E65D38" w:rsidRPr="00DB6C76">
          <w:rPr>
            <w:noProof/>
            <w:webHidden/>
          </w:rPr>
          <w:t>4</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29" w:history="1">
        <w:r w:rsidR="00E65D38" w:rsidRPr="00DB6C76">
          <w:rPr>
            <w:rStyle w:val="Hyperlink"/>
            <w:noProof/>
          </w:rPr>
          <w:t>2.4</w:t>
        </w:r>
        <w:r w:rsidR="00E65D38" w:rsidRPr="00DB6C76">
          <w:rPr>
            <w:rFonts w:asciiTheme="minorHAnsi" w:eastAsiaTheme="minorEastAsia" w:hAnsiTheme="minorHAnsi" w:cstheme="minorBidi"/>
            <w:noProof/>
            <w:sz w:val="22"/>
            <w:szCs w:val="22"/>
          </w:rPr>
          <w:tab/>
        </w:r>
        <w:r w:rsidR="00E65D38" w:rsidRPr="00DB6C76">
          <w:rPr>
            <w:rStyle w:val="Hyperlink"/>
            <w:noProof/>
          </w:rPr>
          <w:t>Alternate Flows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_Toc323842529 \h </w:instrText>
        </w:r>
        <w:r w:rsidR="00327220" w:rsidRPr="00DB6C76">
          <w:rPr>
            <w:noProof/>
            <w:webHidden/>
          </w:rPr>
        </w:r>
        <w:r w:rsidR="00327220" w:rsidRPr="00DB6C76">
          <w:rPr>
            <w:noProof/>
            <w:webHidden/>
          </w:rPr>
          <w:fldChar w:fldCharType="separate"/>
        </w:r>
        <w:r w:rsidR="00E65D38" w:rsidRPr="00DB6C76">
          <w:rPr>
            <w:noProof/>
            <w:webHidden/>
          </w:rPr>
          <w:t>5</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30" w:history="1">
        <w:r w:rsidR="00E65D38" w:rsidRPr="00DB6C76">
          <w:rPr>
            <w:rStyle w:val="Hyperlink"/>
            <w:noProof/>
          </w:rPr>
          <w:t>2.5</w:t>
        </w:r>
        <w:r w:rsidR="00E65D38" w:rsidRPr="00DB6C76">
          <w:rPr>
            <w:rFonts w:asciiTheme="minorHAnsi" w:eastAsiaTheme="minorEastAsia" w:hAnsiTheme="minorHAnsi" w:cstheme="minorBidi"/>
            <w:noProof/>
            <w:sz w:val="22"/>
            <w:szCs w:val="22"/>
          </w:rPr>
          <w:tab/>
        </w:r>
        <w:r w:rsidR="00E65D38" w:rsidRPr="00DB6C76">
          <w:rPr>
            <w:rStyle w:val="Hyperlink"/>
            <w:noProof/>
          </w:rPr>
          <w:t>Post Condition</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_Toc323842530 \h </w:instrText>
        </w:r>
        <w:r w:rsidR="00327220" w:rsidRPr="00DB6C76">
          <w:rPr>
            <w:noProof/>
            <w:webHidden/>
          </w:rPr>
        </w:r>
        <w:r w:rsidR="00327220" w:rsidRPr="00DB6C76">
          <w:rPr>
            <w:noProof/>
            <w:webHidden/>
          </w:rPr>
          <w:fldChar w:fldCharType="separate"/>
        </w:r>
        <w:r w:rsidR="00E65D38" w:rsidRPr="00DB6C76">
          <w:rPr>
            <w:noProof/>
            <w:webHidden/>
          </w:rPr>
          <w:t>5</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31" w:history="1">
        <w:r w:rsidR="00E65D38" w:rsidRPr="00DB6C76">
          <w:rPr>
            <w:rStyle w:val="Hyperlink"/>
            <w:noProof/>
          </w:rPr>
          <w:t>2.6</w:t>
        </w:r>
        <w:r w:rsidR="00E65D38" w:rsidRPr="00DB6C76">
          <w:rPr>
            <w:rFonts w:asciiTheme="minorHAnsi" w:eastAsiaTheme="minorEastAsia" w:hAnsiTheme="minorHAnsi" w:cstheme="minorBidi"/>
            <w:noProof/>
            <w:sz w:val="22"/>
            <w:szCs w:val="22"/>
          </w:rPr>
          <w:tab/>
        </w:r>
        <w:r w:rsidR="00E65D38" w:rsidRPr="00DB6C76">
          <w:rPr>
            <w:rStyle w:val="Hyperlink"/>
            <w:noProof/>
          </w:rPr>
          <w:t>Special Requirements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_Toc323842531 \h </w:instrText>
        </w:r>
        <w:r w:rsidR="00327220" w:rsidRPr="00DB6C76">
          <w:rPr>
            <w:noProof/>
            <w:webHidden/>
          </w:rPr>
        </w:r>
        <w:r w:rsidR="00327220" w:rsidRPr="00DB6C76">
          <w:rPr>
            <w:noProof/>
            <w:webHidden/>
          </w:rPr>
          <w:fldChar w:fldCharType="separate"/>
        </w:r>
        <w:r w:rsidR="00E65D38" w:rsidRPr="00DB6C76">
          <w:rPr>
            <w:noProof/>
            <w:webHidden/>
          </w:rPr>
          <w:t>5</w:t>
        </w:r>
        <w:r w:rsidR="00327220" w:rsidRPr="00DB6C76">
          <w:rPr>
            <w:noProof/>
            <w:webHidden/>
          </w:rPr>
          <w:fldChar w:fldCharType="end"/>
        </w:r>
      </w:hyperlink>
    </w:p>
    <w:p w:rsidR="00E65D38" w:rsidRPr="00DB6C76" w:rsidRDefault="00245397">
      <w:pPr>
        <w:pStyle w:val="TOC1"/>
        <w:rPr>
          <w:rFonts w:asciiTheme="minorHAnsi" w:eastAsiaTheme="minorEastAsia" w:hAnsiTheme="minorHAnsi" w:cstheme="minorBidi"/>
          <w:noProof/>
          <w:sz w:val="22"/>
          <w:szCs w:val="22"/>
        </w:rPr>
      </w:pPr>
      <w:hyperlink w:anchor="_Toc323842532" w:history="1">
        <w:r w:rsidR="00E65D38" w:rsidRPr="00DB6C76">
          <w:rPr>
            <w:rStyle w:val="Hyperlink"/>
            <w:i/>
            <w:noProof/>
          </w:rPr>
          <w:t>3.</w:t>
        </w:r>
        <w:r w:rsidR="00E65D38" w:rsidRPr="00DB6C76">
          <w:rPr>
            <w:rFonts w:asciiTheme="minorHAnsi" w:eastAsiaTheme="minorEastAsia" w:hAnsiTheme="minorHAnsi" w:cstheme="minorBidi"/>
            <w:noProof/>
            <w:sz w:val="22"/>
            <w:szCs w:val="22"/>
          </w:rPr>
          <w:tab/>
        </w:r>
        <w:r w:rsidR="00E65D38" w:rsidRPr="00DB6C76">
          <w:rPr>
            <w:rStyle w:val="Hyperlink"/>
            <w:i/>
            <w:noProof/>
          </w:rPr>
          <w:t>Supplemental Specifications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_Toc323842532 \h </w:instrText>
        </w:r>
        <w:r w:rsidR="00327220" w:rsidRPr="00DB6C76">
          <w:rPr>
            <w:noProof/>
            <w:webHidden/>
          </w:rPr>
        </w:r>
        <w:r w:rsidR="00327220" w:rsidRPr="00DB6C76">
          <w:rPr>
            <w:noProof/>
            <w:webHidden/>
          </w:rPr>
          <w:fldChar w:fldCharType="separate"/>
        </w:r>
        <w:r w:rsidR="00E65D38" w:rsidRPr="00DB6C76">
          <w:rPr>
            <w:noProof/>
            <w:webHidden/>
          </w:rPr>
          <w:t>5</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33" w:history="1">
        <w:r w:rsidR="00E65D38" w:rsidRPr="00DB6C76">
          <w:rPr>
            <w:rStyle w:val="Hyperlink"/>
            <w:noProof/>
          </w:rPr>
          <w:t>3.1</w:t>
        </w:r>
        <w:r w:rsidR="00E65D38" w:rsidRPr="00DB6C76">
          <w:rPr>
            <w:rFonts w:asciiTheme="minorHAnsi" w:eastAsiaTheme="minorEastAsia" w:hAnsiTheme="minorHAnsi" w:cstheme="minorBidi"/>
            <w:noProof/>
            <w:sz w:val="22"/>
            <w:szCs w:val="22"/>
          </w:rPr>
          <w:tab/>
        </w:r>
        <w:r w:rsidR="00E65D38" w:rsidRPr="00DB6C76">
          <w:rPr>
            <w:rStyle w:val="Hyperlink"/>
            <w:noProof/>
          </w:rPr>
          <w:t>Electronic Journal</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_Toc323842533 \h </w:instrText>
        </w:r>
        <w:r w:rsidR="00327220" w:rsidRPr="00DB6C76">
          <w:rPr>
            <w:noProof/>
            <w:webHidden/>
          </w:rPr>
        </w:r>
        <w:r w:rsidR="00327220" w:rsidRPr="00DB6C76">
          <w:rPr>
            <w:noProof/>
            <w:webHidden/>
          </w:rPr>
          <w:fldChar w:fldCharType="separate"/>
        </w:r>
        <w:r w:rsidR="00E65D38" w:rsidRPr="00DB6C76">
          <w:rPr>
            <w:noProof/>
            <w:webHidden/>
          </w:rPr>
          <w:t>5</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34" w:history="1">
        <w:r w:rsidR="00E65D38" w:rsidRPr="00DB6C76">
          <w:rPr>
            <w:rStyle w:val="Hyperlink"/>
            <w:noProof/>
          </w:rPr>
          <w:t>3.2</w:t>
        </w:r>
        <w:r w:rsidR="00E65D38" w:rsidRPr="00DB6C76">
          <w:rPr>
            <w:rFonts w:asciiTheme="minorHAnsi" w:eastAsiaTheme="minorEastAsia" w:hAnsiTheme="minorHAnsi" w:cstheme="minorBidi"/>
            <w:noProof/>
            <w:sz w:val="22"/>
            <w:szCs w:val="22"/>
          </w:rPr>
          <w:tab/>
        </w:r>
        <w:r w:rsidR="00E65D38" w:rsidRPr="00DB6C76">
          <w:rPr>
            <w:rStyle w:val="Hyperlink"/>
            <w:noProof/>
          </w:rPr>
          <w:t>POSLog</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_Toc323842534 \h </w:instrText>
        </w:r>
        <w:r w:rsidR="00327220" w:rsidRPr="00DB6C76">
          <w:rPr>
            <w:noProof/>
            <w:webHidden/>
          </w:rPr>
        </w:r>
        <w:r w:rsidR="00327220" w:rsidRPr="00DB6C76">
          <w:rPr>
            <w:noProof/>
            <w:webHidden/>
          </w:rPr>
          <w:fldChar w:fldCharType="separate"/>
        </w:r>
        <w:r w:rsidR="00E65D38" w:rsidRPr="00DB6C76">
          <w:rPr>
            <w:noProof/>
            <w:webHidden/>
          </w:rPr>
          <w:t>5</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35" w:history="1">
        <w:r w:rsidR="00E65D38" w:rsidRPr="00DB6C76">
          <w:rPr>
            <w:rStyle w:val="Hyperlink"/>
            <w:noProof/>
          </w:rPr>
          <w:t>3.3</w:t>
        </w:r>
        <w:r w:rsidR="00E65D38" w:rsidRPr="00DB6C76">
          <w:rPr>
            <w:rFonts w:asciiTheme="minorHAnsi" w:eastAsiaTheme="minorEastAsia" w:hAnsiTheme="minorHAnsi" w:cstheme="minorBidi"/>
            <w:noProof/>
            <w:sz w:val="22"/>
            <w:szCs w:val="22"/>
          </w:rPr>
          <w:tab/>
        </w:r>
        <w:r w:rsidR="00E65D38" w:rsidRPr="00DB6C76">
          <w:rPr>
            <w:rStyle w:val="Hyperlink"/>
            <w:noProof/>
          </w:rPr>
          <w:t>Printed Receipts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_Toc323842535 \h </w:instrText>
        </w:r>
        <w:r w:rsidR="00327220" w:rsidRPr="00DB6C76">
          <w:rPr>
            <w:noProof/>
            <w:webHidden/>
          </w:rPr>
        </w:r>
        <w:r w:rsidR="00327220" w:rsidRPr="00DB6C76">
          <w:rPr>
            <w:noProof/>
            <w:webHidden/>
          </w:rPr>
          <w:fldChar w:fldCharType="separate"/>
        </w:r>
        <w:r w:rsidR="00E65D38" w:rsidRPr="00DB6C76">
          <w:rPr>
            <w:noProof/>
            <w:webHidden/>
          </w:rPr>
          <w:t>5</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36" w:history="1">
        <w:r w:rsidR="00E65D38" w:rsidRPr="00DB6C76">
          <w:rPr>
            <w:rStyle w:val="Hyperlink"/>
            <w:noProof/>
          </w:rPr>
          <w:t>3.4</w:t>
        </w:r>
        <w:r w:rsidR="00E65D38" w:rsidRPr="00DB6C76">
          <w:rPr>
            <w:rFonts w:asciiTheme="minorHAnsi" w:eastAsiaTheme="minorEastAsia" w:hAnsiTheme="minorHAnsi" w:cstheme="minorBidi"/>
            <w:noProof/>
            <w:sz w:val="22"/>
            <w:szCs w:val="22"/>
          </w:rPr>
          <w:tab/>
        </w:r>
        <w:r w:rsidR="00E65D38" w:rsidRPr="00DB6C76">
          <w:rPr>
            <w:rStyle w:val="Hyperlink"/>
            <w:noProof/>
          </w:rPr>
          <w:t>Suspend Feature</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_Toc323842536 \h </w:instrText>
        </w:r>
        <w:r w:rsidR="00327220" w:rsidRPr="00DB6C76">
          <w:rPr>
            <w:noProof/>
            <w:webHidden/>
          </w:rPr>
        </w:r>
        <w:r w:rsidR="00327220" w:rsidRPr="00DB6C76">
          <w:rPr>
            <w:noProof/>
            <w:webHidden/>
          </w:rPr>
          <w:fldChar w:fldCharType="separate"/>
        </w:r>
        <w:r w:rsidR="00E65D38" w:rsidRPr="00DB6C76">
          <w:rPr>
            <w:noProof/>
            <w:webHidden/>
          </w:rPr>
          <w:t>5</w:t>
        </w:r>
        <w:r w:rsidR="00327220" w:rsidRPr="00DB6C76">
          <w:rPr>
            <w:noProof/>
            <w:webHidden/>
          </w:rPr>
          <w:fldChar w:fldCharType="end"/>
        </w:r>
      </w:hyperlink>
    </w:p>
    <w:p w:rsidR="00E65D38" w:rsidRPr="00DB6C76" w:rsidRDefault="00245397">
      <w:pPr>
        <w:pStyle w:val="TOC1"/>
        <w:rPr>
          <w:rFonts w:asciiTheme="minorHAnsi" w:eastAsiaTheme="minorEastAsia" w:hAnsiTheme="minorHAnsi" w:cstheme="minorBidi"/>
          <w:noProof/>
          <w:sz w:val="22"/>
          <w:szCs w:val="22"/>
        </w:rPr>
      </w:pPr>
      <w:hyperlink w:anchor="_Toc323842537" w:history="1">
        <w:r w:rsidR="00E65D38" w:rsidRPr="00DB6C76">
          <w:rPr>
            <w:rStyle w:val="Hyperlink"/>
            <w:i/>
            <w:noProof/>
          </w:rPr>
          <w:t>4.</w:t>
        </w:r>
        <w:r w:rsidR="00E65D38" w:rsidRPr="00DB6C76">
          <w:rPr>
            <w:rFonts w:asciiTheme="minorHAnsi" w:eastAsiaTheme="minorEastAsia" w:hAnsiTheme="minorHAnsi" w:cstheme="minorBidi"/>
            <w:noProof/>
            <w:sz w:val="22"/>
            <w:szCs w:val="22"/>
          </w:rPr>
          <w:tab/>
        </w:r>
        <w:r w:rsidR="00E65D38" w:rsidRPr="00DB6C76">
          <w:rPr>
            <w:rStyle w:val="Hyperlink"/>
            <w:i/>
            <w:noProof/>
          </w:rPr>
          <w:t>Screen Layouts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_Toc323842537 \h </w:instrText>
        </w:r>
        <w:r w:rsidR="00327220" w:rsidRPr="00DB6C76">
          <w:rPr>
            <w:noProof/>
            <w:webHidden/>
          </w:rPr>
        </w:r>
        <w:r w:rsidR="00327220" w:rsidRPr="00DB6C76">
          <w:rPr>
            <w:noProof/>
            <w:webHidden/>
          </w:rPr>
          <w:fldChar w:fldCharType="separate"/>
        </w:r>
        <w:r w:rsidR="00E65D38" w:rsidRPr="00DB6C76">
          <w:rPr>
            <w:noProof/>
            <w:webHidden/>
          </w:rPr>
          <w:t>6</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38" w:history="1">
        <w:r w:rsidR="00E65D38" w:rsidRPr="00DB6C76">
          <w:rPr>
            <w:rStyle w:val="Hyperlink"/>
            <w:noProof/>
          </w:rPr>
          <w:t>4.1</w:t>
        </w:r>
        <w:r w:rsidR="00E65D38" w:rsidRPr="00DB6C76">
          <w:rPr>
            <w:rFonts w:asciiTheme="minorHAnsi" w:eastAsiaTheme="minorEastAsia" w:hAnsiTheme="minorHAnsi" w:cstheme="minorBidi"/>
            <w:noProof/>
            <w:sz w:val="22"/>
            <w:szCs w:val="22"/>
          </w:rPr>
          <w:tab/>
        </w:r>
        <w:r w:rsidR="00E65D38" w:rsidRPr="00DB6C76">
          <w:rPr>
            <w:rStyle w:val="Hyperlink"/>
            <w:noProof/>
          </w:rPr>
          <w:t>Salesperson Capture</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_Toc323842538 \h </w:instrText>
        </w:r>
        <w:r w:rsidR="00327220" w:rsidRPr="00DB6C76">
          <w:rPr>
            <w:noProof/>
            <w:webHidden/>
          </w:rPr>
        </w:r>
        <w:r w:rsidR="00327220" w:rsidRPr="00DB6C76">
          <w:rPr>
            <w:noProof/>
            <w:webHidden/>
          </w:rPr>
          <w:fldChar w:fldCharType="separate"/>
        </w:r>
        <w:r w:rsidR="00E65D38" w:rsidRPr="00DB6C76">
          <w:rPr>
            <w:noProof/>
            <w:webHidden/>
          </w:rPr>
          <w:t>6</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39" w:history="1">
        <w:r w:rsidR="00E65D38" w:rsidRPr="00DB6C76">
          <w:rPr>
            <w:rStyle w:val="Hyperlink"/>
            <w:noProof/>
          </w:rPr>
          <w:t>4.2</w:t>
        </w:r>
        <w:r w:rsidR="00E65D38" w:rsidRPr="00DB6C76">
          <w:rPr>
            <w:rFonts w:asciiTheme="minorHAnsi" w:eastAsiaTheme="minorEastAsia" w:hAnsiTheme="minorHAnsi" w:cstheme="minorBidi"/>
            <w:noProof/>
            <w:sz w:val="22"/>
            <w:szCs w:val="22"/>
          </w:rPr>
          <w:tab/>
        </w:r>
        <w:r w:rsidR="00E65D38" w:rsidRPr="00DB6C76">
          <w:rPr>
            <w:rStyle w:val="Hyperlink"/>
            <w:noProof/>
          </w:rPr>
          <w:t>Salesperson Search</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_Toc323842539 \h </w:instrText>
        </w:r>
        <w:r w:rsidR="00327220" w:rsidRPr="00DB6C76">
          <w:rPr>
            <w:noProof/>
            <w:webHidden/>
          </w:rPr>
        </w:r>
        <w:r w:rsidR="00327220" w:rsidRPr="00DB6C76">
          <w:rPr>
            <w:noProof/>
            <w:webHidden/>
          </w:rPr>
          <w:fldChar w:fldCharType="separate"/>
        </w:r>
        <w:r w:rsidR="00E65D38" w:rsidRPr="00DB6C76">
          <w:rPr>
            <w:noProof/>
            <w:webHidden/>
          </w:rPr>
          <w:t>7</w:t>
        </w:r>
        <w:r w:rsidR="00327220" w:rsidRPr="00DB6C76">
          <w:rPr>
            <w:noProof/>
            <w:webHidden/>
          </w:rPr>
          <w:fldChar w:fldCharType="end"/>
        </w:r>
      </w:hyperlink>
    </w:p>
    <w:p w:rsidR="00E65D38" w:rsidRPr="00DB6C76" w:rsidRDefault="00245397">
      <w:pPr>
        <w:pStyle w:val="TOC2"/>
        <w:rPr>
          <w:rFonts w:asciiTheme="minorHAnsi" w:eastAsiaTheme="minorEastAsia" w:hAnsiTheme="minorHAnsi" w:cstheme="minorBidi"/>
          <w:noProof/>
          <w:sz w:val="22"/>
          <w:szCs w:val="22"/>
        </w:rPr>
      </w:pPr>
      <w:hyperlink w:anchor="_Toc323842540" w:history="1">
        <w:r w:rsidR="00E65D38" w:rsidRPr="00DB6C76">
          <w:rPr>
            <w:rStyle w:val="Hyperlink"/>
            <w:noProof/>
          </w:rPr>
          <w:t>4.3</w:t>
        </w:r>
        <w:r w:rsidR="00E65D38" w:rsidRPr="00DB6C76">
          <w:rPr>
            <w:rFonts w:asciiTheme="minorHAnsi" w:eastAsiaTheme="minorEastAsia" w:hAnsiTheme="minorHAnsi" w:cstheme="minorBidi"/>
            <w:noProof/>
            <w:sz w:val="22"/>
            <w:szCs w:val="22"/>
          </w:rPr>
          <w:tab/>
        </w:r>
        <w:r w:rsidR="00E65D38" w:rsidRPr="00DB6C76">
          <w:rPr>
            <w:rStyle w:val="Hyperlink"/>
            <w:noProof/>
          </w:rPr>
          <w:t>Salesperson Search Results</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_Toc323842540 \h </w:instrText>
        </w:r>
        <w:r w:rsidR="00327220" w:rsidRPr="00DB6C76">
          <w:rPr>
            <w:noProof/>
            <w:webHidden/>
          </w:rPr>
        </w:r>
        <w:r w:rsidR="00327220" w:rsidRPr="00DB6C76">
          <w:rPr>
            <w:noProof/>
            <w:webHidden/>
          </w:rPr>
          <w:fldChar w:fldCharType="separate"/>
        </w:r>
        <w:r w:rsidR="00E65D38" w:rsidRPr="00DB6C76">
          <w:rPr>
            <w:noProof/>
            <w:webHidden/>
          </w:rPr>
          <w:t>9</w:t>
        </w:r>
        <w:r w:rsidR="00327220" w:rsidRPr="00DB6C76">
          <w:rPr>
            <w:noProof/>
            <w:webHidden/>
          </w:rPr>
          <w:fldChar w:fldCharType="end"/>
        </w:r>
      </w:hyperlink>
    </w:p>
    <w:p w:rsidR="00E65D38" w:rsidRPr="00DB6C76" w:rsidRDefault="00245397">
      <w:pPr>
        <w:pStyle w:val="TOC1"/>
        <w:rPr>
          <w:rFonts w:asciiTheme="minorHAnsi" w:eastAsiaTheme="minorEastAsia" w:hAnsiTheme="minorHAnsi" w:cstheme="minorBidi"/>
          <w:noProof/>
          <w:sz w:val="22"/>
          <w:szCs w:val="22"/>
        </w:rPr>
      </w:pPr>
      <w:hyperlink w:anchor="_Toc323842541" w:history="1">
        <w:r w:rsidR="00E65D38" w:rsidRPr="00DB6C76">
          <w:rPr>
            <w:rStyle w:val="Hyperlink"/>
            <w:i/>
            <w:noProof/>
          </w:rPr>
          <w:t>5.</w:t>
        </w:r>
        <w:r w:rsidR="00E65D38" w:rsidRPr="00DB6C76">
          <w:rPr>
            <w:rFonts w:asciiTheme="minorHAnsi" w:eastAsiaTheme="minorEastAsia" w:hAnsiTheme="minorHAnsi" w:cstheme="minorBidi"/>
            <w:noProof/>
            <w:sz w:val="22"/>
            <w:szCs w:val="22"/>
          </w:rPr>
          <w:tab/>
        </w:r>
        <w:r w:rsidR="00E65D38" w:rsidRPr="00DB6C76">
          <w:rPr>
            <w:rStyle w:val="Hyperlink"/>
            <w:i/>
            <w:noProof/>
          </w:rPr>
          <w:t>Business Sign Off</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_Toc323842541 \h </w:instrText>
        </w:r>
        <w:r w:rsidR="00327220" w:rsidRPr="00DB6C76">
          <w:rPr>
            <w:noProof/>
            <w:webHidden/>
          </w:rPr>
        </w:r>
        <w:r w:rsidR="00327220" w:rsidRPr="00DB6C76">
          <w:rPr>
            <w:noProof/>
            <w:webHidden/>
          </w:rPr>
          <w:fldChar w:fldCharType="separate"/>
        </w:r>
        <w:r w:rsidR="00E65D38" w:rsidRPr="00DB6C76">
          <w:rPr>
            <w:noProof/>
            <w:webHidden/>
          </w:rPr>
          <w:t>10</w:t>
        </w:r>
        <w:r w:rsidR="00327220" w:rsidRPr="00DB6C76">
          <w:rPr>
            <w:noProof/>
            <w:webHidden/>
          </w:rPr>
          <w:fldChar w:fldCharType="end"/>
        </w:r>
      </w:hyperlink>
    </w:p>
    <w:p w:rsidR="00E65D38" w:rsidRPr="00DB6C76" w:rsidRDefault="00245397">
      <w:pPr>
        <w:pStyle w:val="TOC1"/>
        <w:rPr>
          <w:rFonts w:asciiTheme="minorHAnsi" w:eastAsiaTheme="minorEastAsia" w:hAnsiTheme="minorHAnsi" w:cstheme="minorBidi"/>
          <w:noProof/>
          <w:sz w:val="22"/>
          <w:szCs w:val="22"/>
        </w:rPr>
      </w:pPr>
      <w:hyperlink w:anchor="_Toc323842542" w:history="1">
        <w:r w:rsidR="00E65D38" w:rsidRPr="00DB6C76">
          <w:rPr>
            <w:rStyle w:val="Hyperlink"/>
            <w:i/>
            <w:noProof/>
          </w:rPr>
          <w:t>6.</w:t>
        </w:r>
        <w:r w:rsidR="00E65D38" w:rsidRPr="00DB6C76">
          <w:rPr>
            <w:rFonts w:asciiTheme="minorHAnsi" w:eastAsiaTheme="minorEastAsia" w:hAnsiTheme="minorHAnsi" w:cstheme="minorBidi"/>
            <w:noProof/>
            <w:sz w:val="22"/>
            <w:szCs w:val="22"/>
          </w:rPr>
          <w:tab/>
        </w:r>
        <w:r w:rsidR="00E65D38" w:rsidRPr="00DB6C76">
          <w:rPr>
            <w:rStyle w:val="Hyperlink"/>
            <w:i/>
            <w:noProof/>
          </w:rPr>
          <w:t>Revision History</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_Toc323842542 \h </w:instrText>
        </w:r>
        <w:r w:rsidR="00327220" w:rsidRPr="00DB6C76">
          <w:rPr>
            <w:noProof/>
            <w:webHidden/>
          </w:rPr>
        </w:r>
        <w:r w:rsidR="00327220" w:rsidRPr="00DB6C76">
          <w:rPr>
            <w:noProof/>
            <w:webHidden/>
          </w:rPr>
          <w:fldChar w:fldCharType="separate"/>
        </w:r>
        <w:r w:rsidR="00E65D38" w:rsidRPr="00DB6C76">
          <w:rPr>
            <w:noProof/>
            <w:webHidden/>
          </w:rPr>
          <w:t>10</w:t>
        </w:r>
        <w:r w:rsidR="00327220" w:rsidRPr="00DB6C76">
          <w:rPr>
            <w:noProof/>
            <w:webHidden/>
          </w:rPr>
          <w:fldChar w:fldCharType="end"/>
        </w:r>
      </w:hyperlink>
    </w:p>
    <w:p w:rsidR="00E65D38" w:rsidRPr="00DB6C76" w:rsidRDefault="00245397">
      <w:pPr>
        <w:pStyle w:val="TOC1"/>
        <w:rPr>
          <w:rFonts w:asciiTheme="minorHAnsi" w:eastAsiaTheme="minorEastAsia" w:hAnsiTheme="minorHAnsi" w:cstheme="minorBidi"/>
          <w:noProof/>
          <w:sz w:val="22"/>
          <w:szCs w:val="22"/>
        </w:rPr>
      </w:pPr>
      <w:hyperlink w:anchor="_Toc323842543" w:history="1">
        <w:r w:rsidR="00E65D38" w:rsidRPr="00DB6C76">
          <w:rPr>
            <w:rStyle w:val="Hyperlink"/>
            <w:i/>
            <w:noProof/>
          </w:rPr>
          <w:t>7.</w:t>
        </w:r>
        <w:r w:rsidR="00E65D38" w:rsidRPr="00DB6C76">
          <w:rPr>
            <w:rFonts w:asciiTheme="minorHAnsi" w:eastAsiaTheme="minorEastAsia" w:hAnsiTheme="minorHAnsi" w:cstheme="minorBidi"/>
            <w:noProof/>
            <w:sz w:val="22"/>
            <w:szCs w:val="22"/>
          </w:rPr>
          <w:tab/>
        </w:r>
        <w:r w:rsidR="00E65D38" w:rsidRPr="00DB6C76">
          <w:rPr>
            <w:rStyle w:val="Hyperlink"/>
            <w:i/>
            <w:noProof/>
          </w:rPr>
          <w:t>Appendix A: Glossary</w:t>
        </w:r>
        <w:r w:rsidR="00E65D38" w:rsidRPr="00DB6C76">
          <w:rPr>
            <w:noProof/>
            <w:webHidden/>
          </w:rPr>
          <w:tab/>
        </w:r>
        <w:r w:rsidR="00327220" w:rsidRPr="00DB6C76">
          <w:rPr>
            <w:noProof/>
            <w:webHidden/>
          </w:rPr>
          <w:fldChar w:fldCharType="begin"/>
        </w:r>
        <w:r w:rsidR="00E65D38" w:rsidRPr="00DB6C76">
          <w:rPr>
            <w:noProof/>
            <w:webHidden/>
          </w:rPr>
          <w:instrText xml:space="preserve"> PAGEREF _Toc323842543 \h </w:instrText>
        </w:r>
        <w:r w:rsidR="00327220" w:rsidRPr="00DB6C76">
          <w:rPr>
            <w:noProof/>
            <w:webHidden/>
          </w:rPr>
        </w:r>
        <w:r w:rsidR="00327220" w:rsidRPr="00DB6C76">
          <w:rPr>
            <w:noProof/>
            <w:webHidden/>
          </w:rPr>
          <w:fldChar w:fldCharType="separate"/>
        </w:r>
        <w:r w:rsidR="00E65D38" w:rsidRPr="00DB6C76">
          <w:rPr>
            <w:noProof/>
            <w:webHidden/>
          </w:rPr>
          <w:t>10</w:t>
        </w:r>
        <w:r w:rsidR="00327220" w:rsidRPr="00DB6C76">
          <w:rPr>
            <w:noProof/>
            <w:webHidden/>
          </w:rPr>
          <w:fldChar w:fldCharType="end"/>
        </w:r>
      </w:hyperlink>
    </w:p>
    <w:p w:rsidR="00F54203" w:rsidRPr="00DB6C76" w:rsidRDefault="00327220" w:rsidP="00F54203">
      <w:pPr>
        <w:pStyle w:val="BodyText"/>
      </w:pPr>
      <w:r w:rsidRPr="00DB6C76">
        <w:rPr>
          <w:b/>
          <w:sz w:val="24"/>
          <w:szCs w:val="24"/>
        </w:rPr>
        <w:fldChar w:fldCharType="end"/>
      </w:r>
    </w:p>
    <w:p w:rsidR="008163BF" w:rsidRPr="00DB6C76" w:rsidRDefault="00B22A66" w:rsidP="003A372C">
      <w:pPr>
        <w:pStyle w:val="Heading1"/>
        <w:rPr>
          <w:i/>
        </w:rPr>
      </w:pPr>
      <w:r w:rsidRPr="00DB6C76">
        <w:rPr>
          <w:i/>
        </w:rPr>
        <w:br w:type="page"/>
      </w:r>
      <w:bookmarkStart w:id="0" w:name="_Toc122934306"/>
      <w:bookmarkStart w:id="1" w:name="_Toc323842520"/>
      <w:r w:rsidR="003B6D48" w:rsidRPr="00DB6C76">
        <w:rPr>
          <w:i/>
        </w:rPr>
        <w:lastRenderedPageBreak/>
        <w:t>Feature</w:t>
      </w:r>
      <w:r w:rsidR="009C1FFA" w:rsidRPr="00DB6C76">
        <w:rPr>
          <w:i/>
        </w:rPr>
        <w:t xml:space="preserve"> </w:t>
      </w:r>
      <w:bookmarkEnd w:id="0"/>
      <w:r w:rsidR="00341299" w:rsidRPr="00DB6C76">
        <w:rPr>
          <w:i/>
        </w:rPr>
        <w:t>Overview</w:t>
      </w:r>
      <w:bookmarkEnd w:id="1"/>
    </w:p>
    <w:p w:rsidR="008163BF" w:rsidRPr="00DB6C76" w:rsidRDefault="003B6D48" w:rsidP="008163BF">
      <w:pPr>
        <w:pStyle w:val="Heading2"/>
      </w:pPr>
      <w:bookmarkStart w:id="2" w:name="_Toc110839329"/>
      <w:bookmarkStart w:id="3" w:name="_Toc122934307"/>
      <w:bookmarkStart w:id="4" w:name="_Toc323842521"/>
      <w:r w:rsidRPr="00DB6C76">
        <w:t>Feature</w:t>
      </w:r>
      <w:r w:rsidR="00A5528D" w:rsidRPr="00DB6C76">
        <w:t xml:space="preserve"> </w:t>
      </w:r>
      <w:r w:rsidR="008163BF" w:rsidRPr="00DB6C76">
        <w:t>Description</w:t>
      </w:r>
      <w:bookmarkEnd w:id="2"/>
      <w:bookmarkEnd w:id="3"/>
      <w:bookmarkEnd w:id="4"/>
    </w:p>
    <w:p w:rsidR="00646CF5" w:rsidRPr="00DB6C76" w:rsidRDefault="00646CF5" w:rsidP="00646CF5">
      <w:pPr>
        <w:pStyle w:val="BodyText"/>
        <w:rPr>
          <w:color w:val="FF0000"/>
        </w:rPr>
      </w:pPr>
      <w:r w:rsidRPr="00DB6C76">
        <w:t xml:space="preserve">Retailers use the process of linking a salesperson to items in a transaction and/or to the transaction for a variety of reasons ranging from tracking overall sales to aiding in the calculation of commission payments.  </w:t>
      </w:r>
    </w:p>
    <w:p w:rsidR="00F523F6" w:rsidRPr="00DB6C76" w:rsidRDefault="0063125C" w:rsidP="00341299">
      <w:pPr>
        <w:pStyle w:val="Heading2"/>
      </w:pPr>
      <w:bookmarkStart w:id="5" w:name="_Toc323842522"/>
      <w:r w:rsidRPr="00DB6C76">
        <w:t>Assumptions</w:t>
      </w:r>
      <w:bookmarkEnd w:id="5"/>
    </w:p>
    <w:p w:rsidR="00646CF5" w:rsidRPr="00DB6C76" w:rsidRDefault="00646CF5" w:rsidP="00646CF5">
      <w:pPr>
        <w:pStyle w:val="BodyText"/>
        <w:numPr>
          <w:ilvl w:val="0"/>
          <w:numId w:val="18"/>
        </w:numPr>
      </w:pPr>
      <w:r w:rsidRPr="00DB6C76">
        <w:t>For Related Items (Parent / child items), the child item must be assigned a salesperson separately.</w:t>
      </w:r>
    </w:p>
    <w:p w:rsidR="00646CF5" w:rsidRPr="00DB6C76" w:rsidRDefault="00646CF5" w:rsidP="00646CF5">
      <w:pPr>
        <w:pStyle w:val="BodyText"/>
        <w:numPr>
          <w:ilvl w:val="0"/>
          <w:numId w:val="18"/>
        </w:numPr>
      </w:pPr>
      <w:r w:rsidRPr="00DB6C76">
        <w:t xml:space="preserve">A transaction can contain </w:t>
      </w:r>
      <w:r w:rsidR="00AD458F" w:rsidRPr="00DB6C76">
        <w:t>multiple</w:t>
      </w:r>
      <w:r w:rsidRPr="00DB6C76">
        <w:t xml:space="preserve"> transaction level salesperson</w:t>
      </w:r>
      <w:r w:rsidR="002111A7" w:rsidRPr="00DB6C76">
        <w:t>s</w:t>
      </w:r>
      <w:r w:rsidRPr="00DB6C76">
        <w:t xml:space="preserve"> (in addition to the </w:t>
      </w:r>
      <w:r w:rsidR="002111A7" w:rsidRPr="00DB6C76">
        <w:t>sign on ID</w:t>
      </w:r>
      <w:r w:rsidRPr="00DB6C76">
        <w:t xml:space="preserve">) and each item within the transaction can contain </w:t>
      </w:r>
      <w:r w:rsidR="00AD458F" w:rsidRPr="00DB6C76">
        <w:t>multiple</w:t>
      </w:r>
      <w:r w:rsidRPr="00DB6C76">
        <w:t xml:space="preserve"> </w:t>
      </w:r>
      <w:r w:rsidR="008703B1" w:rsidRPr="00DB6C76">
        <w:t>salespersons</w:t>
      </w:r>
      <w:r w:rsidRPr="00DB6C76">
        <w:t>.</w:t>
      </w:r>
    </w:p>
    <w:p w:rsidR="00646CF5" w:rsidRPr="00DB6C76" w:rsidRDefault="00646CF5" w:rsidP="00646CF5">
      <w:pPr>
        <w:pStyle w:val="BodyText"/>
        <w:numPr>
          <w:ilvl w:val="0"/>
          <w:numId w:val="18"/>
        </w:numPr>
      </w:pPr>
      <w:r w:rsidRPr="00DB6C76">
        <w:t>An employee selected from search results is considered to be a valid employee.</w:t>
      </w:r>
    </w:p>
    <w:p w:rsidR="002A338B" w:rsidRPr="00DB6C76" w:rsidRDefault="002A338B" w:rsidP="00936FF8">
      <w:pPr>
        <w:pStyle w:val="BodyText"/>
        <w:numPr>
          <w:ilvl w:val="0"/>
          <w:numId w:val="18"/>
        </w:numPr>
      </w:pPr>
      <w:r w:rsidRPr="00DB6C76">
        <w:t xml:space="preserve">All text displayed by the system is configurable by brand to support multi-language.  Text is defined from an external source or defined within the system.  </w:t>
      </w:r>
    </w:p>
    <w:p w:rsidR="00721745" w:rsidRPr="00DB6C76" w:rsidRDefault="002A338B" w:rsidP="003B6D48">
      <w:pPr>
        <w:pStyle w:val="BodyText"/>
        <w:numPr>
          <w:ilvl w:val="0"/>
          <w:numId w:val="18"/>
        </w:numPr>
      </w:pPr>
      <w:r w:rsidRPr="00DB6C76">
        <w:t xml:space="preserve">All Manager Overrides are bypassed for Phase 1.  </w:t>
      </w:r>
    </w:p>
    <w:p w:rsidR="00320DD3" w:rsidRPr="00DB6C76" w:rsidRDefault="00320DD3" w:rsidP="00341299">
      <w:pPr>
        <w:pStyle w:val="Heading2"/>
      </w:pPr>
      <w:bookmarkStart w:id="6" w:name="_Parameters"/>
      <w:bookmarkStart w:id="7" w:name="_Toc323842523"/>
      <w:bookmarkEnd w:id="6"/>
      <w:r w:rsidRPr="00DB6C76">
        <w:t>Parameters</w:t>
      </w:r>
      <w:r w:rsidR="00027F72" w:rsidRPr="00DB6C76">
        <w:t xml:space="preserve"> and System Settings</w:t>
      </w:r>
      <w:bookmarkEnd w:id="7"/>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5352"/>
        <w:gridCol w:w="2480"/>
      </w:tblGrid>
      <w:tr w:rsidR="00731DE3" w:rsidRPr="00DB6C76" w:rsidTr="00731DE3">
        <w:trPr>
          <w:cantSplit/>
        </w:trPr>
        <w:tc>
          <w:tcPr>
            <w:tcW w:w="1293" w:type="pct"/>
            <w:tcBorders>
              <w:top w:val="single" w:sz="8" w:space="0" w:color="4F81BD"/>
              <w:left w:val="single" w:sz="8" w:space="0" w:color="4F81BD"/>
              <w:bottom w:val="single" w:sz="18" w:space="0" w:color="4F81BD"/>
              <w:right w:val="single" w:sz="8" w:space="0" w:color="4F81BD"/>
            </w:tcBorders>
          </w:tcPr>
          <w:p w:rsidR="00731DE3" w:rsidRPr="00DB6C76" w:rsidRDefault="00731DE3" w:rsidP="00721745">
            <w:pPr>
              <w:rPr>
                <w:b/>
              </w:rPr>
            </w:pPr>
            <w:r w:rsidRPr="00DB6C76">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rsidR="00731DE3" w:rsidRPr="00DB6C76" w:rsidRDefault="00731DE3" w:rsidP="00721745">
            <w:pPr>
              <w:rPr>
                <w:b/>
                <w:vanish/>
                <w:szCs w:val="20"/>
              </w:rPr>
            </w:pPr>
            <w:r w:rsidRPr="00DB6C76">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DB6C76" w:rsidRDefault="00731DE3" w:rsidP="00721745">
            <w:pPr>
              <w:rPr>
                <w:b/>
                <w:szCs w:val="20"/>
              </w:rPr>
            </w:pPr>
            <w:r w:rsidRPr="00DB6C76">
              <w:rPr>
                <w:b/>
                <w:szCs w:val="20"/>
              </w:rPr>
              <w:t>Valid Values</w:t>
            </w:r>
          </w:p>
        </w:tc>
      </w:tr>
      <w:tr w:rsidR="005830F2" w:rsidRPr="00DB6C76" w:rsidTr="004957BA">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rsidR="005830F2" w:rsidRPr="00DB6C76" w:rsidRDefault="005830F2" w:rsidP="004957BA">
            <w:pPr>
              <w:keepLines/>
              <w:rPr>
                <w:bCs/>
                <w:szCs w:val="20"/>
              </w:rPr>
            </w:pPr>
            <w:r w:rsidRPr="00DB6C76">
              <w:rPr>
                <w:bCs/>
                <w:szCs w:val="20"/>
              </w:rPr>
              <w:t>Salesperson Lookup Timeout</w:t>
            </w:r>
          </w:p>
        </w:tc>
        <w:tc>
          <w:tcPr>
            <w:tcW w:w="2533" w:type="pct"/>
            <w:tcBorders>
              <w:top w:val="single" w:sz="18" w:space="0" w:color="4F81BD"/>
              <w:left w:val="single" w:sz="8" w:space="0" w:color="4F81BD"/>
              <w:bottom w:val="single" w:sz="8" w:space="0" w:color="4F81BD"/>
              <w:right w:val="single" w:sz="8" w:space="0" w:color="4F81BD"/>
            </w:tcBorders>
            <w:shd w:val="clear" w:color="auto" w:fill="D3DFEE"/>
          </w:tcPr>
          <w:p w:rsidR="005830F2" w:rsidRPr="00DB6C76" w:rsidRDefault="005830F2" w:rsidP="005830F2">
            <w:pPr>
              <w:keepLines/>
              <w:rPr>
                <w:szCs w:val="20"/>
              </w:rPr>
            </w:pPr>
            <w:r w:rsidRPr="00DB6C76">
              <w:rPr>
                <w:szCs w:val="20"/>
              </w:rPr>
              <w:t>Determines the timeout threshold in seconds that is used when the system attempts to contact the server before returning an offline response.</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5830F2" w:rsidRPr="00DB6C76" w:rsidRDefault="005830F2" w:rsidP="004957BA">
            <w:pPr>
              <w:keepLines/>
              <w:rPr>
                <w:szCs w:val="20"/>
              </w:rPr>
            </w:pPr>
            <w:r w:rsidRPr="00DB6C76">
              <w:rPr>
                <w:szCs w:val="20"/>
              </w:rPr>
              <w:t>1-15</w:t>
            </w:r>
          </w:p>
        </w:tc>
      </w:tr>
      <w:tr w:rsidR="00646CF5" w:rsidRPr="00DB6C76" w:rsidTr="00CE4E71">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646CF5" w:rsidRPr="00DB6C76" w:rsidRDefault="002111A7" w:rsidP="002111A7">
            <w:r w:rsidRPr="00DB6C76">
              <w:t>Maximum Number of Salesperson Search Result Rows Per Page</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646CF5" w:rsidRPr="00DB6C76" w:rsidRDefault="002111A7" w:rsidP="002111A7">
            <w:r w:rsidRPr="00DB6C76">
              <w:t>Determines maximum number of salesperson search result rows displayed per page.</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646CF5" w:rsidRPr="00DB6C76" w:rsidRDefault="002111A7" w:rsidP="00646CF5">
            <w:pPr>
              <w:numPr>
                <w:ilvl w:val="0"/>
                <w:numId w:val="35"/>
              </w:numPr>
              <w:rPr>
                <w:szCs w:val="20"/>
              </w:rPr>
            </w:pPr>
            <w:r w:rsidRPr="00DB6C76">
              <w:rPr>
                <w:szCs w:val="20"/>
              </w:rPr>
              <w:t>0-</w:t>
            </w:r>
            <w:r w:rsidR="002D725F" w:rsidRPr="00DB6C76">
              <w:rPr>
                <w:szCs w:val="20"/>
              </w:rPr>
              <w:t>999</w:t>
            </w:r>
          </w:p>
        </w:tc>
      </w:tr>
      <w:tr w:rsidR="002111A7" w:rsidRPr="00DB6C76" w:rsidTr="00CE4E71">
        <w:trPr>
          <w:cantSplit/>
        </w:trPr>
        <w:tc>
          <w:tcPr>
            <w:tcW w:w="1293" w:type="pct"/>
            <w:tcBorders>
              <w:top w:val="single" w:sz="8" w:space="0" w:color="4F81BD"/>
              <w:left w:val="single" w:sz="8" w:space="0" w:color="4F81BD"/>
              <w:bottom w:val="single" w:sz="8" w:space="0" w:color="4F81BD"/>
              <w:right w:val="single" w:sz="8" w:space="0" w:color="4F81BD"/>
            </w:tcBorders>
            <w:shd w:val="clear" w:color="auto" w:fill="D3DFEE"/>
          </w:tcPr>
          <w:p w:rsidR="002111A7" w:rsidRPr="00DB6C76" w:rsidRDefault="002111A7" w:rsidP="002111A7">
            <w:r w:rsidRPr="00DB6C76">
              <w:t>Maximum Number of Salesperson Search Result Pages</w:t>
            </w:r>
          </w:p>
        </w:tc>
        <w:tc>
          <w:tcPr>
            <w:tcW w:w="2533" w:type="pct"/>
            <w:tcBorders>
              <w:top w:val="single" w:sz="8" w:space="0" w:color="4F81BD"/>
              <w:left w:val="single" w:sz="8" w:space="0" w:color="4F81BD"/>
              <w:bottom w:val="single" w:sz="8" w:space="0" w:color="4F81BD"/>
              <w:right w:val="single" w:sz="8" w:space="0" w:color="4F81BD"/>
            </w:tcBorders>
            <w:shd w:val="clear" w:color="auto" w:fill="D3DFEE"/>
          </w:tcPr>
          <w:p w:rsidR="002111A7" w:rsidRPr="00DB6C76" w:rsidRDefault="002111A7" w:rsidP="002111A7">
            <w:r w:rsidRPr="00DB6C76">
              <w:t>Determines maximum number of salesperson search result pages displayed.</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2111A7" w:rsidRPr="00DB6C76" w:rsidRDefault="002D725F" w:rsidP="00646CF5">
            <w:pPr>
              <w:numPr>
                <w:ilvl w:val="0"/>
                <w:numId w:val="35"/>
              </w:numPr>
              <w:rPr>
                <w:szCs w:val="20"/>
              </w:rPr>
            </w:pPr>
            <w:r w:rsidRPr="00DB6C76">
              <w:rPr>
                <w:szCs w:val="20"/>
              </w:rPr>
              <w:t>0-999</w:t>
            </w:r>
          </w:p>
        </w:tc>
      </w:tr>
    </w:tbl>
    <w:p w:rsidR="00D8448E" w:rsidRPr="00DB6C76" w:rsidRDefault="00D8448E" w:rsidP="00D8448E">
      <w:pPr>
        <w:pStyle w:val="Heading2"/>
      </w:pPr>
      <w:bookmarkStart w:id="8" w:name="_Toc318210821"/>
      <w:bookmarkStart w:id="9" w:name="_Toc323842524"/>
      <w:bookmarkStart w:id="10" w:name="_Toc290020120"/>
      <w:bookmarkStart w:id="11" w:name="_Toc71960215"/>
      <w:r w:rsidRPr="00DB6C76">
        <w:t>Interfaces</w:t>
      </w:r>
      <w:bookmarkEnd w:id="8"/>
      <w:bookmarkEnd w:id="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282"/>
        <w:gridCol w:w="5282"/>
      </w:tblGrid>
      <w:tr w:rsidR="00D8448E" w:rsidRPr="00DB6C76" w:rsidTr="007637D0">
        <w:trPr>
          <w:cantSplit/>
        </w:trPr>
        <w:tc>
          <w:tcPr>
            <w:tcW w:w="2500" w:type="pct"/>
            <w:tcBorders>
              <w:top w:val="single" w:sz="8" w:space="0" w:color="4F81BD"/>
              <w:left w:val="single" w:sz="8" w:space="0" w:color="4F81BD"/>
              <w:bottom w:val="single" w:sz="18" w:space="0" w:color="4F81BD"/>
              <w:right w:val="single" w:sz="8" w:space="0" w:color="4F81BD"/>
            </w:tcBorders>
          </w:tcPr>
          <w:p w:rsidR="00D8448E" w:rsidRPr="00DB6C76" w:rsidRDefault="00D8448E" w:rsidP="007637D0">
            <w:pPr>
              <w:rPr>
                <w:b/>
              </w:rPr>
            </w:pPr>
            <w:r w:rsidRPr="00DB6C76">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DB6C76" w:rsidRDefault="00D8448E" w:rsidP="007637D0">
            <w:pPr>
              <w:rPr>
                <w:b/>
                <w:vanish/>
                <w:szCs w:val="20"/>
              </w:rPr>
            </w:pPr>
            <w:r w:rsidRPr="00DB6C76">
              <w:rPr>
                <w:b/>
                <w:szCs w:val="20"/>
              </w:rPr>
              <w:t>Description</w:t>
            </w:r>
          </w:p>
        </w:tc>
      </w:tr>
      <w:tr w:rsidR="00D8448E" w:rsidRPr="00DB6C76" w:rsidTr="007637D0">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D8448E" w:rsidRPr="00DB6C76" w:rsidRDefault="00A32577" w:rsidP="007637D0">
            <w:pPr>
              <w:rPr>
                <w:bCs/>
                <w:szCs w:val="20"/>
              </w:rPr>
            </w:pPr>
            <w:r w:rsidRPr="00DB6C76">
              <w:rPr>
                <w:bCs/>
                <w:szCs w:val="20"/>
              </w:rPr>
              <w:t>None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D8448E" w:rsidRPr="00DB6C76" w:rsidRDefault="00D8448E" w:rsidP="007637D0">
            <w:pPr>
              <w:rPr>
                <w:szCs w:val="20"/>
              </w:rPr>
            </w:pPr>
          </w:p>
        </w:tc>
      </w:tr>
    </w:tbl>
    <w:p w:rsidR="00FD5BA1" w:rsidRPr="00DB6C76" w:rsidRDefault="00FD5BA1" w:rsidP="00FD5BA1">
      <w:pPr>
        <w:pStyle w:val="Heading1"/>
        <w:rPr>
          <w:i/>
        </w:rPr>
      </w:pPr>
      <w:bookmarkStart w:id="12" w:name="_Toc323842525"/>
      <w:r w:rsidRPr="00DB6C76">
        <w:rPr>
          <w:i/>
        </w:rPr>
        <w:lastRenderedPageBreak/>
        <w:t xml:space="preserve">USE CASE: </w:t>
      </w:r>
      <w:bookmarkEnd w:id="10"/>
      <w:r w:rsidR="004E0E2E" w:rsidRPr="00DB6C76">
        <w:rPr>
          <w:i/>
        </w:rPr>
        <w:t>Salesperson Capture</w:t>
      </w:r>
      <w:bookmarkEnd w:id="12"/>
    </w:p>
    <w:p w:rsidR="00366130" w:rsidRPr="00DB6C76" w:rsidRDefault="00366130" w:rsidP="00FD5BA1">
      <w:pPr>
        <w:pStyle w:val="Heading2"/>
      </w:pPr>
      <w:bookmarkStart w:id="13" w:name="_Toc323842526"/>
      <w:bookmarkStart w:id="14" w:name="_Toc290020122"/>
      <w:r w:rsidRPr="00DB6C76">
        <w:t>Feature Flow</w:t>
      </w:r>
      <w:bookmarkEnd w:id="13"/>
    </w:p>
    <w:p w:rsidR="008739DF" w:rsidRPr="00DB6C76" w:rsidRDefault="00B17FFE" w:rsidP="00B17FFE">
      <w:pPr>
        <w:pStyle w:val="BodyText"/>
        <w:jc w:val="center"/>
      </w:pPr>
      <w:r w:rsidRPr="00DB6C76">
        <w:object w:dxaOrig="11671" w:dyaOrig="8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55pt;height:411.45pt" o:ole="">
            <v:imagedata r:id="rId13" o:title=""/>
          </v:shape>
          <o:OLEObject Type="Embed" ProgID="Visio.Drawing.11" ShapeID="_x0000_i1025" DrawAspect="Content" ObjectID="_1471881207" r:id="rId14"/>
        </w:object>
      </w:r>
    </w:p>
    <w:p w:rsidR="00FD5BA1" w:rsidRPr="00DB6C76" w:rsidRDefault="00FD5BA1" w:rsidP="00FD5BA1">
      <w:pPr>
        <w:pStyle w:val="Heading2"/>
      </w:pPr>
      <w:bookmarkStart w:id="15" w:name="_Toc323842527"/>
      <w:r w:rsidRPr="00DB6C76">
        <w:t>Precondition</w:t>
      </w:r>
      <w:bookmarkEnd w:id="14"/>
      <w:bookmarkEnd w:id="15"/>
    </w:p>
    <w:p w:rsidR="00FD5BA1" w:rsidRPr="00DB6C76" w:rsidRDefault="00935FE1" w:rsidP="00FD5BA1">
      <w:pPr>
        <w:pStyle w:val="BodyText"/>
        <w:numPr>
          <w:ilvl w:val="0"/>
          <w:numId w:val="2"/>
        </w:numPr>
      </w:pPr>
      <w:r w:rsidRPr="00DB6C76">
        <w:t>The operator selects to link a salesperson to an item or transaction</w:t>
      </w:r>
      <w:r w:rsidR="00A32577" w:rsidRPr="00DB6C76">
        <w:t>.</w:t>
      </w:r>
    </w:p>
    <w:p w:rsidR="00FD5BA1" w:rsidRPr="00DB6C76" w:rsidRDefault="00FD5BA1" w:rsidP="00FD5BA1">
      <w:pPr>
        <w:pStyle w:val="Heading2"/>
      </w:pPr>
      <w:bookmarkStart w:id="16" w:name="_Ref233697587"/>
      <w:bookmarkStart w:id="17" w:name="_Ref233697593"/>
      <w:bookmarkStart w:id="18" w:name="_Toc290020123"/>
      <w:bookmarkStart w:id="19" w:name="_Toc323842528"/>
      <w:r w:rsidRPr="00DB6C76">
        <w:t>Main Flow</w:t>
      </w:r>
      <w:bookmarkEnd w:id="16"/>
      <w:bookmarkEnd w:id="17"/>
      <w:bookmarkEnd w:id="18"/>
      <w:bookmarkEnd w:id="19"/>
    </w:p>
    <w:p w:rsidR="00A32577" w:rsidRPr="00DB6C76" w:rsidRDefault="00A32577" w:rsidP="00A32577">
      <w:pPr>
        <w:pStyle w:val="BodyText"/>
        <w:numPr>
          <w:ilvl w:val="0"/>
          <w:numId w:val="32"/>
        </w:numPr>
      </w:pPr>
      <w:r w:rsidRPr="00DB6C76">
        <w:t>The system prompts the operator to enter a salesperson ID or search for a salesperson ID.</w:t>
      </w:r>
    </w:p>
    <w:p w:rsidR="00A32577" w:rsidRPr="00DB6C76" w:rsidRDefault="00A32577" w:rsidP="00A32577">
      <w:pPr>
        <w:pStyle w:val="BodyText"/>
        <w:numPr>
          <w:ilvl w:val="0"/>
          <w:numId w:val="32"/>
        </w:numPr>
      </w:pPr>
      <w:r w:rsidRPr="00DB6C76">
        <w:t>If the operator selects to search for a salesperson ID, the Salesperson Search Alternate Flow is executed.</w:t>
      </w:r>
    </w:p>
    <w:p w:rsidR="00A32577" w:rsidRPr="00DB6C76" w:rsidRDefault="00A32577" w:rsidP="00A32577">
      <w:pPr>
        <w:pStyle w:val="BodyText"/>
        <w:numPr>
          <w:ilvl w:val="0"/>
          <w:numId w:val="32"/>
        </w:numPr>
      </w:pPr>
      <w:r w:rsidRPr="00DB6C76">
        <w:t>The operator enters a salesperson ID and accepts the entry.</w:t>
      </w:r>
    </w:p>
    <w:p w:rsidR="00A32577" w:rsidRPr="00DB6C76" w:rsidRDefault="00A32577" w:rsidP="00A32577">
      <w:pPr>
        <w:pStyle w:val="BodyText"/>
        <w:numPr>
          <w:ilvl w:val="0"/>
          <w:numId w:val="32"/>
        </w:numPr>
      </w:pPr>
      <w:r w:rsidRPr="00DB6C76">
        <w:t>The system determines if the entered salesperson ID is valid.</w:t>
      </w:r>
    </w:p>
    <w:p w:rsidR="00A32577" w:rsidRPr="00DB6C76" w:rsidRDefault="00A32577" w:rsidP="00A32577">
      <w:pPr>
        <w:pStyle w:val="BodyText"/>
        <w:numPr>
          <w:ilvl w:val="0"/>
          <w:numId w:val="32"/>
        </w:numPr>
      </w:pPr>
      <w:r w:rsidRPr="00DB6C76">
        <w:t>If the entered salesperson ID is invalid, the system displays a message, the operator acknowledges the message and the system restarts the Main Flow.</w:t>
      </w:r>
    </w:p>
    <w:p w:rsidR="00A32577" w:rsidRPr="00DB6C76" w:rsidRDefault="00A32577" w:rsidP="00A32577">
      <w:pPr>
        <w:pStyle w:val="BodyText"/>
        <w:numPr>
          <w:ilvl w:val="0"/>
          <w:numId w:val="32"/>
        </w:numPr>
      </w:pPr>
      <w:r w:rsidRPr="00DB6C76">
        <w:t>The system links the salesperson to the item.</w:t>
      </w:r>
    </w:p>
    <w:p w:rsidR="00A32577" w:rsidRPr="00DB6C76" w:rsidRDefault="00A32577" w:rsidP="00A32577">
      <w:pPr>
        <w:pStyle w:val="BodyText"/>
        <w:numPr>
          <w:ilvl w:val="0"/>
          <w:numId w:val="32"/>
        </w:numPr>
      </w:pPr>
      <w:r w:rsidRPr="00DB6C76">
        <w:t xml:space="preserve">The system </w:t>
      </w:r>
      <w:r w:rsidR="00AD458F" w:rsidRPr="00DB6C76">
        <w:t>logs</w:t>
      </w:r>
      <w:r w:rsidRPr="00DB6C76">
        <w:t xml:space="preserve"> the captured salesperson at level</w:t>
      </w:r>
      <w:r w:rsidR="00F75E2F" w:rsidRPr="00DB6C76">
        <w:t xml:space="preserve"> requested </w:t>
      </w:r>
      <w:r w:rsidRPr="00DB6C76">
        <w:t>and the use case ends</w:t>
      </w:r>
    </w:p>
    <w:p w:rsidR="00FD5BA1" w:rsidRPr="00DB6C76" w:rsidRDefault="00FD5BA1" w:rsidP="00FD5BA1">
      <w:pPr>
        <w:pStyle w:val="Heading2"/>
      </w:pPr>
      <w:bookmarkStart w:id="20" w:name="_Toc290020124"/>
      <w:bookmarkStart w:id="21" w:name="_Toc323842529"/>
      <w:r w:rsidRPr="00DB6C76">
        <w:lastRenderedPageBreak/>
        <w:t>Alternate Flows</w:t>
      </w:r>
      <w:bookmarkEnd w:id="20"/>
      <w:bookmarkEnd w:id="21"/>
    </w:p>
    <w:p w:rsidR="00FD5BA1" w:rsidRPr="00DB6C76" w:rsidRDefault="00F75E2F" w:rsidP="0051277F">
      <w:pPr>
        <w:pStyle w:val="Heading3"/>
      </w:pPr>
      <w:r w:rsidRPr="00DB6C76">
        <w:t>Salesperson Search</w:t>
      </w:r>
    </w:p>
    <w:p w:rsidR="00F75E2F" w:rsidRPr="00DB6C76" w:rsidRDefault="00F75E2F" w:rsidP="00F75E2F">
      <w:pPr>
        <w:pStyle w:val="BodyText"/>
        <w:numPr>
          <w:ilvl w:val="0"/>
          <w:numId w:val="22"/>
        </w:numPr>
      </w:pPr>
      <w:r w:rsidRPr="00DB6C76">
        <w:t>The system prompts the operator to enter search criteria.</w:t>
      </w:r>
    </w:p>
    <w:p w:rsidR="00F75E2F" w:rsidRPr="00DB6C76" w:rsidRDefault="00F75E2F" w:rsidP="00F75E2F">
      <w:pPr>
        <w:pStyle w:val="BodyText"/>
        <w:numPr>
          <w:ilvl w:val="0"/>
          <w:numId w:val="22"/>
        </w:numPr>
      </w:pPr>
      <w:r w:rsidRPr="00DB6C76">
        <w:t>The operator enters the search criteria and accepts the entry.</w:t>
      </w:r>
    </w:p>
    <w:p w:rsidR="00F75E2F" w:rsidRPr="00DB6C76" w:rsidRDefault="00F75E2F" w:rsidP="00F75E2F">
      <w:pPr>
        <w:pStyle w:val="BodyText"/>
        <w:numPr>
          <w:ilvl w:val="0"/>
          <w:numId w:val="22"/>
        </w:numPr>
      </w:pPr>
      <w:r w:rsidRPr="00DB6C76">
        <w:t>If the operator accepts the entry without completing all required fields, the system displays a message, the operator acknowledges the message and the system restarts the alternate flow.</w:t>
      </w:r>
    </w:p>
    <w:p w:rsidR="00B17FFE" w:rsidRPr="00DB6C76" w:rsidRDefault="00B17FFE" w:rsidP="00B17FFE">
      <w:pPr>
        <w:pStyle w:val="BodyText"/>
        <w:numPr>
          <w:ilvl w:val="0"/>
          <w:numId w:val="22"/>
        </w:numPr>
      </w:pPr>
      <w:r w:rsidRPr="00DB6C76">
        <w:t>The system searches for the salesperson information.</w:t>
      </w:r>
    </w:p>
    <w:p w:rsidR="00B17FFE" w:rsidRPr="00DB6C76" w:rsidRDefault="00B17FFE" w:rsidP="00B17FFE">
      <w:pPr>
        <w:pStyle w:val="BodyText"/>
        <w:numPr>
          <w:ilvl w:val="0"/>
          <w:numId w:val="22"/>
        </w:numPr>
      </w:pPr>
      <w:r w:rsidRPr="00DB6C76">
        <w:t>If no results are returned or no results are found because the system is offline or the search times out, the system displays a message; the operator acknowledges the message and the Main Flow is restarted.</w:t>
      </w:r>
    </w:p>
    <w:p w:rsidR="00B17FFE" w:rsidRPr="00DB6C76" w:rsidRDefault="00B17FFE" w:rsidP="00B17FFE">
      <w:pPr>
        <w:pStyle w:val="BodyText"/>
        <w:numPr>
          <w:ilvl w:val="0"/>
          <w:numId w:val="22"/>
        </w:numPr>
      </w:pPr>
      <w:r w:rsidRPr="00DB6C76">
        <w:t>If the search returns results, the system displays the search results and prompts the operator to select a salesperson or select an option.</w:t>
      </w:r>
    </w:p>
    <w:p w:rsidR="00646CF5" w:rsidRPr="00DB6C76" w:rsidRDefault="00646CF5" w:rsidP="00F75E2F">
      <w:pPr>
        <w:pStyle w:val="BodyText"/>
        <w:numPr>
          <w:ilvl w:val="0"/>
          <w:numId w:val="22"/>
        </w:numPr>
      </w:pPr>
      <w:r w:rsidRPr="00DB6C76">
        <w:t>If the operator selects to search for salesperson the alternate flow is restarted.</w:t>
      </w:r>
    </w:p>
    <w:p w:rsidR="00F75E2F" w:rsidRPr="00DB6C76" w:rsidRDefault="00F75E2F" w:rsidP="00F75E2F">
      <w:pPr>
        <w:pStyle w:val="BodyText"/>
        <w:numPr>
          <w:ilvl w:val="0"/>
          <w:numId w:val="22"/>
        </w:numPr>
      </w:pPr>
      <w:r w:rsidRPr="00DB6C76">
        <w:t>The operator selects a salesperson and selects to continue.</w:t>
      </w:r>
    </w:p>
    <w:p w:rsidR="00F75E2F" w:rsidRPr="00DB6C76" w:rsidRDefault="00F75E2F" w:rsidP="00F75E2F">
      <w:pPr>
        <w:pStyle w:val="BodyText"/>
        <w:numPr>
          <w:ilvl w:val="0"/>
          <w:numId w:val="22"/>
        </w:numPr>
      </w:pPr>
      <w:r w:rsidRPr="00DB6C76">
        <w:t>The system returns to the calling use case where the system links the captured salesperson and the alternate flow ends.</w:t>
      </w:r>
    </w:p>
    <w:p w:rsidR="00FD5BA1" w:rsidRPr="00DB6C76" w:rsidRDefault="00FD5BA1" w:rsidP="00994CCD">
      <w:pPr>
        <w:pStyle w:val="Heading2"/>
      </w:pPr>
      <w:bookmarkStart w:id="22" w:name="_Toc290020125"/>
      <w:bookmarkStart w:id="23" w:name="_Toc323842530"/>
      <w:r w:rsidRPr="00DB6C76">
        <w:t>Post Condition</w:t>
      </w:r>
      <w:bookmarkEnd w:id="22"/>
      <w:bookmarkEnd w:id="23"/>
    </w:p>
    <w:p w:rsidR="00FD5BA1" w:rsidRPr="00DB6C76" w:rsidRDefault="00F924C4" w:rsidP="00FD5BA1">
      <w:pPr>
        <w:pStyle w:val="BodyText"/>
        <w:numPr>
          <w:ilvl w:val="0"/>
          <w:numId w:val="2"/>
        </w:numPr>
      </w:pPr>
      <w:r w:rsidRPr="00DB6C76">
        <w:t>Salesperson has been captured</w:t>
      </w:r>
      <w:r w:rsidR="00646CF5" w:rsidRPr="00DB6C76">
        <w:t xml:space="preserve"> and linked at the level requested</w:t>
      </w:r>
      <w:r w:rsidRPr="00DB6C76">
        <w:t>.</w:t>
      </w:r>
    </w:p>
    <w:p w:rsidR="00FD5BA1" w:rsidRPr="00DB6C76" w:rsidRDefault="00FD5BA1" w:rsidP="00994CCD">
      <w:pPr>
        <w:pStyle w:val="Heading2"/>
      </w:pPr>
      <w:bookmarkStart w:id="24" w:name="_Toc290020126"/>
      <w:bookmarkStart w:id="25" w:name="_Toc323842531"/>
      <w:bookmarkStart w:id="26" w:name="_Ref398139078"/>
      <w:bookmarkStart w:id="27" w:name="_Ref398139081"/>
      <w:r w:rsidRPr="00DB6C76">
        <w:t>Special Requirements</w:t>
      </w:r>
      <w:bookmarkEnd w:id="24"/>
      <w:bookmarkEnd w:id="25"/>
      <w:bookmarkEnd w:id="26"/>
      <w:bookmarkEnd w:id="27"/>
    </w:p>
    <w:p w:rsidR="00FE501C" w:rsidRPr="00DB6C76" w:rsidRDefault="00FE501C" w:rsidP="00FE501C">
      <w:pPr>
        <w:pStyle w:val="BodyText"/>
        <w:numPr>
          <w:ilvl w:val="0"/>
          <w:numId w:val="36"/>
        </w:numPr>
      </w:pPr>
      <w:r w:rsidRPr="00DB6C76">
        <w:t xml:space="preserve">If a transaction level salesperson is added after an item level salesperson is added, the system </w:t>
      </w:r>
      <w:r w:rsidR="005830F2" w:rsidRPr="00DB6C76">
        <w:t>removes</w:t>
      </w:r>
      <w:r w:rsidRPr="00DB6C76">
        <w:t xml:space="preserve"> the item level salesperson.</w:t>
      </w:r>
    </w:p>
    <w:p w:rsidR="00B17FFE" w:rsidRPr="00DB6C76" w:rsidRDefault="00B17FFE" w:rsidP="00FE501C">
      <w:pPr>
        <w:pStyle w:val="BodyText"/>
        <w:numPr>
          <w:ilvl w:val="0"/>
          <w:numId w:val="36"/>
        </w:numPr>
      </w:pPr>
      <w:r w:rsidRPr="00DB6C76">
        <w:t>If a transaction is suspended, the system logs the salesperson at the level it was captured.</w:t>
      </w:r>
    </w:p>
    <w:p w:rsidR="00785EDE" w:rsidRPr="00DB6C76" w:rsidRDefault="00785EDE" w:rsidP="00FE501C">
      <w:pPr>
        <w:pStyle w:val="BodyText"/>
        <w:numPr>
          <w:ilvl w:val="0"/>
          <w:numId w:val="36"/>
        </w:numPr>
      </w:pPr>
      <w:r w:rsidRPr="00DB6C76">
        <w:t>In validating the entered salesperson ID, the system checks that the ID exists and that the employee has not been terminated.</w:t>
      </w:r>
    </w:p>
    <w:p w:rsidR="00090B39" w:rsidRPr="00DB6C76" w:rsidRDefault="00785EDE" w:rsidP="00090B39">
      <w:pPr>
        <w:pStyle w:val="BodyText"/>
        <w:numPr>
          <w:ilvl w:val="0"/>
          <w:numId w:val="36"/>
        </w:numPr>
      </w:pPr>
      <w:r w:rsidRPr="00DB6C76">
        <w:t>The system validates that the entered salesperson ID is an employee</w:t>
      </w:r>
      <w:r w:rsidR="00090B39" w:rsidRPr="00DB6C76">
        <w:t xml:space="preserve"> with the company (looking at the hire and termination date).  </w:t>
      </w:r>
    </w:p>
    <w:p w:rsidR="00785EDE" w:rsidRDefault="00090B39" w:rsidP="00090B39">
      <w:pPr>
        <w:pStyle w:val="BodyText"/>
        <w:numPr>
          <w:ilvl w:val="0"/>
          <w:numId w:val="36"/>
        </w:numPr>
        <w:rPr>
          <w:ins w:id="28" w:author="Amy Byers" w:date="2014-09-10T18:57:00Z"/>
        </w:rPr>
      </w:pPr>
      <w:r w:rsidRPr="00DB6C76">
        <w:t>If an employee is not a current employee for the company (looking at the hire and termination date), the salesperson is not displayed on the results screen.</w:t>
      </w:r>
    </w:p>
    <w:p w:rsidR="004957BA" w:rsidRPr="00DB6C76" w:rsidRDefault="004957BA" w:rsidP="004957BA">
      <w:pPr>
        <w:pStyle w:val="BodyText"/>
        <w:numPr>
          <w:ilvl w:val="0"/>
          <w:numId w:val="36"/>
        </w:numPr>
      </w:pPr>
      <w:ins w:id="29" w:author="Amy Byers" w:date="2014-09-10T18:57:00Z">
        <w:r>
          <w:t>When store number is a search criteria field, the system defaults/prefills with the current store number.</w:t>
        </w:r>
      </w:ins>
    </w:p>
    <w:p w:rsidR="00FD5BA1" w:rsidRPr="00DB6C76" w:rsidRDefault="00FD5BA1" w:rsidP="0051277F">
      <w:pPr>
        <w:pStyle w:val="Heading3"/>
      </w:pPr>
      <w:r w:rsidRPr="00DB6C76">
        <w:t>Special Offline Requirements</w:t>
      </w:r>
    </w:p>
    <w:p w:rsidR="00FD5BA1" w:rsidRPr="00DB6C76" w:rsidRDefault="00F924C4" w:rsidP="00366130">
      <w:pPr>
        <w:pStyle w:val="BodyText"/>
      </w:pPr>
      <w:r w:rsidRPr="00DB6C76">
        <w:t>TBD</w:t>
      </w:r>
    </w:p>
    <w:p w:rsidR="00FD5BA1" w:rsidRPr="00DB6C76" w:rsidRDefault="00FD5BA1" w:rsidP="0051277F">
      <w:pPr>
        <w:pStyle w:val="Heading3"/>
      </w:pPr>
      <w:bookmarkStart w:id="30" w:name="_Ref255302603"/>
      <w:r w:rsidRPr="00DB6C76">
        <w:t xml:space="preserve">Data </w:t>
      </w:r>
      <w:proofErr w:type="spellStart"/>
      <w:r w:rsidRPr="00DB6C76">
        <w:t>Input/Output</w:t>
      </w:r>
      <w:bookmarkEnd w:id="30"/>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D5BA1" w:rsidRPr="00DB6C76"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rPr>
                <w:b/>
              </w:rPr>
            </w:pPr>
            <w:r w:rsidRPr="00DB6C76">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rPr>
                <w:b/>
                <w:szCs w:val="20"/>
              </w:rPr>
            </w:pPr>
            <w:r w:rsidRPr="00DB6C76">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rPr>
                <w:b/>
                <w:szCs w:val="20"/>
              </w:rPr>
            </w:pPr>
            <w:r w:rsidRPr="00DB6C76">
              <w:rPr>
                <w:b/>
                <w:szCs w:val="20"/>
              </w:rPr>
              <w:t>Destination</w:t>
            </w:r>
          </w:p>
        </w:tc>
      </w:tr>
      <w:tr w:rsidR="007637D0" w:rsidRPr="00DB6C76" w:rsidTr="007637D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7637D0" w:rsidP="007637D0">
            <w:pPr>
              <w:rPr>
                <w:bCs/>
                <w:szCs w:val="20"/>
              </w:rPr>
            </w:pPr>
            <w:r w:rsidRPr="00DB6C76">
              <w:rPr>
                <w:bCs/>
                <w:szCs w:val="20"/>
              </w:rPr>
              <w:t>Salesperson ID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7637D0" w:rsidP="007637D0">
            <w:pPr>
              <w:rPr>
                <w:szCs w:val="20"/>
              </w:rPr>
            </w:pPr>
            <w:r w:rsidRPr="00DB6C76">
              <w:rPr>
                <w:szCs w:val="20"/>
              </w:rPr>
              <w:t>ID for the captured salesperson</w:t>
            </w:r>
            <w:r w:rsidR="005830F2" w:rsidRPr="00DB6C76">
              <w:rPr>
                <w:szCs w:val="20"/>
              </w:rPr>
              <w:t>.  The value is logged at the level it was captured. This ID is the same as the employee ID and the ID used for sign 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7637D0" w:rsidP="007637D0">
            <w:pPr>
              <w:numPr>
                <w:ilvl w:val="0"/>
                <w:numId w:val="2"/>
              </w:numPr>
              <w:rPr>
                <w:szCs w:val="20"/>
              </w:rPr>
            </w:pPr>
            <w:r w:rsidRPr="00DB6C76">
              <w:rPr>
                <w:szCs w:val="20"/>
              </w:rPr>
              <w:t>Electronic Journal</w:t>
            </w:r>
          </w:p>
          <w:p w:rsidR="007637D0" w:rsidRPr="00DB6C76" w:rsidRDefault="007637D0" w:rsidP="007637D0">
            <w:pPr>
              <w:numPr>
                <w:ilvl w:val="0"/>
                <w:numId w:val="2"/>
              </w:numPr>
              <w:rPr>
                <w:szCs w:val="20"/>
              </w:rPr>
            </w:pPr>
            <w:proofErr w:type="spellStart"/>
            <w:r w:rsidRPr="00DB6C76">
              <w:rPr>
                <w:szCs w:val="20"/>
              </w:rPr>
              <w:t>POSLog</w:t>
            </w:r>
            <w:proofErr w:type="spellEnd"/>
          </w:p>
        </w:tc>
      </w:tr>
      <w:tr w:rsidR="005830F2" w:rsidRPr="00DB6C76" w:rsidTr="007637D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5830F2" w:rsidRPr="00DB6C76" w:rsidRDefault="005830F2" w:rsidP="007637D0">
            <w:pPr>
              <w:rPr>
                <w:bCs/>
                <w:szCs w:val="20"/>
              </w:rPr>
            </w:pPr>
            <w:r w:rsidRPr="00DB6C76">
              <w:rPr>
                <w:bCs/>
                <w:szCs w:val="20"/>
              </w:rPr>
              <w:t>BBX ID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5830F2" w:rsidRPr="00DB6C76" w:rsidRDefault="005830F2" w:rsidP="007637D0">
            <w:pPr>
              <w:rPr>
                <w:szCs w:val="20"/>
              </w:rPr>
            </w:pPr>
            <w:r w:rsidRPr="00DB6C76">
              <w:rPr>
                <w:szCs w:val="20"/>
              </w:rPr>
              <w:t>The alphanumeric value associated with the captured salesperson ID.</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5830F2" w:rsidRPr="00DB6C76" w:rsidRDefault="005830F2" w:rsidP="007637D0">
            <w:pPr>
              <w:numPr>
                <w:ilvl w:val="0"/>
                <w:numId w:val="2"/>
              </w:numPr>
              <w:rPr>
                <w:szCs w:val="20"/>
              </w:rPr>
            </w:pPr>
            <w:r w:rsidRPr="00DB6C76">
              <w:rPr>
                <w:szCs w:val="20"/>
              </w:rPr>
              <w:t>Receipt</w:t>
            </w:r>
          </w:p>
        </w:tc>
      </w:tr>
    </w:tbl>
    <w:p w:rsidR="00FD5BA1" w:rsidRPr="00DB6C76" w:rsidRDefault="00FD5BA1" w:rsidP="00FD5BA1">
      <w:pPr>
        <w:pStyle w:val="Heading1"/>
        <w:rPr>
          <w:i/>
        </w:rPr>
      </w:pPr>
      <w:bookmarkStart w:id="31" w:name="_Toc290020127"/>
      <w:bookmarkStart w:id="32" w:name="_Toc323842532"/>
      <w:r w:rsidRPr="00DB6C76">
        <w:rPr>
          <w:i/>
        </w:rPr>
        <w:t>Supplemental Specifications</w:t>
      </w:r>
      <w:bookmarkEnd w:id="31"/>
      <w:bookmarkEnd w:id="32"/>
    </w:p>
    <w:p w:rsidR="00A36851" w:rsidRPr="00DB6C76" w:rsidRDefault="00A36851" w:rsidP="00B951D2">
      <w:pPr>
        <w:pStyle w:val="Heading2"/>
      </w:pPr>
      <w:bookmarkStart w:id="33" w:name="_Toc323842533"/>
      <w:bookmarkStart w:id="34" w:name="_Toc320880017"/>
      <w:r w:rsidRPr="00DB6C76">
        <w:t>Electronic Journal</w:t>
      </w:r>
      <w:bookmarkEnd w:id="33"/>
      <w:r w:rsidRPr="00DB6C76">
        <w:t xml:space="preserve"> </w:t>
      </w:r>
      <w:bookmarkEnd w:id="34"/>
    </w:p>
    <w:p w:rsidR="00A36851" w:rsidRPr="00DB6C76" w:rsidRDefault="00A36851" w:rsidP="00A36851">
      <w:pPr>
        <w:pStyle w:val="BodyText"/>
      </w:pPr>
      <w:r w:rsidRPr="00DB6C76">
        <w:t xml:space="preserve">Electronic journal mockups for this feature are documented in the BBYC </w:t>
      </w:r>
      <w:r w:rsidR="00E65D38" w:rsidRPr="00DB6C76">
        <w:t xml:space="preserve">Phase 1 </w:t>
      </w:r>
      <w:r w:rsidRPr="00DB6C76">
        <w:t>Electronic Journal document.</w:t>
      </w:r>
    </w:p>
    <w:p w:rsidR="00A36851" w:rsidRPr="00DB6C76" w:rsidRDefault="00A36851" w:rsidP="00B951D2">
      <w:pPr>
        <w:pStyle w:val="Heading2"/>
      </w:pPr>
      <w:bookmarkStart w:id="35" w:name="_Toc323842534"/>
      <w:bookmarkStart w:id="36" w:name="_Toc320880018"/>
      <w:proofErr w:type="spellStart"/>
      <w:r w:rsidRPr="00DB6C76">
        <w:lastRenderedPageBreak/>
        <w:t>POSLog</w:t>
      </w:r>
      <w:bookmarkEnd w:id="35"/>
      <w:proofErr w:type="spellEnd"/>
      <w:r w:rsidRPr="00DB6C76">
        <w:t xml:space="preserve"> </w:t>
      </w:r>
      <w:bookmarkEnd w:id="36"/>
    </w:p>
    <w:p w:rsidR="00A36851" w:rsidRPr="00DB6C76" w:rsidRDefault="00A36851" w:rsidP="00A36851">
      <w:pPr>
        <w:pStyle w:val="BodyText"/>
      </w:pPr>
      <w:proofErr w:type="spellStart"/>
      <w:r w:rsidRPr="00DB6C76">
        <w:t>POSLog</w:t>
      </w:r>
      <w:proofErr w:type="spellEnd"/>
      <w:r w:rsidRPr="00DB6C76">
        <w:t xml:space="preserve"> mockups for this feature are documented in the BBYC </w:t>
      </w:r>
      <w:r w:rsidR="00E65D38" w:rsidRPr="00DB6C76">
        <w:t xml:space="preserve">Phase 1 </w:t>
      </w:r>
      <w:proofErr w:type="spellStart"/>
      <w:r w:rsidRPr="00DB6C76">
        <w:t>POSLog</w:t>
      </w:r>
      <w:proofErr w:type="spellEnd"/>
      <w:r w:rsidRPr="00DB6C76">
        <w:t xml:space="preserve"> document.</w:t>
      </w:r>
    </w:p>
    <w:p w:rsidR="00A36851" w:rsidRPr="00DB6C76" w:rsidRDefault="00A36851" w:rsidP="00B951D2">
      <w:pPr>
        <w:pStyle w:val="Heading2"/>
      </w:pPr>
      <w:bookmarkStart w:id="37" w:name="_Toc323842535"/>
      <w:bookmarkStart w:id="38" w:name="_Toc320880019"/>
      <w:r w:rsidRPr="00DB6C76">
        <w:t>Printed Receipts</w:t>
      </w:r>
      <w:bookmarkEnd w:id="37"/>
      <w:r w:rsidRPr="00DB6C76">
        <w:t xml:space="preserve"> </w:t>
      </w:r>
      <w:bookmarkEnd w:id="38"/>
    </w:p>
    <w:p w:rsidR="00A36851" w:rsidRPr="00DB6C76" w:rsidRDefault="00A36851" w:rsidP="00A36851">
      <w:pPr>
        <w:pStyle w:val="BodyText"/>
      </w:pPr>
      <w:r w:rsidRPr="00DB6C76">
        <w:t xml:space="preserve">Printed receipt mockups, where applicable, are documented in the BBYC </w:t>
      </w:r>
      <w:r w:rsidR="00E65D38" w:rsidRPr="00DB6C76">
        <w:t xml:space="preserve">Phase 1 </w:t>
      </w:r>
      <w:r w:rsidRPr="00DB6C76">
        <w:t>Receipt</w:t>
      </w:r>
      <w:r w:rsidR="005830F2" w:rsidRPr="00DB6C76">
        <w:t xml:space="preserve"> Generation</w:t>
      </w:r>
      <w:r w:rsidRPr="00DB6C76">
        <w:t xml:space="preserve"> document.</w:t>
      </w:r>
    </w:p>
    <w:p w:rsidR="00A36851" w:rsidRPr="00DB6C76" w:rsidRDefault="00A36851" w:rsidP="00B951D2">
      <w:pPr>
        <w:pStyle w:val="Heading2"/>
      </w:pPr>
      <w:bookmarkStart w:id="39" w:name="_Toc320880020"/>
      <w:bookmarkStart w:id="40" w:name="_Toc323842536"/>
      <w:r w:rsidRPr="00DB6C76">
        <w:t>Suspend Feature</w:t>
      </w:r>
      <w:bookmarkEnd w:id="39"/>
      <w:bookmarkEnd w:id="40"/>
    </w:p>
    <w:p w:rsidR="00A36851" w:rsidRPr="00DB6C76" w:rsidRDefault="00A36851" w:rsidP="00A36851">
      <w:pPr>
        <w:pStyle w:val="BodyText"/>
      </w:pPr>
      <w:r w:rsidRPr="00DB6C76">
        <w:t>The Suspend Use Case is updated to reflect that the data captured prior to suspending a transaction is available when the transaction is resumed.</w:t>
      </w:r>
    </w:p>
    <w:p w:rsidR="004957BA" w:rsidRPr="004957BA" w:rsidRDefault="004957BA" w:rsidP="0015173B">
      <w:pPr>
        <w:pStyle w:val="Heading1"/>
        <w:rPr>
          <w:ins w:id="41" w:author="Amy Byers" w:date="2014-09-10T18:58:00Z"/>
          <w:i/>
          <w:rPrChange w:id="42" w:author="Amy Byers" w:date="2014-09-10T18:58:00Z">
            <w:rPr>
              <w:ins w:id="43" w:author="Amy Byers" w:date="2014-09-10T18:58:00Z"/>
              <w:i/>
              <w:color w:val="FF0000"/>
            </w:rPr>
          </w:rPrChange>
        </w:rPr>
      </w:pPr>
      <w:r w:rsidRPr="00DB6C76">
        <w:rPr>
          <w:i/>
        </w:rPr>
        <w:t>Screen Layouts</w:t>
      </w:r>
    </w:p>
    <w:p w:rsidR="00320DD3" w:rsidRPr="00DB6C76" w:rsidDel="004957BA" w:rsidRDefault="0015173B" w:rsidP="0015173B">
      <w:pPr>
        <w:pStyle w:val="Heading1"/>
        <w:rPr>
          <w:del w:id="44" w:author="Amy Byers" w:date="2014-09-10T18:58:00Z"/>
          <w:i/>
        </w:rPr>
      </w:pPr>
      <w:del w:id="45" w:author="Amy Byers" w:date="2014-09-10T18:58:00Z">
        <w:r w:rsidRPr="00DB6C76" w:rsidDel="004957BA">
          <w:rPr>
            <w:i/>
            <w:color w:val="FF0000"/>
          </w:rPr>
          <w:br w:type="page"/>
        </w:r>
        <w:bookmarkEnd w:id="11"/>
      </w:del>
    </w:p>
    <w:p w:rsidR="00320DD3" w:rsidRPr="00DB6C76" w:rsidRDefault="007637D0" w:rsidP="00994CCD">
      <w:pPr>
        <w:pStyle w:val="Heading2"/>
      </w:pPr>
      <w:bookmarkStart w:id="46" w:name="_Toc323842538"/>
      <w:bookmarkStart w:id="47" w:name="_Toc49744827"/>
      <w:r w:rsidRPr="00DB6C76">
        <w:t>Salesperson Capture</w:t>
      </w:r>
      <w:bookmarkEnd w:id="46"/>
    </w:p>
    <w:p w:rsidR="007637D0" w:rsidRPr="00DB6C76" w:rsidRDefault="007637D0" w:rsidP="007637D0">
      <w:pPr>
        <w:pStyle w:val="BodyText"/>
        <w:rPr>
          <w:color w:val="FF0000"/>
        </w:rPr>
      </w:pPr>
      <w:r w:rsidRPr="00DB6C76">
        <w:t xml:space="preserve">This screen is displayed when the operator selects to capture a salesperson at the item or transaction level.  The operator has the option to enter the salesperson ID or search for a salesperson.  </w:t>
      </w:r>
    </w:p>
    <w:bookmarkEnd w:id="47"/>
    <w:p w:rsidR="00FD5BA1" w:rsidRPr="00DB6C76" w:rsidRDefault="00FD5BA1" w:rsidP="007637D0">
      <w:pPr>
        <w:pStyle w:val="Heading3"/>
      </w:pPr>
      <w:r w:rsidRPr="00DB6C76">
        <w:t>Mockup</w:t>
      </w:r>
    </w:p>
    <w:p w:rsidR="007637D0" w:rsidRPr="00DB6C76" w:rsidRDefault="007637D0" w:rsidP="007637D0">
      <w:pPr>
        <w:pStyle w:val="BodyText"/>
      </w:pPr>
      <w:r w:rsidRPr="00DB6C76">
        <w:rPr>
          <w:noProof/>
        </w:rPr>
        <w:drawing>
          <wp:inline distT="0" distB="0" distL="0" distR="0" wp14:anchorId="6CF66342" wp14:editId="434ADE53">
            <wp:extent cx="6858000" cy="4046855"/>
            <wp:effectExtent l="19050" t="0" r="0" b="0"/>
            <wp:docPr id="2" name="Picture 1" descr="S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C.png"/>
                    <pic:cNvPicPr/>
                  </pic:nvPicPr>
                  <pic:blipFill>
                    <a:blip r:embed="rId15" cstate="print"/>
                    <a:stretch>
                      <a:fillRect/>
                    </a:stretch>
                  </pic:blipFill>
                  <pic:spPr>
                    <a:xfrm>
                      <a:off x="0" y="0"/>
                      <a:ext cx="6858000" cy="4046855"/>
                    </a:xfrm>
                    <a:prstGeom prst="rect">
                      <a:avLst/>
                    </a:prstGeom>
                  </pic:spPr>
                </pic:pic>
              </a:graphicData>
            </a:graphic>
          </wp:inline>
        </w:drawing>
      </w:r>
    </w:p>
    <w:p w:rsidR="001B1EE2" w:rsidRPr="00DB6C76" w:rsidRDefault="00FD5BA1" w:rsidP="00FD5BA1">
      <w:pPr>
        <w:pStyle w:val="Caption"/>
      </w:pPr>
      <w:bookmarkStart w:id="48" w:name="_Toc321143877"/>
      <w:r w:rsidRPr="00DB6C76">
        <w:t xml:space="preserve">Figure </w:t>
      </w:r>
      <w:r w:rsidR="00327220" w:rsidRPr="00DB6C76">
        <w:fldChar w:fldCharType="begin"/>
      </w:r>
      <w:r w:rsidR="008E77E4" w:rsidRPr="00DB6C76">
        <w:instrText xml:space="preserve"> SEQ Figure \* ARABIC </w:instrText>
      </w:r>
      <w:r w:rsidR="00327220" w:rsidRPr="00DB6C76">
        <w:fldChar w:fldCharType="separate"/>
      </w:r>
      <w:r w:rsidR="00E65D38" w:rsidRPr="00DB6C76">
        <w:rPr>
          <w:noProof/>
        </w:rPr>
        <w:t>1</w:t>
      </w:r>
      <w:r w:rsidR="00327220" w:rsidRPr="00DB6C76">
        <w:fldChar w:fldCharType="end"/>
      </w:r>
      <w:r w:rsidRPr="00DB6C76">
        <w:t xml:space="preserve">: </w:t>
      </w:r>
      <w:bookmarkEnd w:id="48"/>
      <w:r w:rsidR="007637D0" w:rsidRPr="00DB6C76">
        <w:t>Salesperson Capture</w:t>
      </w:r>
    </w:p>
    <w:p w:rsidR="000916F9" w:rsidRPr="00DB6C76" w:rsidRDefault="00234825" w:rsidP="0051277F">
      <w:pPr>
        <w:pStyle w:val="Heading3"/>
      </w:pPr>
      <w:r w:rsidRPr="00DB6C76">
        <w:t>Instruction</w:t>
      </w:r>
      <w:r w:rsidR="009C1FFA" w:rsidRPr="00DB6C76">
        <w:t xml:space="preserve"> </w:t>
      </w:r>
      <w:r w:rsidR="003B6D48" w:rsidRPr="00DB6C76">
        <w:t>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3740F8" w:rsidRPr="00DB6C76" w:rsidTr="004957BA">
        <w:trPr>
          <w:cantSplit/>
        </w:trPr>
        <w:tc>
          <w:tcPr>
            <w:tcW w:w="10564" w:type="dxa"/>
            <w:tcBorders>
              <w:top w:val="single" w:sz="8" w:space="0" w:color="4F81BD"/>
              <w:left w:val="single" w:sz="8" w:space="0" w:color="4F81BD"/>
              <w:bottom w:val="single" w:sz="18" w:space="0" w:color="4F81BD"/>
              <w:right w:val="single" w:sz="8" w:space="0" w:color="4F81BD"/>
            </w:tcBorders>
          </w:tcPr>
          <w:p w:rsidR="003740F8" w:rsidRPr="00DB6C76" w:rsidRDefault="00234825" w:rsidP="00721745">
            <w:pPr>
              <w:rPr>
                <w:b/>
                <w:bCs/>
                <w:szCs w:val="20"/>
              </w:rPr>
            </w:pPr>
            <w:r w:rsidRPr="00DB6C76">
              <w:rPr>
                <w:b/>
                <w:bCs/>
                <w:szCs w:val="20"/>
              </w:rPr>
              <w:t>Instructions</w:t>
            </w:r>
          </w:p>
        </w:tc>
      </w:tr>
      <w:tr w:rsidR="003740F8" w:rsidRPr="00DB6C76" w:rsidTr="004957BA">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D3DFEE"/>
          </w:tcPr>
          <w:p w:rsidR="003740F8" w:rsidRPr="00DB6C76" w:rsidRDefault="00935FE1" w:rsidP="00721745">
            <w:pPr>
              <w:rPr>
                <w:bCs/>
                <w:szCs w:val="20"/>
              </w:rPr>
            </w:pPr>
            <w:r w:rsidRPr="00DB6C76">
              <w:rPr>
                <w:bCs/>
                <w:szCs w:val="20"/>
              </w:rPr>
              <w:t>None</w:t>
            </w:r>
          </w:p>
        </w:tc>
      </w:tr>
    </w:tbl>
    <w:p w:rsidR="004957BA" w:rsidRPr="00DB6C76" w:rsidRDefault="004957BA" w:rsidP="004957BA">
      <w:pPr>
        <w:pStyle w:val="BodyText"/>
        <w:rPr>
          <w:ins w:id="49" w:author="Amy Byers" w:date="2014-09-10T18:59:00Z"/>
        </w:rPr>
      </w:pPr>
    </w:p>
    <w:p w:rsidR="004957BA" w:rsidRDefault="004957BA">
      <w:pPr>
        <w:rPr>
          <w:ins w:id="50" w:author="Amy Byers" w:date="2014-09-10T19:00:00Z"/>
          <w:rFonts w:cs="Arial"/>
          <w:b/>
          <w:bCs/>
          <w:szCs w:val="26"/>
        </w:rPr>
      </w:pPr>
      <w:ins w:id="51" w:author="Amy Byers" w:date="2014-09-10T19:00:00Z">
        <w:r>
          <w:br w:type="page"/>
        </w:r>
      </w:ins>
    </w:p>
    <w:p w:rsidR="008A0D9D" w:rsidRPr="00DB6C76" w:rsidRDefault="008A0D9D" w:rsidP="0051277F">
      <w:pPr>
        <w:pStyle w:val="Heading3"/>
      </w:pPr>
      <w:r w:rsidRPr="00DB6C76">
        <w:lastRenderedPageBreak/>
        <w:t>Navigation</w:t>
      </w:r>
      <w:r w:rsidR="003B6D48" w:rsidRPr="00DB6C76">
        <w:t>/Menu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5"/>
        <w:gridCol w:w="1549"/>
        <w:gridCol w:w="3712"/>
        <w:gridCol w:w="3588"/>
      </w:tblGrid>
      <w:tr w:rsidR="00366130" w:rsidRPr="00DB6C76" w:rsidTr="007637D0">
        <w:trPr>
          <w:cantSplit/>
        </w:trPr>
        <w:tc>
          <w:tcPr>
            <w:tcW w:w="1742" w:type="dxa"/>
            <w:tcBorders>
              <w:top w:val="single" w:sz="8" w:space="0" w:color="4F81BD"/>
              <w:left w:val="single" w:sz="8" w:space="0" w:color="4F81BD"/>
              <w:bottom w:val="single" w:sz="18" w:space="0" w:color="4F81BD"/>
              <w:right w:val="single" w:sz="8" w:space="0" w:color="4F81BD"/>
            </w:tcBorders>
          </w:tcPr>
          <w:p w:rsidR="00366130" w:rsidRPr="00DB6C76" w:rsidRDefault="00366130" w:rsidP="00366130">
            <w:pPr>
              <w:pStyle w:val="BodyText"/>
              <w:spacing w:after="0"/>
              <w:rPr>
                <w:b/>
                <w:bCs/>
              </w:rPr>
            </w:pPr>
            <w:r w:rsidRPr="00DB6C76">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366130" w:rsidRPr="00DB6C76" w:rsidRDefault="00366130" w:rsidP="00366130">
            <w:pPr>
              <w:pStyle w:val="BodyText"/>
              <w:spacing w:after="0"/>
              <w:rPr>
                <w:b/>
                <w:bCs/>
              </w:rPr>
            </w:pPr>
            <w:r w:rsidRPr="00DB6C76">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366130" w:rsidRPr="00DB6C76" w:rsidRDefault="00366130" w:rsidP="00366130">
            <w:pPr>
              <w:pStyle w:val="BodyText"/>
              <w:spacing w:after="0"/>
              <w:rPr>
                <w:b/>
                <w:bCs/>
              </w:rPr>
            </w:pPr>
            <w:r w:rsidRPr="00DB6C76">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366130" w:rsidRPr="00DB6C76" w:rsidRDefault="00366130" w:rsidP="00366130">
            <w:pPr>
              <w:pStyle w:val="BodyText"/>
              <w:spacing w:after="0"/>
              <w:rPr>
                <w:b/>
                <w:bCs/>
              </w:rPr>
            </w:pPr>
            <w:r w:rsidRPr="00DB6C76">
              <w:rPr>
                <w:b/>
                <w:bCs/>
              </w:rPr>
              <w:t>Notes</w:t>
            </w:r>
          </w:p>
        </w:tc>
      </w:tr>
      <w:tr w:rsidR="003032B4" w:rsidRPr="00DB6C76" w:rsidTr="007637D0">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Previous screen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None</w:t>
            </w:r>
          </w:p>
        </w:tc>
      </w:tr>
      <w:tr w:rsidR="003032B4" w:rsidRPr="00DB6C76" w:rsidTr="007637D0">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Search</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Salesperson Search</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E67A67" w:rsidP="00CE4E71">
            <w:pPr>
              <w:pStyle w:val="BodyText"/>
              <w:spacing w:after="0"/>
            </w:pPr>
            <w:r w:rsidRPr="00DB6C76">
              <w:t>None</w:t>
            </w:r>
          </w:p>
        </w:tc>
      </w:tr>
      <w:tr w:rsidR="003032B4" w:rsidRPr="00DB6C76" w:rsidTr="007637D0">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3032B4">
            <w:pPr>
              <w:pStyle w:val="BodyText"/>
              <w:numPr>
                <w:ilvl w:val="0"/>
                <w:numId w:val="33"/>
              </w:numPr>
              <w:spacing w:after="0"/>
            </w:pPr>
            <w:r w:rsidRPr="00DB6C76">
              <w:t>Salesperson ID Not Found: Salesperson Not Found</w:t>
            </w:r>
          </w:p>
          <w:p w:rsidR="003032B4" w:rsidRPr="00DB6C76" w:rsidRDefault="003032B4" w:rsidP="003032B4">
            <w:pPr>
              <w:pStyle w:val="BodyText"/>
              <w:numPr>
                <w:ilvl w:val="0"/>
                <w:numId w:val="33"/>
              </w:numPr>
              <w:spacing w:after="0"/>
            </w:pPr>
            <w:r w:rsidRPr="00DB6C76">
              <w:t>Salesperson ID Found: 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None</w:t>
            </w:r>
          </w:p>
        </w:tc>
      </w:tr>
    </w:tbl>
    <w:p w:rsidR="00320DD3" w:rsidRPr="00DB6C76" w:rsidRDefault="009B24E6" w:rsidP="0051277F">
      <w:pPr>
        <w:pStyle w:val="Heading3"/>
      </w:pPr>
      <w:r w:rsidRPr="00DB6C76">
        <w:t>Data/</w:t>
      </w:r>
      <w:r w:rsidR="00234825" w:rsidRPr="00DB6C76">
        <w:t xml:space="preserve">Input </w:t>
      </w:r>
      <w:r w:rsidR="003B6D48" w:rsidRPr="00DB6C76">
        <w:t>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339"/>
        <w:gridCol w:w="1038"/>
        <w:gridCol w:w="958"/>
        <w:gridCol w:w="1453"/>
        <w:gridCol w:w="1133"/>
        <w:gridCol w:w="1133"/>
        <w:gridCol w:w="3510"/>
      </w:tblGrid>
      <w:tr w:rsidR="00024961" w:rsidRPr="00DB6C76" w:rsidTr="003032B4">
        <w:trPr>
          <w:cantSplit/>
        </w:trPr>
        <w:tc>
          <w:tcPr>
            <w:tcW w:w="1342" w:type="dxa"/>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pStyle w:val="BodyText"/>
              <w:spacing w:after="0"/>
              <w:rPr>
                <w:b/>
                <w:bCs/>
              </w:rPr>
            </w:pPr>
            <w:bookmarkStart w:id="52" w:name="_Toc71960218"/>
            <w:r w:rsidRPr="00DB6C76">
              <w:rPr>
                <w:b/>
                <w:bCs/>
              </w:rPr>
              <w:t>Label</w:t>
            </w:r>
          </w:p>
        </w:tc>
        <w:tc>
          <w:tcPr>
            <w:tcW w:w="1041" w:type="dxa"/>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pStyle w:val="BodyText"/>
              <w:spacing w:after="0"/>
              <w:rPr>
                <w:b/>
                <w:bCs/>
              </w:rPr>
            </w:pPr>
            <w:r w:rsidRPr="00DB6C76">
              <w:rPr>
                <w:b/>
                <w:bCs/>
              </w:rPr>
              <w:t>Editable</w:t>
            </w:r>
          </w:p>
        </w:tc>
        <w:tc>
          <w:tcPr>
            <w:tcW w:w="962" w:type="dxa"/>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pStyle w:val="BodyText"/>
              <w:spacing w:after="0"/>
              <w:rPr>
                <w:b/>
                <w:bCs/>
              </w:rPr>
            </w:pPr>
            <w:proofErr w:type="spellStart"/>
            <w:r w:rsidRPr="00DB6C76">
              <w:rPr>
                <w:b/>
                <w:bCs/>
              </w:rPr>
              <w:t>Req’d</w:t>
            </w:r>
            <w:proofErr w:type="spellEnd"/>
            <w:r w:rsidRPr="00DB6C76">
              <w:rPr>
                <w:b/>
                <w:bCs/>
              </w:rPr>
              <w:t>?</w:t>
            </w:r>
          </w:p>
        </w:tc>
        <w:tc>
          <w:tcPr>
            <w:tcW w:w="1434" w:type="dxa"/>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pStyle w:val="BodyText"/>
              <w:spacing w:after="0"/>
              <w:rPr>
                <w:b/>
                <w:bCs/>
              </w:rPr>
            </w:pPr>
            <w:r w:rsidRPr="00DB6C76">
              <w:rPr>
                <w:b/>
                <w:bCs/>
              </w:rPr>
              <w:t>Data Type</w:t>
            </w:r>
          </w:p>
        </w:tc>
        <w:tc>
          <w:tcPr>
            <w:tcW w:w="1153" w:type="dxa"/>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pStyle w:val="BodyText"/>
              <w:spacing w:after="0"/>
              <w:rPr>
                <w:b/>
                <w:bCs/>
              </w:rPr>
            </w:pPr>
            <w:r w:rsidRPr="00DB6C76">
              <w:rPr>
                <w:b/>
                <w:bCs/>
              </w:rPr>
              <w:t>Min</w:t>
            </w:r>
          </w:p>
          <w:p w:rsidR="00FD5BA1" w:rsidRPr="00DB6C76" w:rsidRDefault="00FD5BA1" w:rsidP="00366130">
            <w:pPr>
              <w:pStyle w:val="BodyText"/>
              <w:spacing w:after="0"/>
              <w:rPr>
                <w:b/>
                <w:bCs/>
              </w:rPr>
            </w:pPr>
            <w:r w:rsidRPr="00DB6C76">
              <w:rPr>
                <w:b/>
                <w:bCs/>
              </w:rPr>
              <w:t>Length</w:t>
            </w:r>
          </w:p>
        </w:tc>
        <w:tc>
          <w:tcPr>
            <w:tcW w:w="1153" w:type="dxa"/>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pStyle w:val="BodyText"/>
              <w:spacing w:after="0"/>
              <w:rPr>
                <w:b/>
                <w:bCs/>
              </w:rPr>
            </w:pPr>
            <w:r w:rsidRPr="00DB6C76">
              <w:rPr>
                <w:b/>
                <w:bCs/>
              </w:rPr>
              <w:t>Max</w:t>
            </w:r>
          </w:p>
          <w:p w:rsidR="00FD5BA1" w:rsidRPr="00DB6C76" w:rsidRDefault="00FD5BA1" w:rsidP="00366130">
            <w:pPr>
              <w:pStyle w:val="BodyText"/>
              <w:spacing w:after="0"/>
              <w:rPr>
                <w:b/>
                <w:bCs/>
              </w:rPr>
            </w:pPr>
            <w:r w:rsidRPr="00DB6C76">
              <w:rPr>
                <w:b/>
                <w:bCs/>
              </w:rPr>
              <w:t>Length</w:t>
            </w:r>
          </w:p>
        </w:tc>
        <w:tc>
          <w:tcPr>
            <w:tcW w:w="3724" w:type="dxa"/>
            <w:tcBorders>
              <w:top w:val="single" w:sz="8" w:space="0" w:color="4F81BD"/>
              <w:left w:val="single" w:sz="8" w:space="0" w:color="4F81BD"/>
              <w:bottom w:val="single" w:sz="18" w:space="0" w:color="4F81BD"/>
              <w:right w:val="single" w:sz="8" w:space="0" w:color="4F81BD"/>
            </w:tcBorders>
          </w:tcPr>
          <w:p w:rsidR="00FD5BA1" w:rsidRPr="00DB6C76" w:rsidRDefault="00FD5BA1" w:rsidP="00366130">
            <w:pPr>
              <w:pStyle w:val="BodyText"/>
              <w:spacing w:after="0"/>
              <w:rPr>
                <w:b/>
                <w:bCs/>
              </w:rPr>
            </w:pPr>
            <w:r w:rsidRPr="00DB6C76">
              <w:rPr>
                <w:b/>
                <w:bCs/>
              </w:rPr>
              <w:t>Notes</w:t>
            </w:r>
          </w:p>
        </w:tc>
      </w:tr>
      <w:tr w:rsidR="00024961" w:rsidRPr="00DB6C76" w:rsidTr="003032B4">
        <w:trPr>
          <w:cantSplit/>
        </w:trPr>
        <w:tc>
          <w:tcPr>
            <w:tcW w:w="1342"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935FE1" w:rsidP="00CE4E71">
            <w:pPr>
              <w:pStyle w:val="BodyText"/>
              <w:spacing w:after="0"/>
              <w:rPr>
                <w:bCs/>
              </w:rPr>
            </w:pPr>
            <w:r w:rsidRPr="00DB6C76">
              <w:rPr>
                <w:bCs/>
              </w:rPr>
              <w:t>Enter salesperson ID or select Search</w:t>
            </w:r>
          </w:p>
        </w:tc>
        <w:tc>
          <w:tcPr>
            <w:tcW w:w="1041"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Yes</w:t>
            </w:r>
          </w:p>
        </w:tc>
        <w:tc>
          <w:tcPr>
            <w:tcW w:w="962"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Yes</w:t>
            </w:r>
          </w:p>
        </w:tc>
        <w:tc>
          <w:tcPr>
            <w:tcW w:w="1434" w:type="dxa"/>
            <w:tcBorders>
              <w:top w:val="single" w:sz="8" w:space="0" w:color="4F81BD"/>
              <w:left w:val="single" w:sz="8" w:space="0" w:color="4F81BD"/>
              <w:bottom w:val="single" w:sz="8" w:space="0" w:color="4F81BD"/>
              <w:right w:val="single" w:sz="8" w:space="0" w:color="4F81BD"/>
            </w:tcBorders>
            <w:shd w:val="clear" w:color="auto" w:fill="D3DFEE"/>
          </w:tcPr>
          <w:p w:rsidR="00024961" w:rsidRPr="00DB6C76" w:rsidRDefault="00024961" w:rsidP="00CE4E71">
            <w:pPr>
              <w:pStyle w:val="BodyText"/>
              <w:spacing w:after="0"/>
            </w:pPr>
            <w:r w:rsidRPr="00DB6C76">
              <w:t>Alphanumeric</w:t>
            </w:r>
          </w:p>
        </w:tc>
        <w:tc>
          <w:tcPr>
            <w:tcW w:w="1153"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1</w:t>
            </w:r>
          </w:p>
        </w:tc>
        <w:tc>
          <w:tcPr>
            <w:tcW w:w="1153"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95736D" w:rsidP="00CE4E71">
            <w:pPr>
              <w:pStyle w:val="BodyText"/>
              <w:spacing w:after="0"/>
            </w:pPr>
            <w:r w:rsidRPr="00DB6C76">
              <w:t>No Limit</w:t>
            </w:r>
          </w:p>
        </w:tc>
        <w:tc>
          <w:tcPr>
            <w:tcW w:w="3724"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935FE1">
            <w:pPr>
              <w:pStyle w:val="BodyText"/>
              <w:spacing w:after="0"/>
            </w:pPr>
            <w:r w:rsidRPr="00DB6C76">
              <w:t>Field support</w:t>
            </w:r>
            <w:r w:rsidR="00935FE1" w:rsidRPr="00DB6C76">
              <w:t>s</w:t>
            </w:r>
            <w:r w:rsidRPr="00DB6C76">
              <w:t xml:space="preserve"> manual entry</w:t>
            </w:r>
          </w:p>
        </w:tc>
      </w:tr>
    </w:tbl>
    <w:p w:rsidR="00FB3F03" w:rsidRPr="00DB6C76" w:rsidRDefault="003B6D48" w:rsidP="0051277F">
      <w:pPr>
        <w:pStyle w:val="Heading3"/>
      </w:pPr>
      <w:r w:rsidRPr="00DB6C76">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5B008D" w:rsidRPr="00DB6C76"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5B008D" w:rsidRPr="00DB6C76" w:rsidRDefault="005B008D" w:rsidP="00366130">
            <w:pPr>
              <w:rPr>
                <w:b/>
              </w:rPr>
            </w:pPr>
            <w:r w:rsidRPr="00DB6C76">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5B008D" w:rsidRPr="00DB6C76" w:rsidRDefault="005B008D" w:rsidP="00366130">
            <w:pPr>
              <w:rPr>
                <w:b/>
                <w:szCs w:val="20"/>
              </w:rPr>
            </w:pPr>
            <w:r w:rsidRPr="00DB6C76">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5B008D" w:rsidRPr="00DB6C76" w:rsidRDefault="005B008D" w:rsidP="00366130">
            <w:pPr>
              <w:rPr>
                <w:b/>
                <w:szCs w:val="20"/>
              </w:rPr>
            </w:pPr>
            <w:r w:rsidRPr="00DB6C76">
              <w:rPr>
                <w:b/>
                <w:szCs w:val="20"/>
              </w:rPr>
              <w:t>Default Value</w:t>
            </w:r>
          </w:p>
        </w:tc>
      </w:tr>
      <w:tr w:rsidR="005B008D" w:rsidRPr="00DB6C76"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5B008D" w:rsidRPr="00DB6C76" w:rsidRDefault="007637D0" w:rsidP="00366130">
            <w:pPr>
              <w:rPr>
                <w:bCs/>
                <w:szCs w:val="20"/>
              </w:rPr>
            </w:pPr>
            <w:r w:rsidRPr="00DB6C76">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5B008D" w:rsidRPr="00DB6C76" w:rsidRDefault="005B008D" w:rsidP="00366130">
            <w:pPr>
              <w:numPr>
                <w:ilvl w:val="0"/>
                <w:numId w:val="2"/>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5B008D" w:rsidRPr="00DB6C76" w:rsidRDefault="005B008D" w:rsidP="00366130">
            <w:pPr>
              <w:rPr>
                <w:szCs w:val="20"/>
              </w:rPr>
            </w:pPr>
          </w:p>
        </w:tc>
      </w:tr>
    </w:tbl>
    <w:p w:rsidR="004B67CC" w:rsidRPr="00DB6C76" w:rsidRDefault="003032B4" w:rsidP="0051277F">
      <w:pPr>
        <w:pStyle w:val="Heading3"/>
      </w:pPr>
      <w:r w:rsidRPr="00DB6C76">
        <w:t>Salesperson Not 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67A67" w:rsidRPr="00DB6C76" w:rsidTr="004957BA">
        <w:trPr>
          <w:cantSplit/>
        </w:trPr>
        <w:tc>
          <w:tcPr>
            <w:tcW w:w="1609" w:type="dxa"/>
            <w:tcBorders>
              <w:top w:val="single" w:sz="8" w:space="0" w:color="4F81BD"/>
              <w:left w:val="single" w:sz="8" w:space="0" w:color="4F81BD"/>
              <w:bottom w:val="single" w:sz="8" w:space="0" w:color="4F81BD"/>
              <w:right w:val="single" w:sz="18" w:space="0" w:color="4F81BD"/>
            </w:tcBorders>
          </w:tcPr>
          <w:p w:rsidR="00E67A67" w:rsidRPr="00DB6C76" w:rsidRDefault="00E67A67" w:rsidP="00CE4E71">
            <w:pPr>
              <w:rPr>
                <w:b/>
                <w:bCs/>
                <w:szCs w:val="20"/>
              </w:rPr>
            </w:pPr>
            <w:r w:rsidRPr="00DB6C76">
              <w:rPr>
                <w:b/>
                <w:bCs/>
                <w:szCs w:val="20"/>
              </w:rPr>
              <w:t>Description</w:t>
            </w:r>
          </w:p>
        </w:tc>
        <w:tc>
          <w:tcPr>
            <w:tcW w:w="8977" w:type="dxa"/>
            <w:tcBorders>
              <w:top w:val="single" w:sz="8" w:space="0" w:color="4F81BD"/>
              <w:left w:val="threeDEmboss" w:sz="6" w:space="0" w:color="8DB3E2"/>
              <w:bottom w:val="single" w:sz="8" w:space="0" w:color="4F81BD"/>
              <w:right w:val="single" w:sz="8" w:space="0" w:color="4F81BD"/>
            </w:tcBorders>
          </w:tcPr>
          <w:p w:rsidR="00E67A67" w:rsidRPr="00DB6C76" w:rsidRDefault="00E67A67" w:rsidP="00CE4E71">
            <w:pPr>
              <w:rPr>
                <w:bCs/>
                <w:color w:val="FF0000"/>
                <w:szCs w:val="20"/>
              </w:rPr>
            </w:pPr>
            <w:r w:rsidRPr="00DB6C76">
              <w:rPr>
                <w:szCs w:val="20"/>
              </w:rPr>
              <w:t>This message is displayed when the system is offline or the search does not return any results based on the search criteria entered. When the message is acknowledged, the system returns the operator to the previous screen.</w:t>
            </w:r>
          </w:p>
        </w:tc>
      </w:tr>
      <w:tr w:rsidR="00E67A67" w:rsidRPr="00DB6C76" w:rsidTr="004957BA">
        <w:trPr>
          <w:cantSplit/>
        </w:trPr>
        <w:tc>
          <w:tcPr>
            <w:tcW w:w="1609" w:type="dxa"/>
            <w:tcBorders>
              <w:top w:val="single" w:sz="8" w:space="0" w:color="4F81BD"/>
              <w:left w:val="single" w:sz="8" w:space="0" w:color="4F81BD"/>
              <w:bottom w:val="single" w:sz="8" w:space="0" w:color="4F81BD"/>
              <w:right w:val="single" w:sz="18" w:space="0" w:color="4F81BD"/>
            </w:tcBorders>
            <w:shd w:val="clear" w:color="auto" w:fill="D3DFEE"/>
          </w:tcPr>
          <w:p w:rsidR="00E67A67" w:rsidRPr="00DB6C76" w:rsidRDefault="00E67A67" w:rsidP="00CE4E71">
            <w:pPr>
              <w:rPr>
                <w:b/>
                <w:bCs/>
                <w:szCs w:val="20"/>
              </w:rPr>
            </w:pPr>
            <w:r w:rsidRPr="00DB6C76">
              <w:rPr>
                <w:b/>
                <w:bCs/>
                <w:szCs w:val="20"/>
              </w:rPr>
              <w:t>Message</w:t>
            </w:r>
          </w:p>
        </w:tc>
        <w:tc>
          <w:tcPr>
            <w:tcW w:w="8977" w:type="dxa"/>
            <w:tcBorders>
              <w:top w:val="single" w:sz="8" w:space="0" w:color="4F81BD"/>
              <w:left w:val="threeDEmboss" w:sz="6" w:space="0" w:color="8DB3E2"/>
              <w:bottom w:val="single" w:sz="8" w:space="0" w:color="4F81BD"/>
              <w:right w:val="single" w:sz="8" w:space="0" w:color="4F81BD"/>
            </w:tcBorders>
            <w:shd w:val="clear" w:color="auto" w:fill="D3DFEE"/>
          </w:tcPr>
          <w:p w:rsidR="00E67A67" w:rsidRPr="00DB6C76" w:rsidRDefault="00E67A67" w:rsidP="00CE4E71">
            <w:pPr>
              <w:rPr>
                <w:szCs w:val="20"/>
              </w:rPr>
            </w:pPr>
            <w:r w:rsidRPr="00DB6C76">
              <w:rPr>
                <w:bCs/>
                <w:szCs w:val="20"/>
              </w:rPr>
              <w:t>No salesperson found.</w:t>
            </w:r>
          </w:p>
        </w:tc>
      </w:tr>
      <w:tr w:rsidR="00E67A67" w:rsidRPr="00DB6C76" w:rsidTr="004957BA">
        <w:trPr>
          <w:cantSplit/>
        </w:trPr>
        <w:tc>
          <w:tcPr>
            <w:tcW w:w="1609" w:type="dxa"/>
            <w:tcBorders>
              <w:top w:val="single" w:sz="8" w:space="0" w:color="4F81BD"/>
              <w:left w:val="single" w:sz="8" w:space="0" w:color="4F81BD"/>
              <w:bottom w:val="single" w:sz="8" w:space="0" w:color="4F81BD"/>
              <w:right w:val="single" w:sz="18" w:space="0" w:color="4F81BD"/>
            </w:tcBorders>
            <w:shd w:val="clear" w:color="auto" w:fill="auto"/>
          </w:tcPr>
          <w:p w:rsidR="00E67A67" w:rsidRPr="00DB6C76" w:rsidRDefault="00E67A67" w:rsidP="00CE4E71">
            <w:pPr>
              <w:rPr>
                <w:b/>
                <w:bCs/>
                <w:szCs w:val="20"/>
              </w:rPr>
            </w:pPr>
            <w:r w:rsidRPr="00DB6C76">
              <w:rPr>
                <w:b/>
                <w:bCs/>
                <w:szCs w:val="20"/>
              </w:rPr>
              <w:t>Key prompt</w:t>
            </w:r>
          </w:p>
        </w:tc>
        <w:tc>
          <w:tcPr>
            <w:tcW w:w="8977" w:type="dxa"/>
            <w:tcBorders>
              <w:top w:val="single" w:sz="8" w:space="0" w:color="4F81BD"/>
              <w:left w:val="threeDEmboss" w:sz="6" w:space="0" w:color="8DB3E2"/>
              <w:bottom w:val="single" w:sz="8" w:space="0" w:color="4F81BD"/>
              <w:right w:val="single" w:sz="8" w:space="0" w:color="4F81BD"/>
            </w:tcBorders>
          </w:tcPr>
          <w:p w:rsidR="00E67A67" w:rsidRPr="00DB6C76" w:rsidRDefault="00E67A67" w:rsidP="00CE4E71">
            <w:pPr>
              <w:rPr>
                <w:szCs w:val="20"/>
              </w:rPr>
            </w:pPr>
            <w:r w:rsidRPr="00DB6C76">
              <w:rPr>
                <w:szCs w:val="20"/>
              </w:rPr>
              <w:t>Ok</w:t>
            </w:r>
          </w:p>
        </w:tc>
      </w:tr>
      <w:tr w:rsidR="00E67A67" w:rsidRPr="00DB6C76" w:rsidTr="004957BA">
        <w:trPr>
          <w:cantSplit/>
        </w:trPr>
        <w:tc>
          <w:tcPr>
            <w:tcW w:w="1609" w:type="dxa"/>
            <w:tcBorders>
              <w:top w:val="single" w:sz="8" w:space="0" w:color="4F81BD"/>
              <w:left w:val="single" w:sz="8" w:space="0" w:color="4F81BD"/>
              <w:bottom w:val="single" w:sz="8" w:space="0" w:color="4F81BD"/>
              <w:right w:val="single" w:sz="18" w:space="0" w:color="4F81BD"/>
            </w:tcBorders>
            <w:shd w:val="clear" w:color="auto" w:fill="DBE5F1"/>
          </w:tcPr>
          <w:p w:rsidR="00E67A67" w:rsidRPr="00DB6C76" w:rsidRDefault="00E67A67" w:rsidP="00CE4E71">
            <w:pPr>
              <w:rPr>
                <w:b/>
                <w:bCs/>
                <w:szCs w:val="20"/>
              </w:rPr>
            </w:pPr>
            <w:r w:rsidRPr="00DB6C76">
              <w:rPr>
                <w:b/>
                <w:bCs/>
                <w:szCs w:val="20"/>
              </w:rPr>
              <w:t>Notes</w:t>
            </w:r>
          </w:p>
        </w:tc>
        <w:tc>
          <w:tcPr>
            <w:tcW w:w="8977" w:type="dxa"/>
            <w:tcBorders>
              <w:top w:val="single" w:sz="8" w:space="0" w:color="4F81BD"/>
              <w:left w:val="threeDEmboss" w:sz="6" w:space="0" w:color="8DB3E2"/>
              <w:bottom w:val="single" w:sz="8" w:space="0" w:color="4F81BD"/>
              <w:right w:val="single" w:sz="8" w:space="0" w:color="4F81BD"/>
            </w:tcBorders>
            <w:shd w:val="clear" w:color="auto" w:fill="DBE5F1"/>
          </w:tcPr>
          <w:p w:rsidR="00E67A67" w:rsidRPr="00DB6C76" w:rsidRDefault="00E67A67" w:rsidP="0095736D">
            <w:pPr>
              <w:rPr>
                <w:szCs w:val="20"/>
              </w:rPr>
            </w:pPr>
            <w:r w:rsidRPr="00DB6C76">
              <w:rPr>
                <w:szCs w:val="20"/>
              </w:rPr>
              <w:t>Configurable message</w:t>
            </w:r>
          </w:p>
        </w:tc>
      </w:tr>
    </w:tbl>
    <w:p w:rsidR="004957BA" w:rsidRPr="00DB6C76" w:rsidRDefault="004957BA" w:rsidP="004957BA">
      <w:pPr>
        <w:pStyle w:val="BodyText"/>
        <w:rPr>
          <w:ins w:id="53" w:author="Amy Byers" w:date="2014-09-10T19:00:00Z"/>
        </w:rPr>
      </w:pPr>
      <w:bookmarkStart w:id="54" w:name="_Toc323842539"/>
      <w:bookmarkStart w:id="55" w:name="_Toc320880025"/>
      <w:bookmarkEnd w:id="52"/>
    </w:p>
    <w:p w:rsidR="004957BA" w:rsidRDefault="004957BA">
      <w:pPr>
        <w:rPr>
          <w:ins w:id="56" w:author="Amy Byers" w:date="2014-09-10T19:00:00Z"/>
          <w:rFonts w:cs="Arial"/>
          <w:b/>
          <w:bCs/>
          <w:iCs/>
          <w:sz w:val="24"/>
          <w:szCs w:val="28"/>
        </w:rPr>
      </w:pPr>
      <w:ins w:id="57" w:author="Amy Byers" w:date="2014-09-10T19:00:00Z">
        <w:r>
          <w:br w:type="page"/>
        </w:r>
      </w:ins>
    </w:p>
    <w:p w:rsidR="007637D0" w:rsidRPr="00DB6C76" w:rsidRDefault="003032B4" w:rsidP="007637D0">
      <w:pPr>
        <w:pStyle w:val="Heading2"/>
      </w:pPr>
      <w:r w:rsidRPr="00DB6C76">
        <w:lastRenderedPageBreak/>
        <w:t>Salesperson Search</w:t>
      </w:r>
      <w:bookmarkEnd w:id="54"/>
    </w:p>
    <w:p w:rsidR="00B538E3" w:rsidRPr="00DB6C76" w:rsidRDefault="003032B4" w:rsidP="00B538E3">
      <w:pPr>
        <w:pStyle w:val="BodyText"/>
        <w:rPr>
          <w:color w:val="FF0000"/>
        </w:rPr>
      </w:pPr>
      <w:r w:rsidRPr="00DB6C76">
        <w:t xml:space="preserve">This screen is displayed when the operator selects to search for a salesperson and prompts the operator to enter the first and last name.  </w:t>
      </w:r>
      <w:r w:rsidR="00B538E3" w:rsidRPr="00DB6C76">
        <w:t xml:space="preserve">For salesperson searching purposes, the system supports the use of wildcards.  </w:t>
      </w:r>
      <w:r w:rsidR="00B538E3" w:rsidRPr="00DB6C76">
        <w:rPr>
          <w:rFonts w:cs="Arial"/>
          <w:color w:val="000000"/>
        </w:rPr>
        <w:t>For example, the search for salesperson ID can be 12* which wo</w:t>
      </w:r>
      <w:r w:rsidR="00E65D38" w:rsidRPr="00DB6C76">
        <w:rPr>
          <w:rFonts w:cs="Arial"/>
          <w:color w:val="000000"/>
        </w:rPr>
        <w:t xml:space="preserve">uld return all valid </w:t>
      </w:r>
      <w:proofErr w:type="spellStart"/>
      <w:r w:rsidR="00E65D38" w:rsidRPr="00DB6C76">
        <w:rPr>
          <w:rFonts w:cs="Arial"/>
          <w:color w:val="000000"/>
        </w:rPr>
        <w:t>salespesron</w:t>
      </w:r>
      <w:proofErr w:type="spellEnd"/>
      <w:r w:rsidR="00B538E3" w:rsidRPr="00DB6C76">
        <w:rPr>
          <w:rFonts w:cs="Arial"/>
          <w:color w:val="000000"/>
        </w:rPr>
        <w:t xml:space="preserve"> IDs that begin with 12.  The only wildcard supported by the system is the * symbol.</w:t>
      </w:r>
    </w:p>
    <w:p w:rsidR="007637D0" w:rsidRPr="00DB6C76" w:rsidRDefault="007637D0" w:rsidP="003032B4">
      <w:pPr>
        <w:pStyle w:val="Heading3"/>
      </w:pPr>
      <w:r w:rsidRPr="00DB6C76">
        <w:t>Mockup</w:t>
      </w:r>
    </w:p>
    <w:p w:rsidR="003032B4" w:rsidRPr="00DB6C76" w:rsidRDefault="00AD458F" w:rsidP="003032B4">
      <w:pPr>
        <w:pStyle w:val="BodyText"/>
      </w:pPr>
      <w:r w:rsidRPr="00DB6C76">
        <w:rPr>
          <w:noProof/>
          <w:sz w:val="16"/>
          <w:szCs w:val="16"/>
        </w:rPr>
        <w:drawing>
          <wp:inline distT="0" distB="0" distL="0" distR="0" wp14:anchorId="2A400007" wp14:editId="744DD944">
            <wp:extent cx="6858000" cy="4046855"/>
            <wp:effectExtent l="19050" t="0" r="0" b="0"/>
            <wp:docPr id="4" name="Picture 3" descr="SPC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C Search.png"/>
                    <pic:cNvPicPr/>
                  </pic:nvPicPr>
                  <pic:blipFill>
                    <a:blip r:embed="rId16" cstate="print"/>
                    <a:stretch>
                      <a:fillRect/>
                    </a:stretch>
                  </pic:blipFill>
                  <pic:spPr>
                    <a:xfrm>
                      <a:off x="0" y="0"/>
                      <a:ext cx="6858000" cy="4046855"/>
                    </a:xfrm>
                    <a:prstGeom prst="rect">
                      <a:avLst/>
                    </a:prstGeom>
                  </pic:spPr>
                </pic:pic>
              </a:graphicData>
            </a:graphic>
          </wp:inline>
        </w:drawing>
      </w:r>
    </w:p>
    <w:p w:rsidR="007637D0" w:rsidRPr="00DB6C76" w:rsidRDefault="007637D0" w:rsidP="007637D0">
      <w:pPr>
        <w:pStyle w:val="Caption"/>
      </w:pPr>
      <w:r w:rsidRPr="00DB6C76">
        <w:t xml:space="preserve">Figure </w:t>
      </w:r>
      <w:r w:rsidR="00327220" w:rsidRPr="00DB6C76">
        <w:fldChar w:fldCharType="begin"/>
      </w:r>
      <w:r w:rsidR="008E77E4" w:rsidRPr="00DB6C76">
        <w:instrText xml:space="preserve"> SEQ Figure \* ARABIC </w:instrText>
      </w:r>
      <w:r w:rsidR="00327220" w:rsidRPr="00DB6C76">
        <w:fldChar w:fldCharType="separate"/>
      </w:r>
      <w:r w:rsidR="00E65D38" w:rsidRPr="00DB6C76">
        <w:rPr>
          <w:noProof/>
        </w:rPr>
        <w:t>2</w:t>
      </w:r>
      <w:r w:rsidR="00327220" w:rsidRPr="00DB6C76">
        <w:fldChar w:fldCharType="end"/>
      </w:r>
      <w:r w:rsidRPr="00DB6C76">
        <w:t xml:space="preserve">: </w:t>
      </w:r>
      <w:r w:rsidR="003032B4" w:rsidRPr="00DB6C76">
        <w:t>Salesperson Search</w:t>
      </w:r>
    </w:p>
    <w:p w:rsidR="007637D0" w:rsidRPr="00DB6C76" w:rsidRDefault="007637D0" w:rsidP="007637D0">
      <w:pPr>
        <w:pStyle w:val="Heading3"/>
      </w:pPr>
      <w:r w:rsidRPr="00DB6C76">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7637D0" w:rsidRPr="00DB6C76" w:rsidTr="004957BA">
        <w:trPr>
          <w:cantSplit/>
        </w:trPr>
        <w:tc>
          <w:tcPr>
            <w:tcW w:w="10564"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rPr>
                <w:b/>
                <w:bCs/>
                <w:szCs w:val="20"/>
              </w:rPr>
            </w:pPr>
            <w:r w:rsidRPr="00DB6C76">
              <w:rPr>
                <w:b/>
                <w:bCs/>
                <w:szCs w:val="20"/>
              </w:rPr>
              <w:t>Instructions</w:t>
            </w:r>
          </w:p>
        </w:tc>
      </w:tr>
      <w:tr w:rsidR="007637D0" w:rsidRPr="00DB6C76" w:rsidTr="004957BA">
        <w:trPr>
          <w:cantSplit/>
        </w:trPr>
        <w:tc>
          <w:tcPr>
            <w:tcW w:w="10564"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935FE1" w:rsidP="007637D0">
            <w:pPr>
              <w:rPr>
                <w:bCs/>
                <w:szCs w:val="20"/>
              </w:rPr>
            </w:pPr>
            <w:r w:rsidRPr="00DB6C76">
              <w:rPr>
                <w:bCs/>
                <w:szCs w:val="20"/>
              </w:rPr>
              <w:t>None</w:t>
            </w:r>
          </w:p>
        </w:tc>
      </w:tr>
    </w:tbl>
    <w:p w:rsidR="004957BA" w:rsidRPr="00DB6C76" w:rsidRDefault="004957BA" w:rsidP="004957BA">
      <w:pPr>
        <w:pStyle w:val="BodyText"/>
        <w:rPr>
          <w:ins w:id="58" w:author="Amy Byers" w:date="2014-09-10T19:00:00Z"/>
        </w:rPr>
      </w:pPr>
    </w:p>
    <w:p w:rsidR="003032B4" w:rsidRPr="00DB6C76" w:rsidDel="004957BA" w:rsidRDefault="003032B4" w:rsidP="003032B4">
      <w:pPr>
        <w:pStyle w:val="BodyText"/>
        <w:rPr>
          <w:del w:id="59" w:author="Amy Byers" w:date="2014-09-10T19:00:00Z"/>
          <w:rFonts w:cs="Arial"/>
          <w:szCs w:val="26"/>
        </w:rPr>
      </w:pPr>
      <w:del w:id="60" w:author="Amy Byers" w:date="2014-09-10T19:00:00Z">
        <w:r w:rsidRPr="00DB6C76" w:rsidDel="004957BA">
          <w:br w:type="page"/>
        </w:r>
      </w:del>
    </w:p>
    <w:p w:rsidR="007637D0" w:rsidRPr="00DB6C76" w:rsidRDefault="007637D0" w:rsidP="007637D0">
      <w:pPr>
        <w:pStyle w:val="Heading3"/>
      </w:pPr>
      <w:r w:rsidRPr="00DB6C76">
        <w:t>Navigation/Menu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09"/>
        <w:gridCol w:w="1550"/>
        <w:gridCol w:w="3714"/>
        <w:gridCol w:w="3591"/>
      </w:tblGrid>
      <w:tr w:rsidR="007637D0" w:rsidRPr="00DB6C76" w:rsidTr="004957BA">
        <w:trPr>
          <w:cantSplit/>
        </w:trPr>
        <w:tc>
          <w:tcPr>
            <w:tcW w:w="1709"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Label</w:t>
            </w:r>
          </w:p>
        </w:tc>
        <w:tc>
          <w:tcPr>
            <w:tcW w:w="1550"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State</w:t>
            </w:r>
          </w:p>
        </w:tc>
        <w:tc>
          <w:tcPr>
            <w:tcW w:w="3714"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Next Screen</w:t>
            </w:r>
          </w:p>
        </w:tc>
        <w:tc>
          <w:tcPr>
            <w:tcW w:w="3591"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Notes</w:t>
            </w:r>
          </w:p>
        </w:tc>
      </w:tr>
      <w:tr w:rsidR="003032B4" w:rsidRPr="00DB6C76" w:rsidTr="004957BA">
        <w:trPr>
          <w:cantSplit/>
        </w:trPr>
        <w:tc>
          <w:tcPr>
            <w:tcW w:w="1709"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Back</w:t>
            </w:r>
          </w:p>
        </w:tc>
        <w:tc>
          <w:tcPr>
            <w:tcW w:w="1550"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Enabled</w:t>
            </w:r>
          </w:p>
        </w:tc>
        <w:tc>
          <w:tcPr>
            <w:tcW w:w="3714"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Previous screen</w:t>
            </w:r>
          </w:p>
        </w:tc>
        <w:tc>
          <w:tcPr>
            <w:tcW w:w="3591"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None</w:t>
            </w:r>
          </w:p>
        </w:tc>
      </w:tr>
      <w:tr w:rsidR="003032B4" w:rsidRPr="00DB6C76" w:rsidTr="004957BA">
        <w:trPr>
          <w:cantSplit/>
        </w:trPr>
        <w:tc>
          <w:tcPr>
            <w:tcW w:w="1709"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Search</w:t>
            </w:r>
          </w:p>
        </w:tc>
        <w:tc>
          <w:tcPr>
            <w:tcW w:w="1550"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Enabled</w:t>
            </w:r>
          </w:p>
        </w:tc>
        <w:tc>
          <w:tcPr>
            <w:tcW w:w="3714"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numPr>
                <w:ilvl w:val="0"/>
                <w:numId w:val="2"/>
              </w:numPr>
              <w:rPr>
                <w:szCs w:val="20"/>
              </w:rPr>
            </w:pPr>
            <w:r w:rsidRPr="00DB6C76">
              <w:rPr>
                <w:szCs w:val="20"/>
              </w:rPr>
              <w:t>If any of the required fields are left blank: Invalid Data Notice</w:t>
            </w:r>
          </w:p>
          <w:p w:rsidR="003032B4" w:rsidRPr="00DB6C76" w:rsidRDefault="003032B4" w:rsidP="00CE4E71">
            <w:pPr>
              <w:numPr>
                <w:ilvl w:val="0"/>
                <w:numId w:val="2"/>
              </w:numPr>
              <w:rPr>
                <w:szCs w:val="20"/>
              </w:rPr>
            </w:pPr>
            <w:r w:rsidRPr="00DB6C76">
              <w:rPr>
                <w:szCs w:val="20"/>
              </w:rPr>
              <w:t>If the sales associate number is not found</w:t>
            </w:r>
            <w:r w:rsidR="00BE343B" w:rsidRPr="00DB6C76">
              <w:rPr>
                <w:szCs w:val="20"/>
              </w:rPr>
              <w:t xml:space="preserve"> or offline response</w:t>
            </w:r>
            <w:r w:rsidRPr="00DB6C76">
              <w:rPr>
                <w:szCs w:val="20"/>
              </w:rPr>
              <w:t>: Sale Associate Not Found</w:t>
            </w:r>
          </w:p>
          <w:p w:rsidR="003032B4" w:rsidRPr="00DB6C76" w:rsidRDefault="003032B4" w:rsidP="00CE4E71">
            <w:pPr>
              <w:numPr>
                <w:ilvl w:val="0"/>
                <w:numId w:val="2"/>
              </w:numPr>
              <w:rPr>
                <w:szCs w:val="20"/>
              </w:rPr>
            </w:pPr>
            <w:r w:rsidRPr="00DB6C76">
              <w:rPr>
                <w:szCs w:val="20"/>
              </w:rPr>
              <w:t>If the sales associate is found: Salesperson Results</w:t>
            </w:r>
          </w:p>
        </w:tc>
        <w:tc>
          <w:tcPr>
            <w:tcW w:w="3591" w:type="dxa"/>
            <w:tcBorders>
              <w:top w:val="single" w:sz="8" w:space="0" w:color="4F81BD"/>
              <w:left w:val="single" w:sz="8" w:space="0" w:color="4F81BD"/>
              <w:bottom w:val="single" w:sz="8" w:space="0" w:color="4F81BD"/>
              <w:right w:val="single" w:sz="8" w:space="0" w:color="4F81BD"/>
            </w:tcBorders>
            <w:shd w:val="clear" w:color="auto" w:fill="D3DFEE"/>
          </w:tcPr>
          <w:p w:rsidR="003032B4" w:rsidRPr="00DB6C76" w:rsidRDefault="003032B4" w:rsidP="00CE4E71">
            <w:pPr>
              <w:pStyle w:val="BodyText"/>
              <w:spacing w:after="0"/>
            </w:pPr>
            <w:r w:rsidRPr="00DB6C76">
              <w:t>None</w:t>
            </w:r>
          </w:p>
        </w:tc>
      </w:tr>
    </w:tbl>
    <w:p w:rsidR="004957BA" w:rsidRPr="00DB6C76" w:rsidRDefault="004957BA" w:rsidP="004957BA">
      <w:pPr>
        <w:pStyle w:val="BodyText"/>
        <w:rPr>
          <w:ins w:id="61" w:author="Amy Byers" w:date="2014-09-10T19:00:00Z"/>
        </w:rPr>
      </w:pPr>
    </w:p>
    <w:p w:rsidR="004957BA" w:rsidRDefault="004957BA">
      <w:pPr>
        <w:rPr>
          <w:ins w:id="62" w:author="Amy Byers" w:date="2014-09-10T19:00:00Z"/>
          <w:rFonts w:cs="Arial"/>
          <w:b/>
          <w:bCs/>
          <w:szCs w:val="26"/>
        </w:rPr>
      </w:pPr>
      <w:ins w:id="63" w:author="Amy Byers" w:date="2014-09-10T19:00:00Z">
        <w:r>
          <w:br w:type="page"/>
        </w:r>
      </w:ins>
    </w:p>
    <w:p w:rsidR="007637D0" w:rsidRPr="00DB6C76" w:rsidRDefault="007637D0" w:rsidP="007637D0">
      <w:pPr>
        <w:pStyle w:val="Heading3"/>
      </w:pPr>
      <w:r w:rsidRPr="00DB6C76">
        <w:lastRenderedPageBreak/>
        <w:t>Data/Input 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77"/>
        <w:gridCol w:w="1040"/>
        <w:gridCol w:w="960"/>
        <w:gridCol w:w="1453"/>
        <w:gridCol w:w="1146"/>
        <w:gridCol w:w="1146"/>
        <w:gridCol w:w="3642"/>
      </w:tblGrid>
      <w:tr w:rsidR="007637D0" w:rsidRPr="00DB6C76" w:rsidTr="003032B4">
        <w:trPr>
          <w:cantSplit/>
        </w:trPr>
        <w:tc>
          <w:tcPr>
            <w:tcW w:w="1182"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proofErr w:type="spellStart"/>
            <w:r w:rsidRPr="00DB6C76">
              <w:rPr>
                <w:b/>
                <w:bCs/>
              </w:rPr>
              <w:t>Req’d</w:t>
            </w:r>
            <w:proofErr w:type="spellEnd"/>
            <w:r w:rsidRPr="00DB6C76">
              <w:rPr>
                <w:b/>
                <w:bCs/>
              </w:rPr>
              <w:t>?</w:t>
            </w:r>
          </w:p>
        </w:tc>
        <w:tc>
          <w:tcPr>
            <w:tcW w:w="1453"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Min</w:t>
            </w:r>
          </w:p>
          <w:p w:rsidR="007637D0" w:rsidRPr="00DB6C76" w:rsidRDefault="007637D0" w:rsidP="007637D0">
            <w:pPr>
              <w:pStyle w:val="BodyText"/>
              <w:spacing w:after="0"/>
              <w:rPr>
                <w:b/>
                <w:bCs/>
              </w:rPr>
            </w:pPr>
            <w:r w:rsidRPr="00DB6C76">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Max</w:t>
            </w:r>
          </w:p>
          <w:p w:rsidR="007637D0" w:rsidRPr="00DB6C76" w:rsidRDefault="007637D0" w:rsidP="007637D0">
            <w:pPr>
              <w:pStyle w:val="BodyText"/>
              <w:spacing w:after="0"/>
              <w:rPr>
                <w:b/>
                <w:bCs/>
              </w:rPr>
            </w:pPr>
            <w:r w:rsidRPr="00DB6C76">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Notes</w:t>
            </w:r>
          </w:p>
        </w:tc>
      </w:tr>
      <w:tr w:rsidR="007637D0" w:rsidRPr="00DB6C76" w:rsidTr="003032B4">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935FE1" w:rsidP="00935FE1">
            <w:pPr>
              <w:pStyle w:val="BodyText"/>
              <w:spacing w:after="0"/>
              <w:rPr>
                <w:bCs/>
              </w:rPr>
            </w:pPr>
            <w:r w:rsidRPr="00DB6C76">
              <w:rPr>
                <w:bCs/>
              </w:rPr>
              <w:t>Enter store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E67A67" w:rsidP="007637D0">
            <w:pPr>
              <w:pStyle w:val="BodyText"/>
              <w:spacing w:after="0"/>
            </w:pPr>
            <w:r w:rsidRPr="00DB6C76">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E67A67" w:rsidP="007637D0">
            <w:pPr>
              <w:pStyle w:val="BodyText"/>
              <w:spacing w:after="0"/>
            </w:pPr>
            <w:r w:rsidRPr="00DB6C76">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E67A67" w:rsidP="007637D0">
            <w:pPr>
              <w:pStyle w:val="BodyText"/>
              <w:spacing w:after="0"/>
            </w:pPr>
            <w:r w:rsidRPr="00DB6C76">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E67A67" w:rsidP="007637D0">
            <w:pPr>
              <w:pStyle w:val="BodyText"/>
              <w:spacing w:after="0"/>
            </w:pPr>
            <w:r w:rsidRPr="00DB6C76">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E67A67" w:rsidP="007637D0">
            <w:pPr>
              <w:pStyle w:val="BodyText"/>
              <w:spacing w:after="0"/>
            </w:pPr>
            <w:r w:rsidRPr="00DB6C76">
              <w:t>4</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E67A67" w:rsidP="007637D0">
            <w:pPr>
              <w:pStyle w:val="BodyText"/>
              <w:spacing w:after="0"/>
            </w:pPr>
            <w:r w:rsidRPr="00DB6C76">
              <w:t>At least one of the fields are required to be entered, but not all of them.</w:t>
            </w:r>
          </w:p>
        </w:tc>
      </w:tr>
      <w:tr w:rsidR="00E67A67" w:rsidRPr="00DB6C76" w:rsidTr="003032B4">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935FE1" w:rsidP="00935FE1">
            <w:pPr>
              <w:pStyle w:val="BodyText"/>
              <w:spacing w:after="0"/>
              <w:rPr>
                <w:bCs/>
              </w:rPr>
            </w:pPr>
            <w:r w:rsidRPr="00DB6C76">
              <w:rPr>
                <w:bCs/>
              </w:rPr>
              <w:t>Enter first name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Alphanumeric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26</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At least one of the fields are required to be entered, but not all of them.</w:t>
            </w:r>
          </w:p>
        </w:tc>
      </w:tr>
      <w:tr w:rsidR="00E67A67" w:rsidRPr="00DB6C76" w:rsidTr="003032B4">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935FE1" w:rsidP="00935FE1">
            <w:pPr>
              <w:pStyle w:val="BodyText"/>
              <w:spacing w:after="0"/>
              <w:rPr>
                <w:bCs/>
              </w:rPr>
            </w:pPr>
            <w:r w:rsidRPr="00DB6C76">
              <w:rPr>
                <w:bCs/>
              </w:rPr>
              <w:t>Enter last name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Alphanumeric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26</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At least one of the fields are required to be entered, but not all of them.</w:t>
            </w:r>
          </w:p>
        </w:tc>
      </w:tr>
      <w:tr w:rsidR="00E67A67" w:rsidRPr="00DB6C76" w:rsidTr="003032B4">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935FE1" w:rsidP="002D6146">
            <w:pPr>
              <w:pStyle w:val="BodyText"/>
              <w:spacing w:after="0"/>
              <w:rPr>
                <w:bCs/>
              </w:rPr>
            </w:pPr>
            <w:r w:rsidRPr="00DB6C76">
              <w:rPr>
                <w:bCs/>
              </w:rPr>
              <w:t xml:space="preserve">Enter </w:t>
            </w:r>
            <w:r w:rsidR="002D6146" w:rsidRPr="00DB6C76">
              <w:rPr>
                <w:bCs/>
              </w:rPr>
              <w:t>Employee</w:t>
            </w:r>
            <w:r w:rsidR="00E67A67" w:rsidRPr="00DB6C76">
              <w:rPr>
                <w:bCs/>
              </w:rPr>
              <w:t xml:space="preserve"> ID</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Alphanumeric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8</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At least one of the fields are required to be entered, but not all of them.</w:t>
            </w:r>
          </w:p>
        </w:tc>
      </w:tr>
      <w:tr w:rsidR="00E67A67" w:rsidRPr="00DB6C76" w:rsidTr="003032B4">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935FE1" w:rsidP="007637D0">
            <w:pPr>
              <w:pStyle w:val="BodyText"/>
              <w:spacing w:after="0"/>
              <w:rPr>
                <w:bCs/>
              </w:rPr>
            </w:pPr>
            <w:r w:rsidRPr="00DB6C76">
              <w:rPr>
                <w:bCs/>
              </w:rPr>
              <w:t xml:space="preserve">Enter </w:t>
            </w:r>
            <w:r w:rsidR="00E67A67" w:rsidRPr="00DB6C76">
              <w:rPr>
                <w:bCs/>
              </w:rPr>
              <w:t>BBX ID</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See Notes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Alphanumeric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7637D0">
            <w:pPr>
              <w:pStyle w:val="BodyText"/>
              <w:spacing w:after="0"/>
            </w:pPr>
            <w:r w:rsidRPr="00DB6C76">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9A27E9" w:rsidP="007637D0">
            <w:pPr>
              <w:pStyle w:val="BodyText"/>
              <w:spacing w:after="0"/>
            </w:pPr>
            <w:r w:rsidRPr="00DB6C76">
              <w:t>8</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E67A67" w:rsidRPr="00DB6C76" w:rsidRDefault="00E67A67" w:rsidP="00CE4E71">
            <w:pPr>
              <w:pStyle w:val="BodyText"/>
              <w:spacing w:after="0"/>
            </w:pPr>
            <w:r w:rsidRPr="00DB6C76">
              <w:t>At least one of the fields are required to be entered, but not all of them.</w:t>
            </w:r>
          </w:p>
        </w:tc>
      </w:tr>
    </w:tbl>
    <w:p w:rsidR="007637D0" w:rsidRPr="00DB6C76" w:rsidRDefault="007637D0" w:rsidP="007637D0">
      <w:pPr>
        <w:pStyle w:val="Heading3"/>
      </w:pPr>
      <w:r w:rsidRPr="00DB6C76">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7637D0" w:rsidRPr="00DB6C76" w:rsidTr="007637D0">
        <w:trPr>
          <w:cantSplit/>
        </w:trPr>
        <w:tc>
          <w:tcPr>
            <w:tcW w:w="1284" w:type="pct"/>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rPr>
                <w:b/>
              </w:rPr>
            </w:pPr>
            <w:r w:rsidRPr="00DB6C76">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rPr>
                <w:b/>
                <w:szCs w:val="20"/>
              </w:rPr>
            </w:pPr>
            <w:r w:rsidRPr="00DB6C76">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rPr>
                <w:b/>
                <w:szCs w:val="20"/>
              </w:rPr>
            </w:pPr>
            <w:r w:rsidRPr="00DB6C76">
              <w:rPr>
                <w:b/>
                <w:szCs w:val="20"/>
              </w:rPr>
              <w:t>Default Value</w:t>
            </w:r>
          </w:p>
        </w:tc>
      </w:tr>
      <w:tr w:rsidR="007637D0" w:rsidRPr="00DB6C76" w:rsidTr="007637D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3032B4" w:rsidP="007637D0">
            <w:pPr>
              <w:rPr>
                <w:bCs/>
                <w:szCs w:val="20"/>
              </w:rPr>
            </w:pPr>
            <w:r w:rsidRPr="00DB6C76">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7637D0" w:rsidP="007637D0">
            <w:pPr>
              <w:numPr>
                <w:ilvl w:val="0"/>
                <w:numId w:val="2"/>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7637D0" w:rsidP="007637D0">
            <w:pPr>
              <w:rPr>
                <w:szCs w:val="20"/>
              </w:rPr>
            </w:pPr>
          </w:p>
        </w:tc>
      </w:tr>
    </w:tbl>
    <w:p w:rsidR="00E67A67" w:rsidRPr="00DB6C76" w:rsidRDefault="00E67A67" w:rsidP="00E67A67">
      <w:pPr>
        <w:pStyle w:val="Heading3"/>
      </w:pPr>
      <w:r w:rsidRPr="00DB6C76">
        <w:t>Salesperson Not 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E67A67" w:rsidRPr="00DB6C76" w:rsidTr="004957BA">
        <w:trPr>
          <w:cantSplit/>
        </w:trPr>
        <w:tc>
          <w:tcPr>
            <w:tcW w:w="1609" w:type="dxa"/>
            <w:tcBorders>
              <w:top w:val="single" w:sz="8" w:space="0" w:color="4F81BD"/>
              <w:left w:val="single" w:sz="8" w:space="0" w:color="4F81BD"/>
              <w:bottom w:val="single" w:sz="8" w:space="0" w:color="4F81BD"/>
              <w:right w:val="single" w:sz="18" w:space="0" w:color="4F81BD"/>
            </w:tcBorders>
          </w:tcPr>
          <w:p w:rsidR="00E67A67" w:rsidRPr="00DB6C76" w:rsidRDefault="00E67A67" w:rsidP="00CE4E71">
            <w:pPr>
              <w:rPr>
                <w:b/>
                <w:bCs/>
                <w:szCs w:val="20"/>
              </w:rPr>
            </w:pPr>
            <w:r w:rsidRPr="00DB6C76">
              <w:rPr>
                <w:b/>
                <w:bCs/>
                <w:szCs w:val="20"/>
              </w:rPr>
              <w:t>Description</w:t>
            </w:r>
          </w:p>
        </w:tc>
        <w:tc>
          <w:tcPr>
            <w:tcW w:w="8977" w:type="dxa"/>
            <w:tcBorders>
              <w:top w:val="single" w:sz="8" w:space="0" w:color="4F81BD"/>
              <w:left w:val="threeDEmboss" w:sz="6" w:space="0" w:color="8DB3E2"/>
              <w:bottom w:val="single" w:sz="8" w:space="0" w:color="4F81BD"/>
              <w:right w:val="single" w:sz="8" w:space="0" w:color="4F81BD"/>
            </w:tcBorders>
          </w:tcPr>
          <w:p w:rsidR="00E67A67" w:rsidRPr="00DB6C76" w:rsidRDefault="00E67A67" w:rsidP="00CE4E71">
            <w:pPr>
              <w:rPr>
                <w:bCs/>
                <w:color w:val="FF0000"/>
                <w:szCs w:val="20"/>
              </w:rPr>
            </w:pPr>
            <w:r w:rsidRPr="00DB6C76">
              <w:rPr>
                <w:szCs w:val="20"/>
              </w:rPr>
              <w:t>This message is displayed when the system is offline or the search does not return any results based on the search criteria entered. When the message is acknowledged, the system returns the operator to the previous screen.</w:t>
            </w:r>
          </w:p>
        </w:tc>
      </w:tr>
      <w:tr w:rsidR="00E67A67" w:rsidRPr="00DB6C76" w:rsidTr="004957BA">
        <w:trPr>
          <w:cantSplit/>
        </w:trPr>
        <w:tc>
          <w:tcPr>
            <w:tcW w:w="1609" w:type="dxa"/>
            <w:tcBorders>
              <w:top w:val="single" w:sz="8" w:space="0" w:color="4F81BD"/>
              <w:left w:val="single" w:sz="8" w:space="0" w:color="4F81BD"/>
              <w:bottom w:val="single" w:sz="8" w:space="0" w:color="4F81BD"/>
              <w:right w:val="single" w:sz="18" w:space="0" w:color="4F81BD"/>
            </w:tcBorders>
            <w:shd w:val="clear" w:color="auto" w:fill="D3DFEE"/>
          </w:tcPr>
          <w:p w:rsidR="00E67A67" w:rsidRPr="00DB6C76" w:rsidRDefault="00E67A67" w:rsidP="00CE4E71">
            <w:pPr>
              <w:rPr>
                <w:b/>
                <w:bCs/>
                <w:szCs w:val="20"/>
              </w:rPr>
            </w:pPr>
            <w:r w:rsidRPr="00DB6C76">
              <w:rPr>
                <w:b/>
                <w:bCs/>
                <w:szCs w:val="20"/>
              </w:rPr>
              <w:t>Message</w:t>
            </w:r>
          </w:p>
        </w:tc>
        <w:tc>
          <w:tcPr>
            <w:tcW w:w="8977" w:type="dxa"/>
            <w:tcBorders>
              <w:top w:val="single" w:sz="8" w:space="0" w:color="4F81BD"/>
              <w:left w:val="threeDEmboss" w:sz="6" w:space="0" w:color="8DB3E2"/>
              <w:bottom w:val="single" w:sz="8" w:space="0" w:color="4F81BD"/>
              <w:right w:val="single" w:sz="8" w:space="0" w:color="4F81BD"/>
            </w:tcBorders>
            <w:shd w:val="clear" w:color="auto" w:fill="D3DFEE"/>
          </w:tcPr>
          <w:p w:rsidR="00E67A67" w:rsidRPr="00DB6C76" w:rsidRDefault="00E67A67" w:rsidP="00CE4E71">
            <w:pPr>
              <w:rPr>
                <w:szCs w:val="20"/>
              </w:rPr>
            </w:pPr>
            <w:r w:rsidRPr="00DB6C76">
              <w:rPr>
                <w:bCs/>
                <w:szCs w:val="20"/>
              </w:rPr>
              <w:t>No salesperson found.</w:t>
            </w:r>
          </w:p>
        </w:tc>
      </w:tr>
      <w:tr w:rsidR="00E67A67" w:rsidRPr="00DB6C76" w:rsidTr="004957BA">
        <w:trPr>
          <w:cantSplit/>
        </w:trPr>
        <w:tc>
          <w:tcPr>
            <w:tcW w:w="1609" w:type="dxa"/>
            <w:tcBorders>
              <w:top w:val="single" w:sz="8" w:space="0" w:color="4F81BD"/>
              <w:left w:val="single" w:sz="8" w:space="0" w:color="4F81BD"/>
              <w:bottom w:val="single" w:sz="8" w:space="0" w:color="4F81BD"/>
              <w:right w:val="single" w:sz="18" w:space="0" w:color="4F81BD"/>
            </w:tcBorders>
            <w:shd w:val="clear" w:color="auto" w:fill="auto"/>
          </w:tcPr>
          <w:p w:rsidR="00E67A67" w:rsidRPr="00DB6C76" w:rsidRDefault="00E67A67" w:rsidP="00CE4E71">
            <w:pPr>
              <w:rPr>
                <w:b/>
                <w:bCs/>
                <w:szCs w:val="20"/>
              </w:rPr>
            </w:pPr>
            <w:r w:rsidRPr="00DB6C76">
              <w:rPr>
                <w:b/>
                <w:bCs/>
                <w:szCs w:val="20"/>
              </w:rPr>
              <w:t>Key prompt</w:t>
            </w:r>
          </w:p>
        </w:tc>
        <w:tc>
          <w:tcPr>
            <w:tcW w:w="8977" w:type="dxa"/>
            <w:tcBorders>
              <w:top w:val="single" w:sz="8" w:space="0" w:color="4F81BD"/>
              <w:left w:val="threeDEmboss" w:sz="6" w:space="0" w:color="8DB3E2"/>
              <w:bottom w:val="single" w:sz="8" w:space="0" w:color="4F81BD"/>
              <w:right w:val="single" w:sz="8" w:space="0" w:color="4F81BD"/>
            </w:tcBorders>
          </w:tcPr>
          <w:p w:rsidR="00E67A67" w:rsidRPr="00DB6C76" w:rsidRDefault="00E67A67" w:rsidP="00CE4E71">
            <w:pPr>
              <w:rPr>
                <w:szCs w:val="20"/>
              </w:rPr>
            </w:pPr>
            <w:r w:rsidRPr="00DB6C76">
              <w:rPr>
                <w:szCs w:val="20"/>
              </w:rPr>
              <w:t>Ok</w:t>
            </w:r>
          </w:p>
        </w:tc>
      </w:tr>
      <w:tr w:rsidR="00E67A67" w:rsidRPr="00DB6C76" w:rsidTr="004957BA">
        <w:trPr>
          <w:cantSplit/>
        </w:trPr>
        <w:tc>
          <w:tcPr>
            <w:tcW w:w="1609" w:type="dxa"/>
            <w:tcBorders>
              <w:top w:val="single" w:sz="8" w:space="0" w:color="4F81BD"/>
              <w:left w:val="single" w:sz="8" w:space="0" w:color="4F81BD"/>
              <w:bottom w:val="single" w:sz="8" w:space="0" w:color="4F81BD"/>
              <w:right w:val="single" w:sz="18" w:space="0" w:color="4F81BD"/>
            </w:tcBorders>
            <w:shd w:val="clear" w:color="auto" w:fill="DBE5F1"/>
          </w:tcPr>
          <w:p w:rsidR="00E67A67" w:rsidRPr="00DB6C76" w:rsidRDefault="00E67A67" w:rsidP="00CE4E71">
            <w:pPr>
              <w:rPr>
                <w:b/>
                <w:bCs/>
                <w:szCs w:val="20"/>
              </w:rPr>
            </w:pPr>
            <w:r w:rsidRPr="00DB6C76">
              <w:rPr>
                <w:b/>
                <w:bCs/>
                <w:szCs w:val="20"/>
              </w:rPr>
              <w:t>Notes</w:t>
            </w:r>
          </w:p>
        </w:tc>
        <w:tc>
          <w:tcPr>
            <w:tcW w:w="8977" w:type="dxa"/>
            <w:tcBorders>
              <w:top w:val="single" w:sz="8" w:space="0" w:color="4F81BD"/>
              <w:left w:val="threeDEmboss" w:sz="6" w:space="0" w:color="8DB3E2"/>
              <w:bottom w:val="single" w:sz="8" w:space="0" w:color="4F81BD"/>
              <w:right w:val="single" w:sz="8" w:space="0" w:color="4F81BD"/>
            </w:tcBorders>
            <w:shd w:val="clear" w:color="auto" w:fill="DBE5F1"/>
          </w:tcPr>
          <w:p w:rsidR="00E67A67" w:rsidRPr="00DB6C76" w:rsidRDefault="00E67A67" w:rsidP="0095736D">
            <w:pPr>
              <w:rPr>
                <w:szCs w:val="20"/>
              </w:rPr>
            </w:pPr>
            <w:r w:rsidRPr="00DB6C76">
              <w:rPr>
                <w:szCs w:val="20"/>
              </w:rPr>
              <w:t>Configurable message</w:t>
            </w:r>
          </w:p>
        </w:tc>
      </w:tr>
    </w:tbl>
    <w:p w:rsidR="004957BA" w:rsidRPr="00DB6C76" w:rsidRDefault="004957BA" w:rsidP="004957BA">
      <w:pPr>
        <w:pStyle w:val="BodyText"/>
        <w:rPr>
          <w:ins w:id="64" w:author="Amy Byers" w:date="2014-09-10T19:00:00Z"/>
        </w:rPr>
      </w:pPr>
    </w:p>
    <w:p w:rsidR="00E65D38" w:rsidRPr="00DB6C76" w:rsidRDefault="00E65D38" w:rsidP="00E65D38">
      <w:pPr>
        <w:pStyle w:val="BodyText"/>
        <w:rPr>
          <w:rFonts w:cs="Arial"/>
          <w:sz w:val="24"/>
          <w:szCs w:val="28"/>
        </w:rPr>
      </w:pPr>
      <w:r w:rsidRPr="00DB6C76">
        <w:br w:type="page"/>
      </w:r>
    </w:p>
    <w:p w:rsidR="007637D0" w:rsidRPr="00DB6C76" w:rsidRDefault="00CA22E1" w:rsidP="007637D0">
      <w:pPr>
        <w:pStyle w:val="Heading2"/>
      </w:pPr>
      <w:bookmarkStart w:id="65" w:name="_Toc323842540"/>
      <w:r w:rsidRPr="00DB6C76">
        <w:lastRenderedPageBreak/>
        <w:t>Salesperson Search Results</w:t>
      </w:r>
      <w:bookmarkEnd w:id="65"/>
    </w:p>
    <w:p w:rsidR="00CA22E1" w:rsidRPr="00DB6C76" w:rsidRDefault="00CA22E1" w:rsidP="00CA22E1">
      <w:pPr>
        <w:pStyle w:val="BodyText"/>
        <w:rPr>
          <w:color w:val="FF0000"/>
        </w:rPr>
      </w:pPr>
      <w:r w:rsidRPr="00DB6C76">
        <w:t>This screen is displayed when the operator searches for a salesperson and the search returns one or more results.  The screen prompts the operator to select a salesperson.</w:t>
      </w:r>
    </w:p>
    <w:p w:rsidR="007637D0" w:rsidRPr="00DB6C76" w:rsidRDefault="007637D0" w:rsidP="00CA22E1">
      <w:pPr>
        <w:pStyle w:val="Heading3"/>
      </w:pPr>
      <w:r w:rsidRPr="00DB6C76">
        <w:t>Mockup</w:t>
      </w:r>
    </w:p>
    <w:p w:rsidR="00CA22E1" w:rsidRPr="00DB6C76" w:rsidRDefault="00E65D38" w:rsidP="00CA22E1">
      <w:pPr>
        <w:pStyle w:val="BodyText"/>
      </w:pPr>
      <w:r w:rsidRPr="00DB6C76">
        <w:rPr>
          <w:noProof/>
        </w:rPr>
        <w:drawing>
          <wp:inline distT="0" distB="0" distL="0" distR="0" wp14:anchorId="699505E7" wp14:editId="15106708">
            <wp:extent cx="6858000" cy="4046855"/>
            <wp:effectExtent l="19050" t="0" r="0" b="0"/>
            <wp:docPr id="6" name="Picture 5" descr="salesperson Search Results_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erson Search Results_0424.png"/>
                    <pic:cNvPicPr/>
                  </pic:nvPicPr>
                  <pic:blipFill>
                    <a:blip r:embed="rId17" cstate="print"/>
                    <a:stretch>
                      <a:fillRect/>
                    </a:stretch>
                  </pic:blipFill>
                  <pic:spPr>
                    <a:xfrm>
                      <a:off x="0" y="0"/>
                      <a:ext cx="6858000" cy="4046855"/>
                    </a:xfrm>
                    <a:prstGeom prst="rect">
                      <a:avLst/>
                    </a:prstGeom>
                  </pic:spPr>
                </pic:pic>
              </a:graphicData>
            </a:graphic>
          </wp:inline>
        </w:drawing>
      </w:r>
    </w:p>
    <w:p w:rsidR="007637D0" w:rsidRPr="00DB6C76" w:rsidRDefault="007637D0" w:rsidP="007637D0">
      <w:pPr>
        <w:pStyle w:val="Caption"/>
      </w:pPr>
      <w:r w:rsidRPr="00DB6C76">
        <w:t xml:space="preserve">Figure </w:t>
      </w:r>
      <w:r w:rsidR="00327220" w:rsidRPr="00DB6C76">
        <w:fldChar w:fldCharType="begin"/>
      </w:r>
      <w:r w:rsidR="008E77E4" w:rsidRPr="00DB6C76">
        <w:instrText xml:space="preserve"> SEQ Figure \* ARABIC </w:instrText>
      </w:r>
      <w:r w:rsidR="00327220" w:rsidRPr="00DB6C76">
        <w:fldChar w:fldCharType="separate"/>
      </w:r>
      <w:r w:rsidR="00E65D38" w:rsidRPr="00DB6C76">
        <w:rPr>
          <w:noProof/>
        </w:rPr>
        <w:t>3</w:t>
      </w:r>
      <w:r w:rsidR="00327220" w:rsidRPr="00DB6C76">
        <w:fldChar w:fldCharType="end"/>
      </w:r>
      <w:r w:rsidRPr="00DB6C76">
        <w:t xml:space="preserve">: </w:t>
      </w:r>
      <w:r w:rsidR="00CA22E1" w:rsidRPr="00DB6C76">
        <w:t>Salesperson Search Results</w:t>
      </w:r>
    </w:p>
    <w:p w:rsidR="007637D0" w:rsidRPr="00DB6C76" w:rsidRDefault="007637D0" w:rsidP="007637D0">
      <w:pPr>
        <w:pStyle w:val="Heading3"/>
      </w:pPr>
      <w:r w:rsidRPr="00DB6C76">
        <w:t>Instruction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7637D0" w:rsidRPr="00DB6C76" w:rsidTr="00CA22E1">
        <w:trPr>
          <w:cantSplit/>
        </w:trPr>
        <w:tc>
          <w:tcPr>
            <w:tcW w:w="10809"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rPr>
                <w:b/>
                <w:bCs/>
                <w:szCs w:val="20"/>
              </w:rPr>
            </w:pPr>
            <w:r w:rsidRPr="00DB6C76">
              <w:rPr>
                <w:b/>
                <w:bCs/>
                <w:szCs w:val="20"/>
              </w:rPr>
              <w:t>Instructions</w:t>
            </w:r>
          </w:p>
        </w:tc>
      </w:tr>
      <w:tr w:rsidR="007637D0" w:rsidRPr="00DB6C76" w:rsidTr="00CA22E1">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935FE1" w:rsidP="007637D0">
            <w:pPr>
              <w:rPr>
                <w:bCs/>
                <w:szCs w:val="20"/>
              </w:rPr>
            </w:pPr>
            <w:r w:rsidRPr="00DB6C76">
              <w:rPr>
                <w:bCs/>
                <w:szCs w:val="20"/>
              </w:rPr>
              <w:t>None</w:t>
            </w:r>
          </w:p>
        </w:tc>
      </w:tr>
    </w:tbl>
    <w:p w:rsidR="007637D0" w:rsidRPr="00DB6C76" w:rsidRDefault="007637D0" w:rsidP="007637D0">
      <w:pPr>
        <w:pStyle w:val="Heading3"/>
      </w:pPr>
      <w:r w:rsidRPr="00DB6C76">
        <w:t>Navigation/Menu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06"/>
        <w:gridCol w:w="1548"/>
        <w:gridCol w:w="3692"/>
        <w:gridCol w:w="3618"/>
      </w:tblGrid>
      <w:tr w:rsidR="007637D0" w:rsidRPr="00DB6C76" w:rsidTr="00CA22E1">
        <w:trPr>
          <w:cantSplit/>
        </w:trPr>
        <w:tc>
          <w:tcPr>
            <w:tcW w:w="1742"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Label</w:t>
            </w:r>
          </w:p>
        </w:tc>
        <w:tc>
          <w:tcPr>
            <w:tcW w:w="1573"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Notes</w:t>
            </w:r>
          </w:p>
        </w:tc>
      </w:tr>
      <w:tr w:rsidR="00CA22E1" w:rsidRPr="00DB6C76" w:rsidTr="00CE4E71">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Sale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None</w:t>
            </w:r>
          </w:p>
        </w:tc>
      </w:tr>
      <w:tr w:rsidR="00CA22E1" w:rsidRPr="00DB6C76" w:rsidTr="00CE4E71">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Search</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Salesperson Search</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None</w:t>
            </w:r>
          </w:p>
        </w:tc>
      </w:tr>
      <w:tr w:rsidR="00CA22E1" w:rsidRPr="00DB6C76" w:rsidTr="00CE4E71">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E65D38" w:rsidP="00CE4E71">
            <w:pPr>
              <w:pStyle w:val="BodyText"/>
              <w:spacing w:after="0"/>
            </w:pPr>
            <w:r w:rsidRPr="00DB6C76">
              <w:t>Add</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spacing w:after="0"/>
            </w:pPr>
            <w:r w:rsidRPr="00DB6C76">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A22E1">
            <w:pPr>
              <w:pStyle w:val="BodyText"/>
              <w:spacing w:after="0"/>
            </w:pPr>
            <w:r w:rsidRPr="00DB6C76">
              <w:t>Sale</w:t>
            </w:r>
            <w:r w:rsidR="00935FE1" w:rsidRPr="00DB6C76">
              <w:t xml:space="preserv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CA22E1" w:rsidRPr="00DB6C76" w:rsidRDefault="00CA22E1" w:rsidP="00CE4E71">
            <w:pPr>
              <w:pStyle w:val="BodyText"/>
              <w:numPr>
                <w:ilvl w:val="0"/>
                <w:numId w:val="2"/>
              </w:numPr>
              <w:spacing w:after="0"/>
            </w:pPr>
            <w:r w:rsidRPr="00DB6C76">
              <w:t>Entry is selected to enable.</w:t>
            </w:r>
          </w:p>
          <w:p w:rsidR="00CA22E1" w:rsidRPr="00DB6C76" w:rsidRDefault="00CA22E1" w:rsidP="00CE4E71">
            <w:pPr>
              <w:pStyle w:val="BodyText"/>
              <w:numPr>
                <w:ilvl w:val="0"/>
                <w:numId w:val="2"/>
              </w:numPr>
              <w:spacing w:after="0"/>
            </w:pPr>
            <w:r w:rsidRPr="00DB6C76">
              <w:t>System links the selected salesperson to the appropriate level (item or transaction)</w:t>
            </w:r>
          </w:p>
          <w:p w:rsidR="00CA22E1" w:rsidRPr="00DB6C76" w:rsidRDefault="00CA22E1" w:rsidP="00CE4E71">
            <w:pPr>
              <w:pStyle w:val="BodyText"/>
              <w:numPr>
                <w:ilvl w:val="0"/>
                <w:numId w:val="2"/>
              </w:numPr>
              <w:spacing w:after="0"/>
            </w:pPr>
            <w:r w:rsidRPr="00DB6C76">
              <w:t>Results are displayed in the following order: Name, Employee ID and BBX ID.</w:t>
            </w:r>
          </w:p>
          <w:p w:rsidR="00CA22E1" w:rsidRPr="00DB6C76" w:rsidRDefault="00CA22E1" w:rsidP="00CA22E1">
            <w:pPr>
              <w:pStyle w:val="BodyText"/>
              <w:numPr>
                <w:ilvl w:val="0"/>
                <w:numId w:val="2"/>
              </w:numPr>
              <w:spacing w:after="0"/>
            </w:pPr>
            <w:r w:rsidRPr="00DB6C76">
              <w:t>If needed, a scrollbar appears if needed to view the results.</w:t>
            </w:r>
          </w:p>
        </w:tc>
      </w:tr>
    </w:tbl>
    <w:p w:rsidR="007637D0" w:rsidRPr="00DB6C76" w:rsidRDefault="007637D0" w:rsidP="007637D0">
      <w:pPr>
        <w:pStyle w:val="Heading3"/>
      </w:pPr>
      <w:r w:rsidRPr="00DB6C76">
        <w:t>Data/Input Field</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158"/>
        <w:gridCol w:w="1040"/>
        <w:gridCol w:w="961"/>
        <w:gridCol w:w="1412"/>
        <w:gridCol w:w="1150"/>
        <w:gridCol w:w="1150"/>
        <w:gridCol w:w="3693"/>
      </w:tblGrid>
      <w:tr w:rsidR="007637D0" w:rsidRPr="00DB6C76" w:rsidTr="00CA22E1">
        <w:trPr>
          <w:cantSplit/>
        </w:trPr>
        <w:tc>
          <w:tcPr>
            <w:tcW w:w="1182"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Label</w:t>
            </w:r>
          </w:p>
        </w:tc>
        <w:tc>
          <w:tcPr>
            <w:tcW w:w="1042"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proofErr w:type="spellStart"/>
            <w:r w:rsidRPr="00DB6C76">
              <w:rPr>
                <w:b/>
                <w:bCs/>
              </w:rPr>
              <w:t>Req’d</w:t>
            </w:r>
            <w:proofErr w:type="spellEnd"/>
            <w:r w:rsidRPr="00DB6C76">
              <w:rPr>
                <w:b/>
                <w:bCs/>
              </w:rPr>
              <w:t>?</w:t>
            </w:r>
          </w:p>
        </w:tc>
        <w:tc>
          <w:tcPr>
            <w:tcW w:w="1453"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Min</w:t>
            </w:r>
          </w:p>
          <w:p w:rsidR="007637D0" w:rsidRPr="00DB6C76" w:rsidRDefault="007637D0" w:rsidP="007637D0">
            <w:pPr>
              <w:pStyle w:val="BodyText"/>
              <w:spacing w:after="0"/>
              <w:rPr>
                <w:b/>
                <w:bCs/>
              </w:rPr>
            </w:pPr>
            <w:r w:rsidRPr="00DB6C76">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Max</w:t>
            </w:r>
          </w:p>
          <w:p w:rsidR="007637D0" w:rsidRPr="00DB6C76" w:rsidRDefault="007637D0" w:rsidP="007637D0">
            <w:pPr>
              <w:pStyle w:val="BodyText"/>
              <w:spacing w:after="0"/>
              <w:rPr>
                <w:b/>
                <w:bCs/>
              </w:rPr>
            </w:pPr>
            <w:r w:rsidRPr="00DB6C76">
              <w:rPr>
                <w:b/>
                <w:bCs/>
              </w:rPr>
              <w:t>Length</w:t>
            </w:r>
          </w:p>
        </w:tc>
        <w:tc>
          <w:tcPr>
            <w:tcW w:w="3840" w:type="dxa"/>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pStyle w:val="BodyText"/>
              <w:spacing w:after="0"/>
              <w:rPr>
                <w:b/>
                <w:bCs/>
              </w:rPr>
            </w:pPr>
            <w:r w:rsidRPr="00DB6C76">
              <w:rPr>
                <w:b/>
                <w:bCs/>
              </w:rPr>
              <w:t>Notes</w:t>
            </w:r>
          </w:p>
        </w:tc>
      </w:tr>
      <w:tr w:rsidR="007637D0" w:rsidRPr="00DB6C76" w:rsidTr="00CA22E1">
        <w:trPr>
          <w:cantSplit/>
        </w:trPr>
        <w:tc>
          <w:tcPr>
            <w:tcW w:w="1182"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CA22E1" w:rsidP="007637D0">
            <w:pPr>
              <w:pStyle w:val="BodyText"/>
              <w:spacing w:after="0"/>
              <w:rPr>
                <w:bCs/>
              </w:rPr>
            </w:pPr>
            <w:r w:rsidRPr="00DB6C76">
              <w:rPr>
                <w:bCs/>
              </w:rPr>
              <w:t>List</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CA22E1" w:rsidP="007637D0">
            <w:pPr>
              <w:pStyle w:val="BodyText"/>
              <w:spacing w:after="0"/>
            </w:pPr>
            <w:r w:rsidRPr="00DB6C76">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CA22E1" w:rsidP="007637D0">
            <w:pPr>
              <w:pStyle w:val="BodyText"/>
              <w:spacing w:after="0"/>
            </w:pPr>
            <w:r w:rsidRPr="00DB6C76">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CA22E1" w:rsidP="007637D0">
            <w:pPr>
              <w:pStyle w:val="BodyText"/>
              <w:spacing w:after="0"/>
            </w:pPr>
            <w:r w:rsidRPr="00DB6C76">
              <w:t>N</w:t>
            </w:r>
            <w:r w:rsidR="00935FE1" w:rsidRPr="00DB6C76">
              <w:t>/</w:t>
            </w:r>
            <w:r w:rsidRPr="00DB6C76">
              <w:t>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CA22E1" w:rsidP="007637D0">
            <w:pPr>
              <w:pStyle w:val="BodyText"/>
              <w:spacing w:after="0"/>
            </w:pPr>
            <w:r w:rsidRPr="00DB6C76">
              <w:t>N</w:t>
            </w:r>
            <w:r w:rsidR="00935FE1" w:rsidRPr="00DB6C76">
              <w:t>/</w:t>
            </w:r>
            <w:r w:rsidRPr="00DB6C76">
              <w:t>A</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CA22E1" w:rsidP="007637D0">
            <w:pPr>
              <w:pStyle w:val="BodyText"/>
              <w:spacing w:after="0"/>
            </w:pPr>
            <w:r w:rsidRPr="00DB6C76">
              <w:t>N</w:t>
            </w:r>
            <w:r w:rsidR="00935FE1" w:rsidRPr="00DB6C76">
              <w:t>/</w:t>
            </w:r>
            <w:r w:rsidRPr="00DB6C76">
              <w:t>A</w:t>
            </w:r>
          </w:p>
        </w:tc>
        <w:tc>
          <w:tcPr>
            <w:tcW w:w="3840" w:type="dxa"/>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CA22E1" w:rsidP="007637D0">
            <w:pPr>
              <w:pStyle w:val="BodyText"/>
              <w:spacing w:after="0"/>
            </w:pPr>
            <w:r w:rsidRPr="00DB6C76">
              <w:t>Row is selectable by tapping the entry.</w:t>
            </w:r>
          </w:p>
        </w:tc>
      </w:tr>
    </w:tbl>
    <w:p w:rsidR="007637D0" w:rsidRPr="00DB6C76" w:rsidRDefault="007637D0" w:rsidP="007637D0">
      <w:pPr>
        <w:pStyle w:val="Heading3"/>
      </w:pPr>
      <w:r w:rsidRPr="00DB6C76">
        <w:lastRenderedPageBreak/>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7637D0" w:rsidRPr="00DB6C76" w:rsidTr="007637D0">
        <w:trPr>
          <w:cantSplit/>
        </w:trPr>
        <w:tc>
          <w:tcPr>
            <w:tcW w:w="1284" w:type="pct"/>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rPr>
                <w:b/>
              </w:rPr>
            </w:pPr>
            <w:r w:rsidRPr="00DB6C76">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rPr>
                <w:b/>
                <w:szCs w:val="20"/>
              </w:rPr>
            </w:pPr>
            <w:r w:rsidRPr="00DB6C76">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7637D0" w:rsidRPr="00DB6C76" w:rsidRDefault="007637D0" w:rsidP="007637D0">
            <w:pPr>
              <w:rPr>
                <w:b/>
                <w:szCs w:val="20"/>
              </w:rPr>
            </w:pPr>
            <w:r w:rsidRPr="00DB6C76">
              <w:rPr>
                <w:b/>
                <w:szCs w:val="20"/>
              </w:rPr>
              <w:t>Default Value</w:t>
            </w:r>
          </w:p>
        </w:tc>
      </w:tr>
      <w:tr w:rsidR="007637D0" w:rsidRPr="00DB6C76" w:rsidTr="007637D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CA22E1" w:rsidP="007637D0">
            <w:pPr>
              <w:rPr>
                <w:bCs/>
                <w:szCs w:val="20"/>
              </w:rPr>
            </w:pPr>
            <w:r w:rsidRPr="00DB6C76">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7637D0" w:rsidP="007637D0">
            <w:pPr>
              <w:numPr>
                <w:ilvl w:val="0"/>
                <w:numId w:val="2"/>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7637D0" w:rsidRPr="00DB6C76" w:rsidRDefault="007637D0" w:rsidP="007637D0">
            <w:pPr>
              <w:rPr>
                <w:szCs w:val="20"/>
              </w:rPr>
            </w:pPr>
          </w:p>
        </w:tc>
      </w:tr>
    </w:tbl>
    <w:p w:rsidR="00A36851" w:rsidRPr="00DB6C76" w:rsidRDefault="00A36851" w:rsidP="00A36851">
      <w:pPr>
        <w:pStyle w:val="Heading1"/>
        <w:rPr>
          <w:i/>
        </w:rPr>
      </w:pPr>
      <w:bookmarkStart w:id="66" w:name="_Toc323842541"/>
      <w:r w:rsidRPr="00DB6C76">
        <w:rPr>
          <w:i/>
        </w:rPr>
        <w:t>Business Sign Off</w:t>
      </w:r>
      <w:bookmarkEnd w:id="55"/>
      <w:bookmarkEnd w:id="66"/>
    </w:p>
    <w:tbl>
      <w:tblPr>
        <w:tblW w:w="4935"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699"/>
        <w:gridCol w:w="3344"/>
        <w:gridCol w:w="3597"/>
      </w:tblGrid>
      <w:tr w:rsidR="00A36851" w:rsidRPr="00DB6C76" w:rsidTr="00CA22E1">
        <w:trPr>
          <w:cantSplit/>
        </w:trPr>
        <w:tc>
          <w:tcPr>
            <w:tcW w:w="3791"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rPr>
            </w:pPr>
            <w:r w:rsidRPr="00DB6C76">
              <w:rPr>
                <w:b/>
              </w:rPr>
              <w:t>Name</w:t>
            </w:r>
          </w:p>
        </w:tc>
        <w:tc>
          <w:tcPr>
            <w:tcW w:w="3405"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szCs w:val="20"/>
              </w:rPr>
            </w:pPr>
            <w:r w:rsidRPr="00DB6C76">
              <w:rPr>
                <w:b/>
                <w:szCs w:val="20"/>
              </w:rPr>
              <w:t>Organization</w:t>
            </w:r>
          </w:p>
        </w:tc>
        <w:tc>
          <w:tcPr>
            <w:tcW w:w="3691"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szCs w:val="20"/>
              </w:rPr>
            </w:pPr>
            <w:r w:rsidRPr="00DB6C76">
              <w:rPr>
                <w:b/>
                <w:szCs w:val="20"/>
              </w:rPr>
              <w:t>Date</w:t>
            </w:r>
          </w:p>
        </w:tc>
      </w:tr>
      <w:tr w:rsidR="00A36851" w:rsidRPr="00DB6C76" w:rsidTr="00CA22E1">
        <w:trPr>
          <w:cantSplit/>
        </w:trPr>
        <w:tc>
          <w:tcPr>
            <w:tcW w:w="37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DB6C76" w:rsidRDefault="00A36851" w:rsidP="007637D0">
            <w:pPr>
              <w:rPr>
                <w:color w:val="FF0000"/>
                <w:szCs w:val="20"/>
              </w:rPr>
            </w:pPr>
            <w:r w:rsidRPr="00DB6C76">
              <w:rPr>
                <w:color w:val="FF0000"/>
                <w:szCs w:val="20"/>
              </w:rPr>
              <w:t>&lt;Name of signer&gt;</w:t>
            </w:r>
          </w:p>
        </w:tc>
        <w:tc>
          <w:tcPr>
            <w:tcW w:w="3405" w:type="dxa"/>
            <w:tcBorders>
              <w:top w:val="single" w:sz="8" w:space="0" w:color="4F81BD"/>
              <w:left w:val="single" w:sz="8" w:space="0" w:color="4F81BD"/>
              <w:bottom w:val="single" w:sz="8" w:space="0" w:color="4F81BD"/>
              <w:right w:val="single" w:sz="8" w:space="0" w:color="4F81BD"/>
            </w:tcBorders>
            <w:shd w:val="clear" w:color="auto" w:fill="D3DFEE"/>
          </w:tcPr>
          <w:p w:rsidR="00A36851" w:rsidRPr="00DB6C76" w:rsidRDefault="00A36851" w:rsidP="007637D0">
            <w:pPr>
              <w:rPr>
                <w:color w:val="FF0000"/>
                <w:szCs w:val="20"/>
              </w:rPr>
            </w:pPr>
            <w:r w:rsidRPr="00DB6C76">
              <w:rPr>
                <w:color w:val="FF0000"/>
                <w:szCs w:val="20"/>
              </w:rPr>
              <w:t>&lt;Organization of signer if applicable&gt;</w:t>
            </w:r>
          </w:p>
        </w:tc>
        <w:tc>
          <w:tcPr>
            <w:tcW w:w="36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DB6C76" w:rsidRDefault="00A36851" w:rsidP="007637D0">
            <w:pPr>
              <w:rPr>
                <w:color w:val="FF0000"/>
                <w:szCs w:val="20"/>
              </w:rPr>
            </w:pPr>
            <w:r w:rsidRPr="00DB6C76">
              <w:rPr>
                <w:color w:val="FF0000"/>
                <w:szCs w:val="20"/>
              </w:rPr>
              <w:t>&lt;date of sign off&gt;</w:t>
            </w:r>
          </w:p>
        </w:tc>
      </w:tr>
    </w:tbl>
    <w:p w:rsidR="00A36851" w:rsidRPr="00DB6C76" w:rsidRDefault="00A36851" w:rsidP="00A36851">
      <w:pPr>
        <w:pStyle w:val="Heading1"/>
        <w:rPr>
          <w:i/>
        </w:rPr>
      </w:pPr>
      <w:bookmarkStart w:id="67" w:name="_Toc320880026"/>
      <w:bookmarkStart w:id="68" w:name="_Toc323842542"/>
      <w:r w:rsidRPr="00DB6C76">
        <w:rPr>
          <w:i/>
        </w:rPr>
        <w:t>Revision History</w:t>
      </w:r>
      <w:bookmarkEnd w:id="67"/>
      <w:bookmarkEnd w:id="68"/>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1"/>
        <w:gridCol w:w="5989"/>
        <w:gridCol w:w="1440"/>
        <w:gridCol w:w="1154"/>
      </w:tblGrid>
      <w:tr w:rsidR="00A36851" w:rsidRPr="00DB6C76" w:rsidTr="004957BA">
        <w:trPr>
          <w:cantSplit/>
        </w:trPr>
        <w:tc>
          <w:tcPr>
            <w:tcW w:w="1981"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rPr>
            </w:pPr>
            <w:r w:rsidRPr="00DB6C76">
              <w:rPr>
                <w:b/>
              </w:rPr>
              <w:t>Reviser</w:t>
            </w:r>
          </w:p>
        </w:tc>
        <w:tc>
          <w:tcPr>
            <w:tcW w:w="5989"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vanish/>
                <w:szCs w:val="20"/>
              </w:rPr>
            </w:pPr>
            <w:r w:rsidRPr="00DB6C76">
              <w:rPr>
                <w:b/>
                <w:szCs w:val="20"/>
              </w:rPr>
              <w:t>Revision</w:t>
            </w:r>
          </w:p>
        </w:tc>
        <w:tc>
          <w:tcPr>
            <w:tcW w:w="1440"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szCs w:val="20"/>
              </w:rPr>
            </w:pPr>
            <w:r w:rsidRPr="00DB6C76">
              <w:rPr>
                <w:b/>
                <w:szCs w:val="20"/>
              </w:rPr>
              <w:t>Date</w:t>
            </w:r>
          </w:p>
        </w:tc>
        <w:tc>
          <w:tcPr>
            <w:tcW w:w="1154"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szCs w:val="20"/>
              </w:rPr>
            </w:pPr>
            <w:r w:rsidRPr="00DB6C76">
              <w:rPr>
                <w:b/>
                <w:szCs w:val="20"/>
              </w:rPr>
              <w:t>Version</w:t>
            </w:r>
          </w:p>
        </w:tc>
      </w:tr>
      <w:tr w:rsidR="00BE343B" w:rsidRPr="00DB6C76" w:rsidTr="004957BA">
        <w:trPr>
          <w:cantSplit/>
        </w:trPr>
        <w:tc>
          <w:tcPr>
            <w:tcW w:w="1981" w:type="dxa"/>
            <w:tcBorders>
              <w:top w:val="single" w:sz="8" w:space="0" w:color="4F81BD"/>
              <w:left w:val="single" w:sz="8" w:space="0" w:color="4F81BD"/>
              <w:bottom w:val="single" w:sz="8" w:space="0" w:color="4F81BD"/>
              <w:right w:val="single" w:sz="8" w:space="0" w:color="4F81BD"/>
            </w:tcBorders>
            <w:shd w:val="clear" w:color="auto" w:fill="D3DFEE"/>
          </w:tcPr>
          <w:p w:rsidR="00BE343B" w:rsidRPr="00DB6C76" w:rsidRDefault="00BE343B" w:rsidP="007637D0">
            <w:pPr>
              <w:rPr>
                <w:szCs w:val="20"/>
              </w:rPr>
            </w:pPr>
            <w:r w:rsidRPr="00DB6C76">
              <w:rPr>
                <w:szCs w:val="20"/>
              </w:rPr>
              <w:t>Amy Lackas</w:t>
            </w:r>
          </w:p>
        </w:tc>
        <w:tc>
          <w:tcPr>
            <w:tcW w:w="5989" w:type="dxa"/>
            <w:tcBorders>
              <w:top w:val="single" w:sz="8" w:space="0" w:color="4F81BD"/>
              <w:left w:val="single" w:sz="8" w:space="0" w:color="4F81BD"/>
              <w:bottom w:val="single" w:sz="8" w:space="0" w:color="4F81BD"/>
              <w:right w:val="single" w:sz="8" w:space="0" w:color="4F81BD"/>
            </w:tcBorders>
            <w:shd w:val="clear" w:color="auto" w:fill="D3DFEE"/>
          </w:tcPr>
          <w:p w:rsidR="008703B1" w:rsidRPr="00DB6C76" w:rsidRDefault="00E65D38" w:rsidP="00E65D38">
            <w:pPr>
              <w:rPr>
                <w:szCs w:val="20"/>
              </w:rPr>
            </w:pPr>
            <w:r w:rsidRPr="00DB6C76">
              <w:rPr>
                <w:szCs w:val="20"/>
              </w:rPr>
              <w:t>Finalized version</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BE343B" w:rsidRPr="00DB6C76" w:rsidRDefault="00BE343B" w:rsidP="007637D0">
            <w:pPr>
              <w:rPr>
                <w:szCs w:val="20"/>
              </w:rPr>
            </w:pPr>
            <w:r w:rsidRPr="00DB6C76">
              <w:rPr>
                <w:szCs w:val="20"/>
              </w:rPr>
              <w:t>05/01/2012</w:t>
            </w:r>
          </w:p>
        </w:tc>
        <w:tc>
          <w:tcPr>
            <w:tcW w:w="1154" w:type="dxa"/>
            <w:tcBorders>
              <w:top w:val="single" w:sz="8" w:space="0" w:color="4F81BD"/>
              <w:left w:val="single" w:sz="8" w:space="0" w:color="4F81BD"/>
              <w:bottom w:val="single" w:sz="8" w:space="0" w:color="4F81BD"/>
              <w:right w:val="single" w:sz="8" w:space="0" w:color="4F81BD"/>
            </w:tcBorders>
            <w:shd w:val="clear" w:color="auto" w:fill="D3DFEE"/>
          </w:tcPr>
          <w:p w:rsidR="00BE343B" w:rsidRPr="00DB6C76" w:rsidRDefault="00BE343B" w:rsidP="007637D0">
            <w:pPr>
              <w:rPr>
                <w:szCs w:val="20"/>
              </w:rPr>
            </w:pPr>
            <w:r w:rsidRPr="00DB6C76">
              <w:rPr>
                <w:szCs w:val="20"/>
              </w:rPr>
              <w:t>1.1</w:t>
            </w:r>
          </w:p>
        </w:tc>
      </w:tr>
      <w:tr w:rsidR="00090B39" w:rsidRPr="00DB6C76" w:rsidTr="004957BA">
        <w:trPr>
          <w:cantSplit/>
        </w:trPr>
        <w:tc>
          <w:tcPr>
            <w:tcW w:w="1981" w:type="dxa"/>
            <w:tcBorders>
              <w:top w:val="single" w:sz="8" w:space="0" w:color="4F81BD"/>
              <w:left w:val="single" w:sz="8" w:space="0" w:color="4F81BD"/>
              <w:bottom w:val="single" w:sz="8" w:space="0" w:color="4F81BD"/>
              <w:right w:val="single" w:sz="8" w:space="0" w:color="4F81BD"/>
            </w:tcBorders>
            <w:shd w:val="clear" w:color="auto" w:fill="D3DFEE"/>
          </w:tcPr>
          <w:p w:rsidR="00090B39" w:rsidRPr="00DB6C76" w:rsidRDefault="00090B39" w:rsidP="007637D0">
            <w:pPr>
              <w:rPr>
                <w:szCs w:val="20"/>
              </w:rPr>
            </w:pPr>
            <w:r w:rsidRPr="00DB6C76">
              <w:rPr>
                <w:szCs w:val="20"/>
              </w:rPr>
              <w:t>Amy Lackas</w:t>
            </w:r>
          </w:p>
        </w:tc>
        <w:tc>
          <w:tcPr>
            <w:tcW w:w="5989" w:type="dxa"/>
            <w:tcBorders>
              <w:top w:val="single" w:sz="8" w:space="0" w:color="4F81BD"/>
              <w:left w:val="single" w:sz="8" w:space="0" w:color="4F81BD"/>
              <w:bottom w:val="single" w:sz="8" w:space="0" w:color="4F81BD"/>
              <w:right w:val="single" w:sz="8" w:space="0" w:color="4F81BD"/>
            </w:tcBorders>
            <w:shd w:val="clear" w:color="auto" w:fill="D3DFEE"/>
          </w:tcPr>
          <w:p w:rsidR="00090B39" w:rsidRPr="00DB6C76" w:rsidRDefault="00090B39" w:rsidP="00E65D38">
            <w:pPr>
              <w:rPr>
                <w:szCs w:val="20"/>
              </w:rPr>
            </w:pPr>
            <w:r w:rsidRPr="00DB6C76">
              <w:rPr>
                <w:szCs w:val="20"/>
              </w:rPr>
              <w:t>Clarified the validation done on the salesperson to look at the hire and termination date</w:t>
            </w:r>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090B39" w:rsidRPr="00DB6C76" w:rsidRDefault="00090B39" w:rsidP="007637D0">
            <w:pPr>
              <w:rPr>
                <w:szCs w:val="20"/>
              </w:rPr>
            </w:pPr>
            <w:r w:rsidRPr="00DB6C76">
              <w:rPr>
                <w:szCs w:val="20"/>
              </w:rPr>
              <w:t>05/17/2012</w:t>
            </w:r>
          </w:p>
        </w:tc>
        <w:tc>
          <w:tcPr>
            <w:tcW w:w="1154" w:type="dxa"/>
            <w:tcBorders>
              <w:top w:val="single" w:sz="8" w:space="0" w:color="4F81BD"/>
              <w:left w:val="single" w:sz="8" w:space="0" w:color="4F81BD"/>
              <w:bottom w:val="single" w:sz="8" w:space="0" w:color="4F81BD"/>
              <w:right w:val="single" w:sz="8" w:space="0" w:color="4F81BD"/>
            </w:tcBorders>
            <w:shd w:val="clear" w:color="auto" w:fill="D3DFEE"/>
          </w:tcPr>
          <w:p w:rsidR="00090B39" w:rsidRPr="00DB6C76" w:rsidRDefault="00090B39" w:rsidP="007637D0">
            <w:pPr>
              <w:rPr>
                <w:szCs w:val="20"/>
              </w:rPr>
            </w:pPr>
            <w:r w:rsidRPr="00DB6C76">
              <w:rPr>
                <w:szCs w:val="20"/>
              </w:rPr>
              <w:t>1.2</w:t>
            </w:r>
          </w:p>
        </w:tc>
      </w:tr>
      <w:tr w:rsidR="00CF3CC5" w:rsidRPr="00DB6C76" w:rsidTr="004957BA">
        <w:trPr>
          <w:cantSplit/>
          <w:ins w:id="69" w:author="Amy Byers" w:date="2014-09-10T19:06:00Z"/>
        </w:trPr>
        <w:tc>
          <w:tcPr>
            <w:tcW w:w="1981" w:type="dxa"/>
            <w:tcBorders>
              <w:top w:val="single" w:sz="8" w:space="0" w:color="4F81BD"/>
              <w:left w:val="single" w:sz="8" w:space="0" w:color="4F81BD"/>
              <w:bottom w:val="single" w:sz="8" w:space="0" w:color="4F81BD"/>
              <w:right w:val="single" w:sz="8" w:space="0" w:color="4F81BD"/>
            </w:tcBorders>
            <w:shd w:val="clear" w:color="auto" w:fill="D3DFEE"/>
          </w:tcPr>
          <w:p w:rsidR="00CF3CC5" w:rsidRPr="00DB6C76" w:rsidRDefault="00CF3CC5" w:rsidP="007637D0">
            <w:pPr>
              <w:rPr>
                <w:ins w:id="70" w:author="Amy Byers" w:date="2014-09-10T19:06:00Z"/>
                <w:szCs w:val="20"/>
              </w:rPr>
            </w:pPr>
            <w:ins w:id="71" w:author="Amy Byers" w:date="2014-09-10T19:06:00Z">
              <w:r>
                <w:rPr>
                  <w:szCs w:val="20"/>
                </w:rPr>
                <w:t>Amy Byers</w:t>
              </w:r>
            </w:ins>
          </w:p>
        </w:tc>
        <w:tc>
          <w:tcPr>
            <w:tcW w:w="5989" w:type="dxa"/>
            <w:tcBorders>
              <w:top w:val="single" w:sz="8" w:space="0" w:color="4F81BD"/>
              <w:left w:val="single" w:sz="8" w:space="0" w:color="4F81BD"/>
              <w:bottom w:val="single" w:sz="8" w:space="0" w:color="4F81BD"/>
              <w:right w:val="single" w:sz="8" w:space="0" w:color="4F81BD"/>
            </w:tcBorders>
            <w:shd w:val="clear" w:color="auto" w:fill="D3DFEE"/>
          </w:tcPr>
          <w:p w:rsidR="00CF3CC5" w:rsidRDefault="00CF3CC5" w:rsidP="00E65D38">
            <w:pPr>
              <w:rPr>
                <w:ins w:id="72" w:author="Amy Byers" w:date="2014-09-10T19:06:00Z"/>
                <w:szCs w:val="20"/>
              </w:rPr>
            </w:pPr>
            <w:ins w:id="73" w:author="Amy Byers" w:date="2014-09-10T19:06:00Z">
              <w:r>
                <w:rPr>
                  <w:szCs w:val="20"/>
                </w:rPr>
                <w:t>Added clarification that store search criteria field defaults to current store</w:t>
              </w:r>
            </w:ins>
          </w:p>
          <w:p w:rsidR="00CF3CC5" w:rsidRPr="00DB6C76" w:rsidRDefault="00CF3CC5" w:rsidP="00E65D38">
            <w:pPr>
              <w:rPr>
                <w:ins w:id="74" w:author="Amy Byers" w:date="2014-09-10T19:06:00Z"/>
                <w:szCs w:val="20"/>
              </w:rPr>
            </w:pPr>
            <w:ins w:id="75" w:author="Amy Byers" w:date="2014-09-10T19:07:00Z">
              <w:r>
                <w:rPr>
                  <w:szCs w:val="20"/>
                </w:rPr>
                <w:t>Added requirements matrix.</w:t>
              </w:r>
            </w:ins>
          </w:p>
        </w:tc>
        <w:tc>
          <w:tcPr>
            <w:tcW w:w="1440" w:type="dxa"/>
            <w:tcBorders>
              <w:top w:val="single" w:sz="8" w:space="0" w:color="4F81BD"/>
              <w:left w:val="single" w:sz="8" w:space="0" w:color="4F81BD"/>
              <w:bottom w:val="single" w:sz="8" w:space="0" w:color="4F81BD"/>
              <w:right w:val="single" w:sz="8" w:space="0" w:color="4F81BD"/>
            </w:tcBorders>
            <w:shd w:val="clear" w:color="auto" w:fill="D3DFEE"/>
          </w:tcPr>
          <w:p w:rsidR="00CF3CC5" w:rsidRPr="00DB6C76" w:rsidRDefault="00CF3CC5" w:rsidP="007637D0">
            <w:pPr>
              <w:rPr>
                <w:ins w:id="76" w:author="Amy Byers" w:date="2014-09-10T19:06:00Z"/>
                <w:szCs w:val="20"/>
              </w:rPr>
            </w:pPr>
            <w:ins w:id="77" w:author="Amy Byers" w:date="2014-09-10T19:07:00Z">
              <w:r>
                <w:rPr>
                  <w:szCs w:val="20"/>
                </w:rPr>
                <w:t>9/01/2014</w:t>
              </w:r>
            </w:ins>
          </w:p>
        </w:tc>
        <w:tc>
          <w:tcPr>
            <w:tcW w:w="1154" w:type="dxa"/>
            <w:tcBorders>
              <w:top w:val="single" w:sz="8" w:space="0" w:color="4F81BD"/>
              <w:left w:val="single" w:sz="8" w:space="0" w:color="4F81BD"/>
              <w:bottom w:val="single" w:sz="8" w:space="0" w:color="4F81BD"/>
              <w:right w:val="single" w:sz="8" w:space="0" w:color="4F81BD"/>
            </w:tcBorders>
            <w:shd w:val="clear" w:color="auto" w:fill="D3DFEE"/>
          </w:tcPr>
          <w:p w:rsidR="00CF3CC5" w:rsidRPr="00DB6C76" w:rsidRDefault="00CF3CC5" w:rsidP="00CF3CC5">
            <w:pPr>
              <w:rPr>
                <w:ins w:id="78" w:author="Amy Byers" w:date="2014-09-10T19:06:00Z"/>
                <w:szCs w:val="20"/>
              </w:rPr>
            </w:pPr>
            <w:ins w:id="79" w:author="Amy Byers" w:date="2014-09-10T19:07:00Z">
              <w:r>
                <w:rPr>
                  <w:szCs w:val="20"/>
                </w:rPr>
                <w:t>1</w:t>
              </w:r>
              <w:bookmarkStart w:id="80" w:name="_GoBack"/>
              <w:bookmarkEnd w:id="80"/>
              <w:r>
                <w:rPr>
                  <w:szCs w:val="20"/>
                </w:rPr>
                <w:t>.3</w:t>
              </w:r>
            </w:ins>
          </w:p>
        </w:tc>
      </w:tr>
    </w:tbl>
    <w:p w:rsidR="004957BA" w:rsidRDefault="004957BA" w:rsidP="004957BA">
      <w:pPr>
        <w:rPr>
          <w:ins w:id="81" w:author="Amy Byers" w:date="2014-09-10T19:01:00Z"/>
          <w:sz w:val="24"/>
        </w:rPr>
      </w:pPr>
      <w:bookmarkStart w:id="82" w:name="_Toc320880027"/>
      <w:bookmarkStart w:id="83" w:name="_Toc323842543"/>
    </w:p>
    <w:p w:rsidR="004957BA" w:rsidRPr="00A07A01" w:rsidRDefault="004957BA" w:rsidP="004957BA">
      <w:pPr>
        <w:pStyle w:val="Heading1"/>
        <w:rPr>
          <w:ins w:id="84" w:author="Amy Byers" w:date="2014-09-10T19:01:00Z"/>
          <w:i/>
        </w:rPr>
      </w:pPr>
      <w:bookmarkStart w:id="85" w:name="_Toc323725623"/>
      <w:bookmarkStart w:id="86" w:name="_Toc323818563"/>
      <w:bookmarkStart w:id="87" w:name="_Toc324415480"/>
      <w:bookmarkStart w:id="88" w:name="_Toc324417917"/>
      <w:bookmarkStart w:id="89" w:name="_Toc396840534"/>
      <w:bookmarkStart w:id="90" w:name="_Toc398125250"/>
      <w:proofErr w:type="gramStart"/>
      <w:ins w:id="91" w:author="Amy Byers" w:date="2014-09-10T19:01:00Z">
        <w:r w:rsidRPr="00A07A01">
          <w:rPr>
            <w:i/>
          </w:rPr>
          <w:t xml:space="preserve">Appendix </w:t>
        </w:r>
        <w:proofErr w:type="gramEnd"/>
        <w:r w:rsidRPr="00A07A01">
          <w:rPr>
            <w:i/>
          </w:rPr>
          <w:fldChar w:fldCharType="begin"/>
        </w:r>
        <w:r w:rsidRPr="00A07A01">
          <w:rPr>
            <w:i/>
          </w:rPr>
          <w:instrText xml:space="preserve"> AUTONUMLGL  \* ALPHABETIC \e </w:instrText>
        </w:r>
        <w:r w:rsidRPr="00A07A01">
          <w:rPr>
            <w:i/>
          </w:rPr>
          <w:fldChar w:fldCharType="end"/>
        </w:r>
        <w:r w:rsidRPr="00A07A01">
          <w:rPr>
            <w:i/>
          </w:rPr>
          <w:t>: Source Documentation</w:t>
        </w:r>
        <w:bookmarkEnd w:id="85"/>
        <w:bookmarkEnd w:id="86"/>
        <w:bookmarkEnd w:id="87"/>
        <w:bookmarkEnd w:id="88"/>
        <w:bookmarkEnd w:id="89"/>
        <w:bookmarkEnd w:id="90"/>
      </w:ins>
    </w:p>
    <w:p w:rsidR="004957BA" w:rsidRPr="002B237E" w:rsidRDefault="004957BA" w:rsidP="004957BA">
      <w:pPr>
        <w:pStyle w:val="BodyText"/>
        <w:numPr>
          <w:ilvl w:val="0"/>
          <w:numId w:val="2"/>
        </w:numPr>
        <w:rPr>
          <w:ins w:id="92" w:author="Amy Byers" w:date="2014-09-10T19:01:00Z"/>
        </w:rPr>
      </w:pPr>
      <w:ins w:id="93" w:author="Amy Byers" w:date="2014-09-10T19:01:00Z">
        <w:r w:rsidRPr="002B237E">
          <w:t>Requirement Specification - XPOS</w:t>
        </w:r>
      </w:ins>
    </w:p>
    <w:p w:rsidR="004957BA" w:rsidRPr="00A01DB1" w:rsidRDefault="004957BA" w:rsidP="004957BA">
      <w:pPr>
        <w:pStyle w:val="Heading2"/>
        <w:ind w:left="504" w:hanging="504"/>
        <w:rPr>
          <w:ins w:id="94" w:author="Amy Byers" w:date="2014-09-10T19:01:00Z"/>
        </w:rPr>
      </w:pPr>
      <w:bookmarkStart w:id="95" w:name="_Ref265236436"/>
      <w:bookmarkStart w:id="96" w:name="_Toc323725624"/>
      <w:bookmarkStart w:id="97" w:name="_Toc323818564"/>
      <w:bookmarkStart w:id="98" w:name="_Toc324415481"/>
      <w:bookmarkStart w:id="99" w:name="_Toc324417918"/>
      <w:bookmarkStart w:id="100" w:name="_Toc396840535"/>
      <w:bookmarkStart w:id="101" w:name="_Toc398125251"/>
      <w:ins w:id="102" w:author="Amy Byers" w:date="2014-09-10T19:01:00Z">
        <w:r w:rsidRPr="00A01DB1">
          <w:t>Functional Requirements</w:t>
        </w:r>
        <w:bookmarkEnd w:id="95"/>
        <w:bookmarkEnd w:id="96"/>
        <w:bookmarkEnd w:id="97"/>
        <w:bookmarkEnd w:id="98"/>
        <w:bookmarkEnd w:id="99"/>
        <w:bookmarkEnd w:id="100"/>
        <w:bookmarkEnd w:id="101"/>
      </w:ins>
    </w:p>
    <w:tbl>
      <w:tblPr>
        <w:tblW w:w="4886"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673"/>
        <w:gridCol w:w="1685"/>
        <w:gridCol w:w="1514"/>
        <w:gridCol w:w="4023"/>
        <w:gridCol w:w="2639"/>
      </w:tblGrid>
      <w:tr w:rsidR="004957BA" w:rsidRPr="00583AE6" w:rsidTr="004957BA">
        <w:trPr>
          <w:cantSplit/>
          <w:tblHeader/>
          <w:ins w:id="103" w:author="Amy Byers" w:date="2014-09-10T19:01:00Z"/>
        </w:trPr>
        <w:tc>
          <w:tcPr>
            <w:tcW w:w="67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957BA" w:rsidRDefault="004957BA" w:rsidP="004957BA">
            <w:pPr>
              <w:rPr>
                <w:ins w:id="104" w:author="Amy Byers" w:date="2014-09-10T19:01:00Z"/>
                <w:b/>
                <w:bCs/>
                <w:szCs w:val="20"/>
              </w:rPr>
            </w:pPr>
            <w:ins w:id="105" w:author="Amy Byers" w:date="2014-09-10T19:01:00Z">
              <w:r>
                <w:rPr>
                  <w:b/>
                  <w:bCs/>
                  <w:szCs w:val="20"/>
                </w:rPr>
                <w:t>ID</w:t>
              </w:r>
            </w:ins>
          </w:p>
        </w:tc>
        <w:tc>
          <w:tcPr>
            <w:tcW w:w="1685"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957BA" w:rsidRPr="00583AE6" w:rsidRDefault="004957BA" w:rsidP="004957BA">
            <w:pPr>
              <w:rPr>
                <w:ins w:id="106" w:author="Amy Byers" w:date="2014-09-10T19:01:00Z"/>
                <w:b/>
                <w:bCs/>
                <w:szCs w:val="20"/>
              </w:rPr>
            </w:pPr>
            <w:ins w:id="107" w:author="Amy Byers" w:date="2014-09-10T19:01:00Z">
              <w:r>
                <w:rPr>
                  <w:b/>
                  <w:bCs/>
                  <w:szCs w:val="20"/>
                </w:rPr>
                <w:t>Category</w:t>
              </w:r>
            </w:ins>
          </w:p>
        </w:tc>
        <w:tc>
          <w:tcPr>
            <w:tcW w:w="151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rsidR="004957BA" w:rsidRDefault="004957BA" w:rsidP="004957BA">
            <w:pPr>
              <w:rPr>
                <w:ins w:id="108" w:author="Amy Byers" w:date="2014-09-10T19:01:00Z"/>
                <w:b/>
                <w:bCs/>
                <w:szCs w:val="20"/>
              </w:rPr>
            </w:pPr>
            <w:ins w:id="109" w:author="Amy Byers" w:date="2014-09-10T19:01:00Z">
              <w:r>
                <w:rPr>
                  <w:b/>
                  <w:bCs/>
                  <w:szCs w:val="20"/>
                </w:rPr>
                <w:t>Sub-Category</w:t>
              </w:r>
            </w:ins>
          </w:p>
        </w:tc>
        <w:tc>
          <w:tcPr>
            <w:tcW w:w="4023"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957BA" w:rsidRPr="00583AE6" w:rsidRDefault="004957BA" w:rsidP="004957BA">
            <w:pPr>
              <w:rPr>
                <w:ins w:id="110" w:author="Amy Byers" w:date="2014-09-10T19:01:00Z"/>
                <w:b/>
                <w:bCs/>
                <w:szCs w:val="20"/>
              </w:rPr>
            </w:pPr>
            <w:ins w:id="111" w:author="Amy Byers" w:date="2014-09-10T19:01:00Z">
              <w:r>
                <w:rPr>
                  <w:b/>
                  <w:bCs/>
                  <w:szCs w:val="20"/>
                </w:rPr>
                <w:t>Description</w:t>
              </w:r>
            </w:ins>
          </w:p>
        </w:tc>
        <w:tc>
          <w:tcPr>
            <w:tcW w:w="263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4957BA" w:rsidRPr="00583AE6" w:rsidRDefault="004957BA" w:rsidP="004957BA">
            <w:pPr>
              <w:rPr>
                <w:ins w:id="112" w:author="Amy Byers" w:date="2014-09-10T19:01:00Z"/>
                <w:b/>
                <w:bCs/>
                <w:szCs w:val="20"/>
              </w:rPr>
            </w:pPr>
            <w:ins w:id="113" w:author="Amy Byers" w:date="2014-09-10T19:01:00Z">
              <w:r>
                <w:rPr>
                  <w:b/>
                  <w:bCs/>
                  <w:szCs w:val="20"/>
                </w:rPr>
                <w:t>Section(s)</w:t>
              </w:r>
            </w:ins>
          </w:p>
        </w:tc>
      </w:tr>
      <w:tr w:rsidR="004957BA" w:rsidRPr="00CF3CC5" w:rsidTr="004957BA">
        <w:trPr>
          <w:cantSplit/>
          <w:ins w:id="114" w:author="Amy Byers" w:date="2014-09-10T19:01:00Z"/>
        </w:trPr>
        <w:tc>
          <w:tcPr>
            <w:tcW w:w="673" w:type="dxa"/>
            <w:tcBorders>
              <w:top w:val="single" w:sz="8" w:space="0" w:color="4F81BD"/>
              <w:left w:val="single" w:sz="8" w:space="0" w:color="4F81BD"/>
              <w:bottom w:val="single" w:sz="8" w:space="0" w:color="4F81BD"/>
              <w:right w:val="single" w:sz="8" w:space="0" w:color="4F81BD"/>
            </w:tcBorders>
            <w:shd w:val="clear" w:color="auto" w:fill="auto"/>
          </w:tcPr>
          <w:p w:rsidR="004957BA" w:rsidRPr="00CF3CC5" w:rsidRDefault="004957BA" w:rsidP="004957BA">
            <w:pPr>
              <w:rPr>
                <w:ins w:id="115" w:author="Amy Byers" w:date="2014-09-10T19:01:00Z"/>
                <w:rFonts w:cs="Arial"/>
                <w:sz w:val="18"/>
                <w:szCs w:val="18"/>
              </w:rPr>
            </w:pPr>
            <w:ins w:id="116" w:author="Amy Byers" w:date="2014-09-10T19:02:00Z">
              <w:r w:rsidRPr="00CF3CC5">
                <w:rPr>
                  <w:rFonts w:cs="Arial"/>
                  <w:sz w:val="18"/>
                  <w:szCs w:val="18"/>
                </w:rPr>
                <w:t>2.31</w:t>
              </w:r>
            </w:ins>
          </w:p>
        </w:tc>
        <w:tc>
          <w:tcPr>
            <w:tcW w:w="1685" w:type="dxa"/>
            <w:tcBorders>
              <w:top w:val="single" w:sz="8" w:space="0" w:color="4F81BD"/>
              <w:left w:val="single" w:sz="8" w:space="0" w:color="4F81BD"/>
              <w:bottom w:val="single" w:sz="8" w:space="0" w:color="4F81BD"/>
              <w:right w:val="single" w:sz="8" w:space="0" w:color="4F81BD"/>
            </w:tcBorders>
            <w:shd w:val="clear" w:color="auto" w:fill="auto"/>
          </w:tcPr>
          <w:p w:rsidR="004957BA" w:rsidRPr="00CF3CC5" w:rsidRDefault="004957BA" w:rsidP="004957BA">
            <w:pPr>
              <w:rPr>
                <w:ins w:id="117" w:author="Amy Byers" w:date="2014-09-10T19:01:00Z"/>
                <w:rFonts w:cs="Arial"/>
                <w:sz w:val="18"/>
                <w:szCs w:val="18"/>
              </w:rPr>
            </w:pPr>
            <w:ins w:id="118" w:author="Amy Byers" w:date="2014-09-10T19:02:00Z">
              <w:r w:rsidRPr="00CF3CC5">
                <w:rPr>
                  <w:rFonts w:cs="Arial"/>
                  <w:sz w:val="18"/>
                  <w:szCs w:val="18"/>
                </w:rPr>
                <w:t>Functions</w:t>
              </w:r>
            </w:ins>
          </w:p>
        </w:tc>
        <w:tc>
          <w:tcPr>
            <w:tcW w:w="1514" w:type="dxa"/>
            <w:tcBorders>
              <w:top w:val="single" w:sz="8" w:space="0" w:color="4F81BD"/>
              <w:left w:val="single" w:sz="8" w:space="0" w:color="4F81BD"/>
              <w:bottom w:val="single" w:sz="8" w:space="0" w:color="4F81BD"/>
              <w:right w:val="single" w:sz="8" w:space="0" w:color="4F81BD"/>
            </w:tcBorders>
          </w:tcPr>
          <w:p w:rsidR="004957BA" w:rsidRPr="00CF3CC5" w:rsidRDefault="004957BA" w:rsidP="004957BA">
            <w:pPr>
              <w:rPr>
                <w:ins w:id="119" w:author="Amy Byers" w:date="2014-09-10T19:01:00Z"/>
                <w:rFonts w:cs="Arial"/>
                <w:sz w:val="18"/>
                <w:szCs w:val="18"/>
              </w:rPr>
            </w:pPr>
            <w:ins w:id="120" w:author="Amy Byers" w:date="2014-09-10T19:02:00Z">
              <w:r w:rsidRPr="00CF3CC5">
                <w:rPr>
                  <w:rFonts w:cs="Arial"/>
                  <w:sz w:val="18"/>
                  <w:szCs w:val="18"/>
                </w:rPr>
                <w:t>Salesperson Capture</w:t>
              </w:r>
            </w:ins>
          </w:p>
        </w:tc>
        <w:tc>
          <w:tcPr>
            <w:tcW w:w="4023" w:type="dxa"/>
            <w:tcBorders>
              <w:top w:val="single" w:sz="8" w:space="0" w:color="4F81BD"/>
              <w:left w:val="single" w:sz="8" w:space="0" w:color="4F81BD"/>
              <w:bottom w:val="single" w:sz="8" w:space="0" w:color="4F81BD"/>
              <w:right w:val="single" w:sz="8" w:space="0" w:color="4F81BD"/>
            </w:tcBorders>
            <w:shd w:val="clear" w:color="auto" w:fill="auto"/>
          </w:tcPr>
          <w:p w:rsidR="004957BA" w:rsidRPr="00CF3CC5" w:rsidRDefault="004957BA" w:rsidP="004957BA">
            <w:pPr>
              <w:rPr>
                <w:ins w:id="121" w:author="Amy Byers" w:date="2014-09-10T19:01:00Z"/>
                <w:rFonts w:cs="Arial"/>
                <w:sz w:val="18"/>
                <w:szCs w:val="18"/>
              </w:rPr>
            </w:pPr>
            <w:ins w:id="122" w:author="Amy Byers" w:date="2014-09-10T19:02:00Z">
              <w:r w:rsidRPr="00CF3CC5">
                <w:rPr>
                  <w:rFonts w:cs="Arial"/>
                  <w:sz w:val="18"/>
                  <w:szCs w:val="18"/>
                </w:rPr>
                <w:t>When performing a salesperson search (Transaction or Item level), the store number will be defaulted to the calling store.</w:t>
              </w:r>
            </w:ins>
          </w:p>
        </w:tc>
        <w:tc>
          <w:tcPr>
            <w:tcW w:w="2639" w:type="dxa"/>
            <w:tcBorders>
              <w:top w:val="single" w:sz="8" w:space="0" w:color="4F81BD"/>
              <w:left w:val="single" w:sz="8" w:space="0" w:color="4F81BD"/>
              <w:bottom w:val="single" w:sz="8" w:space="0" w:color="4F81BD"/>
              <w:right w:val="single" w:sz="8" w:space="0" w:color="4F81BD"/>
            </w:tcBorders>
            <w:shd w:val="clear" w:color="auto" w:fill="auto"/>
            <w:vAlign w:val="center"/>
          </w:tcPr>
          <w:p w:rsidR="004957BA" w:rsidRPr="00CF3CC5" w:rsidRDefault="004957BA" w:rsidP="004957BA">
            <w:pPr>
              <w:numPr>
                <w:ilvl w:val="0"/>
                <w:numId w:val="1"/>
              </w:numPr>
              <w:rPr>
                <w:ins w:id="123" w:author="Amy Byers" w:date="2014-09-10T19:01:00Z"/>
                <w:sz w:val="18"/>
                <w:szCs w:val="18"/>
              </w:rPr>
            </w:pPr>
            <w:ins w:id="124" w:author="Amy Byers" w:date="2014-09-10T19:02:00Z">
              <w:r w:rsidRPr="00CF3CC5">
                <w:rPr>
                  <w:sz w:val="18"/>
                  <w:szCs w:val="18"/>
                </w:rPr>
                <w:fldChar w:fldCharType="begin"/>
              </w:r>
              <w:r w:rsidRPr="00CF3CC5">
                <w:rPr>
                  <w:sz w:val="18"/>
                  <w:szCs w:val="18"/>
                </w:rPr>
                <w:instrText xml:space="preserve"> REF _Ref398139078 \r \h </w:instrText>
              </w:r>
            </w:ins>
            <w:r w:rsidRPr="00CF3CC5">
              <w:rPr>
                <w:sz w:val="18"/>
                <w:szCs w:val="18"/>
              </w:rPr>
            </w:r>
            <w:r w:rsidR="00CF3CC5">
              <w:rPr>
                <w:sz w:val="18"/>
                <w:szCs w:val="18"/>
              </w:rPr>
              <w:instrText xml:space="preserve"> \* MERGEFORMAT </w:instrText>
            </w:r>
            <w:r w:rsidRPr="00CF3CC5">
              <w:rPr>
                <w:sz w:val="18"/>
                <w:szCs w:val="18"/>
              </w:rPr>
              <w:fldChar w:fldCharType="separate"/>
            </w:r>
            <w:ins w:id="125" w:author="Amy Byers" w:date="2014-09-10T19:02:00Z">
              <w:r w:rsidRPr="00CF3CC5">
                <w:rPr>
                  <w:sz w:val="18"/>
                  <w:szCs w:val="18"/>
                </w:rPr>
                <w:t>2.6</w:t>
              </w:r>
              <w:r w:rsidRPr="00CF3CC5">
                <w:rPr>
                  <w:sz w:val="18"/>
                  <w:szCs w:val="18"/>
                </w:rPr>
                <w:fldChar w:fldCharType="end"/>
              </w:r>
              <w:r w:rsidRPr="00CF3CC5">
                <w:rPr>
                  <w:sz w:val="18"/>
                  <w:szCs w:val="18"/>
                </w:rPr>
                <w:t xml:space="preserve"> </w:t>
              </w:r>
              <w:r w:rsidRPr="00CF3CC5">
                <w:rPr>
                  <w:sz w:val="18"/>
                  <w:szCs w:val="18"/>
                </w:rPr>
                <w:fldChar w:fldCharType="begin"/>
              </w:r>
              <w:r w:rsidRPr="00CF3CC5">
                <w:rPr>
                  <w:sz w:val="18"/>
                  <w:szCs w:val="18"/>
                </w:rPr>
                <w:instrText xml:space="preserve"> REF _Ref398139081 \h </w:instrText>
              </w:r>
            </w:ins>
            <w:r w:rsidRPr="00CF3CC5">
              <w:rPr>
                <w:sz w:val="18"/>
                <w:szCs w:val="18"/>
              </w:rPr>
            </w:r>
            <w:r w:rsidR="00CF3CC5">
              <w:rPr>
                <w:sz w:val="18"/>
                <w:szCs w:val="18"/>
              </w:rPr>
              <w:instrText xml:space="preserve"> \* MERGEFORMAT </w:instrText>
            </w:r>
            <w:r w:rsidRPr="00CF3CC5">
              <w:rPr>
                <w:sz w:val="18"/>
                <w:szCs w:val="18"/>
              </w:rPr>
              <w:fldChar w:fldCharType="separate"/>
            </w:r>
            <w:ins w:id="126" w:author="Amy Byers" w:date="2014-09-10T19:02:00Z">
              <w:r w:rsidRPr="00CF3CC5">
                <w:rPr>
                  <w:sz w:val="18"/>
                  <w:szCs w:val="18"/>
                </w:rPr>
                <w:t>Special Requirements</w:t>
              </w:r>
              <w:r w:rsidRPr="00CF3CC5">
                <w:rPr>
                  <w:sz w:val="18"/>
                  <w:szCs w:val="18"/>
                </w:rPr>
                <w:fldChar w:fldCharType="end"/>
              </w:r>
            </w:ins>
          </w:p>
        </w:tc>
      </w:tr>
    </w:tbl>
    <w:p w:rsidR="004957BA" w:rsidRDefault="004957BA" w:rsidP="004957BA">
      <w:pPr>
        <w:rPr>
          <w:ins w:id="127" w:author="Amy Byers" w:date="2014-09-10T19:01:00Z"/>
          <w:b/>
          <w:sz w:val="24"/>
        </w:rPr>
      </w:pPr>
    </w:p>
    <w:p w:rsidR="00A36851" w:rsidRPr="00DB6C76" w:rsidRDefault="00A36851" w:rsidP="00A36851">
      <w:pPr>
        <w:pStyle w:val="Heading1"/>
        <w:rPr>
          <w:i/>
        </w:rPr>
      </w:pPr>
      <w:proofErr w:type="gramStart"/>
      <w:r w:rsidRPr="00DB6C76">
        <w:rPr>
          <w:i/>
        </w:rPr>
        <w:t xml:space="preserve">Appendix </w:t>
      </w:r>
      <w:proofErr w:type="gramEnd"/>
      <w:ins w:id="128" w:author="Amy Byers" w:date="2014-09-10T19:01:00Z">
        <w:r w:rsidR="004957BA" w:rsidRPr="00A07A01">
          <w:rPr>
            <w:i/>
          </w:rPr>
          <w:fldChar w:fldCharType="begin"/>
        </w:r>
        <w:r w:rsidR="004957BA" w:rsidRPr="00A07A01">
          <w:rPr>
            <w:i/>
          </w:rPr>
          <w:instrText xml:space="preserve"> AUTONUMLGL  \* ALPHABETIC \e </w:instrText>
        </w:r>
        <w:r w:rsidR="004957BA" w:rsidRPr="00A07A01">
          <w:rPr>
            <w:i/>
          </w:rPr>
          <w:fldChar w:fldCharType="end"/>
        </w:r>
      </w:ins>
      <w:del w:id="129" w:author="Amy Byers" w:date="2014-09-10T19:01:00Z">
        <w:r w:rsidRPr="00DB6C76" w:rsidDel="004957BA">
          <w:rPr>
            <w:i/>
          </w:rPr>
          <w:delText>A</w:delText>
        </w:r>
      </w:del>
      <w:r w:rsidRPr="00DB6C76">
        <w:rPr>
          <w:i/>
        </w:rPr>
        <w:t>: Glossary</w:t>
      </w:r>
      <w:bookmarkEnd w:id="82"/>
      <w:bookmarkEnd w:id="83"/>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63"/>
        <w:gridCol w:w="8680"/>
      </w:tblGrid>
      <w:tr w:rsidR="00A36851" w:rsidRPr="00DB6C76" w:rsidTr="009A27E9">
        <w:trPr>
          <w:cantSplit/>
        </w:trPr>
        <w:tc>
          <w:tcPr>
            <w:tcW w:w="1879"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bCs/>
                <w:szCs w:val="20"/>
              </w:rPr>
            </w:pPr>
            <w:r w:rsidRPr="00DB6C76">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DB6C76" w:rsidRDefault="00A36851" w:rsidP="007637D0">
            <w:pPr>
              <w:rPr>
                <w:b/>
                <w:bCs/>
                <w:szCs w:val="20"/>
              </w:rPr>
            </w:pPr>
            <w:r w:rsidRPr="00DB6C76">
              <w:rPr>
                <w:b/>
                <w:bCs/>
                <w:szCs w:val="20"/>
              </w:rPr>
              <w:t>Definition</w:t>
            </w:r>
          </w:p>
        </w:tc>
      </w:tr>
      <w:tr w:rsidR="00A36851" w:rsidRPr="00DB6C76" w:rsidTr="009A27E9">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A36851" w:rsidRPr="00DB6C76" w:rsidRDefault="009A27E9" w:rsidP="007637D0">
            <w:pPr>
              <w:rPr>
                <w:bCs/>
                <w:szCs w:val="20"/>
              </w:rPr>
            </w:pPr>
            <w:r w:rsidRPr="00DB6C76">
              <w:rPr>
                <w:bCs/>
                <w:szCs w:val="20"/>
              </w:rPr>
              <w:t>BBX ID</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A36851" w:rsidRPr="00DB6C76" w:rsidRDefault="009A27E9" w:rsidP="007637D0">
            <w:pPr>
              <w:rPr>
                <w:szCs w:val="20"/>
              </w:rPr>
            </w:pPr>
            <w:r w:rsidRPr="00DB6C76">
              <w:rPr>
                <w:szCs w:val="20"/>
              </w:rPr>
              <w:t>This is an alphanumeric ID that is associated with an employee ID.  The value is only used for displaying the receipt instead of the employee ID for certain situations.</w:t>
            </w:r>
          </w:p>
        </w:tc>
      </w:tr>
      <w:tr w:rsidR="005830F2" w:rsidRPr="009A27E9" w:rsidTr="009A27E9">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5830F2" w:rsidRPr="00DB6C76" w:rsidRDefault="005830F2" w:rsidP="007637D0">
            <w:pPr>
              <w:rPr>
                <w:bCs/>
                <w:szCs w:val="20"/>
              </w:rPr>
            </w:pPr>
            <w:r w:rsidRPr="00DB6C76">
              <w:rPr>
                <w:bCs/>
                <w:szCs w:val="20"/>
              </w:rPr>
              <w:t>Salesperson ID</w:t>
            </w: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5830F2" w:rsidRDefault="005830F2" w:rsidP="007637D0">
            <w:pPr>
              <w:rPr>
                <w:szCs w:val="20"/>
              </w:rPr>
            </w:pPr>
            <w:r w:rsidRPr="00DB6C76">
              <w:rPr>
                <w:szCs w:val="20"/>
              </w:rPr>
              <w:t>This is the same as the employee ID.</w:t>
            </w:r>
          </w:p>
        </w:tc>
      </w:tr>
    </w:tbl>
    <w:p w:rsidR="004957BA" w:rsidRPr="004F72C3" w:rsidRDefault="004957BA" w:rsidP="00414418">
      <w:pPr>
        <w:rPr>
          <w:b/>
          <w:sz w:val="24"/>
        </w:rPr>
      </w:pPr>
    </w:p>
    <w:sectPr w:rsidR="004957BA" w:rsidRPr="004F72C3" w:rsidSect="00DD7ACA">
      <w:headerReference w:type="default" r:id="rId18"/>
      <w:footerReference w:type="default" r:id="rId19"/>
      <w:footerReference w:type="first" r:id="rId20"/>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397" w:rsidRDefault="00245397">
      <w:r>
        <w:separator/>
      </w:r>
    </w:p>
  </w:endnote>
  <w:endnote w:type="continuationSeparator" w:id="0">
    <w:p w:rsidR="00245397" w:rsidRDefault="00245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1A7" w:rsidRPr="00A6001F" w:rsidRDefault="002111A7"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11A7" w:rsidRDefault="002111A7" w:rsidP="00AA76BC">
    <w:pPr>
      <w:ind w:left="72"/>
      <w:jc w:val="right"/>
      <w:rPr>
        <w:rFonts w:cs="Arial"/>
        <w:szCs w:val="20"/>
      </w:rPr>
    </w:pPr>
    <w:r w:rsidRPr="003C0044">
      <w:rPr>
        <w:rStyle w:val="Strong"/>
        <w:rFonts w:cs="Arial"/>
        <w:b w:val="0"/>
        <w:sz w:val="24"/>
        <w:bdr w:val="none" w:sz="0" w:space="0" w:color="auto" w:frame="1"/>
      </w:rPr>
      <w:t xml:space="preserve">Stella Nova Technologies, </w:t>
    </w:r>
    <w:proofErr w:type="spellStart"/>
    <w:r w:rsidRPr="003C0044">
      <w:rPr>
        <w:rStyle w:val="Strong"/>
        <w:rFonts w:cs="Arial"/>
        <w:b w:val="0"/>
        <w:sz w:val="24"/>
        <w:bdr w:val="none" w:sz="0" w:space="0" w:color="auto" w:frame="1"/>
      </w:rPr>
      <w:t>Inc</w:t>
    </w:r>
    <w:proofErr w:type="spellEnd"/>
    <w:r w:rsidRPr="005E21B2">
      <w:rPr>
        <w:rFonts w:cs="Arial"/>
        <w:sz w:val="24"/>
      </w:rPr>
      <w:br/>
    </w:r>
    <w:r>
      <w:rPr>
        <w:rFonts w:cs="Arial"/>
        <w:szCs w:val="20"/>
      </w:rPr>
      <w:t>11635 North Park Drive</w:t>
    </w:r>
  </w:p>
  <w:p w:rsidR="002111A7" w:rsidRDefault="002111A7" w:rsidP="00AA76BC">
    <w:pPr>
      <w:ind w:left="72"/>
      <w:jc w:val="right"/>
      <w:rPr>
        <w:rFonts w:cs="Arial"/>
        <w:szCs w:val="20"/>
      </w:rPr>
    </w:pPr>
    <w:r>
      <w:rPr>
        <w:rFonts w:cs="Arial"/>
        <w:szCs w:val="20"/>
      </w:rPr>
      <w:t>Suite 100</w:t>
    </w:r>
  </w:p>
  <w:p w:rsidR="002111A7" w:rsidRPr="005E21B2" w:rsidRDefault="002111A7" w:rsidP="00AA76BC">
    <w:pPr>
      <w:ind w:left="72"/>
      <w:jc w:val="right"/>
      <w:rPr>
        <w:b/>
        <w:iCs/>
        <w:sz w:val="24"/>
      </w:rPr>
    </w:pPr>
    <w:r>
      <w:rPr>
        <w:rFonts w:cs="Arial"/>
        <w:szCs w:val="20"/>
      </w:rPr>
      <w:t>Wake Forest, NC 27587</w:t>
    </w:r>
    <w:r w:rsidRPr="005E21B2">
      <w:rPr>
        <w:rFonts w:cs="Arial"/>
        <w:szCs w:val="20"/>
      </w:rPr>
      <w:br/>
    </w:r>
    <w:r>
      <w:rPr>
        <w:rFonts w:cs="Arial"/>
        <w:szCs w:val="20"/>
      </w:rPr>
      <w:t>919.435.9900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397" w:rsidRDefault="00245397">
      <w:r>
        <w:separator/>
      </w:r>
    </w:p>
  </w:footnote>
  <w:footnote w:type="continuationSeparator" w:id="0">
    <w:p w:rsidR="00245397" w:rsidRDefault="002453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74"/>
      <w:gridCol w:w="5310"/>
    </w:tblGrid>
    <w:tr w:rsidR="002111A7" w:rsidRPr="004E0E2E" w:rsidTr="00091B36">
      <w:trPr>
        <w:trHeight w:val="267"/>
      </w:trPr>
      <w:tc>
        <w:tcPr>
          <w:tcW w:w="5508" w:type="dxa"/>
          <w:vAlign w:val="center"/>
        </w:tcPr>
        <w:p w:rsidR="002111A7" w:rsidRPr="004E0E2E" w:rsidRDefault="002111A7" w:rsidP="003B6D48">
          <w:pPr>
            <w:pStyle w:val="Header"/>
            <w:rPr>
              <w:i/>
              <w:iCs/>
              <w:sz w:val="18"/>
              <w:szCs w:val="18"/>
            </w:rPr>
          </w:pPr>
          <w:r w:rsidRPr="004E0E2E">
            <w:rPr>
              <w:i/>
              <w:iCs/>
              <w:sz w:val="18"/>
              <w:szCs w:val="18"/>
            </w:rPr>
            <w:t>Salesperson Capture Feature Document</w:t>
          </w:r>
          <w:ins w:id="130" w:author="Amy Byers" w:date="2014-09-10T18:57:00Z">
            <w:r w:rsidR="004957BA">
              <w:rPr>
                <w:i/>
                <w:iCs/>
                <w:sz w:val="18"/>
                <w:szCs w:val="18"/>
              </w:rPr>
              <w:t xml:space="preserve"> v1.3</w:t>
            </w:r>
          </w:ins>
        </w:p>
      </w:tc>
      <w:tc>
        <w:tcPr>
          <w:tcW w:w="5508" w:type="dxa"/>
          <w:vAlign w:val="center"/>
        </w:tcPr>
        <w:p w:rsidR="002111A7" w:rsidRPr="004E0E2E" w:rsidRDefault="002111A7" w:rsidP="004957BA">
          <w:pPr>
            <w:pStyle w:val="Header"/>
            <w:jc w:val="right"/>
            <w:rPr>
              <w:i/>
              <w:sz w:val="18"/>
              <w:szCs w:val="18"/>
            </w:rPr>
          </w:pPr>
          <w:r w:rsidRPr="004E0E2E">
            <w:rPr>
              <w:i/>
              <w:sz w:val="18"/>
              <w:szCs w:val="18"/>
            </w:rPr>
            <w:t xml:space="preserve">Revision Date: </w:t>
          </w:r>
          <w:del w:id="131" w:author="Amy Byers" w:date="2014-09-10T18:58:00Z">
            <w:r w:rsidR="00785EDE" w:rsidDel="004957BA">
              <w:rPr>
                <w:i/>
                <w:sz w:val="18"/>
                <w:szCs w:val="18"/>
              </w:rPr>
              <w:delText>05/</w:delText>
            </w:r>
            <w:r w:rsidR="00090B39" w:rsidDel="004957BA">
              <w:rPr>
                <w:i/>
                <w:sz w:val="18"/>
                <w:szCs w:val="18"/>
              </w:rPr>
              <w:delText>17</w:delText>
            </w:r>
            <w:r w:rsidRPr="004E0E2E" w:rsidDel="004957BA">
              <w:rPr>
                <w:i/>
                <w:sz w:val="18"/>
                <w:szCs w:val="18"/>
              </w:rPr>
              <w:delText>/2012</w:delText>
            </w:r>
          </w:del>
          <w:ins w:id="132" w:author="Amy Byers" w:date="2014-09-10T18:58:00Z">
            <w:r w:rsidR="004957BA">
              <w:rPr>
                <w:i/>
                <w:sz w:val="18"/>
                <w:szCs w:val="18"/>
              </w:rPr>
              <w:t>9/10/2014</w:t>
            </w:r>
          </w:ins>
        </w:p>
      </w:tc>
    </w:tr>
    <w:tr w:rsidR="002111A7" w:rsidRPr="001E1F93" w:rsidTr="001E1F93">
      <w:tc>
        <w:tcPr>
          <w:tcW w:w="5508" w:type="dxa"/>
          <w:vAlign w:val="center"/>
        </w:tcPr>
        <w:p w:rsidR="002111A7" w:rsidRPr="001E1F93" w:rsidRDefault="002111A7" w:rsidP="00A36851">
          <w:pPr>
            <w:pStyle w:val="Header"/>
            <w:rPr>
              <w:b/>
              <w:i/>
              <w:iCs/>
              <w:sz w:val="18"/>
              <w:szCs w:val="18"/>
            </w:rPr>
          </w:pPr>
          <w:r w:rsidRPr="001E1F93">
            <w:rPr>
              <w:b/>
              <w:i/>
              <w:iCs/>
              <w:sz w:val="18"/>
              <w:szCs w:val="18"/>
            </w:rPr>
            <w:t xml:space="preserve">Stella Nova </w:t>
          </w:r>
          <w:r>
            <w:rPr>
              <w:b/>
              <w:i/>
              <w:iCs/>
              <w:sz w:val="18"/>
              <w:szCs w:val="18"/>
            </w:rPr>
            <w:t xml:space="preserve">and Best Buy Canada </w:t>
          </w:r>
          <w:r w:rsidRPr="001E1F93">
            <w:rPr>
              <w:b/>
              <w:i/>
              <w:iCs/>
              <w:sz w:val="18"/>
              <w:szCs w:val="18"/>
            </w:rPr>
            <w:t>Confidential</w:t>
          </w:r>
        </w:p>
      </w:tc>
      <w:tc>
        <w:tcPr>
          <w:tcW w:w="5508" w:type="dxa"/>
          <w:vAlign w:val="center"/>
        </w:tcPr>
        <w:p w:rsidR="002111A7" w:rsidRPr="00AA76BC" w:rsidRDefault="002111A7" w:rsidP="00AA76BC">
          <w:pPr>
            <w:pStyle w:val="Footer"/>
            <w:jc w:val="right"/>
            <w:rPr>
              <w:sz w:val="18"/>
              <w:szCs w:val="18"/>
            </w:rPr>
          </w:pPr>
          <w:r w:rsidRPr="001E1F93">
            <w:rPr>
              <w:i/>
              <w:sz w:val="18"/>
              <w:szCs w:val="18"/>
            </w:rPr>
            <w:t xml:space="preserve">Page </w:t>
          </w:r>
          <w:r w:rsidR="00327220" w:rsidRPr="001E1F93">
            <w:rPr>
              <w:i/>
              <w:sz w:val="18"/>
              <w:szCs w:val="18"/>
            </w:rPr>
            <w:fldChar w:fldCharType="begin"/>
          </w:r>
          <w:r w:rsidRPr="001E1F93">
            <w:rPr>
              <w:i/>
              <w:sz w:val="18"/>
              <w:szCs w:val="18"/>
            </w:rPr>
            <w:instrText xml:space="preserve"> PAGE </w:instrText>
          </w:r>
          <w:r w:rsidR="00327220" w:rsidRPr="001E1F93">
            <w:rPr>
              <w:i/>
              <w:sz w:val="18"/>
              <w:szCs w:val="18"/>
            </w:rPr>
            <w:fldChar w:fldCharType="separate"/>
          </w:r>
          <w:r w:rsidR="00CF3CC5">
            <w:rPr>
              <w:i/>
              <w:noProof/>
              <w:sz w:val="18"/>
              <w:szCs w:val="18"/>
            </w:rPr>
            <w:t>11</w:t>
          </w:r>
          <w:r w:rsidR="00327220" w:rsidRPr="001E1F93">
            <w:rPr>
              <w:i/>
              <w:sz w:val="18"/>
              <w:szCs w:val="18"/>
            </w:rPr>
            <w:fldChar w:fldCharType="end"/>
          </w:r>
          <w:r w:rsidRPr="001E1F93">
            <w:rPr>
              <w:i/>
              <w:sz w:val="18"/>
              <w:szCs w:val="18"/>
            </w:rPr>
            <w:t xml:space="preserve"> of </w:t>
          </w:r>
          <w:r w:rsidR="00327220" w:rsidRPr="001E1F93">
            <w:rPr>
              <w:i/>
              <w:sz w:val="18"/>
              <w:szCs w:val="18"/>
            </w:rPr>
            <w:fldChar w:fldCharType="begin"/>
          </w:r>
          <w:r w:rsidRPr="001E1F93">
            <w:rPr>
              <w:i/>
              <w:sz w:val="18"/>
              <w:szCs w:val="18"/>
            </w:rPr>
            <w:instrText xml:space="preserve"> NUMPAGES </w:instrText>
          </w:r>
          <w:r w:rsidR="00327220" w:rsidRPr="001E1F93">
            <w:rPr>
              <w:i/>
              <w:sz w:val="18"/>
              <w:szCs w:val="18"/>
            </w:rPr>
            <w:fldChar w:fldCharType="separate"/>
          </w:r>
          <w:r w:rsidR="00CF3CC5">
            <w:rPr>
              <w:i/>
              <w:noProof/>
              <w:sz w:val="18"/>
              <w:szCs w:val="18"/>
            </w:rPr>
            <w:t>11</w:t>
          </w:r>
          <w:r w:rsidR="00327220" w:rsidRPr="001E1F93">
            <w:rPr>
              <w:i/>
              <w:sz w:val="18"/>
              <w:szCs w:val="18"/>
            </w:rPr>
            <w:fldChar w:fldCharType="end"/>
          </w:r>
        </w:p>
      </w:tc>
    </w:tr>
  </w:tbl>
  <w:p w:rsidR="002111A7" w:rsidRPr="008E55BA" w:rsidRDefault="002111A7"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A88F00C"/>
    <w:lvl w:ilvl="0">
      <w:start w:val="1"/>
      <w:numFmt w:val="decimal"/>
      <w:lvlText w:val="%1."/>
      <w:lvlJc w:val="left"/>
      <w:pPr>
        <w:tabs>
          <w:tab w:val="num" w:pos="1800"/>
        </w:tabs>
        <w:ind w:left="1800" w:hanging="360"/>
      </w:pPr>
    </w:lvl>
  </w:abstractNum>
  <w:abstractNum w:abstractNumId="1">
    <w:nsid w:val="FFFFFF7D"/>
    <w:multiLevelType w:val="singleLevel"/>
    <w:tmpl w:val="27483F86"/>
    <w:lvl w:ilvl="0">
      <w:start w:val="1"/>
      <w:numFmt w:val="decimal"/>
      <w:lvlText w:val="%1."/>
      <w:lvlJc w:val="left"/>
      <w:pPr>
        <w:tabs>
          <w:tab w:val="num" w:pos="1440"/>
        </w:tabs>
        <w:ind w:left="1440" w:hanging="360"/>
      </w:pPr>
    </w:lvl>
  </w:abstractNum>
  <w:abstractNum w:abstractNumId="2">
    <w:nsid w:val="FFFFFF7E"/>
    <w:multiLevelType w:val="singleLevel"/>
    <w:tmpl w:val="5BB0C3EE"/>
    <w:lvl w:ilvl="0">
      <w:start w:val="1"/>
      <w:numFmt w:val="decimal"/>
      <w:lvlText w:val="%1."/>
      <w:lvlJc w:val="left"/>
      <w:pPr>
        <w:tabs>
          <w:tab w:val="num" w:pos="1080"/>
        </w:tabs>
        <w:ind w:left="1080" w:hanging="360"/>
      </w:pPr>
    </w:lvl>
  </w:abstractNum>
  <w:abstractNum w:abstractNumId="3">
    <w:nsid w:val="FFFFFF7F"/>
    <w:multiLevelType w:val="singleLevel"/>
    <w:tmpl w:val="65ACD3D0"/>
    <w:lvl w:ilvl="0">
      <w:start w:val="1"/>
      <w:numFmt w:val="decimal"/>
      <w:lvlText w:val="%1."/>
      <w:lvlJc w:val="left"/>
      <w:pPr>
        <w:tabs>
          <w:tab w:val="num" w:pos="720"/>
        </w:tabs>
        <w:ind w:left="720" w:hanging="360"/>
      </w:pPr>
    </w:lvl>
  </w:abstractNum>
  <w:abstractNum w:abstractNumId="4">
    <w:nsid w:val="FFFFFF80"/>
    <w:multiLevelType w:val="singleLevel"/>
    <w:tmpl w:val="3AA8C1E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7E4A74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00EFE3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7B689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16A23C0"/>
    <w:lvl w:ilvl="0">
      <w:start w:val="1"/>
      <w:numFmt w:val="decimal"/>
      <w:lvlText w:val="%1."/>
      <w:lvlJc w:val="left"/>
      <w:pPr>
        <w:tabs>
          <w:tab w:val="num" w:pos="360"/>
        </w:tabs>
        <w:ind w:left="360" w:hanging="360"/>
      </w:pPr>
    </w:lvl>
  </w:abstractNum>
  <w:abstractNum w:abstractNumId="9">
    <w:nsid w:val="FFFFFF89"/>
    <w:multiLevelType w:val="singleLevel"/>
    <w:tmpl w:val="E5020E4E"/>
    <w:lvl w:ilvl="0">
      <w:start w:val="1"/>
      <w:numFmt w:val="bullet"/>
      <w:lvlText w:val=""/>
      <w:lvlJc w:val="left"/>
      <w:pPr>
        <w:tabs>
          <w:tab w:val="num" w:pos="360"/>
        </w:tabs>
        <w:ind w:left="360" w:hanging="360"/>
      </w:pPr>
      <w:rPr>
        <w:rFonts w:ascii="Symbol" w:hAnsi="Symbol" w:hint="default"/>
      </w:rPr>
    </w:lvl>
  </w:abstractNum>
  <w:abstractNum w:abstractNumId="10">
    <w:nsid w:val="03022221"/>
    <w:multiLevelType w:val="hybridMultilevel"/>
    <w:tmpl w:val="E444A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52E6E7C"/>
    <w:multiLevelType w:val="hybridMultilevel"/>
    <w:tmpl w:val="BC5A4A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06C27914"/>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8C102D5"/>
    <w:multiLevelType w:val="multilevel"/>
    <w:tmpl w:val="DA4069E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nsid w:val="0E6E41A5"/>
    <w:multiLevelType w:val="hybridMultilevel"/>
    <w:tmpl w:val="605E74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6961EBD"/>
    <w:multiLevelType w:val="hybridMultilevel"/>
    <w:tmpl w:val="DBA02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CE82389"/>
    <w:multiLevelType w:val="hybridMultilevel"/>
    <w:tmpl w:val="CEC27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5491C29"/>
    <w:multiLevelType w:val="hybridMultilevel"/>
    <w:tmpl w:val="2E7E14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8015B97"/>
    <w:multiLevelType w:val="hybridMultilevel"/>
    <w:tmpl w:val="AC64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89E7195"/>
    <w:multiLevelType w:val="hybridMultilevel"/>
    <w:tmpl w:val="86969028"/>
    <w:lvl w:ilvl="0" w:tplc="816A23C0">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1">
    <w:nsid w:val="2EBC217D"/>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nsid w:val="48E41FD3"/>
    <w:multiLevelType w:val="hybridMultilevel"/>
    <w:tmpl w:val="3856C758"/>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4">
    <w:nsid w:val="5245619A"/>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6C63C44"/>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75D50E1"/>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CAE4515"/>
    <w:multiLevelType w:val="hybridMultilevel"/>
    <w:tmpl w:val="F076630A"/>
    <w:lvl w:ilvl="0" w:tplc="0409000F">
      <w:start w:val="1"/>
      <w:numFmt w:val="decimal"/>
      <w:lvlText w:val="%1."/>
      <w:lvlJc w:val="left"/>
      <w:pPr>
        <w:ind w:left="396" w:hanging="360"/>
      </w:p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8">
    <w:nsid w:val="64F71ABC"/>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8CE650E"/>
    <w:multiLevelType w:val="hybridMultilevel"/>
    <w:tmpl w:val="24509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83D15A6"/>
    <w:multiLevelType w:val="hybridMultilevel"/>
    <w:tmpl w:val="7B0E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8D565C4"/>
    <w:multiLevelType w:val="hybridMultilevel"/>
    <w:tmpl w:val="E2767E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32"/>
  </w:num>
  <w:num w:numId="3">
    <w:abstractNumId w:val="18"/>
  </w:num>
  <w:num w:numId="4">
    <w:abstractNumId w:val="14"/>
  </w:num>
  <w:num w:numId="5">
    <w:abstractNumId w:val="22"/>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7"/>
  </w:num>
  <w:num w:numId="20">
    <w:abstractNumId w:val="23"/>
  </w:num>
  <w:num w:numId="21">
    <w:abstractNumId w:val="30"/>
  </w:num>
  <w:num w:numId="22">
    <w:abstractNumId w:val="24"/>
  </w:num>
  <w:num w:numId="23">
    <w:abstractNumId w:val="26"/>
  </w:num>
  <w:num w:numId="24">
    <w:abstractNumId w:val="25"/>
  </w:num>
  <w:num w:numId="25">
    <w:abstractNumId w:val="21"/>
  </w:num>
  <w:num w:numId="26">
    <w:abstractNumId w:val="28"/>
  </w:num>
  <w:num w:numId="27">
    <w:abstractNumId w:val="20"/>
  </w:num>
  <w:num w:numId="28">
    <w:abstractNumId w:val="29"/>
  </w:num>
  <w:num w:numId="29">
    <w:abstractNumId w:val="31"/>
  </w:num>
  <w:num w:numId="30">
    <w:abstractNumId w:val="16"/>
  </w:num>
  <w:num w:numId="31">
    <w:abstractNumId w:val="14"/>
  </w:num>
  <w:num w:numId="32">
    <w:abstractNumId w:val="12"/>
  </w:num>
  <w:num w:numId="33">
    <w:abstractNumId w:val="17"/>
  </w:num>
  <w:num w:numId="34">
    <w:abstractNumId w:val="15"/>
  </w:num>
  <w:num w:numId="35">
    <w:abstractNumId w:val="10"/>
  </w:num>
  <w:num w:numId="36">
    <w:abstractNumId w:val="13"/>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E2E"/>
    <w:rsid w:val="00003F23"/>
    <w:rsid w:val="00024961"/>
    <w:rsid w:val="00027915"/>
    <w:rsid w:val="00027F72"/>
    <w:rsid w:val="000319F1"/>
    <w:rsid w:val="00033621"/>
    <w:rsid w:val="00041038"/>
    <w:rsid w:val="00044518"/>
    <w:rsid w:val="00045070"/>
    <w:rsid w:val="00051E40"/>
    <w:rsid w:val="00057F27"/>
    <w:rsid w:val="000600F0"/>
    <w:rsid w:val="00066883"/>
    <w:rsid w:val="0008094E"/>
    <w:rsid w:val="00081E3A"/>
    <w:rsid w:val="0009029B"/>
    <w:rsid w:val="00090B39"/>
    <w:rsid w:val="000916F9"/>
    <w:rsid w:val="00091B36"/>
    <w:rsid w:val="000A0B8D"/>
    <w:rsid w:val="000A0C45"/>
    <w:rsid w:val="000A1810"/>
    <w:rsid w:val="000B559C"/>
    <w:rsid w:val="000C30A3"/>
    <w:rsid w:val="000D325A"/>
    <w:rsid w:val="000D42DE"/>
    <w:rsid w:val="000D6F5D"/>
    <w:rsid w:val="000E1080"/>
    <w:rsid w:val="000E52BB"/>
    <w:rsid w:val="000E559C"/>
    <w:rsid w:val="00111F1F"/>
    <w:rsid w:val="001141C4"/>
    <w:rsid w:val="001164C3"/>
    <w:rsid w:val="00125DA6"/>
    <w:rsid w:val="0013292D"/>
    <w:rsid w:val="00145772"/>
    <w:rsid w:val="0015173B"/>
    <w:rsid w:val="00153183"/>
    <w:rsid w:val="0016259E"/>
    <w:rsid w:val="00166947"/>
    <w:rsid w:val="00172AE1"/>
    <w:rsid w:val="001773E0"/>
    <w:rsid w:val="00181D3C"/>
    <w:rsid w:val="001827F0"/>
    <w:rsid w:val="00185B56"/>
    <w:rsid w:val="0019273A"/>
    <w:rsid w:val="001A0897"/>
    <w:rsid w:val="001A475B"/>
    <w:rsid w:val="001B1EE2"/>
    <w:rsid w:val="001C1554"/>
    <w:rsid w:val="001C1E2A"/>
    <w:rsid w:val="001C4CC0"/>
    <w:rsid w:val="001C6650"/>
    <w:rsid w:val="001D2B93"/>
    <w:rsid w:val="001D3A0B"/>
    <w:rsid w:val="001D3EDF"/>
    <w:rsid w:val="001E1F93"/>
    <w:rsid w:val="001E4EA8"/>
    <w:rsid w:val="001E73F7"/>
    <w:rsid w:val="001E7558"/>
    <w:rsid w:val="001F04B8"/>
    <w:rsid w:val="002111A7"/>
    <w:rsid w:val="0021254E"/>
    <w:rsid w:val="00217BFF"/>
    <w:rsid w:val="002332EB"/>
    <w:rsid w:val="00234825"/>
    <w:rsid w:val="002410ED"/>
    <w:rsid w:val="0024163E"/>
    <w:rsid w:val="00245397"/>
    <w:rsid w:val="002467F5"/>
    <w:rsid w:val="00250E49"/>
    <w:rsid w:val="00251252"/>
    <w:rsid w:val="00257032"/>
    <w:rsid w:val="00265366"/>
    <w:rsid w:val="0026699F"/>
    <w:rsid w:val="0026723D"/>
    <w:rsid w:val="00272E9F"/>
    <w:rsid w:val="00275DB5"/>
    <w:rsid w:val="00285A4E"/>
    <w:rsid w:val="00287B14"/>
    <w:rsid w:val="002948BD"/>
    <w:rsid w:val="00295827"/>
    <w:rsid w:val="002A2D8D"/>
    <w:rsid w:val="002A338B"/>
    <w:rsid w:val="002B14F0"/>
    <w:rsid w:val="002B26B0"/>
    <w:rsid w:val="002B3CC0"/>
    <w:rsid w:val="002C01B3"/>
    <w:rsid w:val="002D0D92"/>
    <w:rsid w:val="002D6146"/>
    <w:rsid w:val="002D61CD"/>
    <w:rsid w:val="002D725F"/>
    <w:rsid w:val="002E2827"/>
    <w:rsid w:val="002E2B74"/>
    <w:rsid w:val="002E733C"/>
    <w:rsid w:val="002F2CC7"/>
    <w:rsid w:val="003032B4"/>
    <w:rsid w:val="00305B5F"/>
    <w:rsid w:val="0030664E"/>
    <w:rsid w:val="00310875"/>
    <w:rsid w:val="003113FA"/>
    <w:rsid w:val="00315981"/>
    <w:rsid w:val="0031760C"/>
    <w:rsid w:val="00320A86"/>
    <w:rsid w:val="00320DD3"/>
    <w:rsid w:val="00325DEE"/>
    <w:rsid w:val="00327220"/>
    <w:rsid w:val="00334375"/>
    <w:rsid w:val="00337215"/>
    <w:rsid w:val="00341299"/>
    <w:rsid w:val="00342344"/>
    <w:rsid w:val="00346A2E"/>
    <w:rsid w:val="003477B8"/>
    <w:rsid w:val="00347D18"/>
    <w:rsid w:val="0035242E"/>
    <w:rsid w:val="00356C69"/>
    <w:rsid w:val="00363873"/>
    <w:rsid w:val="00366130"/>
    <w:rsid w:val="003740F8"/>
    <w:rsid w:val="0037641C"/>
    <w:rsid w:val="00391788"/>
    <w:rsid w:val="00395324"/>
    <w:rsid w:val="0039539A"/>
    <w:rsid w:val="00395BE1"/>
    <w:rsid w:val="003A31C9"/>
    <w:rsid w:val="003A372C"/>
    <w:rsid w:val="003A7D06"/>
    <w:rsid w:val="003B0BAD"/>
    <w:rsid w:val="003B1B7B"/>
    <w:rsid w:val="003B6D48"/>
    <w:rsid w:val="003C0044"/>
    <w:rsid w:val="003C155D"/>
    <w:rsid w:val="003C243B"/>
    <w:rsid w:val="003C4BF0"/>
    <w:rsid w:val="003C5E6D"/>
    <w:rsid w:val="003C787D"/>
    <w:rsid w:val="003D572C"/>
    <w:rsid w:val="003D7502"/>
    <w:rsid w:val="003E2091"/>
    <w:rsid w:val="003E714C"/>
    <w:rsid w:val="003F0F99"/>
    <w:rsid w:val="003F4A29"/>
    <w:rsid w:val="00402B28"/>
    <w:rsid w:val="00406A08"/>
    <w:rsid w:val="00412E93"/>
    <w:rsid w:val="00413942"/>
    <w:rsid w:val="00414418"/>
    <w:rsid w:val="0042187E"/>
    <w:rsid w:val="0043295B"/>
    <w:rsid w:val="0043653D"/>
    <w:rsid w:val="00441601"/>
    <w:rsid w:val="004423DD"/>
    <w:rsid w:val="004433E7"/>
    <w:rsid w:val="0045158B"/>
    <w:rsid w:val="00460D9E"/>
    <w:rsid w:val="004618E7"/>
    <w:rsid w:val="00465BF1"/>
    <w:rsid w:val="00473E68"/>
    <w:rsid w:val="00475581"/>
    <w:rsid w:val="004855CF"/>
    <w:rsid w:val="004957BA"/>
    <w:rsid w:val="004979C0"/>
    <w:rsid w:val="00497A05"/>
    <w:rsid w:val="004A4B16"/>
    <w:rsid w:val="004B2C0E"/>
    <w:rsid w:val="004B422B"/>
    <w:rsid w:val="004B67CC"/>
    <w:rsid w:val="004B6D8D"/>
    <w:rsid w:val="004D1EE5"/>
    <w:rsid w:val="004E04F1"/>
    <w:rsid w:val="004E0E2E"/>
    <w:rsid w:val="004E2365"/>
    <w:rsid w:val="004E55FD"/>
    <w:rsid w:val="004F345C"/>
    <w:rsid w:val="004F3634"/>
    <w:rsid w:val="004F72C3"/>
    <w:rsid w:val="00503A6B"/>
    <w:rsid w:val="00510DBC"/>
    <w:rsid w:val="0051277F"/>
    <w:rsid w:val="00517CA9"/>
    <w:rsid w:val="0052770C"/>
    <w:rsid w:val="00530FAC"/>
    <w:rsid w:val="00535B22"/>
    <w:rsid w:val="00535E1D"/>
    <w:rsid w:val="005370C3"/>
    <w:rsid w:val="0054037C"/>
    <w:rsid w:val="00541917"/>
    <w:rsid w:val="00547E56"/>
    <w:rsid w:val="0055040B"/>
    <w:rsid w:val="005646A2"/>
    <w:rsid w:val="0056491E"/>
    <w:rsid w:val="005830F2"/>
    <w:rsid w:val="0058708D"/>
    <w:rsid w:val="00590257"/>
    <w:rsid w:val="005949D3"/>
    <w:rsid w:val="0059713B"/>
    <w:rsid w:val="005A238B"/>
    <w:rsid w:val="005A5521"/>
    <w:rsid w:val="005B008D"/>
    <w:rsid w:val="005C11F8"/>
    <w:rsid w:val="005C58B2"/>
    <w:rsid w:val="005D33EE"/>
    <w:rsid w:val="005E21B2"/>
    <w:rsid w:val="005E267C"/>
    <w:rsid w:val="005E3236"/>
    <w:rsid w:val="005E602C"/>
    <w:rsid w:val="005F239C"/>
    <w:rsid w:val="005F78F9"/>
    <w:rsid w:val="006002A3"/>
    <w:rsid w:val="00603033"/>
    <w:rsid w:val="00603E71"/>
    <w:rsid w:val="00614A12"/>
    <w:rsid w:val="006176AC"/>
    <w:rsid w:val="0062533E"/>
    <w:rsid w:val="0063125C"/>
    <w:rsid w:val="00631F2B"/>
    <w:rsid w:val="00635B7F"/>
    <w:rsid w:val="006378B2"/>
    <w:rsid w:val="00646CF5"/>
    <w:rsid w:val="006518B7"/>
    <w:rsid w:val="006608E7"/>
    <w:rsid w:val="00664B7C"/>
    <w:rsid w:val="0066627A"/>
    <w:rsid w:val="0067185A"/>
    <w:rsid w:val="00676100"/>
    <w:rsid w:val="00680F2D"/>
    <w:rsid w:val="00684E9D"/>
    <w:rsid w:val="00684FA0"/>
    <w:rsid w:val="00687453"/>
    <w:rsid w:val="00690081"/>
    <w:rsid w:val="006940B6"/>
    <w:rsid w:val="006A25A6"/>
    <w:rsid w:val="006A5454"/>
    <w:rsid w:val="006A5947"/>
    <w:rsid w:val="006B0B15"/>
    <w:rsid w:val="006B0ED2"/>
    <w:rsid w:val="006D10B4"/>
    <w:rsid w:val="006D79C5"/>
    <w:rsid w:val="006D7E11"/>
    <w:rsid w:val="006E238A"/>
    <w:rsid w:val="006E30BB"/>
    <w:rsid w:val="006F19B4"/>
    <w:rsid w:val="006F35DD"/>
    <w:rsid w:val="00701E87"/>
    <w:rsid w:val="0070539B"/>
    <w:rsid w:val="0070676F"/>
    <w:rsid w:val="007114DB"/>
    <w:rsid w:val="00711DD6"/>
    <w:rsid w:val="0071531C"/>
    <w:rsid w:val="0072172B"/>
    <w:rsid w:val="00721745"/>
    <w:rsid w:val="00722BEC"/>
    <w:rsid w:val="00731DE3"/>
    <w:rsid w:val="007345D8"/>
    <w:rsid w:val="007345F4"/>
    <w:rsid w:val="0074024C"/>
    <w:rsid w:val="00742C6B"/>
    <w:rsid w:val="00743397"/>
    <w:rsid w:val="00750589"/>
    <w:rsid w:val="00751D38"/>
    <w:rsid w:val="00754B2E"/>
    <w:rsid w:val="00755B64"/>
    <w:rsid w:val="00761EFD"/>
    <w:rsid w:val="007637D0"/>
    <w:rsid w:val="00763E93"/>
    <w:rsid w:val="007837D8"/>
    <w:rsid w:val="00785B71"/>
    <w:rsid w:val="00785EDE"/>
    <w:rsid w:val="00791019"/>
    <w:rsid w:val="007926DE"/>
    <w:rsid w:val="00796618"/>
    <w:rsid w:val="007A7B45"/>
    <w:rsid w:val="007A7CDB"/>
    <w:rsid w:val="007B33F1"/>
    <w:rsid w:val="007B374D"/>
    <w:rsid w:val="007B6CD4"/>
    <w:rsid w:val="007B762B"/>
    <w:rsid w:val="007C5414"/>
    <w:rsid w:val="007C6B69"/>
    <w:rsid w:val="007D05E5"/>
    <w:rsid w:val="007D0777"/>
    <w:rsid w:val="007E0D4C"/>
    <w:rsid w:val="007E27B3"/>
    <w:rsid w:val="007E383E"/>
    <w:rsid w:val="007E5DBE"/>
    <w:rsid w:val="007F05E8"/>
    <w:rsid w:val="007F66C9"/>
    <w:rsid w:val="00800E46"/>
    <w:rsid w:val="00810DFF"/>
    <w:rsid w:val="00813925"/>
    <w:rsid w:val="008163BF"/>
    <w:rsid w:val="00820A87"/>
    <w:rsid w:val="00820BAC"/>
    <w:rsid w:val="008217D6"/>
    <w:rsid w:val="008236AC"/>
    <w:rsid w:val="00826DFB"/>
    <w:rsid w:val="008339B3"/>
    <w:rsid w:val="00833A64"/>
    <w:rsid w:val="00853264"/>
    <w:rsid w:val="00853DB2"/>
    <w:rsid w:val="00854E6A"/>
    <w:rsid w:val="00861D6A"/>
    <w:rsid w:val="008703B1"/>
    <w:rsid w:val="008739DF"/>
    <w:rsid w:val="00873AD1"/>
    <w:rsid w:val="00874D1C"/>
    <w:rsid w:val="008752FB"/>
    <w:rsid w:val="008922E6"/>
    <w:rsid w:val="008A0D9D"/>
    <w:rsid w:val="008A4907"/>
    <w:rsid w:val="008B138E"/>
    <w:rsid w:val="008B7389"/>
    <w:rsid w:val="008B7CA7"/>
    <w:rsid w:val="008C60DE"/>
    <w:rsid w:val="008D0EDA"/>
    <w:rsid w:val="008D1C19"/>
    <w:rsid w:val="008E08A7"/>
    <w:rsid w:val="008E4F9B"/>
    <w:rsid w:val="008E55BA"/>
    <w:rsid w:val="008E77E4"/>
    <w:rsid w:val="008F032C"/>
    <w:rsid w:val="008F35BD"/>
    <w:rsid w:val="00901827"/>
    <w:rsid w:val="00905B54"/>
    <w:rsid w:val="0090606B"/>
    <w:rsid w:val="00916A52"/>
    <w:rsid w:val="009255DF"/>
    <w:rsid w:val="00926898"/>
    <w:rsid w:val="009318F6"/>
    <w:rsid w:val="00935FE1"/>
    <w:rsid w:val="00936FF8"/>
    <w:rsid w:val="009414AB"/>
    <w:rsid w:val="009424F1"/>
    <w:rsid w:val="009430AD"/>
    <w:rsid w:val="009439F2"/>
    <w:rsid w:val="009447C9"/>
    <w:rsid w:val="00951280"/>
    <w:rsid w:val="0095736D"/>
    <w:rsid w:val="009621B6"/>
    <w:rsid w:val="0097690B"/>
    <w:rsid w:val="00981219"/>
    <w:rsid w:val="00981960"/>
    <w:rsid w:val="00983899"/>
    <w:rsid w:val="00987A25"/>
    <w:rsid w:val="009942AA"/>
    <w:rsid w:val="00994CCD"/>
    <w:rsid w:val="009A1955"/>
    <w:rsid w:val="009A27E9"/>
    <w:rsid w:val="009A7DB0"/>
    <w:rsid w:val="009A7F67"/>
    <w:rsid w:val="009B0C00"/>
    <w:rsid w:val="009B1F8D"/>
    <w:rsid w:val="009B24E6"/>
    <w:rsid w:val="009B6B95"/>
    <w:rsid w:val="009C0DD5"/>
    <w:rsid w:val="009C1EF5"/>
    <w:rsid w:val="009C1FFA"/>
    <w:rsid w:val="009C37A3"/>
    <w:rsid w:val="009C7AF1"/>
    <w:rsid w:val="009D0203"/>
    <w:rsid w:val="009E6876"/>
    <w:rsid w:val="009F12BE"/>
    <w:rsid w:val="009F267E"/>
    <w:rsid w:val="009F3AF2"/>
    <w:rsid w:val="00A035B7"/>
    <w:rsid w:val="00A063CA"/>
    <w:rsid w:val="00A07815"/>
    <w:rsid w:val="00A118EF"/>
    <w:rsid w:val="00A126DA"/>
    <w:rsid w:val="00A21DEE"/>
    <w:rsid w:val="00A22E4E"/>
    <w:rsid w:val="00A25D48"/>
    <w:rsid w:val="00A32577"/>
    <w:rsid w:val="00A36851"/>
    <w:rsid w:val="00A5528D"/>
    <w:rsid w:val="00A57609"/>
    <w:rsid w:val="00A6001F"/>
    <w:rsid w:val="00A600EE"/>
    <w:rsid w:val="00A711A3"/>
    <w:rsid w:val="00A722A7"/>
    <w:rsid w:val="00A726B2"/>
    <w:rsid w:val="00A72867"/>
    <w:rsid w:val="00A75EF6"/>
    <w:rsid w:val="00A80FCB"/>
    <w:rsid w:val="00A93346"/>
    <w:rsid w:val="00AA76BC"/>
    <w:rsid w:val="00AB07BE"/>
    <w:rsid w:val="00AB0D2E"/>
    <w:rsid w:val="00AB0FC1"/>
    <w:rsid w:val="00AB4A1E"/>
    <w:rsid w:val="00AC09FA"/>
    <w:rsid w:val="00AC58D9"/>
    <w:rsid w:val="00AC5DE8"/>
    <w:rsid w:val="00AD458F"/>
    <w:rsid w:val="00AD4640"/>
    <w:rsid w:val="00AE5E97"/>
    <w:rsid w:val="00AF2304"/>
    <w:rsid w:val="00AF6D63"/>
    <w:rsid w:val="00B075D1"/>
    <w:rsid w:val="00B07E81"/>
    <w:rsid w:val="00B11BD0"/>
    <w:rsid w:val="00B17FFE"/>
    <w:rsid w:val="00B226A2"/>
    <w:rsid w:val="00B22A66"/>
    <w:rsid w:val="00B24C0E"/>
    <w:rsid w:val="00B24F09"/>
    <w:rsid w:val="00B42CC4"/>
    <w:rsid w:val="00B44B25"/>
    <w:rsid w:val="00B4532E"/>
    <w:rsid w:val="00B5069C"/>
    <w:rsid w:val="00B50D35"/>
    <w:rsid w:val="00B538E3"/>
    <w:rsid w:val="00B55847"/>
    <w:rsid w:val="00B63306"/>
    <w:rsid w:val="00B66BE9"/>
    <w:rsid w:val="00B75A16"/>
    <w:rsid w:val="00B845D5"/>
    <w:rsid w:val="00B85DDE"/>
    <w:rsid w:val="00B86E09"/>
    <w:rsid w:val="00B93D0E"/>
    <w:rsid w:val="00B951D2"/>
    <w:rsid w:val="00B97B24"/>
    <w:rsid w:val="00BA0DD6"/>
    <w:rsid w:val="00BA274D"/>
    <w:rsid w:val="00BA57A2"/>
    <w:rsid w:val="00BA6B7F"/>
    <w:rsid w:val="00BB054D"/>
    <w:rsid w:val="00BB5911"/>
    <w:rsid w:val="00BB5D70"/>
    <w:rsid w:val="00BB7BEF"/>
    <w:rsid w:val="00BD58FF"/>
    <w:rsid w:val="00BE343B"/>
    <w:rsid w:val="00BF65C4"/>
    <w:rsid w:val="00C01BB6"/>
    <w:rsid w:val="00C079AD"/>
    <w:rsid w:val="00C10F49"/>
    <w:rsid w:val="00C11867"/>
    <w:rsid w:val="00C20FAC"/>
    <w:rsid w:val="00C2251C"/>
    <w:rsid w:val="00C275D3"/>
    <w:rsid w:val="00C27C5C"/>
    <w:rsid w:val="00C30272"/>
    <w:rsid w:val="00C341E9"/>
    <w:rsid w:val="00C45534"/>
    <w:rsid w:val="00C51482"/>
    <w:rsid w:val="00C536E5"/>
    <w:rsid w:val="00C55F63"/>
    <w:rsid w:val="00C5754B"/>
    <w:rsid w:val="00C61DD2"/>
    <w:rsid w:val="00C62AEC"/>
    <w:rsid w:val="00C637E9"/>
    <w:rsid w:val="00C64790"/>
    <w:rsid w:val="00C668CA"/>
    <w:rsid w:val="00C70C86"/>
    <w:rsid w:val="00C71AC9"/>
    <w:rsid w:val="00C7306E"/>
    <w:rsid w:val="00C7498E"/>
    <w:rsid w:val="00C921F5"/>
    <w:rsid w:val="00C93DC5"/>
    <w:rsid w:val="00C94164"/>
    <w:rsid w:val="00C967E5"/>
    <w:rsid w:val="00CA09F6"/>
    <w:rsid w:val="00CA22E1"/>
    <w:rsid w:val="00CB0501"/>
    <w:rsid w:val="00CB18A7"/>
    <w:rsid w:val="00CB4B99"/>
    <w:rsid w:val="00CB650F"/>
    <w:rsid w:val="00CE0B01"/>
    <w:rsid w:val="00CE4E71"/>
    <w:rsid w:val="00CF0F22"/>
    <w:rsid w:val="00CF244B"/>
    <w:rsid w:val="00CF3CC5"/>
    <w:rsid w:val="00CF71C6"/>
    <w:rsid w:val="00D01C88"/>
    <w:rsid w:val="00D03A16"/>
    <w:rsid w:val="00D055C4"/>
    <w:rsid w:val="00D13A76"/>
    <w:rsid w:val="00D15060"/>
    <w:rsid w:val="00D17350"/>
    <w:rsid w:val="00D220CA"/>
    <w:rsid w:val="00D24957"/>
    <w:rsid w:val="00D27EE3"/>
    <w:rsid w:val="00D37AE2"/>
    <w:rsid w:val="00D44178"/>
    <w:rsid w:val="00D44836"/>
    <w:rsid w:val="00D45254"/>
    <w:rsid w:val="00D61C0C"/>
    <w:rsid w:val="00D64F03"/>
    <w:rsid w:val="00D84285"/>
    <w:rsid w:val="00D8448E"/>
    <w:rsid w:val="00D84559"/>
    <w:rsid w:val="00D858C2"/>
    <w:rsid w:val="00D94DA6"/>
    <w:rsid w:val="00DA00C1"/>
    <w:rsid w:val="00DA0829"/>
    <w:rsid w:val="00DA1D0F"/>
    <w:rsid w:val="00DA6FBF"/>
    <w:rsid w:val="00DB187C"/>
    <w:rsid w:val="00DB5585"/>
    <w:rsid w:val="00DB6C76"/>
    <w:rsid w:val="00DB7917"/>
    <w:rsid w:val="00DD2065"/>
    <w:rsid w:val="00DD397B"/>
    <w:rsid w:val="00DD7ACA"/>
    <w:rsid w:val="00DE012D"/>
    <w:rsid w:val="00DF5250"/>
    <w:rsid w:val="00DF55BA"/>
    <w:rsid w:val="00DF5ADA"/>
    <w:rsid w:val="00DF67C2"/>
    <w:rsid w:val="00E13CD4"/>
    <w:rsid w:val="00E17F58"/>
    <w:rsid w:val="00E2241B"/>
    <w:rsid w:val="00E239A9"/>
    <w:rsid w:val="00E40CC6"/>
    <w:rsid w:val="00E434AF"/>
    <w:rsid w:val="00E45620"/>
    <w:rsid w:val="00E47045"/>
    <w:rsid w:val="00E51808"/>
    <w:rsid w:val="00E53465"/>
    <w:rsid w:val="00E55802"/>
    <w:rsid w:val="00E637E3"/>
    <w:rsid w:val="00E65163"/>
    <w:rsid w:val="00E65D38"/>
    <w:rsid w:val="00E67A67"/>
    <w:rsid w:val="00E73884"/>
    <w:rsid w:val="00E76BB9"/>
    <w:rsid w:val="00E76C75"/>
    <w:rsid w:val="00E77553"/>
    <w:rsid w:val="00E8061D"/>
    <w:rsid w:val="00E8131F"/>
    <w:rsid w:val="00E829C2"/>
    <w:rsid w:val="00E830D8"/>
    <w:rsid w:val="00E871C1"/>
    <w:rsid w:val="00E92407"/>
    <w:rsid w:val="00E94CA7"/>
    <w:rsid w:val="00EA2C5A"/>
    <w:rsid w:val="00EA601C"/>
    <w:rsid w:val="00EB2DA5"/>
    <w:rsid w:val="00EB5461"/>
    <w:rsid w:val="00EC57C3"/>
    <w:rsid w:val="00ED1C34"/>
    <w:rsid w:val="00ED3A0F"/>
    <w:rsid w:val="00ED7103"/>
    <w:rsid w:val="00EF0994"/>
    <w:rsid w:val="00EF37D1"/>
    <w:rsid w:val="00EF5EC0"/>
    <w:rsid w:val="00F01916"/>
    <w:rsid w:val="00F0667B"/>
    <w:rsid w:val="00F131F7"/>
    <w:rsid w:val="00F25325"/>
    <w:rsid w:val="00F33006"/>
    <w:rsid w:val="00F346B0"/>
    <w:rsid w:val="00F40B82"/>
    <w:rsid w:val="00F41E7B"/>
    <w:rsid w:val="00F42911"/>
    <w:rsid w:val="00F447E8"/>
    <w:rsid w:val="00F523F6"/>
    <w:rsid w:val="00F53D90"/>
    <w:rsid w:val="00F54203"/>
    <w:rsid w:val="00F55D0C"/>
    <w:rsid w:val="00F57B0C"/>
    <w:rsid w:val="00F64FEA"/>
    <w:rsid w:val="00F7330F"/>
    <w:rsid w:val="00F74EEC"/>
    <w:rsid w:val="00F75E2F"/>
    <w:rsid w:val="00F819DD"/>
    <w:rsid w:val="00F91DB5"/>
    <w:rsid w:val="00F924C4"/>
    <w:rsid w:val="00F924C8"/>
    <w:rsid w:val="00F935C1"/>
    <w:rsid w:val="00FA3D7C"/>
    <w:rsid w:val="00FB0BB5"/>
    <w:rsid w:val="00FB307D"/>
    <w:rsid w:val="00FB3F03"/>
    <w:rsid w:val="00FB5898"/>
    <w:rsid w:val="00FC5731"/>
    <w:rsid w:val="00FC7043"/>
    <w:rsid w:val="00FD5BA1"/>
    <w:rsid w:val="00FD6293"/>
    <w:rsid w:val="00FE1B41"/>
    <w:rsid w:val="00FE359E"/>
    <w:rsid w:val="00FE501C"/>
    <w:rsid w:val="00FE6D2C"/>
    <w:rsid w:val="00FE7784"/>
    <w:rsid w:val="00FF2AD7"/>
    <w:rsid w:val="00FF6C5E"/>
    <w:rsid w:val="00FF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0AD215A-6F39-428F-8C51-CE6F87B63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E2"/>
    <w:rPr>
      <w:rFonts w:ascii="Arial" w:hAnsi="Arial"/>
      <w:szCs w:val="24"/>
    </w:rPr>
  </w:style>
  <w:style w:type="paragraph" w:styleId="Heading1">
    <w:name w:val="heading 1"/>
    <w:aliases w:val="shead1"/>
    <w:basedOn w:val="Normal"/>
    <w:next w:val="BodyText"/>
    <w:link w:val="Heading1Char"/>
    <w:qFormat/>
    <w:rsid w:val="00C62AEC"/>
    <w:pPr>
      <w:keepNext/>
      <w:numPr>
        <w:numId w:val="4"/>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link w:val="Heading2Char"/>
    <w:qFormat/>
    <w:rsid w:val="00C62AEC"/>
    <w:pPr>
      <w:keepNext/>
      <w:numPr>
        <w:ilvl w:val="1"/>
        <w:numId w:val="4"/>
      </w:numPr>
      <w:spacing w:before="240" w:after="60"/>
      <w:outlineLvl w:val="1"/>
    </w:pPr>
    <w:rPr>
      <w:rFonts w:cs="Arial"/>
      <w:b/>
      <w:bCs/>
      <w:iCs/>
      <w:sz w:val="24"/>
      <w:szCs w:val="28"/>
    </w:rPr>
  </w:style>
  <w:style w:type="paragraph" w:styleId="Heading3">
    <w:name w:val="heading 3"/>
    <w:basedOn w:val="Normal"/>
    <w:next w:val="BodyText"/>
    <w:autoRedefine/>
    <w:qFormat/>
    <w:rsid w:val="0051277F"/>
    <w:pPr>
      <w:keepNext/>
      <w:numPr>
        <w:ilvl w:val="2"/>
        <w:numId w:val="4"/>
      </w:numPr>
      <w:tabs>
        <w:tab w:val="clear" w:pos="1440"/>
        <w:tab w:val="left" w:pos="720"/>
      </w:tabs>
      <w:spacing w:before="240" w:after="60"/>
      <w:ind w:left="720" w:hanging="720"/>
      <w:outlineLvl w:val="2"/>
    </w:pPr>
    <w:rPr>
      <w:rFonts w:cs="Arial"/>
      <w:b/>
      <w:bCs/>
      <w:szCs w:val="26"/>
    </w:rPr>
  </w:style>
  <w:style w:type="paragraph" w:styleId="Heading4">
    <w:name w:val="heading 4"/>
    <w:basedOn w:val="Normal"/>
    <w:next w:val="BodyText"/>
    <w:qFormat/>
    <w:rsid w:val="00C62AEC"/>
    <w:pPr>
      <w:keepNext/>
      <w:numPr>
        <w:ilvl w:val="3"/>
        <w:numId w:val="4"/>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5"/>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paragraph" w:styleId="ListParagraph">
    <w:name w:val="List Paragraph"/>
    <w:basedOn w:val="Normal"/>
    <w:uiPriority w:val="34"/>
    <w:qFormat/>
    <w:rsid w:val="00BE343B"/>
    <w:pPr>
      <w:ind w:left="720"/>
      <w:contextualSpacing/>
    </w:pPr>
  </w:style>
  <w:style w:type="character" w:customStyle="1" w:styleId="Heading2Char">
    <w:name w:val="Heading 2 Char"/>
    <w:basedOn w:val="DefaultParagraphFont"/>
    <w:link w:val="Heading2"/>
    <w:rsid w:val="004957BA"/>
    <w:rPr>
      <w:rFonts w:ascii="Arial" w:hAnsi="Arial" w:cs="Arial"/>
      <w:b/>
      <w:bCs/>
      <w:iCs/>
      <w:sz w:val="24"/>
      <w:szCs w:val="28"/>
    </w:rPr>
  </w:style>
  <w:style w:type="character" w:customStyle="1" w:styleId="Heading1Char">
    <w:name w:val="Heading 1 Char"/>
    <w:aliases w:val="shead1 Char"/>
    <w:basedOn w:val="DefaultParagraphFont"/>
    <w:link w:val="Heading1"/>
    <w:rsid w:val="004957BA"/>
    <w:rPr>
      <w:rFonts w:ascii="Arial" w:hAnsi="Arial" w:cs="Arial"/>
      <w:b/>
      <w:bCs/>
      <w:caps/>
      <w:kern w:val="3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8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ean\AppData\Roaming\Microsoft\Templates\BBYC%20Mobile%20Feature%20Document_04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A2F6C1-20D6-46CE-A235-B84236556D4A}">
  <ds:schemaRefs>
    <ds:schemaRef ds:uri="http://schemas.microsoft.com/office/2006/metadata/properties"/>
  </ds:schemaRefs>
</ds:datastoreItem>
</file>

<file path=customXml/itemProps2.xml><?xml version="1.0" encoding="utf-8"?>
<ds:datastoreItem xmlns:ds="http://schemas.openxmlformats.org/officeDocument/2006/customXml" ds:itemID="{DAB3BDBD-5B09-44EB-A81C-67FA0AB7009C}">
  <ds:schemaRefs>
    <ds:schemaRef ds:uri="http://schemas.microsoft.com/sharepoint/v3/contenttype/forms"/>
  </ds:schemaRefs>
</ds:datastoreItem>
</file>

<file path=customXml/itemProps3.xml><?xml version="1.0" encoding="utf-8"?>
<ds:datastoreItem xmlns:ds="http://schemas.openxmlformats.org/officeDocument/2006/customXml" ds:itemID="{F4E15D86-44A6-4633-A71A-59CE26B06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1C49676-1EF3-4C95-B757-C3D9CBBE1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BBYC Mobile Feature Document_0403.dotx</Template>
  <TotalTime>8</TotalTime>
  <Pages>11</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eDoc</vt:lpstr>
    </vt:vector>
  </TitlesOfParts>
  <Company>Stella Nova Technologies, Inc.</Company>
  <LinksUpToDate>false</LinksUpToDate>
  <CharactersWithSpaces>12362</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eDoc</dc:title>
  <dc:subject/>
  <dc:creator>alackas</dc:creator>
  <cp:keywords/>
  <dc:description/>
  <cp:lastModifiedBy>Amy Byers</cp:lastModifiedBy>
  <cp:revision>2</cp:revision>
  <cp:lastPrinted>2009-04-22T19:36:00Z</cp:lastPrinted>
  <dcterms:created xsi:type="dcterms:W3CDTF">2014-09-10T22:57:00Z</dcterms:created>
  <dcterms:modified xsi:type="dcterms:W3CDTF">2014-09-10T23:07:00Z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0x0101008DD96454AA006D4FBDFADC046BE8270C</vt:lpwstr>
  </property>
</Properties>
</file>