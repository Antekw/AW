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4886" w:type="pct"/>
        <w:tblInd w:w="144" w:type="dxa"/>
        <w:tblLayout w:type="fixed"/>
        <w:tblLook w:val="0000" w:firstRow="0" w:lastRow="0" w:firstColumn="0" w:lastColumn="0" w:noHBand="0" w:noVBand="0"/>
      </w:tblPr>
      <w:tblGrid>
        <w:gridCol w:w="5293"/>
        <w:gridCol w:w="5261"/>
      </w:tblGrid>
      <w:tr w:rsidR="00750589" w:rsidRPr="005223BC" w:rsidTr="00A36851">
        <w:tc>
          <w:tcPr>
            <w:tcW w:w="5399" w:type="dxa"/>
            <w:vAlign w:val="center"/>
          </w:tcPr>
          <w:p w:rsidR="00750589" w:rsidRPr="005223BC" w:rsidRDefault="00917325" w:rsidP="00A711A3">
            <w:pPr>
              <w:ind w:left="72"/>
              <w:rPr>
                <w:sz w:val="24"/>
              </w:rPr>
            </w:pPr>
            <w:r w:rsidRPr="00C81A16">
              <w:rPr>
                <w:noProof/>
              </w:rPr>
              <w:drawing>
                <wp:inline distT="0" distB="0" distL="0" distR="0" wp14:anchorId="52EB8D21" wp14:editId="31921BAE">
                  <wp:extent cx="1847850" cy="906582"/>
                  <wp:effectExtent l="0" t="0" r="0" b="8255"/>
                  <wp:docPr id="18" name="Picture 3" descr="cid:image004.png@01CF7F10.A4275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4.png@01CF7F10.A4275880"/>
                          <pic:cNvPicPr>
                            <a:picLocks noChangeAspect="1" noChangeArrowheads="1"/>
                          </pic:cNvPicPr>
                        </pic:nvPicPr>
                        <pic:blipFill>
                          <a:blip r:embed="rId11" r:link="rId12"/>
                          <a:srcRect/>
                          <a:stretch>
                            <a:fillRect/>
                          </a:stretch>
                        </pic:blipFill>
                        <pic:spPr bwMode="auto">
                          <a:xfrm>
                            <a:off x="0" y="0"/>
                            <a:ext cx="1860467" cy="912772"/>
                          </a:xfrm>
                          <a:prstGeom prst="rect">
                            <a:avLst/>
                          </a:prstGeom>
                          <a:noFill/>
                          <a:ln w="9525">
                            <a:noFill/>
                            <a:miter lim="800000"/>
                            <a:headEnd/>
                            <a:tailEnd/>
                          </a:ln>
                        </pic:spPr>
                      </pic:pic>
                    </a:graphicData>
                  </a:graphic>
                </wp:inline>
              </w:drawing>
            </w:r>
          </w:p>
        </w:tc>
        <w:tc>
          <w:tcPr>
            <w:tcW w:w="5366" w:type="dxa"/>
            <w:vAlign w:val="center"/>
          </w:tcPr>
          <w:p w:rsidR="00750589" w:rsidRPr="005223BC" w:rsidRDefault="00A36851" w:rsidP="007345F4">
            <w:pPr>
              <w:ind w:left="72"/>
              <w:jc w:val="center"/>
              <w:rPr>
                <w:szCs w:val="20"/>
              </w:rPr>
            </w:pPr>
            <w:r w:rsidRPr="005223BC">
              <w:rPr>
                <w:noProof/>
                <w:szCs w:val="20"/>
              </w:rPr>
              <w:drawing>
                <wp:inline distT="0" distB="0" distL="0" distR="0" wp14:anchorId="4D3CC33E" wp14:editId="2F1B03FB">
                  <wp:extent cx="963930" cy="690880"/>
                  <wp:effectExtent l="19050" t="0" r="7620" b="0"/>
                  <wp:docPr id="3" name="Picture 8" descr="LOG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4"/>
                          <pic:cNvPicPr>
                            <a:picLocks noChangeAspect="1" noChangeArrowheads="1"/>
                          </pic:cNvPicPr>
                        </pic:nvPicPr>
                        <pic:blipFill>
                          <a:blip r:embed="rId13" cstate="print"/>
                          <a:srcRect/>
                          <a:stretch>
                            <a:fillRect/>
                          </a:stretch>
                        </pic:blipFill>
                        <pic:spPr bwMode="auto">
                          <a:xfrm>
                            <a:off x="0" y="0"/>
                            <a:ext cx="963930" cy="690880"/>
                          </a:xfrm>
                          <a:prstGeom prst="rect">
                            <a:avLst/>
                          </a:prstGeom>
                          <a:noFill/>
                        </pic:spPr>
                      </pic:pic>
                    </a:graphicData>
                  </a:graphic>
                </wp:inline>
              </w:drawing>
            </w:r>
          </w:p>
        </w:tc>
      </w:tr>
      <w:tr w:rsidR="0026699F" w:rsidRPr="005223BC" w:rsidTr="00A36851">
        <w:tc>
          <w:tcPr>
            <w:tcW w:w="10765" w:type="dxa"/>
            <w:gridSpan w:val="2"/>
            <w:vAlign w:val="center"/>
          </w:tcPr>
          <w:p w:rsidR="00A711A3" w:rsidRPr="005223BC" w:rsidRDefault="00A711A3" w:rsidP="00A711A3">
            <w:pPr>
              <w:ind w:left="72"/>
              <w:rPr>
                <w:i/>
                <w:sz w:val="28"/>
                <w:szCs w:val="28"/>
              </w:rPr>
            </w:pPr>
          </w:p>
          <w:p w:rsidR="00A711A3" w:rsidRPr="005223BC" w:rsidRDefault="00A711A3" w:rsidP="00A711A3">
            <w:pPr>
              <w:ind w:left="72"/>
              <w:rPr>
                <w:i/>
                <w:sz w:val="28"/>
                <w:szCs w:val="28"/>
              </w:rPr>
            </w:pPr>
          </w:p>
          <w:p w:rsidR="00A711A3" w:rsidRPr="005223BC" w:rsidRDefault="00A711A3" w:rsidP="00A711A3">
            <w:pPr>
              <w:ind w:left="72"/>
              <w:rPr>
                <w:i/>
                <w:sz w:val="28"/>
                <w:szCs w:val="28"/>
              </w:rPr>
            </w:pPr>
          </w:p>
          <w:p w:rsidR="00A711A3" w:rsidRPr="005223BC" w:rsidRDefault="00A711A3" w:rsidP="00A711A3">
            <w:pPr>
              <w:ind w:left="72"/>
              <w:rPr>
                <w:i/>
                <w:sz w:val="28"/>
                <w:szCs w:val="28"/>
              </w:rPr>
            </w:pPr>
          </w:p>
          <w:p w:rsidR="00A711A3" w:rsidRPr="005223BC" w:rsidRDefault="00A711A3" w:rsidP="00A711A3">
            <w:pPr>
              <w:ind w:left="72"/>
              <w:rPr>
                <w:i/>
                <w:sz w:val="28"/>
                <w:szCs w:val="28"/>
              </w:rPr>
            </w:pPr>
          </w:p>
          <w:p w:rsidR="00A711A3" w:rsidRPr="005223BC" w:rsidRDefault="00A711A3" w:rsidP="00A711A3">
            <w:pPr>
              <w:ind w:left="72"/>
              <w:rPr>
                <w:i/>
                <w:sz w:val="28"/>
                <w:szCs w:val="28"/>
              </w:rPr>
            </w:pPr>
          </w:p>
          <w:p w:rsidR="00A711A3" w:rsidRPr="005223BC" w:rsidRDefault="00A711A3" w:rsidP="00A711A3">
            <w:pPr>
              <w:ind w:left="72"/>
              <w:rPr>
                <w:i/>
                <w:sz w:val="28"/>
                <w:szCs w:val="28"/>
              </w:rPr>
            </w:pPr>
          </w:p>
          <w:p w:rsidR="005E21B2" w:rsidRPr="005223BC" w:rsidRDefault="005E21B2" w:rsidP="00A711A3">
            <w:pPr>
              <w:ind w:left="72"/>
              <w:rPr>
                <w:i/>
                <w:sz w:val="28"/>
                <w:szCs w:val="28"/>
              </w:rPr>
            </w:pPr>
          </w:p>
          <w:p w:rsidR="005E21B2" w:rsidRPr="005223BC" w:rsidRDefault="005E21B2" w:rsidP="00A711A3">
            <w:pPr>
              <w:ind w:left="72"/>
              <w:rPr>
                <w:i/>
                <w:sz w:val="28"/>
                <w:szCs w:val="28"/>
              </w:rPr>
            </w:pPr>
          </w:p>
          <w:p w:rsidR="005E21B2" w:rsidRPr="005223BC" w:rsidRDefault="005E21B2" w:rsidP="00A711A3">
            <w:pPr>
              <w:ind w:left="72"/>
              <w:rPr>
                <w:i/>
                <w:sz w:val="28"/>
                <w:szCs w:val="28"/>
              </w:rPr>
            </w:pPr>
          </w:p>
          <w:p w:rsidR="00A711A3" w:rsidRPr="005223BC" w:rsidRDefault="00A711A3" w:rsidP="00A711A3">
            <w:pPr>
              <w:ind w:left="72"/>
              <w:rPr>
                <w:i/>
                <w:sz w:val="28"/>
                <w:szCs w:val="28"/>
              </w:rPr>
            </w:pPr>
          </w:p>
          <w:p w:rsidR="005C11F8" w:rsidRPr="005223BC" w:rsidRDefault="005C11F8" w:rsidP="00A711A3">
            <w:pPr>
              <w:ind w:left="72"/>
              <w:rPr>
                <w:i/>
                <w:sz w:val="28"/>
                <w:szCs w:val="28"/>
              </w:rPr>
            </w:pPr>
          </w:p>
          <w:p w:rsidR="00A711A3" w:rsidRPr="005223BC" w:rsidRDefault="00A711A3" w:rsidP="00A711A3">
            <w:pPr>
              <w:ind w:left="72"/>
              <w:rPr>
                <w:i/>
                <w:sz w:val="28"/>
                <w:szCs w:val="28"/>
              </w:rPr>
            </w:pPr>
          </w:p>
          <w:p w:rsidR="00A711A3" w:rsidRPr="005223BC" w:rsidRDefault="00A711A3" w:rsidP="00A711A3">
            <w:pPr>
              <w:ind w:left="72"/>
              <w:rPr>
                <w:i/>
                <w:sz w:val="28"/>
                <w:szCs w:val="28"/>
              </w:rPr>
            </w:pPr>
          </w:p>
          <w:p w:rsidR="0026699F" w:rsidRPr="005223BC" w:rsidRDefault="00A36851" w:rsidP="00A711A3">
            <w:pPr>
              <w:ind w:left="72"/>
              <w:jc w:val="right"/>
              <w:rPr>
                <w:sz w:val="36"/>
                <w:szCs w:val="36"/>
              </w:rPr>
            </w:pPr>
            <w:r w:rsidRPr="005223BC">
              <w:rPr>
                <w:sz w:val="36"/>
                <w:szCs w:val="36"/>
              </w:rPr>
              <w:t>Best Buy Canada Mobile</w:t>
            </w:r>
          </w:p>
          <w:p w:rsidR="00A711A3" w:rsidRPr="005223BC" w:rsidRDefault="00A711A3" w:rsidP="00A711A3">
            <w:pPr>
              <w:ind w:left="72"/>
              <w:jc w:val="center"/>
              <w:rPr>
                <w:b/>
                <w:sz w:val="36"/>
                <w:szCs w:val="36"/>
              </w:rPr>
            </w:pPr>
          </w:p>
        </w:tc>
      </w:tr>
      <w:tr w:rsidR="0026699F" w:rsidRPr="005223BC" w:rsidTr="00A36851">
        <w:tc>
          <w:tcPr>
            <w:tcW w:w="10765" w:type="dxa"/>
            <w:gridSpan w:val="2"/>
            <w:vAlign w:val="center"/>
          </w:tcPr>
          <w:tbl>
            <w:tblPr>
              <w:tblStyle w:val="TableGrid"/>
              <w:tblW w:w="10565" w:type="dxa"/>
              <w:tblInd w:w="72" w:type="dxa"/>
              <w:tblBorders>
                <w:top w:val="none" w:sz="0" w:space="0" w:color="auto"/>
                <w:left w:val="none" w:sz="0" w:space="0" w:color="auto"/>
                <w:bottom w:val="none" w:sz="0" w:space="0" w:color="auto"/>
                <w:right w:val="none" w:sz="0" w:space="0" w:color="auto"/>
              </w:tblBorders>
              <w:shd w:val="clear" w:color="auto" w:fill="004EBC"/>
              <w:tblLayout w:type="fixed"/>
              <w:tblLook w:val="04A0" w:firstRow="1" w:lastRow="0" w:firstColumn="1" w:lastColumn="0" w:noHBand="0" w:noVBand="1"/>
            </w:tblPr>
            <w:tblGrid>
              <w:gridCol w:w="10565"/>
            </w:tblGrid>
            <w:tr w:rsidR="005C11F8" w:rsidRPr="005223BC" w:rsidTr="00A36851">
              <w:trPr>
                <w:trHeight w:val="720"/>
              </w:trPr>
              <w:tc>
                <w:tcPr>
                  <w:tcW w:w="10565" w:type="dxa"/>
                  <w:shd w:val="clear" w:color="auto" w:fill="004EBC"/>
                  <w:vAlign w:val="center"/>
                </w:tcPr>
                <w:p w:rsidR="005C11F8" w:rsidRPr="005223BC" w:rsidRDefault="00C61849" w:rsidP="00C61849">
                  <w:pPr>
                    <w:jc w:val="center"/>
                    <w:rPr>
                      <w:b/>
                      <w:color w:val="FFFFFF" w:themeColor="background1"/>
                      <w:sz w:val="36"/>
                      <w:szCs w:val="36"/>
                    </w:rPr>
                  </w:pPr>
                  <w:r w:rsidRPr="005223BC">
                    <w:rPr>
                      <w:b/>
                      <w:color w:val="FFFFFF" w:themeColor="background1"/>
                      <w:sz w:val="36"/>
                      <w:szCs w:val="36"/>
                    </w:rPr>
                    <w:t>Warranty</w:t>
                  </w:r>
                  <w:r w:rsidR="005C11F8" w:rsidRPr="005223BC">
                    <w:rPr>
                      <w:b/>
                      <w:color w:val="FFFFFF" w:themeColor="background1"/>
                      <w:sz w:val="36"/>
                      <w:szCs w:val="36"/>
                    </w:rPr>
                    <w:t xml:space="preserve"> </w:t>
                  </w:r>
                  <w:r w:rsidR="00A36851" w:rsidRPr="005223BC">
                    <w:rPr>
                      <w:b/>
                      <w:color w:val="FFFFFF" w:themeColor="background1"/>
                      <w:sz w:val="36"/>
                      <w:szCs w:val="36"/>
                    </w:rPr>
                    <w:t xml:space="preserve">Feature </w:t>
                  </w:r>
                  <w:r w:rsidR="005C11F8" w:rsidRPr="005223BC">
                    <w:rPr>
                      <w:b/>
                      <w:color w:val="FFFFFF" w:themeColor="background1"/>
                      <w:sz w:val="36"/>
                      <w:szCs w:val="36"/>
                    </w:rPr>
                    <w:t>Document</w:t>
                  </w:r>
                </w:p>
              </w:tc>
            </w:tr>
          </w:tbl>
          <w:p w:rsidR="00A711A3" w:rsidRPr="005223BC" w:rsidRDefault="00A711A3" w:rsidP="00A711A3">
            <w:pPr>
              <w:ind w:left="72"/>
              <w:jc w:val="right"/>
              <w:rPr>
                <w:sz w:val="36"/>
                <w:szCs w:val="36"/>
              </w:rPr>
            </w:pPr>
          </w:p>
          <w:p w:rsidR="00A711A3" w:rsidRPr="005223BC" w:rsidRDefault="00763E93" w:rsidP="00A711A3">
            <w:pPr>
              <w:ind w:left="72"/>
              <w:jc w:val="right"/>
              <w:rPr>
                <w:b/>
                <w:sz w:val="24"/>
              </w:rPr>
            </w:pPr>
            <w:r w:rsidRPr="005223BC">
              <w:rPr>
                <w:b/>
                <w:sz w:val="24"/>
              </w:rPr>
              <w:t>Document Version</w:t>
            </w:r>
            <w:r w:rsidR="00C61849" w:rsidRPr="005223BC">
              <w:rPr>
                <w:b/>
                <w:sz w:val="24"/>
              </w:rPr>
              <w:t xml:space="preserve">: </w:t>
            </w:r>
            <w:r w:rsidR="00127D80" w:rsidRPr="005223BC">
              <w:rPr>
                <w:b/>
                <w:sz w:val="24"/>
              </w:rPr>
              <w:t>1.</w:t>
            </w:r>
            <w:ins w:id="1" w:author="Amy Byers" w:date="2015-04-01T13:30:00Z">
              <w:r w:rsidR="0074229B">
                <w:rPr>
                  <w:b/>
                  <w:sz w:val="24"/>
                </w:rPr>
                <w:t>3</w:t>
              </w:r>
            </w:ins>
            <w:del w:id="2" w:author="Amy Byers" w:date="2015-04-01T13:30:00Z">
              <w:r w:rsidR="00917325" w:rsidDel="0074229B">
                <w:rPr>
                  <w:b/>
                  <w:sz w:val="24"/>
                </w:rPr>
                <w:delText>2</w:delText>
              </w:r>
            </w:del>
          </w:p>
          <w:p w:rsidR="003C0044" w:rsidRPr="005223BC" w:rsidRDefault="00917325" w:rsidP="003C0044">
            <w:pPr>
              <w:spacing w:before="120" w:after="120"/>
              <w:ind w:left="72"/>
              <w:jc w:val="right"/>
              <w:rPr>
                <w:b/>
                <w:iCs/>
                <w:sz w:val="24"/>
              </w:rPr>
            </w:pPr>
            <w:r>
              <w:rPr>
                <w:b/>
                <w:iCs/>
                <w:sz w:val="24"/>
              </w:rPr>
              <w:t>Revision</w:t>
            </w:r>
            <w:r w:rsidRPr="005223BC">
              <w:rPr>
                <w:b/>
                <w:iCs/>
                <w:sz w:val="24"/>
              </w:rPr>
              <w:t xml:space="preserve"> </w:t>
            </w:r>
            <w:r w:rsidR="003C0044" w:rsidRPr="005223BC">
              <w:rPr>
                <w:b/>
                <w:iCs/>
                <w:sz w:val="24"/>
              </w:rPr>
              <w:t xml:space="preserve">Date: </w:t>
            </w:r>
            <w:del w:id="3" w:author="Amy Byers" w:date="2015-04-01T13:30:00Z">
              <w:r w:rsidR="00127D80" w:rsidRPr="005223BC" w:rsidDel="0074229B">
                <w:rPr>
                  <w:b/>
                  <w:iCs/>
                  <w:sz w:val="24"/>
                </w:rPr>
                <w:delText>March 2</w:delText>
              </w:r>
              <w:r w:rsidDel="0074229B">
                <w:rPr>
                  <w:b/>
                  <w:iCs/>
                  <w:sz w:val="24"/>
                </w:rPr>
                <w:delText>0</w:delText>
              </w:r>
            </w:del>
            <w:ins w:id="4" w:author="Amy Byers" w:date="2015-04-01T13:30:00Z">
              <w:r w:rsidR="0074229B">
                <w:rPr>
                  <w:b/>
                  <w:iCs/>
                  <w:sz w:val="24"/>
                </w:rPr>
                <w:t>April 1</w:t>
              </w:r>
            </w:ins>
            <w:r w:rsidR="006D5E7D" w:rsidRPr="005223BC">
              <w:rPr>
                <w:b/>
                <w:iCs/>
                <w:sz w:val="24"/>
              </w:rPr>
              <w:t xml:space="preserve">, </w:t>
            </w:r>
            <w:r w:rsidR="005C23DB" w:rsidRPr="005223BC">
              <w:rPr>
                <w:b/>
                <w:iCs/>
                <w:sz w:val="24"/>
              </w:rPr>
              <w:t>201</w:t>
            </w:r>
            <w:r>
              <w:rPr>
                <w:b/>
                <w:iCs/>
                <w:sz w:val="24"/>
              </w:rPr>
              <w:t>5</w:t>
            </w:r>
          </w:p>
          <w:p w:rsidR="003C0044" w:rsidRPr="005223BC" w:rsidRDefault="003C0044" w:rsidP="00A711A3">
            <w:pPr>
              <w:ind w:left="72"/>
              <w:jc w:val="right"/>
              <w:rPr>
                <w:b/>
                <w:sz w:val="24"/>
              </w:rPr>
            </w:pPr>
          </w:p>
          <w:p w:rsidR="00A711A3" w:rsidRPr="005223BC" w:rsidRDefault="00A711A3" w:rsidP="00A711A3">
            <w:pPr>
              <w:ind w:left="72"/>
              <w:jc w:val="right"/>
              <w:rPr>
                <w:sz w:val="36"/>
                <w:szCs w:val="36"/>
              </w:rPr>
            </w:pPr>
          </w:p>
          <w:p w:rsidR="0026699F" w:rsidRPr="005223BC" w:rsidRDefault="0026699F" w:rsidP="00A711A3">
            <w:pPr>
              <w:ind w:left="72"/>
              <w:jc w:val="right"/>
              <w:rPr>
                <w:sz w:val="36"/>
                <w:szCs w:val="36"/>
              </w:rPr>
            </w:pPr>
          </w:p>
        </w:tc>
      </w:tr>
      <w:tr w:rsidR="0026699F" w:rsidRPr="005223BC" w:rsidTr="00A36851">
        <w:tc>
          <w:tcPr>
            <w:tcW w:w="10765" w:type="dxa"/>
            <w:gridSpan w:val="2"/>
            <w:vAlign w:val="center"/>
          </w:tcPr>
          <w:p w:rsidR="00A711A3" w:rsidRPr="005223BC" w:rsidRDefault="00A711A3" w:rsidP="00A711A3">
            <w:pPr>
              <w:ind w:left="72"/>
              <w:rPr>
                <w:i/>
                <w:sz w:val="24"/>
              </w:rPr>
            </w:pPr>
          </w:p>
          <w:p w:rsidR="00A711A3" w:rsidRPr="005223BC" w:rsidRDefault="00A711A3" w:rsidP="00A711A3">
            <w:pPr>
              <w:ind w:left="72"/>
              <w:rPr>
                <w:i/>
                <w:sz w:val="24"/>
              </w:rPr>
            </w:pPr>
          </w:p>
          <w:p w:rsidR="00A711A3" w:rsidRPr="005223BC" w:rsidRDefault="00A711A3" w:rsidP="00A711A3">
            <w:pPr>
              <w:ind w:left="72"/>
              <w:rPr>
                <w:i/>
                <w:sz w:val="24"/>
              </w:rPr>
            </w:pPr>
          </w:p>
          <w:p w:rsidR="00A711A3" w:rsidRPr="005223BC" w:rsidRDefault="00A711A3" w:rsidP="00A711A3">
            <w:pPr>
              <w:ind w:left="72"/>
              <w:rPr>
                <w:i/>
                <w:sz w:val="24"/>
              </w:rPr>
            </w:pPr>
          </w:p>
          <w:p w:rsidR="00A711A3" w:rsidRPr="005223BC" w:rsidRDefault="00A711A3" w:rsidP="00A711A3">
            <w:pPr>
              <w:ind w:left="72"/>
              <w:rPr>
                <w:i/>
                <w:sz w:val="24"/>
              </w:rPr>
            </w:pPr>
          </w:p>
          <w:p w:rsidR="00A711A3" w:rsidRPr="005223BC" w:rsidRDefault="00A711A3" w:rsidP="00A711A3">
            <w:pPr>
              <w:ind w:left="72"/>
              <w:rPr>
                <w:i/>
                <w:sz w:val="24"/>
              </w:rPr>
            </w:pPr>
          </w:p>
          <w:p w:rsidR="00A711A3" w:rsidRPr="005223BC" w:rsidRDefault="0026699F" w:rsidP="00763E93">
            <w:pPr>
              <w:ind w:left="72"/>
              <w:jc w:val="right"/>
              <w:rPr>
                <w:b/>
                <w:sz w:val="24"/>
              </w:rPr>
            </w:pPr>
            <w:r w:rsidRPr="005223BC">
              <w:rPr>
                <w:b/>
                <w:sz w:val="24"/>
              </w:rPr>
              <w:t xml:space="preserve">Prepared By: </w:t>
            </w:r>
            <w:r w:rsidR="00A561CF" w:rsidRPr="005223BC">
              <w:rPr>
                <w:b/>
                <w:sz w:val="24"/>
              </w:rPr>
              <w:t xml:space="preserve">Amy </w:t>
            </w:r>
            <w:r w:rsidR="00917325">
              <w:rPr>
                <w:b/>
                <w:sz w:val="24"/>
              </w:rPr>
              <w:t>Byers</w:t>
            </w:r>
          </w:p>
          <w:p w:rsidR="00763E93" w:rsidRPr="005223BC" w:rsidRDefault="00763E93" w:rsidP="00763E93">
            <w:pPr>
              <w:ind w:left="72"/>
              <w:jc w:val="right"/>
              <w:rPr>
                <w:b/>
                <w:sz w:val="24"/>
              </w:rPr>
            </w:pPr>
          </w:p>
          <w:p w:rsidR="00763E93" w:rsidRPr="005223BC" w:rsidRDefault="00763E93" w:rsidP="00763E93">
            <w:pPr>
              <w:ind w:left="72"/>
              <w:jc w:val="right"/>
              <w:rPr>
                <w:b/>
                <w:sz w:val="24"/>
              </w:rPr>
            </w:pPr>
          </w:p>
          <w:p w:rsidR="00763E93" w:rsidRPr="005223BC" w:rsidRDefault="00763E93" w:rsidP="00763E93">
            <w:pPr>
              <w:ind w:left="72"/>
              <w:jc w:val="right"/>
              <w:rPr>
                <w:b/>
                <w:sz w:val="24"/>
              </w:rPr>
            </w:pPr>
          </w:p>
          <w:p w:rsidR="00AA76BC" w:rsidRPr="005223BC" w:rsidRDefault="00AA76BC" w:rsidP="00763E93">
            <w:pPr>
              <w:ind w:left="72"/>
              <w:jc w:val="right"/>
              <w:rPr>
                <w:b/>
                <w:sz w:val="24"/>
              </w:rPr>
            </w:pPr>
          </w:p>
          <w:p w:rsidR="00763E93" w:rsidRPr="005223BC" w:rsidRDefault="00763E93" w:rsidP="005C23DB">
            <w:pPr>
              <w:ind w:left="72"/>
              <w:jc w:val="center"/>
              <w:rPr>
                <w:b/>
                <w:sz w:val="24"/>
              </w:rPr>
            </w:pPr>
          </w:p>
        </w:tc>
      </w:tr>
    </w:tbl>
    <w:p w:rsidR="008E55BA" w:rsidRPr="005223BC" w:rsidRDefault="008E55BA" w:rsidP="009942AA">
      <w:pPr>
        <w:pStyle w:val="StyleHeaderItalic"/>
        <w:pBdr>
          <w:bottom w:val="single" w:sz="4" w:space="0" w:color="auto"/>
        </w:pBdr>
        <w:rPr>
          <w:b/>
        </w:rPr>
      </w:pPr>
      <w:r w:rsidRPr="005223BC">
        <w:rPr>
          <w:b/>
        </w:rPr>
        <w:lastRenderedPageBreak/>
        <w:t>Table of Contents</w:t>
      </w:r>
    </w:p>
    <w:p w:rsidR="000505A3" w:rsidRDefault="00AC5CAD">
      <w:pPr>
        <w:pStyle w:val="TOC1"/>
        <w:rPr>
          <w:ins w:id="5" w:author="Amy Byers" w:date="2015-04-01T13:36:00Z"/>
          <w:rFonts w:asciiTheme="minorHAnsi" w:eastAsiaTheme="minorEastAsia" w:hAnsiTheme="minorHAnsi" w:cstheme="minorBidi"/>
          <w:noProof/>
          <w:sz w:val="22"/>
          <w:szCs w:val="22"/>
        </w:rPr>
      </w:pPr>
      <w:r w:rsidRPr="005223BC">
        <w:rPr>
          <w:b/>
          <w:sz w:val="24"/>
        </w:rPr>
        <w:fldChar w:fldCharType="begin"/>
      </w:r>
      <w:r w:rsidR="00D01C88" w:rsidRPr="005223BC">
        <w:rPr>
          <w:b/>
          <w:sz w:val="24"/>
        </w:rPr>
        <w:instrText xml:space="preserve"> TOC \o "1-2" \h \z \u </w:instrText>
      </w:r>
      <w:r w:rsidRPr="005223BC">
        <w:rPr>
          <w:b/>
          <w:sz w:val="24"/>
        </w:rPr>
        <w:fldChar w:fldCharType="separate"/>
      </w:r>
      <w:ins w:id="6" w:author="Amy Byers" w:date="2015-04-01T13:36:00Z">
        <w:r w:rsidR="000505A3" w:rsidRPr="00C7374E">
          <w:rPr>
            <w:rStyle w:val="Hyperlink"/>
            <w:noProof/>
          </w:rPr>
          <w:fldChar w:fldCharType="begin"/>
        </w:r>
        <w:r w:rsidR="000505A3" w:rsidRPr="00C7374E">
          <w:rPr>
            <w:rStyle w:val="Hyperlink"/>
            <w:noProof/>
          </w:rPr>
          <w:instrText xml:space="preserve"> </w:instrText>
        </w:r>
        <w:r w:rsidR="000505A3">
          <w:rPr>
            <w:noProof/>
          </w:rPr>
          <w:instrText>HYPERLINK \l "_Toc415658691"</w:instrText>
        </w:r>
        <w:r w:rsidR="000505A3" w:rsidRPr="00C7374E">
          <w:rPr>
            <w:rStyle w:val="Hyperlink"/>
            <w:noProof/>
          </w:rPr>
          <w:instrText xml:space="preserve"> </w:instrText>
        </w:r>
        <w:r w:rsidR="000505A3" w:rsidRPr="00C7374E">
          <w:rPr>
            <w:rStyle w:val="Hyperlink"/>
            <w:noProof/>
          </w:rPr>
        </w:r>
        <w:r w:rsidR="000505A3" w:rsidRPr="00C7374E">
          <w:rPr>
            <w:rStyle w:val="Hyperlink"/>
            <w:noProof/>
          </w:rPr>
          <w:fldChar w:fldCharType="separate"/>
        </w:r>
        <w:r w:rsidR="000505A3" w:rsidRPr="00C7374E">
          <w:rPr>
            <w:rStyle w:val="Hyperlink"/>
            <w:i/>
            <w:noProof/>
          </w:rPr>
          <w:t>1.</w:t>
        </w:r>
        <w:r w:rsidR="000505A3">
          <w:rPr>
            <w:rFonts w:asciiTheme="minorHAnsi" w:eastAsiaTheme="minorEastAsia" w:hAnsiTheme="minorHAnsi" w:cstheme="minorBidi"/>
            <w:noProof/>
            <w:sz w:val="22"/>
            <w:szCs w:val="22"/>
          </w:rPr>
          <w:tab/>
        </w:r>
        <w:r w:rsidR="000505A3" w:rsidRPr="00C7374E">
          <w:rPr>
            <w:rStyle w:val="Hyperlink"/>
            <w:i/>
            <w:noProof/>
          </w:rPr>
          <w:t>Feature Overview</w:t>
        </w:r>
        <w:r w:rsidR="000505A3">
          <w:rPr>
            <w:noProof/>
            <w:webHidden/>
          </w:rPr>
          <w:tab/>
        </w:r>
        <w:r w:rsidR="000505A3">
          <w:rPr>
            <w:noProof/>
            <w:webHidden/>
          </w:rPr>
          <w:fldChar w:fldCharType="begin"/>
        </w:r>
        <w:r w:rsidR="000505A3">
          <w:rPr>
            <w:noProof/>
            <w:webHidden/>
          </w:rPr>
          <w:instrText xml:space="preserve"> PAGEREF _Toc415658691 \h </w:instrText>
        </w:r>
        <w:r w:rsidR="000505A3">
          <w:rPr>
            <w:noProof/>
            <w:webHidden/>
          </w:rPr>
        </w:r>
      </w:ins>
      <w:r w:rsidR="000505A3">
        <w:rPr>
          <w:noProof/>
          <w:webHidden/>
        </w:rPr>
        <w:fldChar w:fldCharType="separate"/>
      </w:r>
      <w:ins w:id="7" w:author="Amy Byers" w:date="2015-04-01T13:36:00Z">
        <w:r w:rsidR="000505A3">
          <w:rPr>
            <w:noProof/>
            <w:webHidden/>
          </w:rPr>
          <w:t>3</w:t>
        </w:r>
        <w:r w:rsidR="000505A3">
          <w:rPr>
            <w:noProof/>
            <w:webHidden/>
          </w:rPr>
          <w:fldChar w:fldCharType="end"/>
        </w:r>
        <w:r w:rsidR="000505A3" w:rsidRPr="00C7374E">
          <w:rPr>
            <w:rStyle w:val="Hyperlink"/>
            <w:noProof/>
          </w:rPr>
          <w:fldChar w:fldCharType="end"/>
        </w:r>
      </w:ins>
    </w:p>
    <w:p w:rsidR="000505A3" w:rsidRDefault="000505A3">
      <w:pPr>
        <w:pStyle w:val="TOC2"/>
        <w:rPr>
          <w:ins w:id="8" w:author="Amy Byers" w:date="2015-04-01T13:36:00Z"/>
          <w:rFonts w:asciiTheme="minorHAnsi" w:eastAsiaTheme="minorEastAsia" w:hAnsiTheme="minorHAnsi" w:cstheme="minorBidi"/>
          <w:noProof/>
          <w:sz w:val="22"/>
          <w:szCs w:val="22"/>
        </w:rPr>
      </w:pPr>
      <w:ins w:id="9"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"_Toc415658692"</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noProof/>
          </w:rPr>
          <w:t>1.1</w:t>
        </w:r>
        <w:r>
          <w:rPr>
            <w:rFonts w:asciiTheme="minorHAnsi" w:eastAsiaTheme="minorEastAsia" w:hAnsiTheme="minorHAnsi" w:cstheme="minorBidi"/>
            <w:noProof/>
            <w:sz w:val="22"/>
            <w:szCs w:val="22"/>
          </w:rPr>
          <w:tab/>
        </w:r>
        <w:r w:rsidRPr="00C7374E">
          <w:rPr>
            <w:rStyle w:val="Hyperlink"/>
            <w:noProof/>
          </w:rPr>
          <w:t>Feature Description</w:t>
        </w:r>
        <w:r>
          <w:rPr>
            <w:noProof/>
            <w:webHidden/>
          </w:rPr>
          <w:tab/>
        </w:r>
        <w:r>
          <w:rPr>
            <w:noProof/>
            <w:webHidden/>
          </w:rPr>
          <w:fldChar w:fldCharType="begin"/>
        </w:r>
        <w:r>
          <w:rPr>
            <w:noProof/>
            <w:webHidden/>
          </w:rPr>
          <w:instrText xml:space="preserve"> PAGEREF _Toc415658692 \h </w:instrText>
        </w:r>
        <w:r>
          <w:rPr>
            <w:noProof/>
            <w:webHidden/>
          </w:rPr>
        </w:r>
      </w:ins>
      <w:r>
        <w:rPr>
          <w:noProof/>
          <w:webHidden/>
        </w:rPr>
        <w:fldChar w:fldCharType="separate"/>
      </w:r>
      <w:ins w:id="10" w:author="Amy Byers" w:date="2015-04-01T13:36:00Z">
        <w:r>
          <w:rPr>
            <w:noProof/>
            <w:webHidden/>
          </w:rPr>
          <w:t>3</w:t>
        </w:r>
        <w:r>
          <w:rPr>
            <w:noProof/>
            <w:webHidden/>
          </w:rPr>
          <w:fldChar w:fldCharType="end"/>
        </w:r>
        <w:r w:rsidRPr="00C7374E">
          <w:rPr>
            <w:rStyle w:val="Hyperlink"/>
            <w:noProof/>
          </w:rPr>
          <w:fldChar w:fldCharType="end"/>
        </w:r>
      </w:ins>
    </w:p>
    <w:p w:rsidR="000505A3" w:rsidRDefault="000505A3">
      <w:pPr>
        <w:pStyle w:val="TOC2"/>
        <w:rPr>
          <w:ins w:id="11" w:author="Amy Byers" w:date="2015-04-01T13:36:00Z"/>
          <w:rFonts w:asciiTheme="minorHAnsi" w:eastAsiaTheme="minorEastAsia" w:hAnsiTheme="minorHAnsi" w:cstheme="minorBidi"/>
          <w:noProof/>
          <w:sz w:val="22"/>
          <w:szCs w:val="22"/>
        </w:rPr>
      </w:pPr>
      <w:ins w:id="12"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"_Toc415658693"</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noProof/>
          </w:rPr>
          <w:t>1.2</w:t>
        </w:r>
        <w:r>
          <w:rPr>
            <w:rFonts w:asciiTheme="minorHAnsi" w:eastAsiaTheme="minorEastAsia" w:hAnsiTheme="minorHAnsi" w:cstheme="minorBidi"/>
            <w:noProof/>
            <w:sz w:val="22"/>
            <w:szCs w:val="22"/>
          </w:rPr>
          <w:tab/>
        </w:r>
        <w:r w:rsidRPr="00C7374E">
          <w:rPr>
            <w:rStyle w:val="Hyperlink"/>
            <w:noProof/>
          </w:rPr>
          <w:t>Assumptions</w:t>
        </w:r>
        <w:r>
          <w:rPr>
            <w:noProof/>
            <w:webHidden/>
          </w:rPr>
          <w:tab/>
        </w:r>
        <w:r>
          <w:rPr>
            <w:noProof/>
            <w:webHidden/>
          </w:rPr>
          <w:fldChar w:fldCharType="begin"/>
        </w:r>
        <w:r>
          <w:rPr>
            <w:noProof/>
            <w:webHidden/>
          </w:rPr>
          <w:instrText xml:space="preserve"> PAGEREF _Toc415658693 \h </w:instrText>
        </w:r>
        <w:r>
          <w:rPr>
            <w:noProof/>
            <w:webHidden/>
          </w:rPr>
        </w:r>
      </w:ins>
      <w:r>
        <w:rPr>
          <w:noProof/>
          <w:webHidden/>
        </w:rPr>
        <w:fldChar w:fldCharType="separate"/>
      </w:r>
      <w:ins w:id="13" w:author="Amy Byers" w:date="2015-04-01T13:36:00Z">
        <w:r>
          <w:rPr>
            <w:noProof/>
            <w:webHidden/>
          </w:rPr>
          <w:t>3</w:t>
        </w:r>
        <w:r>
          <w:rPr>
            <w:noProof/>
            <w:webHidden/>
          </w:rPr>
          <w:fldChar w:fldCharType="end"/>
        </w:r>
        <w:r w:rsidRPr="00C7374E">
          <w:rPr>
            <w:rStyle w:val="Hyperlink"/>
            <w:noProof/>
          </w:rPr>
          <w:fldChar w:fldCharType="end"/>
        </w:r>
      </w:ins>
    </w:p>
    <w:p w:rsidR="000505A3" w:rsidRDefault="000505A3">
      <w:pPr>
        <w:pStyle w:val="TOC2"/>
        <w:rPr>
          <w:ins w:id="14" w:author="Amy Byers" w:date="2015-04-01T13:36:00Z"/>
          <w:rFonts w:asciiTheme="minorHAnsi" w:eastAsiaTheme="minorEastAsia" w:hAnsiTheme="minorHAnsi" w:cstheme="minorBidi"/>
          <w:noProof/>
          <w:sz w:val="22"/>
          <w:szCs w:val="22"/>
        </w:rPr>
      </w:pPr>
      <w:ins w:id="15"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"_Toc415658694"</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noProof/>
          </w:rPr>
          <w:t>1.3</w:t>
        </w:r>
        <w:r>
          <w:rPr>
            <w:rFonts w:asciiTheme="minorHAnsi" w:eastAsiaTheme="minorEastAsia" w:hAnsiTheme="minorHAnsi" w:cstheme="minorBidi"/>
            <w:noProof/>
            <w:sz w:val="22"/>
            <w:szCs w:val="22"/>
          </w:rPr>
          <w:tab/>
        </w:r>
        <w:r w:rsidRPr="00C7374E">
          <w:rPr>
            <w:rStyle w:val="Hyperlink"/>
            <w:noProof/>
          </w:rPr>
          <w:t>Parameters and System Settings</w:t>
        </w:r>
        <w:r>
          <w:rPr>
            <w:noProof/>
            <w:webHidden/>
          </w:rPr>
          <w:tab/>
        </w:r>
        <w:r>
          <w:rPr>
            <w:noProof/>
            <w:webHidden/>
          </w:rPr>
          <w:fldChar w:fldCharType="begin"/>
        </w:r>
        <w:r>
          <w:rPr>
            <w:noProof/>
            <w:webHidden/>
          </w:rPr>
          <w:instrText xml:space="preserve"> PAGEREF _Toc415658694 \h </w:instrText>
        </w:r>
        <w:r>
          <w:rPr>
            <w:noProof/>
            <w:webHidden/>
          </w:rPr>
        </w:r>
      </w:ins>
      <w:r>
        <w:rPr>
          <w:noProof/>
          <w:webHidden/>
        </w:rPr>
        <w:fldChar w:fldCharType="separate"/>
      </w:r>
      <w:ins w:id="16" w:author="Amy Byers" w:date="2015-04-01T13:36:00Z">
        <w:r>
          <w:rPr>
            <w:noProof/>
            <w:webHidden/>
          </w:rPr>
          <w:t>3</w:t>
        </w:r>
        <w:r>
          <w:rPr>
            <w:noProof/>
            <w:webHidden/>
          </w:rPr>
          <w:fldChar w:fldCharType="end"/>
        </w:r>
        <w:r w:rsidRPr="00C7374E">
          <w:rPr>
            <w:rStyle w:val="Hyperlink"/>
            <w:noProof/>
          </w:rPr>
          <w:fldChar w:fldCharType="end"/>
        </w:r>
      </w:ins>
    </w:p>
    <w:p w:rsidR="000505A3" w:rsidRDefault="000505A3">
      <w:pPr>
        <w:pStyle w:val="TOC2"/>
        <w:rPr>
          <w:ins w:id="17" w:author="Amy Byers" w:date="2015-04-01T13:36:00Z"/>
          <w:rFonts w:asciiTheme="minorHAnsi" w:eastAsiaTheme="minorEastAsia" w:hAnsiTheme="minorHAnsi" w:cstheme="minorBidi"/>
          <w:noProof/>
          <w:sz w:val="22"/>
          <w:szCs w:val="22"/>
        </w:rPr>
      </w:pPr>
      <w:ins w:id="18"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"_Toc415658695"</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noProof/>
          </w:rPr>
          <w:t>1.4</w:t>
        </w:r>
        <w:r>
          <w:rPr>
            <w:rFonts w:asciiTheme="minorHAnsi" w:eastAsiaTheme="minorEastAsia" w:hAnsiTheme="minorHAnsi" w:cstheme="minorBidi"/>
            <w:noProof/>
            <w:sz w:val="22"/>
            <w:szCs w:val="22"/>
          </w:rPr>
          <w:tab/>
        </w:r>
        <w:r w:rsidRPr="00C7374E">
          <w:rPr>
            <w:rStyle w:val="Hyperlink"/>
            <w:noProof/>
          </w:rPr>
          <w:t>Interfaces</w:t>
        </w:r>
        <w:r>
          <w:rPr>
            <w:noProof/>
            <w:webHidden/>
          </w:rPr>
          <w:tab/>
        </w:r>
        <w:r>
          <w:rPr>
            <w:noProof/>
            <w:webHidden/>
          </w:rPr>
          <w:fldChar w:fldCharType="begin"/>
        </w:r>
        <w:r>
          <w:rPr>
            <w:noProof/>
            <w:webHidden/>
          </w:rPr>
          <w:instrText xml:space="preserve"> PAGEREF _Toc415658695 \h </w:instrText>
        </w:r>
        <w:r>
          <w:rPr>
            <w:noProof/>
            <w:webHidden/>
          </w:rPr>
        </w:r>
      </w:ins>
      <w:r>
        <w:rPr>
          <w:noProof/>
          <w:webHidden/>
        </w:rPr>
        <w:fldChar w:fldCharType="separate"/>
      </w:r>
      <w:ins w:id="19" w:author="Amy Byers" w:date="2015-04-01T13:36:00Z">
        <w:r>
          <w:rPr>
            <w:noProof/>
            <w:webHidden/>
          </w:rPr>
          <w:t>4</w:t>
        </w:r>
        <w:r>
          <w:rPr>
            <w:noProof/>
            <w:webHidden/>
          </w:rPr>
          <w:fldChar w:fldCharType="end"/>
        </w:r>
        <w:r w:rsidRPr="00C7374E">
          <w:rPr>
            <w:rStyle w:val="Hyperlink"/>
            <w:noProof/>
          </w:rPr>
          <w:fldChar w:fldCharType="end"/>
        </w:r>
      </w:ins>
    </w:p>
    <w:p w:rsidR="000505A3" w:rsidRDefault="000505A3">
      <w:pPr>
        <w:pStyle w:val="TOC1"/>
        <w:rPr>
          <w:ins w:id="20" w:author="Amy Byers" w:date="2015-04-01T13:36:00Z"/>
          <w:rFonts w:asciiTheme="minorHAnsi" w:eastAsiaTheme="minorEastAsia" w:hAnsiTheme="minorHAnsi" w:cstheme="minorBidi"/>
          <w:noProof/>
          <w:sz w:val="22"/>
          <w:szCs w:val="22"/>
        </w:rPr>
      </w:pPr>
      <w:ins w:id="21"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"_Toc415658696"</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i/>
            <w:noProof/>
          </w:rPr>
          <w:t>2.</w:t>
        </w:r>
        <w:r>
          <w:rPr>
            <w:rFonts w:asciiTheme="minorHAnsi" w:eastAsiaTheme="minorEastAsia" w:hAnsiTheme="minorHAnsi" w:cstheme="minorBidi"/>
            <w:noProof/>
            <w:sz w:val="22"/>
            <w:szCs w:val="22"/>
          </w:rPr>
          <w:tab/>
        </w:r>
        <w:r w:rsidRPr="00C7374E">
          <w:rPr>
            <w:rStyle w:val="Hyperlink"/>
            <w:i/>
            <w:noProof/>
          </w:rPr>
          <w:t>USE CASE: Sell Warranty</w:t>
        </w:r>
        <w:r>
          <w:rPr>
            <w:noProof/>
            <w:webHidden/>
          </w:rPr>
          <w:tab/>
        </w:r>
        <w:r>
          <w:rPr>
            <w:noProof/>
            <w:webHidden/>
          </w:rPr>
          <w:fldChar w:fldCharType="begin"/>
        </w:r>
        <w:r>
          <w:rPr>
            <w:noProof/>
            <w:webHidden/>
          </w:rPr>
          <w:instrText xml:space="preserve"> PAGEREF _Toc415658696 \h </w:instrText>
        </w:r>
        <w:r>
          <w:rPr>
            <w:noProof/>
            <w:webHidden/>
          </w:rPr>
        </w:r>
      </w:ins>
      <w:r>
        <w:rPr>
          <w:noProof/>
          <w:webHidden/>
        </w:rPr>
        <w:fldChar w:fldCharType="separate"/>
      </w:r>
      <w:ins w:id="22" w:author="Amy Byers" w:date="2015-04-01T13:36:00Z">
        <w:r>
          <w:rPr>
            <w:noProof/>
            <w:webHidden/>
          </w:rPr>
          <w:t>4</w:t>
        </w:r>
        <w:r>
          <w:rPr>
            <w:noProof/>
            <w:webHidden/>
          </w:rPr>
          <w:fldChar w:fldCharType="end"/>
        </w:r>
        <w:r w:rsidRPr="00C7374E">
          <w:rPr>
            <w:rStyle w:val="Hyperlink"/>
            <w:noProof/>
          </w:rPr>
          <w:fldChar w:fldCharType="end"/>
        </w:r>
      </w:ins>
    </w:p>
    <w:p w:rsidR="000505A3" w:rsidRDefault="000505A3">
      <w:pPr>
        <w:pStyle w:val="TOC2"/>
        <w:rPr>
          <w:ins w:id="23" w:author="Amy Byers" w:date="2015-04-01T13:36:00Z"/>
          <w:rFonts w:asciiTheme="minorHAnsi" w:eastAsiaTheme="minorEastAsia" w:hAnsiTheme="minorHAnsi" w:cstheme="minorBidi"/>
          <w:noProof/>
          <w:sz w:val="22"/>
          <w:szCs w:val="22"/>
        </w:rPr>
      </w:pPr>
      <w:ins w:id="24"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"_Toc415658697"</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noProof/>
          </w:rPr>
          <w:t>2.1</w:t>
        </w:r>
        <w:r>
          <w:rPr>
            <w:rFonts w:asciiTheme="minorHAnsi" w:eastAsiaTheme="minorEastAsia" w:hAnsiTheme="minorHAnsi" w:cstheme="minorBidi"/>
            <w:noProof/>
            <w:sz w:val="22"/>
            <w:szCs w:val="22"/>
          </w:rPr>
          <w:tab/>
        </w:r>
        <w:r w:rsidRPr="00C7374E">
          <w:rPr>
            <w:rStyle w:val="Hyperlink"/>
            <w:noProof/>
          </w:rPr>
          <w:t>Feature Flow</w:t>
        </w:r>
        <w:r>
          <w:rPr>
            <w:noProof/>
            <w:webHidden/>
          </w:rPr>
          <w:tab/>
        </w:r>
        <w:r>
          <w:rPr>
            <w:noProof/>
            <w:webHidden/>
          </w:rPr>
          <w:fldChar w:fldCharType="begin"/>
        </w:r>
        <w:r>
          <w:rPr>
            <w:noProof/>
            <w:webHidden/>
          </w:rPr>
          <w:instrText xml:space="preserve"> PAGEREF _Toc415658697 \h </w:instrText>
        </w:r>
        <w:r>
          <w:rPr>
            <w:noProof/>
            <w:webHidden/>
          </w:rPr>
        </w:r>
      </w:ins>
      <w:r>
        <w:rPr>
          <w:noProof/>
          <w:webHidden/>
        </w:rPr>
        <w:fldChar w:fldCharType="separate"/>
      </w:r>
      <w:ins w:id="25" w:author="Amy Byers" w:date="2015-04-01T13:36:00Z">
        <w:r>
          <w:rPr>
            <w:noProof/>
            <w:webHidden/>
          </w:rPr>
          <w:t>4</w:t>
        </w:r>
        <w:r>
          <w:rPr>
            <w:noProof/>
            <w:webHidden/>
          </w:rPr>
          <w:fldChar w:fldCharType="end"/>
        </w:r>
        <w:r w:rsidRPr="00C7374E">
          <w:rPr>
            <w:rStyle w:val="Hyperlink"/>
            <w:noProof/>
          </w:rPr>
          <w:fldChar w:fldCharType="end"/>
        </w:r>
      </w:ins>
    </w:p>
    <w:p w:rsidR="000505A3" w:rsidRDefault="000505A3">
      <w:pPr>
        <w:pStyle w:val="TOC2"/>
        <w:rPr>
          <w:ins w:id="26" w:author="Amy Byers" w:date="2015-04-01T13:36:00Z"/>
          <w:rFonts w:asciiTheme="minorHAnsi" w:eastAsiaTheme="minorEastAsia" w:hAnsiTheme="minorHAnsi" w:cstheme="minorBidi"/>
          <w:noProof/>
          <w:sz w:val="22"/>
          <w:szCs w:val="22"/>
        </w:rPr>
      </w:pPr>
      <w:ins w:id="27"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"_Toc415658698"</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noProof/>
          </w:rPr>
          <w:t>2.2</w:t>
        </w:r>
        <w:r>
          <w:rPr>
            <w:rFonts w:asciiTheme="minorHAnsi" w:eastAsiaTheme="minorEastAsia" w:hAnsiTheme="minorHAnsi" w:cstheme="minorBidi"/>
            <w:noProof/>
            <w:sz w:val="22"/>
            <w:szCs w:val="22"/>
          </w:rPr>
          <w:tab/>
        </w:r>
        <w:r w:rsidRPr="00C7374E">
          <w:rPr>
            <w:rStyle w:val="Hyperlink"/>
            <w:noProof/>
          </w:rPr>
          <w:t>Precondition</w:t>
        </w:r>
        <w:r>
          <w:rPr>
            <w:noProof/>
            <w:webHidden/>
          </w:rPr>
          <w:tab/>
        </w:r>
        <w:r>
          <w:rPr>
            <w:noProof/>
            <w:webHidden/>
          </w:rPr>
          <w:fldChar w:fldCharType="begin"/>
        </w:r>
        <w:r>
          <w:rPr>
            <w:noProof/>
            <w:webHidden/>
          </w:rPr>
          <w:instrText xml:space="preserve"> PAGEREF _Toc415658698 \h </w:instrText>
        </w:r>
        <w:r>
          <w:rPr>
            <w:noProof/>
            <w:webHidden/>
          </w:rPr>
        </w:r>
      </w:ins>
      <w:r>
        <w:rPr>
          <w:noProof/>
          <w:webHidden/>
        </w:rPr>
        <w:fldChar w:fldCharType="separate"/>
      </w:r>
      <w:ins w:id="28" w:author="Amy Byers" w:date="2015-04-01T13:36:00Z">
        <w:r>
          <w:rPr>
            <w:noProof/>
            <w:webHidden/>
          </w:rPr>
          <w:t>4</w:t>
        </w:r>
        <w:r>
          <w:rPr>
            <w:noProof/>
            <w:webHidden/>
          </w:rPr>
          <w:fldChar w:fldCharType="end"/>
        </w:r>
        <w:r w:rsidRPr="00C7374E">
          <w:rPr>
            <w:rStyle w:val="Hyperlink"/>
            <w:noProof/>
          </w:rPr>
          <w:fldChar w:fldCharType="end"/>
        </w:r>
      </w:ins>
    </w:p>
    <w:p w:rsidR="000505A3" w:rsidRDefault="000505A3">
      <w:pPr>
        <w:pStyle w:val="TOC2"/>
        <w:rPr>
          <w:ins w:id="29" w:author="Amy Byers" w:date="2015-04-01T13:36:00Z"/>
          <w:rFonts w:asciiTheme="minorHAnsi" w:eastAsiaTheme="minorEastAsia" w:hAnsiTheme="minorHAnsi" w:cstheme="minorBidi"/>
          <w:noProof/>
          <w:sz w:val="22"/>
          <w:szCs w:val="22"/>
        </w:rPr>
      </w:pPr>
      <w:ins w:id="30"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"_Toc415658699"</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noProof/>
          </w:rPr>
          <w:t>2.3</w:t>
        </w:r>
        <w:r>
          <w:rPr>
            <w:rFonts w:asciiTheme="minorHAnsi" w:eastAsiaTheme="minorEastAsia" w:hAnsiTheme="minorHAnsi" w:cstheme="minorBidi"/>
            <w:noProof/>
            <w:sz w:val="22"/>
            <w:szCs w:val="22"/>
          </w:rPr>
          <w:tab/>
        </w:r>
        <w:r w:rsidRPr="00C7374E">
          <w:rPr>
            <w:rStyle w:val="Hyperlink"/>
            <w:noProof/>
          </w:rPr>
          <w:t>Main Flow</w:t>
        </w:r>
        <w:r>
          <w:rPr>
            <w:noProof/>
            <w:webHidden/>
          </w:rPr>
          <w:tab/>
        </w:r>
        <w:r>
          <w:rPr>
            <w:noProof/>
            <w:webHidden/>
          </w:rPr>
          <w:fldChar w:fldCharType="begin"/>
        </w:r>
        <w:r>
          <w:rPr>
            <w:noProof/>
            <w:webHidden/>
          </w:rPr>
          <w:instrText xml:space="preserve"> PAGEREF _Toc415658699 \h </w:instrText>
        </w:r>
        <w:r>
          <w:rPr>
            <w:noProof/>
            <w:webHidden/>
          </w:rPr>
        </w:r>
      </w:ins>
      <w:r>
        <w:rPr>
          <w:noProof/>
          <w:webHidden/>
        </w:rPr>
        <w:fldChar w:fldCharType="separate"/>
      </w:r>
      <w:ins w:id="31" w:author="Amy Byers" w:date="2015-04-01T13:36:00Z">
        <w:r>
          <w:rPr>
            <w:noProof/>
            <w:webHidden/>
          </w:rPr>
          <w:t>4</w:t>
        </w:r>
        <w:r>
          <w:rPr>
            <w:noProof/>
            <w:webHidden/>
          </w:rPr>
          <w:fldChar w:fldCharType="end"/>
        </w:r>
        <w:r w:rsidRPr="00C7374E">
          <w:rPr>
            <w:rStyle w:val="Hyperlink"/>
            <w:noProof/>
          </w:rPr>
          <w:fldChar w:fldCharType="end"/>
        </w:r>
      </w:ins>
    </w:p>
    <w:p w:rsidR="000505A3" w:rsidRDefault="000505A3">
      <w:pPr>
        <w:pStyle w:val="TOC2"/>
        <w:rPr>
          <w:ins w:id="32" w:author="Amy Byers" w:date="2015-04-01T13:36:00Z"/>
          <w:rFonts w:asciiTheme="minorHAnsi" w:eastAsiaTheme="minorEastAsia" w:hAnsiTheme="minorHAnsi" w:cstheme="minorBidi"/>
          <w:noProof/>
          <w:sz w:val="22"/>
          <w:szCs w:val="22"/>
        </w:rPr>
      </w:pPr>
      <w:ins w:id="33"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"_Toc415658700"</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noProof/>
          </w:rPr>
          <w:t>2.4</w:t>
        </w:r>
        <w:r>
          <w:rPr>
            <w:rFonts w:asciiTheme="minorHAnsi" w:eastAsiaTheme="minorEastAsia" w:hAnsiTheme="minorHAnsi" w:cstheme="minorBidi"/>
            <w:noProof/>
            <w:sz w:val="22"/>
            <w:szCs w:val="22"/>
          </w:rPr>
          <w:tab/>
        </w:r>
        <w:r w:rsidRPr="00C7374E">
          <w:rPr>
            <w:rStyle w:val="Hyperlink"/>
            <w:noProof/>
          </w:rPr>
          <w:t>Alternate Flows</w:t>
        </w:r>
        <w:r>
          <w:rPr>
            <w:noProof/>
            <w:webHidden/>
          </w:rPr>
          <w:tab/>
        </w:r>
        <w:r>
          <w:rPr>
            <w:noProof/>
            <w:webHidden/>
          </w:rPr>
          <w:fldChar w:fldCharType="begin"/>
        </w:r>
        <w:r>
          <w:rPr>
            <w:noProof/>
            <w:webHidden/>
          </w:rPr>
          <w:instrText xml:space="preserve"> PAGEREF _Toc415658700 \h </w:instrText>
        </w:r>
        <w:r>
          <w:rPr>
            <w:noProof/>
            <w:webHidden/>
          </w:rPr>
        </w:r>
      </w:ins>
      <w:r>
        <w:rPr>
          <w:noProof/>
          <w:webHidden/>
        </w:rPr>
        <w:fldChar w:fldCharType="separate"/>
      </w:r>
      <w:ins w:id="34" w:author="Amy Byers" w:date="2015-04-01T13:36:00Z">
        <w:r>
          <w:rPr>
            <w:noProof/>
            <w:webHidden/>
          </w:rPr>
          <w:t>5</w:t>
        </w:r>
        <w:r>
          <w:rPr>
            <w:noProof/>
            <w:webHidden/>
          </w:rPr>
          <w:fldChar w:fldCharType="end"/>
        </w:r>
        <w:r w:rsidRPr="00C7374E">
          <w:rPr>
            <w:rStyle w:val="Hyperlink"/>
            <w:noProof/>
          </w:rPr>
          <w:fldChar w:fldCharType="end"/>
        </w:r>
      </w:ins>
    </w:p>
    <w:p w:rsidR="000505A3" w:rsidRDefault="000505A3">
      <w:pPr>
        <w:pStyle w:val="TOC2"/>
        <w:rPr>
          <w:ins w:id="35" w:author="Amy Byers" w:date="2015-04-01T13:36:00Z"/>
          <w:rFonts w:asciiTheme="minorHAnsi" w:eastAsiaTheme="minorEastAsia" w:hAnsiTheme="minorHAnsi" w:cstheme="minorBidi"/>
          <w:noProof/>
          <w:sz w:val="22"/>
          <w:szCs w:val="22"/>
        </w:rPr>
      </w:pPr>
      <w:ins w:id="36"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"_Toc415658701"</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noProof/>
          </w:rPr>
          <w:t>2.5</w:t>
        </w:r>
        <w:r>
          <w:rPr>
            <w:rFonts w:asciiTheme="minorHAnsi" w:eastAsiaTheme="minorEastAsia" w:hAnsiTheme="minorHAnsi" w:cstheme="minorBidi"/>
            <w:noProof/>
            <w:sz w:val="22"/>
            <w:szCs w:val="22"/>
          </w:rPr>
          <w:tab/>
        </w:r>
        <w:r w:rsidRPr="00C7374E">
          <w:rPr>
            <w:rStyle w:val="Hyperlink"/>
            <w:noProof/>
          </w:rPr>
          <w:t>Post Condition</w:t>
        </w:r>
        <w:r>
          <w:rPr>
            <w:noProof/>
            <w:webHidden/>
          </w:rPr>
          <w:tab/>
        </w:r>
        <w:r>
          <w:rPr>
            <w:noProof/>
            <w:webHidden/>
          </w:rPr>
          <w:fldChar w:fldCharType="begin"/>
        </w:r>
        <w:r>
          <w:rPr>
            <w:noProof/>
            <w:webHidden/>
          </w:rPr>
          <w:instrText xml:space="preserve"> PAGEREF _Toc415658701 \h </w:instrText>
        </w:r>
        <w:r>
          <w:rPr>
            <w:noProof/>
            <w:webHidden/>
          </w:rPr>
        </w:r>
      </w:ins>
      <w:r>
        <w:rPr>
          <w:noProof/>
          <w:webHidden/>
        </w:rPr>
        <w:fldChar w:fldCharType="separate"/>
      </w:r>
      <w:ins w:id="37" w:author="Amy Byers" w:date="2015-04-01T13:36:00Z">
        <w:r>
          <w:rPr>
            <w:noProof/>
            <w:webHidden/>
          </w:rPr>
          <w:t>5</w:t>
        </w:r>
        <w:r>
          <w:rPr>
            <w:noProof/>
            <w:webHidden/>
          </w:rPr>
          <w:fldChar w:fldCharType="end"/>
        </w:r>
        <w:r w:rsidRPr="00C7374E">
          <w:rPr>
            <w:rStyle w:val="Hyperlink"/>
            <w:noProof/>
          </w:rPr>
          <w:fldChar w:fldCharType="end"/>
        </w:r>
      </w:ins>
    </w:p>
    <w:p w:rsidR="000505A3" w:rsidRDefault="000505A3">
      <w:pPr>
        <w:pStyle w:val="TOC2"/>
        <w:rPr>
          <w:ins w:id="38" w:author="Amy Byers" w:date="2015-04-01T13:36:00Z"/>
          <w:rFonts w:asciiTheme="minorHAnsi" w:eastAsiaTheme="minorEastAsia" w:hAnsiTheme="minorHAnsi" w:cstheme="minorBidi"/>
          <w:noProof/>
          <w:sz w:val="22"/>
          <w:szCs w:val="22"/>
        </w:rPr>
      </w:pPr>
      <w:ins w:id="39"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"_Toc415658702"</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noProof/>
          </w:rPr>
          <w:t>2.6</w:t>
        </w:r>
        <w:r>
          <w:rPr>
            <w:rFonts w:asciiTheme="minorHAnsi" w:eastAsiaTheme="minorEastAsia" w:hAnsiTheme="minorHAnsi" w:cstheme="minorBidi"/>
            <w:noProof/>
            <w:sz w:val="22"/>
            <w:szCs w:val="22"/>
          </w:rPr>
          <w:tab/>
        </w:r>
        <w:r w:rsidRPr="00C7374E">
          <w:rPr>
            <w:rStyle w:val="Hyperlink"/>
            <w:noProof/>
          </w:rPr>
          <w:t>Special Requirements</w:t>
        </w:r>
        <w:r>
          <w:rPr>
            <w:noProof/>
            <w:webHidden/>
          </w:rPr>
          <w:tab/>
        </w:r>
        <w:r>
          <w:rPr>
            <w:noProof/>
            <w:webHidden/>
          </w:rPr>
          <w:fldChar w:fldCharType="begin"/>
        </w:r>
        <w:r>
          <w:rPr>
            <w:noProof/>
            <w:webHidden/>
          </w:rPr>
          <w:instrText xml:space="preserve"> PAGEREF _Toc415658702 \h </w:instrText>
        </w:r>
        <w:r>
          <w:rPr>
            <w:noProof/>
            <w:webHidden/>
          </w:rPr>
        </w:r>
      </w:ins>
      <w:r>
        <w:rPr>
          <w:noProof/>
          <w:webHidden/>
        </w:rPr>
        <w:fldChar w:fldCharType="separate"/>
      </w:r>
      <w:ins w:id="40" w:author="Amy Byers" w:date="2015-04-01T13:36:00Z">
        <w:r>
          <w:rPr>
            <w:noProof/>
            <w:webHidden/>
          </w:rPr>
          <w:t>5</w:t>
        </w:r>
        <w:r>
          <w:rPr>
            <w:noProof/>
            <w:webHidden/>
          </w:rPr>
          <w:fldChar w:fldCharType="end"/>
        </w:r>
        <w:r w:rsidRPr="00C7374E">
          <w:rPr>
            <w:rStyle w:val="Hyperlink"/>
            <w:noProof/>
          </w:rPr>
          <w:fldChar w:fldCharType="end"/>
        </w:r>
      </w:ins>
    </w:p>
    <w:p w:rsidR="000505A3" w:rsidRDefault="000505A3">
      <w:pPr>
        <w:pStyle w:val="TOC1"/>
        <w:rPr>
          <w:ins w:id="41" w:author="Amy Byers" w:date="2015-04-01T13:36:00Z"/>
          <w:rFonts w:asciiTheme="minorHAnsi" w:eastAsiaTheme="minorEastAsia" w:hAnsiTheme="minorHAnsi" w:cstheme="minorBidi"/>
          <w:noProof/>
          <w:sz w:val="22"/>
          <w:szCs w:val="22"/>
        </w:rPr>
      </w:pPr>
      <w:ins w:id="42"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"_Toc415658703"</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i/>
            <w:noProof/>
          </w:rPr>
          <w:t>3.</w:t>
        </w:r>
        <w:r>
          <w:rPr>
            <w:rFonts w:asciiTheme="minorHAnsi" w:eastAsiaTheme="minorEastAsia" w:hAnsiTheme="minorHAnsi" w:cstheme="minorBidi"/>
            <w:noProof/>
            <w:sz w:val="22"/>
            <w:szCs w:val="22"/>
          </w:rPr>
          <w:tab/>
        </w:r>
        <w:r w:rsidRPr="00C7374E">
          <w:rPr>
            <w:rStyle w:val="Hyperlink"/>
            <w:i/>
            <w:noProof/>
          </w:rPr>
          <w:t>USE CASE: Bundled Warranty</w:t>
        </w:r>
        <w:r>
          <w:rPr>
            <w:noProof/>
            <w:webHidden/>
          </w:rPr>
          <w:tab/>
        </w:r>
        <w:r>
          <w:rPr>
            <w:noProof/>
            <w:webHidden/>
          </w:rPr>
          <w:fldChar w:fldCharType="begin"/>
        </w:r>
        <w:r>
          <w:rPr>
            <w:noProof/>
            <w:webHidden/>
          </w:rPr>
          <w:instrText xml:space="preserve"> PAGEREF _Toc415658703 \h </w:instrText>
        </w:r>
        <w:r>
          <w:rPr>
            <w:noProof/>
            <w:webHidden/>
          </w:rPr>
        </w:r>
      </w:ins>
      <w:r>
        <w:rPr>
          <w:noProof/>
          <w:webHidden/>
        </w:rPr>
        <w:fldChar w:fldCharType="separate"/>
      </w:r>
      <w:ins w:id="43" w:author="Amy Byers" w:date="2015-04-01T13:36:00Z">
        <w:r>
          <w:rPr>
            <w:noProof/>
            <w:webHidden/>
          </w:rPr>
          <w:t>7</w:t>
        </w:r>
        <w:r>
          <w:rPr>
            <w:noProof/>
            <w:webHidden/>
          </w:rPr>
          <w:fldChar w:fldCharType="end"/>
        </w:r>
        <w:r w:rsidRPr="00C7374E">
          <w:rPr>
            <w:rStyle w:val="Hyperlink"/>
            <w:noProof/>
          </w:rPr>
          <w:fldChar w:fldCharType="end"/>
        </w:r>
      </w:ins>
    </w:p>
    <w:p w:rsidR="000505A3" w:rsidRDefault="000505A3">
      <w:pPr>
        <w:pStyle w:val="TOC2"/>
        <w:rPr>
          <w:ins w:id="44" w:author="Amy Byers" w:date="2015-04-01T13:36:00Z"/>
          <w:rFonts w:asciiTheme="minorHAnsi" w:eastAsiaTheme="minorEastAsia" w:hAnsiTheme="minorHAnsi" w:cstheme="minorBidi"/>
          <w:noProof/>
          <w:sz w:val="22"/>
          <w:szCs w:val="22"/>
        </w:rPr>
      </w:pPr>
      <w:ins w:id="45"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"_Toc415658704"</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noProof/>
          </w:rPr>
          <w:t>3.1</w:t>
        </w:r>
        <w:r>
          <w:rPr>
            <w:rFonts w:asciiTheme="minorHAnsi" w:eastAsiaTheme="minorEastAsia" w:hAnsiTheme="minorHAnsi" w:cstheme="minorBidi"/>
            <w:noProof/>
            <w:sz w:val="22"/>
            <w:szCs w:val="22"/>
          </w:rPr>
          <w:tab/>
        </w:r>
        <w:r w:rsidRPr="00C7374E">
          <w:rPr>
            <w:rStyle w:val="Hyperlink"/>
            <w:noProof/>
          </w:rPr>
          <w:t>Feature Flow</w:t>
        </w:r>
        <w:r>
          <w:rPr>
            <w:noProof/>
            <w:webHidden/>
          </w:rPr>
          <w:tab/>
        </w:r>
        <w:r>
          <w:rPr>
            <w:noProof/>
            <w:webHidden/>
          </w:rPr>
          <w:fldChar w:fldCharType="begin"/>
        </w:r>
        <w:r>
          <w:rPr>
            <w:noProof/>
            <w:webHidden/>
          </w:rPr>
          <w:instrText xml:space="preserve"> PAGEREF _Toc415658704 \h </w:instrText>
        </w:r>
        <w:r>
          <w:rPr>
            <w:noProof/>
            <w:webHidden/>
          </w:rPr>
        </w:r>
      </w:ins>
      <w:r>
        <w:rPr>
          <w:noProof/>
          <w:webHidden/>
        </w:rPr>
        <w:fldChar w:fldCharType="separate"/>
      </w:r>
      <w:ins w:id="46" w:author="Amy Byers" w:date="2015-04-01T13:36:00Z">
        <w:r>
          <w:rPr>
            <w:noProof/>
            <w:webHidden/>
          </w:rPr>
          <w:t>7</w:t>
        </w:r>
        <w:r>
          <w:rPr>
            <w:noProof/>
            <w:webHidden/>
          </w:rPr>
          <w:fldChar w:fldCharType="end"/>
        </w:r>
        <w:r w:rsidRPr="00C7374E">
          <w:rPr>
            <w:rStyle w:val="Hyperlink"/>
            <w:noProof/>
          </w:rPr>
          <w:fldChar w:fldCharType="end"/>
        </w:r>
      </w:ins>
    </w:p>
    <w:p w:rsidR="000505A3" w:rsidRDefault="000505A3">
      <w:pPr>
        <w:pStyle w:val="TOC2"/>
        <w:rPr>
          <w:ins w:id="47" w:author="Amy Byers" w:date="2015-04-01T13:36:00Z"/>
          <w:rFonts w:asciiTheme="minorHAnsi" w:eastAsiaTheme="minorEastAsia" w:hAnsiTheme="minorHAnsi" w:cstheme="minorBidi"/>
          <w:noProof/>
          <w:sz w:val="22"/>
          <w:szCs w:val="22"/>
        </w:rPr>
      </w:pPr>
      <w:ins w:id="48"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"_Toc415658705"</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noProof/>
          </w:rPr>
          <w:t>3.2</w:t>
        </w:r>
        <w:r>
          <w:rPr>
            <w:rFonts w:asciiTheme="minorHAnsi" w:eastAsiaTheme="minorEastAsia" w:hAnsiTheme="minorHAnsi" w:cstheme="minorBidi"/>
            <w:noProof/>
            <w:sz w:val="22"/>
            <w:szCs w:val="22"/>
          </w:rPr>
          <w:tab/>
        </w:r>
        <w:r w:rsidRPr="00C7374E">
          <w:rPr>
            <w:rStyle w:val="Hyperlink"/>
            <w:noProof/>
          </w:rPr>
          <w:t>Precondition</w:t>
        </w:r>
        <w:r>
          <w:rPr>
            <w:noProof/>
            <w:webHidden/>
          </w:rPr>
          <w:tab/>
        </w:r>
        <w:r>
          <w:rPr>
            <w:noProof/>
            <w:webHidden/>
          </w:rPr>
          <w:fldChar w:fldCharType="begin"/>
        </w:r>
        <w:r>
          <w:rPr>
            <w:noProof/>
            <w:webHidden/>
          </w:rPr>
          <w:instrText xml:space="preserve"> PAGEREF _Toc415658705 \h </w:instrText>
        </w:r>
        <w:r>
          <w:rPr>
            <w:noProof/>
            <w:webHidden/>
          </w:rPr>
        </w:r>
      </w:ins>
      <w:r>
        <w:rPr>
          <w:noProof/>
          <w:webHidden/>
        </w:rPr>
        <w:fldChar w:fldCharType="separate"/>
      </w:r>
      <w:ins w:id="49" w:author="Amy Byers" w:date="2015-04-01T13:36:00Z">
        <w:r>
          <w:rPr>
            <w:noProof/>
            <w:webHidden/>
          </w:rPr>
          <w:t>7</w:t>
        </w:r>
        <w:r>
          <w:rPr>
            <w:noProof/>
            <w:webHidden/>
          </w:rPr>
          <w:fldChar w:fldCharType="end"/>
        </w:r>
        <w:r w:rsidRPr="00C7374E">
          <w:rPr>
            <w:rStyle w:val="Hyperlink"/>
            <w:noProof/>
          </w:rPr>
          <w:fldChar w:fldCharType="end"/>
        </w:r>
      </w:ins>
    </w:p>
    <w:p w:rsidR="000505A3" w:rsidRDefault="000505A3">
      <w:pPr>
        <w:pStyle w:val="TOC2"/>
        <w:rPr>
          <w:ins w:id="50" w:author="Amy Byers" w:date="2015-04-01T13:36:00Z"/>
          <w:rFonts w:asciiTheme="minorHAnsi" w:eastAsiaTheme="minorEastAsia" w:hAnsiTheme="minorHAnsi" w:cstheme="minorBidi"/>
          <w:noProof/>
          <w:sz w:val="22"/>
          <w:szCs w:val="22"/>
        </w:rPr>
      </w:pPr>
      <w:ins w:id="51"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"_Toc415658706"</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noProof/>
          </w:rPr>
          <w:t>3.3</w:t>
        </w:r>
        <w:r>
          <w:rPr>
            <w:rFonts w:asciiTheme="minorHAnsi" w:eastAsiaTheme="minorEastAsia" w:hAnsiTheme="minorHAnsi" w:cstheme="minorBidi"/>
            <w:noProof/>
            <w:sz w:val="22"/>
            <w:szCs w:val="22"/>
          </w:rPr>
          <w:tab/>
        </w:r>
        <w:r w:rsidRPr="00C7374E">
          <w:rPr>
            <w:rStyle w:val="Hyperlink"/>
            <w:noProof/>
          </w:rPr>
          <w:t>Main Flow</w:t>
        </w:r>
        <w:r>
          <w:rPr>
            <w:noProof/>
            <w:webHidden/>
          </w:rPr>
          <w:tab/>
        </w:r>
        <w:r>
          <w:rPr>
            <w:noProof/>
            <w:webHidden/>
          </w:rPr>
          <w:fldChar w:fldCharType="begin"/>
        </w:r>
        <w:r>
          <w:rPr>
            <w:noProof/>
            <w:webHidden/>
          </w:rPr>
          <w:instrText xml:space="preserve"> PAGEREF _Toc415658706 \h </w:instrText>
        </w:r>
        <w:r>
          <w:rPr>
            <w:noProof/>
            <w:webHidden/>
          </w:rPr>
        </w:r>
      </w:ins>
      <w:r>
        <w:rPr>
          <w:noProof/>
          <w:webHidden/>
        </w:rPr>
        <w:fldChar w:fldCharType="separate"/>
      </w:r>
      <w:ins w:id="52" w:author="Amy Byers" w:date="2015-04-01T13:36:00Z">
        <w:r>
          <w:rPr>
            <w:noProof/>
            <w:webHidden/>
          </w:rPr>
          <w:t>7</w:t>
        </w:r>
        <w:r>
          <w:rPr>
            <w:noProof/>
            <w:webHidden/>
          </w:rPr>
          <w:fldChar w:fldCharType="end"/>
        </w:r>
        <w:r w:rsidRPr="00C7374E">
          <w:rPr>
            <w:rStyle w:val="Hyperlink"/>
            <w:noProof/>
          </w:rPr>
          <w:fldChar w:fldCharType="end"/>
        </w:r>
      </w:ins>
    </w:p>
    <w:p w:rsidR="000505A3" w:rsidRDefault="000505A3">
      <w:pPr>
        <w:pStyle w:val="TOC2"/>
        <w:rPr>
          <w:ins w:id="53" w:author="Amy Byers" w:date="2015-04-01T13:36:00Z"/>
          <w:rFonts w:asciiTheme="minorHAnsi" w:eastAsiaTheme="minorEastAsia" w:hAnsiTheme="minorHAnsi" w:cstheme="minorBidi"/>
          <w:noProof/>
          <w:sz w:val="22"/>
          <w:szCs w:val="22"/>
        </w:rPr>
      </w:pPr>
      <w:ins w:id="54"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"_Toc415658707"</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noProof/>
          </w:rPr>
          <w:t>3.4</w:t>
        </w:r>
        <w:r>
          <w:rPr>
            <w:rFonts w:asciiTheme="minorHAnsi" w:eastAsiaTheme="minorEastAsia" w:hAnsiTheme="minorHAnsi" w:cstheme="minorBidi"/>
            <w:noProof/>
            <w:sz w:val="22"/>
            <w:szCs w:val="22"/>
          </w:rPr>
          <w:tab/>
        </w:r>
        <w:r w:rsidRPr="00C7374E">
          <w:rPr>
            <w:rStyle w:val="Hyperlink"/>
            <w:noProof/>
          </w:rPr>
          <w:t>Alternate Flows</w:t>
        </w:r>
        <w:r>
          <w:rPr>
            <w:noProof/>
            <w:webHidden/>
          </w:rPr>
          <w:tab/>
        </w:r>
        <w:r>
          <w:rPr>
            <w:noProof/>
            <w:webHidden/>
          </w:rPr>
          <w:fldChar w:fldCharType="begin"/>
        </w:r>
        <w:r>
          <w:rPr>
            <w:noProof/>
            <w:webHidden/>
          </w:rPr>
          <w:instrText xml:space="preserve"> PAGEREF _Toc415658707 \h </w:instrText>
        </w:r>
        <w:r>
          <w:rPr>
            <w:noProof/>
            <w:webHidden/>
          </w:rPr>
        </w:r>
      </w:ins>
      <w:r>
        <w:rPr>
          <w:noProof/>
          <w:webHidden/>
        </w:rPr>
        <w:fldChar w:fldCharType="separate"/>
      </w:r>
      <w:ins w:id="55" w:author="Amy Byers" w:date="2015-04-01T13:36:00Z">
        <w:r>
          <w:rPr>
            <w:noProof/>
            <w:webHidden/>
          </w:rPr>
          <w:t>8</w:t>
        </w:r>
        <w:r>
          <w:rPr>
            <w:noProof/>
            <w:webHidden/>
          </w:rPr>
          <w:fldChar w:fldCharType="end"/>
        </w:r>
        <w:r w:rsidRPr="00C7374E">
          <w:rPr>
            <w:rStyle w:val="Hyperlink"/>
            <w:noProof/>
          </w:rPr>
          <w:fldChar w:fldCharType="end"/>
        </w:r>
      </w:ins>
    </w:p>
    <w:p w:rsidR="000505A3" w:rsidRDefault="000505A3">
      <w:pPr>
        <w:pStyle w:val="TOC2"/>
        <w:rPr>
          <w:ins w:id="56" w:author="Amy Byers" w:date="2015-04-01T13:36:00Z"/>
          <w:rFonts w:asciiTheme="minorHAnsi" w:eastAsiaTheme="minorEastAsia" w:hAnsiTheme="minorHAnsi" w:cstheme="minorBidi"/>
          <w:noProof/>
          <w:sz w:val="22"/>
          <w:szCs w:val="22"/>
        </w:rPr>
      </w:pPr>
      <w:ins w:id="57"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"_Toc415658708"</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noProof/>
          </w:rPr>
          <w:t>3.5</w:t>
        </w:r>
        <w:r>
          <w:rPr>
            <w:rFonts w:asciiTheme="minorHAnsi" w:eastAsiaTheme="minorEastAsia" w:hAnsiTheme="minorHAnsi" w:cstheme="minorBidi"/>
            <w:noProof/>
            <w:sz w:val="22"/>
            <w:szCs w:val="22"/>
          </w:rPr>
          <w:tab/>
        </w:r>
        <w:r w:rsidRPr="00C7374E">
          <w:rPr>
            <w:rStyle w:val="Hyperlink"/>
            <w:noProof/>
          </w:rPr>
          <w:t>Post Condition</w:t>
        </w:r>
        <w:r>
          <w:rPr>
            <w:noProof/>
            <w:webHidden/>
          </w:rPr>
          <w:tab/>
        </w:r>
        <w:r>
          <w:rPr>
            <w:noProof/>
            <w:webHidden/>
          </w:rPr>
          <w:fldChar w:fldCharType="begin"/>
        </w:r>
        <w:r>
          <w:rPr>
            <w:noProof/>
            <w:webHidden/>
          </w:rPr>
          <w:instrText xml:space="preserve"> PAGEREF _Toc415658708 \h </w:instrText>
        </w:r>
        <w:r>
          <w:rPr>
            <w:noProof/>
            <w:webHidden/>
          </w:rPr>
        </w:r>
      </w:ins>
      <w:r>
        <w:rPr>
          <w:noProof/>
          <w:webHidden/>
        </w:rPr>
        <w:fldChar w:fldCharType="separate"/>
      </w:r>
      <w:ins w:id="58" w:author="Amy Byers" w:date="2015-04-01T13:36:00Z">
        <w:r>
          <w:rPr>
            <w:noProof/>
            <w:webHidden/>
          </w:rPr>
          <w:t>9</w:t>
        </w:r>
        <w:r>
          <w:rPr>
            <w:noProof/>
            <w:webHidden/>
          </w:rPr>
          <w:fldChar w:fldCharType="end"/>
        </w:r>
        <w:r w:rsidRPr="00C7374E">
          <w:rPr>
            <w:rStyle w:val="Hyperlink"/>
            <w:noProof/>
          </w:rPr>
          <w:fldChar w:fldCharType="end"/>
        </w:r>
      </w:ins>
    </w:p>
    <w:p w:rsidR="000505A3" w:rsidRDefault="000505A3">
      <w:pPr>
        <w:pStyle w:val="TOC2"/>
        <w:rPr>
          <w:ins w:id="59" w:author="Amy Byers" w:date="2015-04-01T13:36:00Z"/>
          <w:rFonts w:asciiTheme="minorHAnsi" w:eastAsiaTheme="minorEastAsia" w:hAnsiTheme="minorHAnsi" w:cstheme="minorBidi"/>
          <w:noProof/>
          <w:sz w:val="22"/>
          <w:szCs w:val="22"/>
        </w:rPr>
      </w:pPr>
      <w:ins w:id="60"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"_Toc415658709"</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noProof/>
          </w:rPr>
          <w:t>3.6</w:t>
        </w:r>
        <w:r>
          <w:rPr>
            <w:rFonts w:asciiTheme="minorHAnsi" w:eastAsiaTheme="minorEastAsia" w:hAnsiTheme="minorHAnsi" w:cstheme="minorBidi"/>
            <w:noProof/>
            <w:sz w:val="22"/>
            <w:szCs w:val="22"/>
          </w:rPr>
          <w:tab/>
        </w:r>
        <w:r w:rsidRPr="00C7374E">
          <w:rPr>
            <w:rStyle w:val="Hyperlink"/>
            <w:noProof/>
          </w:rPr>
          <w:t>Special Requirements</w:t>
        </w:r>
        <w:r>
          <w:rPr>
            <w:noProof/>
            <w:webHidden/>
          </w:rPr>
          <w:tab/>
        </w:r>
        <w:r>
          <w:rPr>
            <w:noProof/>
            <w:webHidden/>
          </w:rPr>
          <w:fldChar w:fldCharType="begin"/>
        </w:r>
        <w:r>
          <w:rPr>
            <w:noProof/>
            <w:webHidden/>
          </w:rPr>
          <w:instrText xml:space="preserve"> PAGEREF _Toc415658709 \h </w:instrText>
        </w:r>
        <w:r>
          <w:rPr>
            <w:noProof/>
            <w:webHidden/>
          </w:rPr>
        </w:r>
      </w:ins>
      <w:r>
        <w:rPr>
          <w:noProof/>
          <w:webHidden/>
        </w:rPr>
        <w:fldChar w:fldCharType="separate"/>
      </w:r>
      <w:ins w:id="61" w:author="Amy Byers" w:date="2015-04-01T13:36:00Z">
        <w:r>
          <w:rPr>
            <w:noProof/>
            <w:webHidden/>
          </w:rPr>
          <w:t>9</w:t>
        </w:r>
        <w:r>
          <w:rPr>
            <w:noProof/>
            <w:webHidden/>
          </w:rPr>
          <w:fldChar w:fldCharType="end"/>
        </w:r>
        <w:r w:rsidRPr="00C7374E">
          <w:rPr>
            <w:rStyle w:val="Hyperlink"/>
            <w:noProof/>
          </w:rPr>
          <w:fldChar w:fldCharType="end"/>
        </w:r>
      </w:ins>
    </w:p>
    <w:p w:rsidR="000505A3" w:rsidRDefault="000505A3">
      <w:pPr>
        <w:pStyle w:val="TOC1"/>
        <w:rPr>
          <w:ins w:id="62" w:author="Amy Byers" w:date="2015-04-01T13:36:00Z"/>
          <w:rFonts w:asciiTheme="minorHAnsi" w:eastAsiaTheme="minorEastAsia" w:hAnsiTheme="minorHAnsi" w:cstheme="minorBidi"/>
          <w:noProof/>
          <w:sz w:val="22"/>
          <w:szCs w:val="22"/>
        </w:rPr>
      </w:pPr>
      <w:ins w:id="63"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"_Toc415658710"</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i/>
            <w:noProof/>
          </w:rPr>
          <w:t>4.</w:t>
        </w:r>
        <w:r>
          <w:rPr>
            <w:rFonts w:asciiTheme="minorHAnsi" w:eastAsiaTheme="minorEastAsia" w:hAnsiTheme="minorHAnsi" w:cstheme="minorBidi"/>
            <w:noProof/>
            <w:sz w:val="22"/>
            <w:szCs w:val="22"/>
          </w:rPr>
          <w:tab/>
        </w:r>
        <w:r w:rsidRPr="00C7374E">
          <w:rPr>
            <w:rStyle w:val="Hyperlink"/>
            <w:i/>
            <w:noProof/>
          </w:rPr>
          <w:t>USE CASE: Standalone Warranty</w:t>
        </w:r>
        <w:r>
          <w:rPr>
            <w:noProof/>
            <w:webHidden/>
          </w:rPr>
          <w:tab/>
        </w:r>
        <w:r>
          <w:rPr>
            <w:noProof/>
            <w:webHidden/>
          </w:rPr>
          <w:fldChar w:fldCharType="begin"/>
        </w:r>
        <w:r>
          <w:rPr>
            <w:noProof/>
            <w:webHidden/>
          </w:rPr>
          <w:instrText xml:space="preserve"> PAGEREF _Toc415658710 \h </w:instrText>
        </w:r>
        <w:r>
          <w:rPr>
            <w:noProof/>
            <w:webHidden/>
          </w:rPr>
        </w:r>
      </w:ins>
      <w:r>
        <w:rPr>
          <w:noProof/>
          <w:webHidden/>
        </w:rPr>
        <w:fldChar w:fldCharType="separate"/>
      </w:r>
      <w:ins w:id="64" w:author="Amy Byers" w:date="2015-04-01T13:36:00Z">
        <w:r>
          <w:rPr>
            <w:noProof/>
            <w:webHidden/>
          </w:rPr>
          <w:t>10</w:t>
        </w:r>
        <w:r>
          <w:rPr>
            <w:noProof/>
            <w:webHidden/>
          </w:rPr>
          <w:fldChar w:fldCharType="end"/>
        </w:r>
        <w:r w:rsidRPr="00C7374E">
          <w:rPr>
            <w:rStyle w:val="Hyperlink"/>
            <w:noProof/>
          </w:rPr>
          <w:fldChar w:fldCharType="end"/>
        </w:r>
      </w:ins>
    </w:p>
    <w:p w:rsidR="000505A3" w:rsidRDefault="000505A3">
      <w:pPr>
        <w:pStyle w:val="TOC2"/>
        <w:rPr>
          <w:ins w:id="65" w:author="Amy Byers" w:date="2015-04-01T13:36:00Z"/>
          <w:rFonts w:asciiTheme="minorHAnsi" w:eastAsiaTheme="minorEastAsia" w:hAnsiTheme="minorHAnsi" w:cstheme="minorBidi"/>
          <w:noProof/>
          <w:sz w:val="22"/>
          <w:szCs w:val="22"/>
        </w:rPr>
      </w:pPr>
      <w:ins w:id="66"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"_Toc415658711"</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noProof/>
          </w:rPr>
          <w:t>4.1</w:t>
        </w:r>
        <w:r>
          <w:rPr>
            <w:rFonts w:asciiTheme="minorHAnsi" w:eastAsiaTheme="minorEastAsia" w:hAnsiTheme="minorHAnsi" w:cstheme="minorBidi"/>
            <w:noProof/>
            <w:sz w:val="22"/>
            <w:szCs w:val="22"/>
          </w:rPr>
          <w:tab/>
        </w:r>
        <w:r w:rsidRPr="00C7374E">
          <w:rPr>
            <w:rStyle w:val="Hyperlink"/>
            <w:noProof/>
          </w:rPr>
          <w:t>Feature Flow</w:t>
        </w:r>
        <w:r>
          <w:rPr>
            <w:noProof/>
            <w:webHidden/>
          </w:rPr>
          <w:tab/>
        </w:r>
        <w:r>
          <w:rPr>
            <w:noProof/>
            <w:webHidden/>
          </w:rPr>
          <w:fldChar w:fldCharType="begin"/>
        </w:r>
        <w:r>
          <w:rPr>
            <w:noProof/>
            <w:webHidden/>
          </w:rPr>
          <w:instrText xml:space="preserve"> PAGEREF _Toc415658711 \h </w:instrText>
        </w:r>
        <w:r>
          <w:rPr>
            <w:noProof/>
            <w:webHidden/>
          </w:rPr>
        </w:r>
      </w:ins>
      <w:r>
        <w:rPr>
          <w:noProof/>
          <w:webHidden/>
        </w:rPr>
        <w:fldChar w:fldCharType="separate"/>
      </w:r>
      <w:ins w:id="67" w:author="Amy Byers" w:date="2015-04-01T13:36:00Z">
        <w:r>
          <w:rPr>
            <w:noProof/>
            <w:webHidden/>
          </w:rPr>
          <w:t>10</w:t>
        </w:r>
        <w:r>
          <w:rPr>
            <w:noProof/>
            <w:webHidden/>
          </w:rPr>
          <w:fldChar w:fldCharType="end"/>
        </w:r>
        <w:r w:rsidRPr="00C7374E">
          <w:rPr>
            <w:rStyle w:val="Hyperlink"/>
            <w:noProof/>
          </w:rPr>
          <w:fldChar w:fldCharType="end"/>
        </w:r>
      </w:ins>
    </w:p>
    <w:p w:rsidR="000505A3" w:rsidRDefault="000505A3">
      <w:pPr>
        <w:pStyle w:val="TOC2"/>
        <w:rPr>
          <w:ins w:id="68" w:author="Amy Byers" w:date="2015-04-01T13:36:00Z"/>
          <w:rFonts w:asciiTheme="minorHAnsi" w:eastAsiaTheme="minorEastAsia" w:hAnsiTheme="minorHAnsi" w:cstheme="minorBidi"/>
          <w:noProof/>
          <w:sz w:val="22"/>
          <w:szCs w:val="22"/>
        </w:rPr>
      </w:pPr>
      <w:ins w:id="69"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"_Toc415658712"</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noProof/>
          </w:rPr>
          <w:t>4.2</w:t>
        </w:r>
        <w:r>
          <w:rPr>
            <w:rFonts w:asciiTheme="minorHAnsi" w:eastAsiaTheme="minorEastAsia" w:hAnsiTheme="minorHAnsi" w:cstheme="minorBidi"/>
            <w:noProof/>
            <w:sz w:val="22"/>
            <w:szCs w:val="22"/>
          </w:rPr>
          <w:tab/>
        </w:r>
        <w:r w:rsidRPr="00C7374E">
          <w:rPr>
            <w:rStyle w:val="Hyperlink"/>
            <w:noProof/>
          </w:rPr>
          <w:t>Precondition</w:t>
        </w:r>
        <w:r>
          <w:rPr>
            <w:noProof/>
            <w:webHidden/>
          </w:rPr>
          <w:tab/>
        </w:r>
        <w:r>
          <w:rPr>
            <w:noProof/>
            <w:webHidden/>
          </w:rPr>
          <w:fldChar w:fldCharType="begin"/>
        </w:r>
        <w:r>
          <w:rPr>
            <w:noProof/>
            <w:webHidden/>
          </w:rPr>
          <w:instrText xml:space="preserve"> PAGEREF _Toc415658712 \h </w:instrText>
        </w:r>
        <w:r>
          <w:rPr>
            <w:noProof/>
            <w:webHidden/>
          </w:rPr>
        </w:r>
      </w:ins>
      <w:r>
        <w:rPr>
          <w:noProof/>
          <w:webHidden/>
        </w:rPr>
        <w:fldChar w:fldCharType="separate"/>
      </w:r>
      <w:ins w:id="70" w:author="Amy Byers" w:date="2015-04-01T13:36:00Z">
        <w:r>
          <w:rPr>
            <w:noProof/>
            <w:webHidden/>
          </w:rPr>
          <w:t>10</w:t>
        </w:r>
        <w:r>
          <w:rPr>
            <w:noProof/>
            <w:webHidden/>
          </w:rPr>
          <w:fldChar w:fldCharType="end"/>
        </w:r>
        <w:r w:rsidRPr="00C7374E">
          <w:rPr>
            <w:rStyle w:val="Hyperlink"/>
            <w:noProof/>
          </w:rPr>
          <w:fldChar w:fldCharType="end"/>
        </w:r>
      </w:ins>
    </w:p>
    <w:p w:rsidR="000505A3" w:rsidRDefault="000505A3">
      <w:pPr>
        <w:pStyle w:val="TOC2"/>
        <w:rPr>
          <w:ins w:id="71" w:author="Amy Byers" w:date="2015-04-01T13:36:00Z"/>
          <w:rFonts w:asciiTheme="minorHAnsi" w:eastAsiaTheme="minorEastAsia" w:hAnsiTheme="minorHAnsi" w:cstheme="minorBidi"/>
          <w:noProof/>
          <w:sz w:val="22"/>
          <w:szCs w:val="22"/>
        </w:rPr>
      </w:pPr>
      <w:ins w:id="72"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"_Toc415658713"</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noProof/>
          </w:rPr>
          <w:t>4.3</w:t>
        </w:r>
        <w:r>
          <w:rPr>
            <w:rFonts w:asciiTheme="minorHAnsi" w:eastAsiaTheme="minorEastAsia" w:hAnsiTheme="minorHAnsi" w:cstheme="minorBidi"/>
            <w:noProof/>
            <w:sz w:val="22"/>
            <w:szCs w:val="22"/>
          </w:rPr>
          <w:tab/>
        </w:r>
        <w:r w:rsidRPr="00C7374E">
          <w:rPr>
            <w:rStyle w:val="Hyperlink"/>
            <w:noProof/>
          </w:rPr>
          <w:t>Main Flow</w:t>
        </w:r>
        <w:r>
          <w:rPr>
            <w:noProof/>
            <w:webHidden/>
          </w:rPr>
          <w:tab/>
        </w:r>
        <w:r>
          <w:rPr>
            <w:noProof/>
            <w:webHidden/>
          </w:rPr>
          <w:fldChar w:fldCharType="begin"/>
        </w:r>
        <w:r>
          <w:rPr>
            <w:noProof/>
            <w:webHidden/>
          </w:rPr>
          <w:instrText xml:space="preserve"> PAGEREF _Toc415658713 \h </w:instrText>
        </w:r>
        <w:r>
          <w:rPr>
            <w:noProof/>
            <w:webHidden/>
          </w:rPr>
        </w:r>
      </w:ins>
      <w:r>
        <w:rPr>
          <w:noProof/>
          <w:webHidden/>
        </w:rPr>
        <w:fldChar w:fldCharType="separate"/>
      </w:r>
      <w:ins w:id="73" w:author="Amy Byers" w:date="2015-04-01T13:36:00Z">
        <w:r>
          <w:rPr>
            <w:noProof/>
            <w:webHidden/>
          </w:rPr>
          <w:t>10</w:t>
        </w:r>
        <w:r>
          <w:rPr>
            <w:noProof/>
            <w:webHidden/>
          </w:rPr>
          <w:fldChar w:fldCharType="end"/>
        </w:r>
        <w:r w:rsidRPr="00C7374E">
          <w:rPr>
            <w:rStyle w:val="Hyperlink"/>
            <w:noProof/>
          </w:rPr>
          <w:fldChar w:fldCharType="end"/>
        </w:r>
      </w:ins>
    </w:p>
    <w:p w:rsidR="000505A3" w:rsidRDefault="000505A3">
      <w:pPr>
        <w:pStyle w:val="TOC2"/>
        <w:rPr>
          <w:ins w:id="74" w:author="Amy Byers" w:date="2015-04-01T13:36:00Z"/>
          <w:rFonts w:asciiTheme="minorHAnsi" w:eastAsiaTheme="minorEastAsia" w:hAnsiTheme="minorHAnsi" w:cstheme="minorBidi"/>
          <w:noProof/>
          <w:sz w:val="22"/>
          <w:szCs w:val="22"/>
        </w:rPr>
      </w:pPr>
      <w:ins w:id="75"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"_Toc415658714"</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noProof/>
          </w:rPr>
          <w:t>4.4</w:t>
        </w:r>
        <w:r>
          <w:rPr>
            <w:rFonts w:asciiTheme="minorHAnsi" w:eastAsiaTheme="minorEastAsia" w:hAnsiTheme="minorHAnsi" w:cstheme="minorBidi"/>
            <w:noProof/>
            <w:sz w:val="22"/>
            <w:szCs w:val="22"/>
          </w:rPr>
          <w:tab/>
        </w:r>
        <w:r w:rsidRPr="00C7374E">
          <w:rPr>
            <w:rStyle w:val="Hyperlink"/>
            <w:noProof/>
          </w:rPr>
          <w:t>Alternate Flows</w:t>
        </w:r>
        <w:r>
          <w:rPr>
            <w:noProof/>
            <w:webHidden/>
          </w:rPr>
          <w:tab/>
        </w:r>
        <w:r>
          <w:rPr>
            <w:noProof/>
            <w:webHidden/>
          </w:rPr>
          <w:fldChar w:fldCharType="begin"/>
        </w:r>
        <w:r>
          <w:rPr>
            <w:noProof/>
            <w:webHidden/>
          </w:rPr>
          <w:instrText xml:space="preserve"> PAGEREF _Toc415658714 \h </w:instrText>
        </w:r>
        <w:r>
          <w:rPr>
            <w:noProof/>
            <w:webHidden/>
          </w:rPr>
        </w:r>
      </w:ins>
      <w:r>
        <w:rPr>
          <w:noProof/>
          <w:webHidden/>
        </w:rPr>
        <w:fldChar w:fldCharType="separate"/>
      </w:r>
      <w:ins w:id="76" w:author="Amy Byers" w:date="2015-04-01T13:36:00Z">
        <w:r>
          <w:rPr>
            <w:noProof/>
            <w:webHidden/>
          </w:rPr>
          <w:t>11</w:t>
        </w:r>
        <w:r>
          <w:rPr>
            <w:noProof/>
            <w:webHidden/>
          </w:rPr>
          <w:fldChar w:fldCharType="end"/>
        </w:r>
        <w:r w:rsidRPr="00C7374E">
          <w:rPr>
            <w:rStyle w:val="Hyperlink"/>
            <w:noProof/>
          </w:rPr>
          <w:fldChar w:fldCharType="end"/>
        </w:r>
      </w:ins>
    </w:p>
    <w:p w:rsidR="000505A3" w:rsidRDefault="000505A3">
      <w:pPr>
        <w:pStyle w:val="TOC2"/>
        <w:rPr>
          <w:ins w:id="77" w:author="Amy Byers" w:date="2015-04-01T13:36:00Z"/>
          <w:rFonts w:asciiTheme="minorHAnsi" w:eastAsiaTheme="minorEastAsia" w:hAnsiTheme="minorHAnsi" w:cstheme="minorBidi"/>
          <w:noProof/>
          <w:sz w:val="22"/>
          <w:szCs w:val="22"/>
        </w:rPr>
      </w:pPr>
      <w:ins w:id="78"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"_Toc415658715"</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noProof/>
          </w:rPr>
          <w:t>4.5</w:t>
        </w:r>
        <w:r>
          <w:rPr>
            <w:rFonts w:asciiTheme="minorHAnsi" w:eastAsiaTheme="minorEastAsia" w:hAnsiTheme="minorHAnsi" w:cstheme="minorBidi"/>
            <w:noProof/>
            <w:sz w:val="22"/>
            <w:szCs w:val="22"/>
          </w:rPr>
          <w:tab/>
        </w:r>
        <w:r w:rsidRPr="00C7374E">
          <w:rPr>
            <w:rStyle w:val="Hyperlink"/>
            <w:noProof/>
          </w:rPr>
          <w:t>Post Condition</w:t>
        </w:r>
        <w:r>
          <w:rPr>
            <w:noProof/>
            <w:webHidden/>
          </w:rPr>
          <w:tab/>
        </w:r>
        <w:r>
          <w:rPr>
            <w:noProof/>
            <w:webHidden/>
          </w:rPr>
          <w:fldChar w:fldCharType="begin"/>
        </w:r>
        <w:r>
          <w:rPr>
            <w:noProof/>
            <w:webHidden/>
          </w:rPr>
          <w:instrText xml:space="preserve"> PAGEREF _Toc415658715 \h </w:instrText>
        </w:r>
        <w:r>
          <w:rPr>
            <w:noProof/>
            <w:webHidden/>
          </w:rPr>
        </w:r>
      </w:ins>
      <w:r>
        <w:rPr>
          <w:noProof/>
          <w:webHidden/>
        </w:rPr>
        <w:fldChar w:fldCharType="separate"/>
      </w:r>
      <w:ins w:id="79" w:author="Amy Byers" w:date="2015-04-01T13:36:00Z">
        <w:r>
          <w:rPr>
            <w:noProof/>
            <w:webHidden/>
          </w:rPr>
          <w:t>12</w:t>
        </w:r>
        <w:r>
          <w:rPr>
            <w:noProof/>
            <w:webHidden/>
          </w:rPr>
          <w:fldChar w:fldCharType="end"/>
        </w:r>
        <w:r w:rsidRPr="00C7374E">
          <w:rPr>
            <w:rStyle w:val="Hyperlink"/>
            <w:noProof/>
          </w:rPr>
          <w:fldChar w:fldCharType="end"/>
        </w:r>
      </w:ins>
    </w:p>
    <w:p w:rsidR="000505A3" w:rsidRDefault="000505A3">
      <w:pPr>
        <w:pStyle w:val="TOC2"/>
        <w:rPr>
          <w:ins w:id="80" w:author="Amy Byers" w:date="2015-04-01T13:36:00Z"/>
          <w:rFonts w:asciiTheme="minorHAnsi" w:eastAsiaTheme="minorEastAsia" w:hAnsiTheme="minorHAnsi" w:cstheme="minorBidi"/>
          <w:noProof/>
          <w:sz w:val="22"/>
          <w:szCs w:val="22"/>
        </w:rPr>
      </w:pPr>
      <w:ins w:id="81"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"_Toc415658716"</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noProof/>
          </w:rPr>
          <w:t>4.6</w:t>
        </w:r>
        <w:r>
          <w:rPr>
            <w:rFonts w:asciiTheme="minorHAnsi" w:eastAsiaTheme="minorEastAsia" w:hAnsiTheme="minorHAnsi" w:cstheme="minorBidi"/>
            <w:noProof/>
            <w:sz w:val="22"/>
            <w:szCs w:val="22"/>
          </w:rPr>
          <w:tab/>
        </w:r>
        <w:r w:rsidRPr="00C7374E">
          <w:rPr>
            <w:rStyle w:val="Hyperlink"/>
            <w:noProof/>
          </w:rPr>
          <w:t>Special Requirements</w:t>
        </w:r>
        <w:r>
          <w:rPr>
            <w:noProof/>
            <w:webHidden/>
          </w:rPr>
          <w:tab/>
        </w:r>
        <w:r>
          <w:rPr>
            <w:noProof/>
            <w:webHidden/>
          </w:rPr>
          <w:fldChar w:fldCharType="begin"/>
        </w:r>
        <w:r>
          <w:rPr>
            <w:noProof/>
            <w:webHidden/>
          </w:rPr>
          <w:instrText xml:space="preserve"> PAGEREF _Toc415658716 \h </w:instrText>
        </w:r>
        <w:r>
          <w:rPr>
            <w:noProof/>
            <w:webHidden/>
          </w:rPr>
        </w:r>
      </w:ins>
      <w:r>
        <w:rPr>
          <w:noProof/>
          <w:webHidden/>
        </w:rPr>
        <w:fldChar w:fldCharType="separate"/>
      </w:r>
      <w:ins w:id="82" w:author="Amy Byers" w:date="2015-04-01T13:36:00Z">
        <w:r>
          <w:rPr>
            <w:noProof/>
            <w:webHidden/>
          </w:rPr>
          <w:t>12</w:t>
        </w:r>
        <w:r>
          <w:rPr>
            <w:noProof/>
            <w:webHidden/>
          </w:rPr>
          <w:fldChar w:fldCharType="end"/>
        </w:r>
        <w:r w:rsidRPr="00C7374E">
          <w:rPr>
            <w:rStyle w:val="Hyperlink"/>
            <w:noProof/>
          </w:rPr>
          <w:fldChar w:fldCharType="end"/>
        </w:r>
      </w:ins>
    </w:p>
    <w:p w:rsidR="000505A3" w:rsidRDefault="000505A3">
      <w:pPr>
        <w:pStyle w:val="TOC1"/>
        <w:rPr>
          <w:ins w:id="83" w:author="Amy Byers" w:date="2015-04-01T13:36:00Z"/>
          <w:rFonts w:asciiTheme="minorHAnsi" w:eastAsiaTheme="minorEastAsia" w:hAnsiTheme="minorHAnsi" w:cstheme="minorBidi"/>
          <w:noProof/>
          <w:sz w:val="22"/>
          <w:szCs w:val="22"/>
        </w:rPr>
      </w:pPr>
      <w:ins w:id="84"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"_Toc415658717"</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i/>
            <w:noProof/>
          </w:rPr>
          <w:t>5.</w:t>
        </w:r>
        <w:r>
          <w:rPr>
            <w:rFonts w:asciiTheme="minorHAnsi" w:eastAsiaTheme="minorEastAsia" w:hAnsiTheme="minorHAnsi" w:cstheme="minorBidi"/>
            <w:noProof/>
            <w:sz w:val="22"/>
            <w:szCs w:val="22"/>
          </w:rPr>
          <w:tab/>
        </w:r>
        <w:r w:rsidRPr="00C7374E">
          <w:rPr>
            <w:rStyle w:val="Hyperlink"/>
            <w:i/>
            <w:noProof/>
          </w:rPr>
          <w:t>Supplemental Specifications</w:t>
        </w:r>
        <w:r>
          <w:rPr>
            <w:noProof/>
            <w:webHidden/>
          </w:rPr>
          <w:tab/>
        </w:r>
        <w:r>
          <w:rPr>
            <w:noProof/>
            <w:webHidden/>
          </w:rPr>
          <w:fldChar w:fldCharType="begin"/>
        </w:r>
        <w:r>
          <w:rPr>
            <w:noProof/>
            <w:webHidden/>
          </w:rPr>
          <w:instrText xml:space="preserve"> PAGEREF _Toc415658717 \h </w:instrText>
        </w:r>
        <w:r>
          <w:rPr>
            <w:noProof/>
            <w:webHidden/>
          </w:rPr>
        </w:r>
      </w:ins>
      <w:r>
        <w:rPr>
          <w:noProof/>
          <w:webHidden/>
        </w:rPr>
        <w:fldChar w:fldCharType="separate"/>
      </w:r>
      <w:ins w:id="85" w:author="Amy Byers" w:date="2015-04-01T13:36:00Z">
        <w:r>
          <w:rPr>
            <w:noProof/>
            <w:webHidden/>
          </w:rPr>
          <w:t>12</w:t>
        </w:r>
        <w:r>
          <w:rPr>
            <w:noProof/>
            <w:webHidden/>
          </w:rPr>
          <w:fldChar w:fldCharType="end"/>
        </w:r>
        <w:r w:rsidRPr="00C7374E">
          <w:rPr>
            <w:rStyle w:val="Hyperlink"/>
            <w:noProof/>
          </w:rPr>
          <w:fldChar w:fldCharType="end"/>
        </w:r>
      </w:ins>
    </w:p>
    <w:p w:rsidR="000505A3" w:rsidRDefault="000505A3">
      <w:pPr>
        <w:pStyle w:val="TOC2"/>
        <w:rPr>
          <w:ins w:id="86" w:author="Amy Byers" w:date="2015-04-01T13:36:00Z"/>
          <w:rFonts w:asciiTheme="minorHAnsi" w:eastAsiaTheme="minorEastAsia" w:hAnsiTheme="minorHAnsi" w:cstheme="minorBidi"/>
          <w:noProof/>
          <w:sz w:val="22"/>
          <w:szCs w:val="22"/>
        </w:rPr>
      </w:pPr>
      <w:ins w:id="87"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"_Toc415658718"</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noProof/>
          </w:rPr>
          <w:t>5.1</w:t>
        </w:r>
        <w:r>
          <w:rPr>
            <w:rFonts w:asciiTheme="minorHAnsi" w:eastAsiaTheme="minorEastAsia" w:hAnsiTheme="minorHAnsi" w:cstheme="minorBidi"/>
            <w:noProof/>
            <w:sz w:val="22"/>
            <w:szCs w:val="22"/>
          </w:rPr>
          <w:tab/>
        </w:r>
        <w:r w:rsidRPr="00C7374E">
          <w:rPr>
            <w:rStyle w:val="Hyperlink"/>
            <w:noProof/>
          </w:rPr>
          <w:t>Customer Feature</w:t>
        </w:r>
        <w:r>
          <w:rPr>
            <w:noProof/>
            <w:webHidden/>
          </w:rPr>
          <w:tab/>
        </w:r>
        <w:r>
          <w:rPr>
            <w:noProof/>
            <w:webHidden/>
          </w:rPr>
          <w:fldChar w:fldCharType="begin"/>
        </w:r>
        <w:r>
          <w:rPr>
            <w:noProof/>
            <w:webHidden/>
          </w:rPr>
          <w:instrText xml:space="preserve"> PAGEREF _Toc415658718 \h </w:instrText>
        </w:r>
        <w:r>
          <w:rPr>
            <w:noProof/>
            <w:webHidden/>
          </w:rPr>
        </w:r>
      </w:ins>
      <w:r>
        <w:rPr>
          <w:noProof/>
          <w:webHidden/>
        </w:rPr>
        <w:fldChar w:fldCharType="separate"/>
      </w:r>
      <w:ins w:id="88" w:author="Amy Byers" w:date="2015-04-01T13:36:00Z">
        <w:r>
          <w:rPr>
            <w:noProof/>
            <w:webHidden/>
          </w:rPr>
          <w:t>12</w:t>
        </w:r>
        <w:r>
          <w:rPr>
            <w:noProof/>
            <w:webHidden/>
          </w:rPr>
          <w:fldChar w:fldCharType="end"/>
        </w:r>
        <w:r w:rsidRPr="00C7374E">
          <w:rPr>
            <w:rStyle w:val="Hyperlink"/>
            <w:noProof/>
          </w:rPr>
          <w:fldChar w:fldCharType="end"/>
        </w:r>
      </w:ins>
    </w:p>
    <w:p w:rsidR="000505A3" w:rsidRDefault="000505A3">
      <w:pPr>
        <w:pStyle w:val="TOC2"/>
        <w:rPr>
          <w:ins w:id="89" w:author="Amy Byers" w:date="2015-04-01T13:36:00Z"/>
          <w:rFonts w:asciiTheme="minorHAnsi" w:eastAsiaTheme="minorEastAsia" w:hAnsiTheme="minorHAnsi" w:cstheme="minorBidi"/>
          <w:noProof/>
          <w:sz w:val="22"/>
          <w:szCs w:val="22"/>
        </w:rPr>
      </w:pPr>
      <w:ins w:id="90"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"_Toc415658719"</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noProof/>
          </w:rPr>
          <w:t>5.2</w:t>
        </w:r>
        <w:r>
          <w:rPr>
            <w:rFonts w:asciiTheme="minorHAnsi" w:eastAsiaTheme="minorEastAsia" w:hAnsiTheme="minorHAnsi" w:cstheme="minorBidi"/>
            <w:noProof/>
            <w:sz w:val="22"/>
            <w:szCs w:val="22"/>
          </w:rPr>
          <w:tab/>
        </w:r>
        <w:r w:rsidRPr="00C7374E">
          <w:rPr>
            <w:rStyle w:val="Hyperlink"/>
            <w:noProof/>
          </w:rPr>
          <w:t>Electronic Journal</w:t>
        </w:r>
        <w:r>
          <w:rPr>
            <w:noProof/>
            <w:webHidden/>
          </w:rPr>
          <w:tab/>
        </w:r>
        <w:r>
          <w:rPr>
            <w:noProof/>
            <w:webHidden/>
          </w:rPr>
          <w:fldChar w:fldCharType="begin"/>
        </w:r>
        <w:r>
          <w:rPr>
            <w:noProof/>
            <w:webHidden/>
          </w:rPr>
          <w:instrText xml:space="preserve"> PAGEREF _Toc415658719 \h </w:instrText>
        </w:r>
        <w:r>
          <w:rPr>
            <w:noProof/>
            <w:webHidden/>
          </w:rPr>
        </w:r>
      </w:ins>
      <w:r>
        <w:rPr>
          <w:noProof/>
          <w:webHidden/>
        </w:rPr>
        <w:fldChar w:fldCharType="separate"/>
      </w:r>
      <w:ins w:id="91" w:author="Amy Byers" w:date="2015-04-01T13:36:00Z">
        <w:r>
          <w:rPr>
            <w:noProof/>
            <w:webHidden/>
          </w:rPr>
          <w:t>12</w:t>
        </w:r>
        <w:r>
          <w:rPr>
            <w:noProof/>
            <w:webHidden/>
          </w:rPr>
          <w:fldChar w:fldCharType="end"/>
        </w:r>
        <w:r w:rsidRPr="00C7374E">
          <w:rPr>
            <w:rStyle w:val="Hyperlink"/>
            <w:noProof/>
          </w:rPr>
          <w:fldChar w:fldCharType="end"/>
        </w:r>
      </w:ins>
    </w:p>
    <w:p w:rsidR="000505A3" w:rsidRDefault="000505A3">
      <w:pPr>
        <w:pStyle w:val="TOC2"/>
        <w:rPr>
          <w:ins w:id="92" w:author="Amy Byers" w:date="2015-04-01T13:36:00Z"/>
          <w:rFonts w:asciiTheme="minorHAnsi" w:eastAsiaTheme="minorEastAsia" w:hAnsiTheme="minorHAnsi" w:cstheme="minorBidi"/>
          <w:noProof/>
          <w:sz w:val="22"/>
          <w:szCs w:val="22"/>
        </w:rPr>
      </w:pPr>
      <w:ins w:id="93"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"_Toc415658720"</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noProof/>
          </w:rPr>
          <w:t>5.3</w:t>
        </w:r>
        <w:r>
          <w:rPr>
            <w:rFonts w:asciiTheme="minorHAnsi" w:eastAsiaTheme="minorEastAsia" w:hAnsiTheme="minorHAnsi" w:cstheme="minorBidi"/>
            <w:noProof/>
            <w:sz w:val="22"/>
            <w:szCs w:val="22"/>
          </w:rPr>
          <w:tab/>
        </w:r>
        <w:r w:rsidRPr="00C7374E">
          <w:rPr>
            <w:rStyle w:val="Hyperlink"/>
            <w:noProof/>
          </w:rPr>
          <w:t>Manager Override Feature</w:t>
        </w:r>
        <w:r>
          <w:rPr>
            <w:noProof/>
            <w:webHidden/>
          </w:rPr>
          <w:tab/>
        </w:r>
        <w:r>
          <w:rPr>
            <w:noProof/>
            <w:webHidden/>
          </w:rPr>
          <w:fldChar w:fldCharType="begin"/>
        </w:r>
        <w:r>
          <w:rPr>
            <w:noProof/>
            <w:webHidden/>
          </w:rPr>
          <w:instrText xml:space="preserve"> PAGEREF _Toc415658720 \h </w:instrText>
        </w:r>
        <w:r>
          <w:rPr>
            <w:noProof/>
            <w:webHidden/>
          </w:rPr>
        </w:r>
      </w:ins>
      <w:r>
        <w:rPr>
          <w:noProof/>
          <w:webHidden/>
        </w:rPr>
        <w:fldChar w:fldCharType="separate"/>
      </w:r>
      <w:ins w:id="94" w:author="Amy Byers" w:date="2015-04-01T13:36:00Z">
        <w:r>
          <w:rPr>
            <w:noProof/>
            <w:webHidden/>
          </w:rPr>
          <w:t>12</w:t>
        </w:r>
        <w:r>
          <w:rPr>
            <w:noProof/>
            <w:webHidden/>
          </w:rPr>
          <w:fldChar w:fldCharType="end"/>
        </w:r>
        <w:r w:rsidRPr="00C7374E">
          <w:rPr>
            <w:rStyle w:val="Hyperlink"/>
            <w:noProof/>
          </w:rPr>
          <w:fldChar w:fldCharType="end"/>
        </w:r>
      </w:ins>
    </w:p>
    <w:p w:rsidR="000505A3" w:rsidRDefault="000505A3">
      <w:pPr>
        <w:pStyle w:val="TOC2"/>
        <w:rPr>
          <w:ins w:id="95" w:author="Amy Byers" w:date="2015-04-01T13:36:00Z"/>
          <w:rFonts w:asciiTheme="minorHAnsi" w:eastAsiaTheme="minorEastAsia" w:hAnsiTheme="minorHAnsi" w:cstheme="minorBidi"/>
          <w:noProof/>
          <w:sz w:val="22"/>
          <w:szCs w:val="22"/>
        </w:rPr>
      </w:pPr>
      <w:ins w:id="96"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"_Toc415658721"</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noProof/>
          </w:rPr>
          <w:t>5.4</w:t>
        </w:r>
        <w:r>
          <w:rPr>
            <w:rFonts w:asciiTheme="minorHAnsi" w:eastAsiaTheme="minorEastAsia" w:hAnsiTheme="minorHAnsi" w:cstheme="minorBidi"/>
            <w:noProof/>
            <w:sz w:val="22"/>
            <w:szCs w:val="22"/>
          </w:rPr>
          <w:tab/>
        </w:r>
        <w:r w:rsidRPr="00C7374E">
          <w:rPr>
            <w:rStyle w:val="Hyperlink"/>
            <w:noProof/>
          </w:rPr>
          <w:t>POSLog</w:t>
        </w:r>
        <w:r>
          <w:rPr>
            <w:noProof/>
            <w:webHidden/>
          </w:rPr>
          <w:tab/>
        </w:r>
        <w:r>
          <w:rPr>
            <w:noProof/>
            <w:webHidden/>
          </w:rPr>
          <w:fldChar w:fldCharType="begin"/>
        </w:r>
        <w:r>
          <w:rPr>
            <w:noProof/>
            <w:webHidden/>
          </w:rPr>
          <w:instrText xml:space="preserve"> PAGEREF _Toc415658721 \h </w:instrText>
        </w:r>
        <w:r>
          <w:rPr>
            <w:noProof/>
            <w:webHidden/>
          </w:rPr>
        </w:r>
      </w:ins>
      <w:r>
        <w:rPr>
          <w:noProof/>
          <w:webHidden/>
        </w:rPr>
        <w:fldChar w:fldCharType="separate"/>
      </w:r>
      <w:ins w:id="97" w:author="Amy Byers" w:date="2015-04-01T13:36:00Z">
        <w:r>
          <w:rPr>
            <w:noProof/>
            <w:webHidden/>
          </w:rPr>
          <w:t>12</w:t>
        </w:r>
        <w:r>
          <w:rPr>
            <w:noProof/>
            <w:webHidden/>
          </w:rPr>
          <w:fldChar w:fldCharType="end"/>
        </w:r>
        <w:r w:rsidRPr="00C7374E">
          <w:rPr>
            <w:rStyle w:val="Hyperlink"/>
            <w:noProof/>
          </w:rPr>
          <w:fldChar w:fldCharType="end"/>
        </w:r>
      </w:ins>
    </w:p>
    <w:p w:rsidR="000505A3" w:rsidRDefault="000505A3">
      <w:pPr>
        <w:pStyle w:val="TOC2"/>
        <w:rPr>
          <w:ins w:id="98" w:author="Amy Byers" w:date="2015-04-01T13:36:00Z"/>
          <w:rFonts w:asciiTheme="minorHAnsi" w:eastAsiaTheme="minorEastAsia" w:hAnsiTheme="minorHAnsi" w:cstheme="minorBidi"/>
          <w:noProof/>
          <w:sz w:val="22"/>
          <w:szCs w:val="22"/>
        </w:rPr>
      </w:pPr>
      <w:ins w:id="99"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"_Toc415658722"</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noProof/>
          </w:rPr>
          <w:t>5.5</w:t>
        </w:r>
        <w:r>
          <w:rPr>
            <w:rFonts w:asciiTheme="minorHAnsi" w:eastAsiaTheme="minorEastAsia" w:hAnsiTheme="minorHAnsi" w:cstheme="minorBidi"/>
            <w:noProof/>
            <w:sz w:val="22"/>
            <w:szCs w:val="22"/>
          </w:rPr>
          <w:tab/>
        </w:r>
        <w:r w:rsidRPr="00C7374E">
          <w:rPr>
            <w:rStyle w:val="Hyperlink"/>
            <w:noProof/>
          </w:rPr>
          <w:t>Printed Receipts</w:t>
        </w:r>
        <w:r>
          <w:rPr>
            <w:noProof/>
            <w:webHidden/>
          </w:rPr>
          <w:tab/>
        </w:r>
        <w:r>
          <w:rPr>
            <w:noProof/>
            <w:webHidden/>
          </w:rPr>
          <w:fldChar w:fldCharType="begin"/>
        </w:r>
        <w:r>
          <w:rPr>
            <w:noProof/>
            <w:webHidden/>
          </w:rPr>
          <w:instrText xml:space="preserve"> PAGEREF _Toc415658722 \h </w:instrText>
        </w:r>
        <w:r>
          <w:rPr>
            <w:noProof/>
            <w:webHidden/>
          </w:rPr>
        </w:r>
      </w:ins>
      <w:r>
        <w:rPr>
          <w:noProof/>
          <w:webHidden/>
        </w:rPr>
        <w:fldChar w:fldCharType="separate"/>
      </w:r>
      <w:ins w:id="100" w:author="Amy Byers" w:date="2015-04-01T13:36:00Z">
        <w:r>
          <w:rPr>
            <w:noProof/>
            <w:webHidden/>
          </w:rPr>
          <w:t>13</w:t>
        </w:r>
        <w:r>
          <w:rPr>
            <w:noProof/>
            <w:webHidden/>
          </w:rPr>
          <w:fldChar w:fldCharType="end"/>
        </w:r>
        <w:r w:rsidRPr="00C7374E">
          <w:rPr>
            <w:rStyle w:val="Hyperlink"/>
            <w:noProof/>
          </w:rPr>
          <w:fldChar w:fldCharType="end"/>
        </w:r>
      </w:ins>
    </w:p>
    <w:p w:rsidR="000505A3" w:rsidRDefault="000505A3">
      <w:pPr>
        <w:pStyle w:val="TOC2"/>
        <w:rPr>
          <w:ins w:id="101" w:author="Amy Byers" w:date="2015-04-01T13:36:00Z"/>
          <w:rFonts w:asciiTheme="minorHAnsi" w:eastAsiaTheme="minorEastAsia" w:hAnsiTheme="minorHAnsi" w:cstheme="minorBidi"/>
          <w:noProof/>
          <w:sz w:val="22"/>
          <w:szCs w:val="22"/>
        </w:rPr>
      </w:pPr>
      <w:ins w:id="102"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"_Toc415658723"</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noProof/>
          </w:rPr>
          <w:t>5.6</w:t>
        </w:r>
        <w:r>
          <w:rPr>
            <w:rFonts w:asciiTheme="minorHAnsi" w:eastAsiaTheme="minorEastAsia" w:hAnsiTheme="minorHAnsi" w:cstheme="minorBidi"/>
            <w:noProof/>
            <w:sz w:val="22"/>
            <w:szCs w:val="22"/>
          </w:rPr>
          <w:tab/>
        </w:r>
        <w:r w:rsidRPr="00C7374E">
          <w:rPr>
            <w:rStyle w:val="Hyperlink"/>
            <w:noProof/>
          </w:rPr>
          <w:t>Related Item Feature</w:t>
        </w:r>
        <w:r>
          <w:rPr>
            <w:noProof/>
            <w:webHidden/>
          </w:rPr>
          <w:tab/>
        </w:r>
        <w:r>
          <w:rPr>
            <w:noProof/>
            <w:webHidden/>
          </w:rPr>
          <w:fldChar w:fldCharType="begin"/>
        </w:r>
        <w:r>
          <w:rPr>
            <w:noProof/>
            <w:webHidden/>
          </w:rPr>
          <w:instrText xml:space="preserve"> PAGEREF _Toc415658723 \h </w:instrText>
        </w:r>
        <w:r>
          <w:rPr>
            <w:noProof/>
            <w:webHidden/>
          </w:rPr>
        </w:r>
      </w:ins>
      <w:r>
        <w:rPr>
          <w:noProof/>
          <w:webHidden/>
        </w:rPr>
        <w:fldChar w:fldCharType="separate"/>
      </w:r>
      <w:ins w:id="103" w:author="Amy Byers" w:date="2015-04-01T13:36:00Z">
        <w:r>
          <w:rPr>
            <w:noProof/>
            <w:webHidden/>
          </w:rPr>
          <w:t>13</w:t>
        </w:r>
        <w:r>
          <w:rPr>
            <w:noProof/>
            <w:webHidden/>
          </w:rPr>
          <w:fldChar w:fldCharType="end"/>
        </w:r>
        <w:r w:rsidRPr="00C7374E">
          <w:rPr>
            <w:rStyle w:val="Hyperlink"/>
            <w:noProof/>
          </w:rPr>
          <w:fldChar w:fldCharType="end"/>
        </w:r>
      </w:ins>
    </w:p>
    <w:p w:rsidR="000505A3" w:rsidRDefault="000505A3">
      <w:pPr>
        <w:pStyle w:val="TOC2"/>
        <w:rPr>
          <w:ins w:id="104" w:author="Amy Byers" w:date="2015-04-01T13:36:00Z"/>
          <w:rFonts w:asciiTheme="minorHAnsi" w:eastAsiaTheme="minorEastAsia" w:hAnsiTheme="minorHAnsi" w:cstheme="minorBidi"/>
          <w:noProof/>
          <w:sz w:val="22"/>
          <w:szCs w:val="22"/>
        </w:rPr>
      </w:pPr>
      <w:ins w:id="105"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"_Toc415658724"</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noProof/>
          </w:rPr>
          <w:t>5.7</w:t>
        </w:r>
        <w:r>
          <w:rPr>
            <w:rFonts w:asciiTheme="minorHAnsi" w:eastAsiaTheme="minorEastAsia" w:hAnsiTheme="minorHAnsi" w:cstheme="minorBidi"/>
            <w:noProof/>
            <w:sz w:val="22"/>
            <w:szCs w:val="22"/>
          </w:rPr>
          <w:tab/>
        </w:r>
        <w:r w:rsidRPr="00C7374E">
          <w:rPr>
            <w:rStyle w:val="Hyperlink"/>
            <w:noProof/>
          </w:rPr>
          <w:t>Signature Capture with Terms Feature</w:t>
        </w:r>
        <w:r>
          <w:rPr>
            <w:noProof/>
            <w:webHidden/>
          </w:rPr>
          <w:tab/>
        </w:r>
        <w:r>
          <w:rPr>
            <w:noProof/>
            <w:webHidden/>
          </w:rPr>
          <w:fldChar w:fldCharType="begin"/>
        </w:r>
        <w:r>
          <w:rPr>
            <w:noProof/>
            <w:webHidden/>
          </w:rPr>
          <w:instrText xml:space="preserve"> PAGEREF _Toc415658724 \h </w:instrText>
        </w:r>
        <w:r>
          <w:rPr>
            <w:noProof/>
            <w:webHidden/>
          </w:rPr>
        </w:r>
      </w:ins>
      <w:r>
        <w:rPr>
          <w:noProof/>
          <w:webHidden/>
        </w:rPr>
        <w:fldChar w:fldCharType="separate"/>
      </w:r>
      <w:ins w:id="106" w:author="Amy Byers" w:date="2015-04-01T13:36:00Z">
        <w:r>
          <w:rPr>
            <w:noProof/>
            <w:webHidden/>
          </w:rPr>
          <w:t>13</w:t>
        </w:r>
        <w:r>
          <w:rPr>
            <w:noProof/>
            <w:webHidden/>
          </w:rPr>
          <w:fldChar w:fldCharType="end"/>
        </w:r>
        <w:r w:rsidRPr="00C7374E">
          <w:rPr>
            <w:rStyle w:val="Hyperlink"/>
            <w:noProof/>
          </w:rPr>
          <w:fldChar w:fldCharType="end"/>
        </w:r>
      </w:ins>
    </w:p>
    <w:p w:rsidR="000505A3" w:rsidRDefault="000505A3">
      <w:pPr>
        <w:pStyle w:val="TOC2"/>
        <w:rPr>
          <w:ins w:id="107" w:author="Amy Byers" w:date="2015-04-01T13:36:00Z"/>
          <w:rFonts w:asciiTheme="minorHAnsi" w:eastAsiaTheme="minorEastAsia" w:hAnsiTheme="minorHAnsi" w:cstheme="minorBidi"/>
          <w:noProof/>
          <w:sz w:val="22"/>
          <w:szCs w:val="22"/>
        </w:rPr>
      </w:pPr>
      <w:ins w:id="108"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"_Toc415658725"</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noProof/>
          </w:rPr>
          <w:t>5.8</w:t>
        </w:r>
        <w:r>
          <w:rPr>
            <w:rFonts w:asciiTheme="minorHAnsi" w:eastAsiaTheme="minorEastAsia" w:hAnsiTheme="minorHAnsi" w:cstheme="minorBidi"/>
            <w:noProof/>
            <w:sz w:val="22"/>
            <w:szCs w:val="22"/>
          </w:rPr>
          <w:tab/>
        </w:r>
        <w:r w:rsidRPr="00C7374E">
          <w:rPr>
            <w:rStyle w:val="Hyperlink"/>
            <w:noProof/>
          </w:rPr>
          <w:t>Suspend Feature</w:t>
        </w:r>
        <w:r>
          <w:rPr>
            <w:noProof/>
            <w:webHidden/>
          </w:rPr>
          <w:tab/>
        </w:r>
        <w:r>
          <w:rPr>
            <w:noProof/>
            <w:webHidden/>
          </w:rPr>
          <w:fldChar w:fldCharType="begin"/>
        </w:r>
        <w:r>
          <w:rPr>
            <w:noProof/>
            <w:webHidden/>
          </w:rPr>
          <w:instrText xml:space="preserve"> PAGEREF _Toc415658725 \h </w:instrText>
        </w:r>
        <w:r>
          <w:rPr>
            <w:noProof/>
            <w:webHidden/>
          </w:rPr>
        </w:r>
      </w:ins>
      <w:r>
        <w:rPr>
          <w:noProof/>
          <w:webHidden/>
        </w:rPr>
        <w:fldChar w:fldCharType="separate"/>
      </w:r>
      <w:ins w:id="109" w:author="Amy Byers" w:date="2015-04-01T13:36:00Z">
        <w:r>
          <w:rPr>
            <w:noProof/>
            <w:webHidden/>
          </w:rPr>
          <w:t>13</w:t>
        </w:r>
        <w:r>
          <w:rPr>
            <w:noProof/>
            <w:webHidden/>
          </w:rPr>
          <w:fldChar w:fldCharType="end"/>
        </w:r>
        <w:r w:rsidRPr="00C7374E">
          <w:rPr>
            <w:rStyle w:val="Hyperlink"/>
            <w:noProof/>
          </w:rPr>
          <w:fldChar w:fldCharType="end"/>
        </w:r>
      </w:ins>
    </w:p>
    <w:p w:rsidR="000505A3" w:rsidRDefault="000505A3">
      <w:pPr>
        <w:pStyle w:val="TOC2"/>
        <w:rPr>
          <w:ins w:id="110" w:author="Amy Byers" w:date="2015-04-01T13:36:00Z"/>
          <w:rFonts w:asciiTheme="minorHAnsi" w:eastAsiaTheme="minorEastAsia" w:hAnsiTheme="minorHAnsi" w:cstheme="minorBidi"/>
          <w:noProof/>
          <w:sz w:val="22"/>
          <w:szCs w:val="22"/>
        </w:rPr>
      </w:pPr>
      <w:ins w:id="111"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"_Toc415658726"</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noProof/>
          </w:rPr>
          <w:t>5.9</w:t>
        </w:r>
        <w:r>
          <w:rPr>
            <w:rFonts w:asciiTheme="minorHAnsi" w:eastAsiaTheme="minorEastAsia" w:hAnsiTheme="minorHAnsi" w:cstheme="minorBidi"/>
            <w:noProof/>
            <w:sz w:val="22"/>
            <w:szCs w:val="22"/>
          </w:rPr>
          <w:tab/>
        </w:r>
        <w:r w:rsidRPr="00C7374E">
          <w:rPr>
            <w:rStyle w:val="Hyperlink"/>
            <w:noProof/>
          </w:rPr>
          <w:t>Training Mode Feature</w:t>
        </w:r>
        <w:r>
          <w:rPr>
            <w:noProof/>
            <w:webHidden/>
          </w:rPr>
          <w:tab/>
        </w:r>
        <w:r>
          <w:rPr>
            <w:noProof/>
            <w:webHidden/>
          </w:rPr>
          <w:fldChar w:fldCharType="begin"/>
        </w:r>
        <w:r>
          <w:rPr>
            <w:noProof/>
            <w:webHidden/>
          </w:rPr>
          <w:instrText xml:space="preserve"> PAGEREF _Toc415658726 \h </w:instrText>
        </w:r>
        <w:r>
          <w:rPr>
            <w:noProof/>
            <w:webHidden/>
          </w:rPr>
        </w:r>
      </w:ins>
      <w:r>
        <w:rPr>
          <w:noProof/>
          <w:webHidden/>
        </w:rPr>
        <w:fldChar w:fldCharType="separate"/>
      </w:r>
      <w:ins w:id="112" w:author="Amy Byers" w:date="2015-04-01T13:36:00Z">
        <w:r>
          <w:rPr>
            <w:noProof/>
            <w:webHidden/>
          </w:rPr>
          <w:t>13</w:t>
        </w:r>
        <w:r>
          <w:rPr>
            <w:noProof/>
            <w:webHidden/>
          </w:rPr>
          <w:fldChar w:fldCharType="end"/>
        </w:r>
        <w:r w:rsidRPr="00C7374E">
          <w:rPr>
            <w:rStyle w:val="Hyperlink"/>
            <w:noProof/>
          </w:rPr>
          <w:fldChar w:fldCharType="end"/>
        </w:r>
      </w:ins>
    </w:p>
    <w:p w:rsidR="000505A3" w:rsidRDefault="000505A3">
      <w:pPr>
        <w:pStyle w:val="TOC1"/>
        <w:rPr>
          <w:ins w:id="113" w:author="Amy Byers" w:date="2015-04-01T13:36:00Z"/>
          <w:rFonts w:asciiTheme="minorHAnsi" w:eastAsiaTheme="minorEastAsia" w:hAnsiTheme="minorHAnsi" w:cstheme="minorBidi"/>
          <w:noProof/>
          <w:sz w:val="22"/>
          <w:szCs w:val="22"/>
        </w:rPr>
      </w:pPr>
      <w:ins w:id="114"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"_Toc415658727"</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i/>
            <w:noProof/>
          </w:rPr>
          <w:t>6.</w:t>
        </w:r>
        <w:r>
          <w:rPr>
            <w:rFonts w:asciiTheme="minorHAnsi" w:eastAsiaTheme="minorEastAsia" w:hAnsiTheme="minorHAnsi" w:cstheme="minorBidi"/>
            <w:noProof/>
            <w:sz w:val="22"/>
            <w:szCs w:val="22"/>
          </w:rPr>
          <w:tab/>
        </w:r>
        <w:r w:rsidRPr="00C7374E">
          <w:rPr>
            <w:rStyle w:val="Hyperlink"/>
            <w:i/>
            <w:noProof/>
          </w:rPr>
          <w:t>Screen Layouts</w:t>
        </w:r>
        <w:r>
          <w:rPr>
            <w:noProof/>
            <w:webHidden/>
          </w:rPr>
          <w:tab/>
        </w:r>
        <w:r>
          <w:rPr>
            <w:noProof/>
            <w:webHidden/>
          </w:rPr>
          <w:fldChar w:fldCharType="begin"/>
        </w:r>
        <w:r>
          <w:rPr>
            <w:noProof/>
            <w:webHidden/>
          </w:rPr>
          <w:instrText xml:space="preserve"> PAGEREF _Toc415658727 \h </w:instrText>
        </w:r>
        <w:r>
          <w:rPr>
            <w:noProof/>
            <w:webHidden/>
          </w:rPr>
        </w:r>
      </w:ins>
      <w:r>
        <w:rPr>
          <w:noProof/>
          <w:webHidden/>
        </w:rPr>
        <w:fldChar w:fldCharType="separate"/>
      </w:r>
      <w:ins w:id="115" w:author="Amy Byers" w:date="2015-04-01T13:36:00Z">
        <w:r>
          <w:rPr>
            <w:noProof/>
            <w:webHidden/>
          </w:rPr>
          <w:t>14</w:t>
        </w:r>
        <w:r>
          <w:rPr>
            <w:noProof/>
            <w:webHidden/>
          </w:rPr>
          <w:fldChar w:fldCharType="end"/>
        </w:r>
        <w:r w:rsidRPr="00C7374E">
          <w:rPr>
            <w:rStyle w:val="Hyperlink"/>
            <w:noProof/>
          </w:rPr>
          <w:fldChar w:fldCharType="end"/>
        </w:r>
      </w:ins>
    </w:p>
    <w:p w:rsidR="000505A3" w:rsidRDefault="000505A3">
      <w:pPr>
        <w:pStyle w:val="TOC2"/>
        <w:rPr>
          <w:ins w:id="116" w:author="Amy Byers" w:date="2015-04-01T13:36:00Z"/>
          <w:rFonts w:asciiTheme="minorHAnsi" w:eastAsiaTheme="minorEastAsia" w:hAnsiTheme="minorHAnsi" w:cstheme="minorBidi"/>
          <w:noProof/>
          <w:sz w:val="22"/>
          <w:szCs w:val="22"/>
        </w:rPr>
      </w:pPr>
      <w:ins w:id="117"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"_Toc415658728"</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noProof/>
          </w:rPr>
          <w:t>6.1</w:t>
        </w:r>
        <w:r>
          <w:rPr>
            <w:rFonts w:asciiTheme="minorHAnsi" w:eastAsiaTheme="minorEastAsia" w:hAnsiTheme="minorHAnsi" w:cstheme="minorBidi"/>
            <w:noProof/>
            <w:sz w:val="22"/>
            <w:szCs w:val="22"/>
          </w:rPr>
          <w:tab/>
        </w:r>
        <w:r w:rsidRPr="00C7374E">
          <w:rPr>
            <w:rStyle w:val="Hyperlink"/>
            <w:noProof/>
          </w:rPr>
          <w:t>Screen Process Flow</w:t>
        </w:r>
        <w:r>
          <w:rPr>
            <w:noProof/>
            <w:webHidden/>
          </w:rPr>
          <w:tab/>
        </w:r>
        <w:r>
          <w:rPr>
            <w:noProof/>
            <w:webHidden/>
          </w:rPr>
          <w:fldChar w:fldCharType="begin"/>
        </w:r>
        <w:r>
          <w:rPr>
            <w:noProof/>
            <w:webHidden/>
          </w:rPr>
          <w:instrText xml:space="preserve"> PAGEREF _Toc415658728 \h </w:instrText>
        </w:r>
        <w:r>
          <w:rPr>
            <w:noProof/>
            <w:webHidden/>
          </w:rPr>
        </w:r>
      </w:ins>
      <w:r>
        <w:rPr>
          <w:noProof/>
          <w:webHidden/>
        </w:rPr>
        <w:fldChar w:fldCharType="separate"/>
      </w:r>
      <w:ins w:id="118" w:author="Amy Byers" w:date="2015-04-01T13:36:00Z">
        <w:r>
          <w:rPr>
            <w:noProof/>
            <w:webHidden/>
          </w:rPr>
          <w:t>14</w:t>
        </w:r>
        <w:r>
          <w:rPr>
            <w:noProof/>
            <w:webHidden/>
          </w:rPr>
          <w:fldChar w:fldCharType="end"/>
        </w:r>
        <w:r w:rsidRPr="00C7374E">
          <w:rPr>
            <w:rStyle w:val="Hyperlink"/>
            <w:noProof/>
          </w:rPr>
          <w:fldChar w:fldCharType="end"/>
        </w:r>
      </w:ins>
    </w:p>
    <w:p w:rsidR="000505A3" w:rsidRDefault="000505A3">
      <w:pPr>
        <w:pStyle w:val="TOC2"/>
        <w:rPr>
          <w:ins w:id="119" w:author="Amy Byers" w:date="2015-04-01T13:36:00Z"/>
          <w:rFonts w:asciiTheme="minorHAnsi" w:eastAsiaTheme="minorEastAsia" w:hAnsiTheme="minorHAnsi" w:cstheme="minorBidi"/>
          <w:noProof/>
          <w:sz w:val="22"/>
          <w:szCs w:val="22"/>
        </w:rPr>
      </w:pPr>
      <w:ins w:id="120"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"_Toc415658729"</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noProof/>
          </w:rPr>
          <w:t>6.2</w:t>
        </w:r>
        <w:r>
          <w:rPr>
            <w:rFonts w:asciiTheme="minorHAnsi" w:eastAsiaTheme="minorEastAsia" w:hAnsiTheme="minorHAnsi" w:cstheme="minorBidi"/>
            <w:noProof/>
            <w:sz w:val="22"/>
            <w:szCs w:val="22"/>
          </w:rPr>
          <w:tab/>
        </w:r>
        <w:r w:rsidRPr="00C7374E">
          <w:rPr>
            <w:rStyle w:val="Hyperlink"/>
            <w:noProof/>
          </w:rPr>
          <w:t>Item Entry</w:t>
        </w:r>
        <w:r>
          <w:rPr>
            <w:noProof/>
            <w:webHidden/>
          </w:rPr>
          <w:tab/>
        </w:r>
        <w:r>
          <w:rPr>
            <w:noProof/>
            <w:webHidden/>
          </w:rPr>
          <w:fldChar w:fldCharType="begin"/>
        </w:r>
        <w:r>
          <w:rPr>
            <w:noProof/>
            <w:webHidden/>
          </w:rPr>
          <w:instrText xml:space="preserve"> PAGEREF _Toc415658729 \h </w:instrText>
        </w:r>
        <w:r>
          <w:rPr>
            <w:noProof/>
            <w:webHidden/>
          </w:rPr>
        </w:r>
      </w:ins>
      <w:r>
        <w:rPr>
          <w:noProof/>
          <w:webHidden/>
        </w:rPr>
        <w:fldChar w:fldCharType="separate"/>
      </w:r>
      <w:ins w:id="121" w:author="Amy Byers" w:date="2015-04-01T13:36:00Z">
        <w:r>
          <w:rPr>
            <w:noProof/>
            <w:webHidden/>
          </w:rPr>
          <w:t>22</w:t>
        </w:r>
        <w:r>
          <w:rPr>
            <w:noProof/>
            <w:webHidden/>
          </w:rPr>
          <w:fldChar w:fldCharType="end"/>
        </w:r>
        <w:r w:rsidRPr="00C7374E">
          <w:rPr>
            <w:rStyle w:val="Hyperlink"/>
            <w:noProof/>
          </w:rPr>
          <w:fldChar w:fldCharType="end"/>
        </w:r>
      </w:ins>
    </w:p>
    <w:p w:rsidR="000505A3" w:rsidRDefault="000505A3">
      <w:pPr>
        <w:pStyle w:val="TOC2"/>
        <w:rPr>
          <w:ins w:id="122" w:author="Amy Byers" w:date="2015-04-01T13:36:00Z"/>
          <w:rFonts w:asciiTheme="minorHAnsi" w:eastAsiaTheme="minorEastAsia" w:hAnsiTheme="minorHAnsi" w:cstheme="minorBidi"/>
          <w:noProof/>
          <w:sz w:val="22"/>
          <w:szCs w:val="22"/>
        </w:rPr>
      </w:pPr>
      <w:ins w:id="123"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"_Toc415658730"</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noProof/>
          </w:rPr>
          <w:t>6.3</w:t>
        </w:r>
        <w:r>
          <w:rPr>
            <w:rFonts w:asciiTheme="minorHAnsi" w:eastAsiaTheme="minorEastAsia" w:hAnsiTheme="minorHAnsi" w:cstheme="minorBidi"/>
            <w:noProof/>
            <w:sz w:val="22"/>
            <w:szCs w:val="22"/>
          </w:rPr>
          <w:tab/>
        </w:r>
        <w:r w:rsidRPr="00C7374E">
          <w:rPr>
            <w:rStyle w:val="Hyperlink"/>
            <w:noProof/>
          </w:rPr>
          <w:t>Item Entry – Warranty</w:t>
        </w:r>
        <w:r>
          <w:rPr>
            <w:noProof/>
            <w:webHidden/>
          </w:rPr>
          <w:tab/>
        </w:r>
        <w:r>
          <w:rPr>
            <w:noProof/>
            <w:webHidden/>
          </w:rPr>
          <w:fldChar w:fldCharType="begin"/>
        </w:r>
        <w:r>
          <w:rPr>
            <w:noProof/>
            <w:webHidden/>
          </w:rPr>
          <w:instrText xml:space="preserve"> PAGEREF _Toc415658730 \h </w:instrText>
        </w:r>
        <w:r>
          <w:rPr>
            <w:noProof/>
            <w:webHidden/>
          </w:rPr>
        </w:r>
      </w:ins>
      <w:r>
        <w:rPr>
          <w:noProof/>
          <w:webHidden/>
        </w:rPr>
        <w:fldChar w:fldCharType="separate"/>
      </w:r>
      <w:ins w:id="124" w:author="Amy Byers" w:date="2015-04-01T13:36:00Z">
        <w:r>
          <w:rPr>
            <w:noProof/>
            <w:webHidden/>
          </w:rPr>
          <w:t>25</w:t>
        </w:r>
        <w:r>
          <w:rPr>
            <w:noProof/>
            <w:webHidden/>
          </w:rPr>
          <w:fldChar w:fldCharType="end"/>
        </w:r>
        <w:r w:rsidRPr="00C7374E">
          <w:rPr>
            <w:rStyle w:val="Hyperlink"/>
            <w:noProof/>
          </w:rPr>
          <w:fldChar w:fldCharType="end"/>
        </w:r>
      </w:ins>
    </w:p>
    <w:p w:rsidR="000505A3" w:rsidRDefault="000505A3">
      <w:pPr>
        <w:pStyle w:val="TOC2"/>
        <w:rPr>
          <w:ins w:id="125" w:author="Amy Byers" w:date="2015-04-01T13:36:00Z"/>
          <w:rFonts w:asciiTheme="minorHAnsi" w:eastAsiaTheme="minorEastAsia" w:hAnsiTheme="minorHAnsi" w:cstheme="minorBidi"/>
          <w:noProof/>
          <w:sz w:val="22"/>
          <w:szCs w:val="22"/>
        </w:rPr>
      </w:pPr>
      <w:ins w:id="126"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"_Toc415658731"</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noProof/>
          </w:rPr>
          <w:t>6.4</w:t>
        </w:r>
        <w:r>
          <w:rPr>
            <w:rFonts w:asciiTheme="minorHAnsi" w:eastAsiaTheme="minorEastAsia" w:hAnsiTheme="minorHAnsi" w:cstheme="minorBidi"/>
            <w:noProof/>
            <w:sz w:val="22"/>
            <w:szCs w:val="22"/>
          </w:rPr>
          <w:tab/>
        </w:r>
        <w:r w:rsidRPr="00C7374E">
          <w:rPr>
            <w:rStyle w:val="Hyperlink"/>
            <w:noProof/>
          </w:rPr>
          <w:t>Enter Covered Item</w:t>
        </w:r>
        <w:r>
          <w:rPr>
            <w:noProof/>
            <w:webHidden/>
          </w:rPr>
          <w:tab/>
        </w:r>
        <w:r>
          <w:rPr>
            <w:noProof/>
            <w:webHidden/>
          </w:rPr>
          <w:fldChar w:fldCharType="begin"/>
        </w:r>
        <w:r>
          <w:rPr>
            <w:noProof/>
            <w:webHidden/>
          </w:rPr>
          <w:instrText xml:space="preserve"> PAGEREF _Toc415658731 \h </w:instrText>
        </w:r>
        <w:r>
          <w:rPr>
            <w:noProof/>
            <w:webHidden/>
          </w:rPr>
        </w:r>
      </w:ins>
      <w:r>
        <w:rPr>
          <w:noProof/>
          <w:webHidden/>
        </w:rPr>
        <w:fldChar w:fldCharType="separate"/>
      </w:r>
      <w:ins w:id="127" w:author="Amy Byers" w:date="2015-04-01T13:36:00Z">
        <w:r>
          <w:rPr>
            <w:noProof/>
            <w:webHidden/>
          </w:rPr>
          <w:t>26</w:t>
        </w:r>
        <w:r>
          <w:rPr>
            <w:noProof/>
            <w:webHidden/>
          </w:rPr>
          <w:fldChar w:fldCharType="end"/>
        </w:r>
        <w:r w:rsidRPr="00C7374E">
          <w:rPr>
            <w:rStyle w:val="Hyperlink"/>
            <w:noProof/>
          </w:rPr>
          <w:fldChar w:fldCharType="end"/>
        </w:r>
      </w:ins>
    </w:p>
    <w:p w:rsidR="000505A3" w:rsidRDefault="000505A3">
      <w:pPr>
        <w:pStyle w:val="TOC2"/>
        <w:rPr>
          <w:ins w:id="128" w:author="Amy Byers" w:date="2015-04-01T13:36:00Z"/>
          <w:rFonts w:asciiTheme="minorHAnsi" w:eastAsiaTheme="minorEastAsia" w:hAnsiTheme="minorHAnsi" w:cstheme="minorBidi"/>
          <w:noProof/>
          <w:sz w:val="22"/>
          <w:szCs w:val="22"/>
        </w:rPr>
      </w:pPr>
      <w:ins w:id="129"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"_Toc415658732"</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noProof/>
          </w:rPr>
          <w:t>6.5</w:t>
        </w:r>
        <w:r>
          <w:rPr>
            <w:rFonts w:asciiTheme="minorHAnsi" w:eastAsiaTheme="minorEastAsia" w:hAnsiTheme="minorHAnsi" w:cstheme="minorBidi"/>
            <w:noProof/>
            <w:sz w:val="22"/>
            <w:szCs w:val="22"/>
          </w:rPr>
          <w:tab/>
        </w:r>
        <w:r w:rsidRPr="00C7374E">
          <w:rPr>
            <w:rStyle w:val="Hyperlink"/>
            <w:noProof/>
          </w:rPr>
          <w:t>Enter Covered Item for Bundled Warranty</w:t>
        </w:r>
        <w:r>
          <w:rPr>
            <w:noProof/>
            <w:webHidden/>
          </w:rPr>
          <w:tab/>
        </w:r>
        <w:r>
          <w:rPr>
            <w:noProof/>
            <w:webHidden/>
          </w:rPr>
          <w:fldChar w:fldCharType="begin"/>
        </w:r>
        <w:r>
          <w:rPr>
            <w:noProof/>
            <w:webHidden/>
          </w:rPr>
          <w:instrText xml:space="preserve"> PAGEREF _Toc415658732 \h </w:instrText>
        </w:r>
        <w:r>
          <w:rPr>
            <w:noProof/>
            <w:webHidden/>
          </w:rPr>
        </w:r>
      </w:ins>
      <w:r>
        <w:rPr>
          <w:noProof/>
          <w:webHidden/>
        </w:rPr>
        <w:fldChar w:fldCharType="separate"/>
      </w:r>
      <w:ins w:id="130" w:author="Amy Byers" w:date="2015-04-01T13:36:00Z">
        <w:r>
          <w:rPr>
            <w:noProof/>
            <w:webHidden/>
          </w:rPr>
          <w:t>28</w:t>
        </w:r>
        <w:r>
          <w:rPr>
            <w:noProof/>
            <w:webHidden/>
          </w:rPr>
          <w:fldChar w:fldCharType="end"/>
        </w:r>
        <w:r w:rsidRPr="00C7374E">
          <w:rPr>
            <w:rStyle w:val="Hyperlink"/>
            <w:noProof/>
          </w:rPr>
          <w:fldChar w:fldCharType="end"/>
        </w:r>
      </w:ins>
    </w:p>
    <w:p w:rsidR="000505A3" w:rsidRDefault="000505A3">
      <w:pPr>
        <w:pStyle w:val="TOC2"/>
        <w:rPr>
          <w:ins w:id="131" w:author="Amy Byers" w:date="2015-04-01T13:36:00Z"/>
          <w:rFonts w:asciiTheme="minorHAnsi" w:eastAsiaTheme="minorEastAsia" w:hAnsiTheme="minorHAnsi" w:cstheme="minorBidi"/>
          <w:noProof/>
          <w:sz w:val="22"/>
          <w:szCs w:val="22"/>
        </w:rPr>
      </w:pPr>
      <w:ins w:id="132"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"_Toc415658733"</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noProof/>
          </w:rPr>
          <w:t>6.6</w:t>
        </w:r>
        <w:r>
          <w:rPr>
            <w:rFonts w:asciiTheme="minorHAnsi" w:eastAsiaTheme="minorEastAsia" w:hAnsiTheme="minorHAnsi" w:cstheme="minorBidi"/>
            <w:noProof/>
            <w:sz w:val="22"/>
            <w:szCs w:val="22"/>
          </w:rPr>
          <w:tab/>
        </w:r>
        <w:r w:rsidRPr="00C7374E">
          <w:rPr>
            <w:rStyle w:val="Hyperlink"/>
            <w:noProof/>
          </w:rPr>
          <w:t>Enter Transaction Information</w:t>
        </w:r>
        <w:r>
          <w:rPr>
            <w:noProof/>
            <w:webHidden/>
          </w:rPr>
          <w:tab/>
        </w:r>
        <w:r>
          <w:rPr>
            <w:noProof/>
            <w:webHidden/>
          </w:rPr>
          <w:fldChar w:fldCharType="begin"/>
        </w:r>
        <w:r>
          <w:rPr>
            <w:noProof/>
            <w:webHidden/>
          </w:rPr>
          <w:instrText xml:space="preserve"> PAGEREF _Toc415658733 \h </w:instrText>
        </w:r>
        <w:r>
          <w:rPr>
            <w:noProof/>
            <w:webHidden/>
          </w:rPr>
        </w:r>
      </w:ins>
      <w:r>
        <w:rPr>
          <w:noProof/>
          <w:webHidden/>
        </w:rPr>
        <w:fldChar w:fldCharType="separate"/>
      </w:r>
      <w:ins w:id="133" w:author="Amy Byers" w:date="2015-04-01T13:36:00Z">
        <w:r>
          <w:rPr>
            <w:noProof/>
            <w:webHidden/>
          </w:rPr>
          <w:t>30</w:t>
        </w:r>
        <w:r>
          <w:rPr>
            <w:noProof/>
            <w:webHidden/>
          </w:rPr>
          <w:fldChar w:fldCharType="end"/>
        </w:r>
        <w:r w:rsidRPr="00C7374E">
          <w:rPr>
            <w:rStyle w:val="Hyperlink"/>
            <w:noProof/>
          </w:rPr>
          <w:fldChar w:fldCharType="end"/>
        </w:r>
      </w:ins>
    </w:p>
    <w:p w:rsidR="000505A3" w:rsidRDefault="000505A3">
      <w:pPr>
        <w:pStyle w:val="TOC1"/>
        <w:rPr>
          <w:ins w:id="134" w:author="Amy Byers" w:date="2015-04-01T13:36:00Z"/>
          <w:rFonts w:asciiTheme="minorHAnsi" w:eastAsiaTheme="minorEastAsia" w:hAnsiTheme="minorHAnsi" w:cstheme="minorBidi"/>
          <w:noProof/>
          <w:sz w:val="22"/>
          <w:szCs w:val="22"/>
        </w:rPr>
      </w:pPr>
      <w:ins w:id="135"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"_Toc415658734"</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i/>
            <w:noProof/>
          </w:rPr>
          <w:t>7.</w:t>
        </w:r>
        <w:r>
          <w:rPr>
            <w:rFonts w:asciiTheme="minorHAnsi" w:eastAsiaTheme="minorEastAsia" w:hAnsiTheme="minorHAnsi" w:cstheme="minorBidi"/>
            <w:noProof/>
            <w:sz w:val="22"/>
            <w:szCs w:val="22"/>
          </w:rPr>
          <w:tab/>
        </w:r>
        <w:r w:rsidRPr="00C7374E">
          <w:rPr>
            <w:rStyle w:val="Hyperlink"/>
            <w:i/>
            <w:noProof/>
          </w:rPr>
          <w:t>Business Sign Off</w:t>
        </w:r>
        <w:r>
          <w:rPr>
            <w:noProof/>
            <w:webHidden/>
          </w:rPr>
          <w:tab/>
        </w:r>
        <w:r>
          <w:rPr>
            <w:noProof/>
            <w:webHidden/>
          </w:rPr>
          <w:fldChar w:fldCharType="begin"/>
        </w:r>
        <w:r>
          <w:rPr>
            <w:noProof/>
            <w:webHidden/>
          </w:rPr>
          <w:instrText xml:space="preserve"> PAGEREF _Toc415658734 \h </w:instrText>
        </w:r>
        <w:r>
          <w:rPr>
            <w:noProof/>
            <w:webHidden/>
          </w:rPr>
        </w:r>
      </w:ins>
      <w:r>
        <w:rPr>
          <w:noProof/>
          <w:webHidden/>
        </w:rPr>
        <w:fldChar w:fldCharType="separate"/>
      </w:r>
      <w:ins w:id="136" w:author="Amy Byers" w:date="2015-04-01T13:36:00Z">
        <w:r>
          <w:rPr>
            <w:noProof/>
            <w:webHidden/>
          </w:rPr>
          <w:t>32</w:t>
        </w:r>
        <w:r>
          <w:rPr>
            <w:noProof/>
            <w:webHidden/>
          </w:rPr>
          <w:fldChar w:fldCharType="end"/>
        </w:r>
        <w:r w:rsidRPr="00C7374E">
          <w:rPr>
            <w:rStyle w:val="Hyperlink"/>
            <w:noProof/>
          </w:rPr>
          <w:fldChar w:fldCharType="end"/>
        </w:r>
      </w:ins>
    </w:p>
    <w:p w:rsidR="000505A3" w:rsidRDefault="000505A3">
      <w:pPr>
        <w:pStyle w:val="TOC1"/>
        <w:rPr>
          <w:ins w:id="137" w:author="Amy Byers" w:date="2015-04-01T13:36:00Z"/>
          <w:rFonts w:asciiTheme="minorHAnsi" w:eastAsiaTheme="minorEastAsia" w:hAnsiTheme="minorHAnsi" w:cstheme="minorBidi"/>
          <w:noProof/>
          <w:sz w:val="22"/>
          <w:szCs w:val="22"/>
        </w:rPr>
      </w:pPr>
      <w:ins w:id="138"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"_Toc415658735"</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i/>
            <w:noProof/>
          </w:rPr>
          <w:t>8.</w:t>
        </w:r>
        <w:r>
          <w:rPr>
            <w:rFonts w:asciiTheme="minorHAnsi" w:eastAsiaTheme="minorEastAsia" w:hAnsiTheme="minorHAnsi" w:cstheme="minorBidi"/>
            <w:noProof/>
            <w:sz w:val="22"/>
            <w:szCs w:val="22"/>
          </w:rPr>
          <w:tab/>
        </w:r>
        <w:r w:rsidRPr="00C7374E">
          <w:rPr>
            <w:rStyle w:val="Hyperlink"/>
            <w:i/>
            <w:noProof/>
          </w:rPr>
          <w:t>Revision History</w:t>
        </w:r>
        <w:r>
          <w:rPr>
            <w:noProof/>
            <w:webHidden/>
          </w:rPr>
          <w:tab/>
        </w:r>
        <w:r>
          <w:rPr>
            <w:noProof/>
            <w:webHidden/>
          </w:rPr>
          <w:fldChar w:fldCharType="begin"/>
        </w:r>
        <w:r>
          <w:rPr>
            <w:noProof/>
            <w:webHidden/>
          </w:rPr>
          <w:instrText xml:space="preserve"> PAGEREF _Toc415658735 \h </w:instrText>
        </w:r>
        <w:r>
          <w:rPr>
            <w:noProof/>
            <w:webHidden/>
          </w:rPr>
        </w:r>
      </w:ins>
      <w:r>
        <w:rPr>
          <w:noProof/>
          <w:webHidden/>
        </w:rPr>
        <w:fldChar w:fldCharType="separate"/>
      </w:r>
      <w:ins w:id="139" w:author="Amy Byers" w:date="2015-04-01T13:36:00Z">
        <w:r>
          <w:rPr>
            <w:noProof/>
            <w:webHidden/>
          </w:rPr>
          <w:t>32</w:t>
        </w:r>
        <w:r>
          <w:rPr>
            <w:noProof/>
            <w:webHidden/>
          </w:rPr>
          <w:fldChar w:fldCharType="end"/>
        </w:r>
        <w:r w:rsidRPr="00C7374E">
          <w:rPr>
            <w:rStyle w:val="Hyperlink"/>
            <w:noProof/>
          </w:rPr>
          <w:fldChar w:fldCharType="end"/>
        </w:r>
      </w:ins>
    </w:p>
    <w:p w:rsidR="000505A3" w:rsidRDefault="000505A3">
      <w:pPr>
        <w:pStyle w:val="TOC1"/>
        <w:rPr>
          <w:ins w:id="140" w:author="Amy Byers" w:date="2015-04-01T13:36:00Z"/>
          <w:rFonts w:asciiTheme="minorHAnsi" w:eastAsiaTheme="minorEastAsia" w:hAnsiTheme="minorHAnsi" w:cstheme="minorBidi"/>
          <w:noProof/>
          <w:sz w:val="22"/>
          <w:szCs w:val="22"/>
        </w:rPr>
      </w:pPr>
      <w:ins w:id="141" w:author="Amy Byers" w:date="2015-04-01T13:36:00Z">
        <w:r w:rsidRPr="00C7374E">
          <w:rPr>
            <w:rStyle w:val="Hyperlink"/>
            <w:noProof/>
          </w:rPr>
          <w:fldChar w:fldCharType="begin"/>
        </w:r>
        <w:r w:rsidRPr="00C7374E">
          <w:rPr>
            <w:rStyle w:val="Hyperlink"/>
            <w:noProof/>
          </w:rPr>
          <w:instrText xml:space="preserve"> </w:instrText>
        </w:r>
        <w:r>
          <w:rPr>
            <w:noProof/>
          </w:rPr>
          <w:instrText>HYPERLINK \l "_Toc415658736"</w:instrText>
        </w:r>
        <w:r w:rsidRPr="00C7374E">
          <w:rPr>
            <w:rStyle w:val="Hyperlink"/>
            <w:noProof/>
          </w:rPr>
          <w:instrText xml:space="preserve"> </w:instrText>
        </w:r>
        <w:r w:rsidRPr="00C7374E">
          <w:rPr>
            <w:rStyle w:val="Hyperlink"/>
            <w:noProof/>
          </w:rPr>
        </w:r>
        <w:r w:rsidRPr="00C7374E">
          <w:rPr>
            <w:rStyle w:val="Hyperlink"/>
            <w:noProof/>
          </w:rPr>
          <w:fldChar w:fldCharType="separate"/>
        </w:r>
        <w:r w:rsidRPr="00C7374E">
          <w:rPr>
            <w:rStyle w:val="Hyperlink"/>
            <w:i/>
            <w:noProof/>
          </w:rPr>
          <w:t>9.</w:t>
        </w:r>
        <w:r>
          <w:rPr>
            <w:rFonts w:asciiTheme="minorHAnsi" w:eastAsiaTheme="minorEastAsia" w:hAnsiTheme="minorHAnsi" w:cstheme="minorBidi"/>
            <w:noProof/>
            <w:sz w:val="22"/>
            <w:szCs w:val="22"/>
          </w:rPr>
          <w:tab/>
        </w:r>
        <w:r w:rsidRPr="00C7374E">
          <w:rPr>
            <w:rStyle w:val="Hyperlink"/>
            <w:i/>
            <w:noProof/>
          </w:rPr>
          <w:t>Appendix A: Glossary</w:t>
        </w:r>
        <w:r>
          <w:rPr>
            <w:noProof/>
            <w:webHidden/>
          </w:rPr>
          <w:tab/>
        </w:r>
        <w:r>
          <w:rPr>
            <w:noProof/>
            <w:webHidden/>
          </w:rPr>
          <w:fldChar w:fldCharType="begin"/>
        </w:r>
        <w:r>
          <w:rPr>
            <w:noProof/>
            <w:webHidden/>
          </w:rPr>
          <w:instrText xml:space="preserve"> PAGEREF _Toc415658736 \h </w:instrText>
        </w:r>
        <w:r>
          <w:rPr>
            <w:noProof/>
            <w:webHidden/>
          </w:rPr>
        </w:r>
      </w:ins>
      <w:r>
        <w:rPr>
          <w:noProof/>
          <w:webHidden/>
        </w:rPr>
        <w:fldChar w:fldCharType="separate"/>
      </w:r>
      <w:ins w:id="142" w:author="Amy Byers" w:date="2015-04-01T13:36:00Z">
        <w:r>
          <w:rPr>
            <w:noProof/>
            <w:webHidden/>
          </w:rPr>
          <w:t>32</w:t>
        </w:r>
        <w:r>
          <w:rPr>
            <w:noProof/>
            <w:webHidden/>
          </w:rPr>
          <w:fldChar w:fldCharType="end"/>
        </w:r>
        <w:r w:rsidRPr="00C7374E">
          <w:rPr>
            <w:rStyle w:val="Hyperlink"/>
            <w:noProof/>
          </w:rPr>
          <w:fldChar w:fldCharType="end"/>
        </w:r>
      </w:ins>
    </w:p>
    <w:p w:rsidR="002B5A7B" w:rsidRPr="005223BC" w:rsidDel="000505A3" w:rsidRDefault="002B5A7B">
      <w:pPr>
        <w:pStyle w:val="TOC1"/>
        <w:rPr>
          <w:del w:id="143" w:author="Amy Byers" w:date="2015-04-01T13:36:00Z"/>
          <w:rFonts w:asciiTheme="minorHAnsi" w:eastAsiaTheme="minorEastAsia" w:hAnsiTheme="minorHAnsi" w:cstheme="minorBidi"/>
          <w:noProof/>
          <w:sz w:val="22"/>
          <w:szCs w:val="22"/>
        </w:rPr>
      </w:pPr>
      <w:del w:id="144" w:author="Amy Byers" w:date="2015-04-01T13:36:00Z">
        <w:r w:rsidRPr="000505A3" w:rsidDel="000505A3">
          <w:rPr>
            <w:i/>
            <w:noProof/>
          </w:rPr>
          <w:delText>1.</w:delText>
        </w:r>
        <w:r w:rsidRPr="005223BC" w:rsidDel="000505A3">
          <w:rPr>
            <w:rFonts w:asciiTheme="minorHAnsi" w:eastAsiaTheme="minorEastAsia" w:hAnsiTheme="minorHAnsi" w:cstheme="minorBidi"/>
            <w:noProof/>
            <w:sz w:val="22"/>
            <w:szCs w:val="22"/>
          </w:rPr>
          <w:tab/>
        </w:r>
        <w:r w:rsidRPr="000505A3" w:rsidDel="000505A3">
          <w:rPr>
            <w:i/>
            <w:noProof/>
          </w:rPr>
          <w:delText>Feature Overview</w:delText>
        </w:r>
        <w:r w:rsidRPr="005223BC" w:rsidDel="000505A3">
          <w:rPr>
            <w:noProof/>
            <w:webHidden/>
          </w:rPr>
          <w:tab/>
          <w:delText>3</w:delText>
        </w:r>
      </w:del>
    </w:p>
    <w:p w:rsidR="002B5A7B" w:rsidRPr="005223BC" w:rsidDel="000505A3" w:rsidRDefault="002B5A7B">
      <w:pPr>
        <w:pStyle w:val="TOC2"/>
        <w:rPr>
          <w:del w:id="145" w:author="Amy Byers" w:date="2015-04-01T13:36:00Z"/>
          <w:rFonts w:asciiTheme="minorHAnsi" w:eastAsiaTheme="minorEastAsia" w:hAnsiTheme="minorHAnsi" w:cstheme="minorBidi"/>
          <w:noProof/>
          <w:sz w:val="22"/>
          <w:szCs w:val="22"/>
        </w:rPr>
      </w:pPr>
      <w:del w:id="146" w:author="Amy Byers" w:date="2015-04-01T13:36:00Z">
        <w:r w:rsidRPr="000505A3" w:rsidDel="000505A3">
          <w:rPr>
            <w:noProof/>
          </w:rPr>
          <w:delText>1.1</w:delText>
        </w:r>
        <w:r w:rsidRPr="005223BC" w:rsidDel="000505A3">
          <w:rPr>
            <w:rFonts w:asciiTheme="minorHAnsi" w:eastAsiaTheme="minorEastAsia" w:hAnsiTheme="minorHAnsi" w:cstheme="minorBidi"/>
            <w:noProof/>
            <w:sz w:val="22"/>
            <w:szCs w:val="22"/>
          </w:rPr>
          <w:tab/>
        </w:r>
        <w:r w:rsidRPr="000505A3" w:rsidDel="000505A3">
          <w:rPr>
            <w:noProof/>
          </w:rPr>
          <w:delText>Feature Description</w:delText>
        </w:r>
        <w:r w:rsidRPr="005223BC" w:rsidDel="000505A3">
          <w:rPr>
            <w:noProof/>
            <w:webHidden/>
          </w:rPr>
          <w:tab/>
          <w:delText>3</w:delText>
        </w:r>
      </w:del>
    </w:p>
    <w:p w:rsidR="002B5A7B" w:rsidRPr="005223BC" w:rsidDel="000505A3" w:rsidRDefault="002B5A7B">
      <w:pPr>
        <w:pStyle w:val="TOC2"/>
        <w:rPr>
          <w:del w:id="147" w:author="Amy Byers" w:date="2015-04-01T13:36:00Z"/>
          <w:rFonts w:asciiTheme="minorHAnsi" w:eastAsiaTheme="minorEastAsia" w:hAnsiTheme="minorHAnsi" w:cstheme="minorBidi"/>
          <w:noProof/>
          <w:sz w:val="22"/>
          <w:szCs w:val="22"/>
        </w:rPr>
      </w:pPr>
      <w:del w:id="148" w:author="Amy Byers" w:date="2015-04-01T13:36:00Z">
        <w:r w:rsidRPr="000505A3" w:rsidDel="000505A3">
          <w:rPr>
            <w:noProof/>
          </w:rPr>
          <w:delText>1.2</w:delText>
        </w:r>
        <w:r w:rsidRPr="005223BC" w:rsidDel="000505A3">
          <w:rPr>
            <w:rFonts w:asciiTheme="minorHAnsi" w:eastAsiaTheme="minorEastAsia" w:hAnsiTheme="minorHAnsi" w:cstheme="minorBidi"/>
            <w:noProof/>
            <w:sz w:val="22"/>
            <w:szCs w:val="22"/>
          </w:rPr>
          <w:tab/>
        </w:r>
        <w:r w:rsidRPr="000505A3" w:rsidDel="000505A3">
          <w:rPr>
            <w:noProof/>
          </w:rPr>
          <w:delText>Assumptions</w:delText>
        </w:r>
        <w:r w:rsidRPr="005223BC" w:rsidDel="000505A3">
          <w:rPr>
            <w:noProof/>
            <w:webHidden/>
          </w:rPr>
          <w:tab/>
          <w:delText>3</w:delText>
        </w:r>
      </w:del>
    </w:p>
    <w:p w:rsidR="002B5A7B" w:rsidRPr="005223BC" w:rsidDel="000505A3" w:rsidRDefault="002B5A7B">
      <w:pPr>
        <w:pStyle w:val="TOC2"/>
        <w:rPr>
          <w:del w:id="149" w:author="Amy Byers" w:date="2015-04-01T13:36:00Z"/>
          <w:rFonts w:asciiTheme="minorHAnsi" w:eastAsiaTheme="minorEastAsia" w:hAnsiTheme="minorHAnsi" w:cstheme="minorBidi"/>
          <w:noProof/>
          <w:sz w:val="22"/>
          <w:szCs w:val="22"/>
        </w:rPr>
      </w:pPr>
      <w:del w:id="150" w:author="Amy Byers" w:date="2015-04-01T13:36:00Z">
        <w:r w:rsidRPr="000505A3" w:rsidDel="000505A3">
          <w:rPr>
            <w:noProof/>
          </w:rPr>
          <w:delText>1.3</w:delText>
        </w:r>
        <w:r w:rsidRPr="005223BC" w:rsidDel="000505A3">
          <w:rPr>
            <w:rFonts w:asciiTheme="minorHAnsi" w:eastAsiaTheme="minorEastAsia" w:hAnsiTheme="minorHAnsi" w:cstheme="minorBidi"/>
            <w:noProof/>
            <w:sz w:val="22"/>
            <w:szCs w:val="22"/>
          </w:rPr>
          <w:tab/>
        </w:r>
        <w:r w:rsidRPr="000505A3" w:rsidDel="000505A3">
          <w:rPr>
            <w:noProof/>
          </w:rPr>
          <w:delText>Parameters and System Settings</w:delText>
        </w:r>
        <w:r w:rsidRPr="005223BC" w:rsidDel="000505A3">
          <w:rPr>
            <w:noProof/>
            <w:webHidden/>
          </w:rPr>
          <w:tab/>
          <w:delText>3</w:delText>
        </w:r>
      </w:del>
    </w:p>
    <w:p w:rsidR="002B5A7B" w:rsidRPr="005223BC" w:rsidDel="000505A3" w:rsidRDefault="002B5A7B">
      <w:pPr>
        <w:pStyle w:val="TOC2"/>
        <w:rPr>
          <w:del w:id="151" w:author="Amy Byers" w:date="2015-04-01T13:36:00Z"/>
          <w:rFonts w:asciiTheme="minorHAnsi" w:eastAsiaTheme="minorEastAsia" w:hAnsiTheme="minorHAnsi" w:cstheme="minorBidi"/>
          <w:noProof/>
          <w:sz w:val="22"/>
          <w:szCs w:val="22"/>
        </w:rPr>
      </w:pPr>
      <w:del w:id="152" w:author="Amy Byers" w:date="2015-04-01T13:36:00Z">
        <w:r w:rsidRPr="000505A3" w:rsidDel="000505A3">
          <w:rPr>
            <w:noProof/>
          </w:rPr>
          <w:delText>1.4</w:delText>
        </w:r>
        <w:r w:rsidRPr="005223BC" w:rsidDel="000505A3">
          <w:rPr>
            <w:rFonts w:asciiTheme="minorHAnsi" w:eastAsiaTheme="minorEastAsia" w:hAnsiTheme="minorHAnsi" w:cstheme="minorBidi"/>
            <w:noProof/>
            <w:sz w:val="22"/>
            <w:szCs w:val="22"/>
          </w:rPr>
          <w:tab/>
        </w:r>
        <w:r w:rsidRPr="000505A3" w:rsidDel="000505A3">
          <w:rPr>
            <w:noProof/>
          </w:rPr>
          <w:delText>Interfaces</w:delText>
        </w:r>
        <w:r w:rsidRPr="005223BC" w:rsidDel="000505A3">
          <w:rPr>
            <w:noProof/>
            <w:webHidden/>
          </w:rPr>
          <w:tab/>
          <w:delText>3</w:delText>
        </w:r>
      </w:del>
    </w:p>
    <w:p w:rsidR="002B5A7B" w:rsidRPr="005223BC" w:rsidDel="000505A3" w:rsidRDefault="002B5A7B">
      <w:pPr>
        <w:pStyle w:val="TOC1"/>
        <w:rPr>
          <w:del w:id="153" w:author="Amy Byers" w:date="2015-04-01T13:36:00Z"/>
          <w:rFonts w:asciiTheme="minorHAnsi" w:eastAsiaTheme="minorEastAsia" w:hAnsiTheme="minorHAnsi" w:cstheme="minorBidi"/>
          <w:noProof/>
          <w:sz w:val="22"/>
          <w:szCs w:val="22"/>
        </w:rPr>
      </w:pPr>
      <w:del w:id="154" w:author="Amy Byers" w:date="2015-04-01T13:36:00Z">
        <w:r w:rsidRPr="000505A3" w:rsidDel="000505A3">
          <w:rPr>
            <w:i/>
            <w:noProof/>
          </w:rPr>
          <w:delText>2.</w:delText>
        </w:r>
        <w:r w:rsidRPr="005223BC" w:rsidDel="000505A3">
          <w:rPr>
            <w:rFonts w:asciiTheme="minorHAnsi" w:eastAsiaTheme="minorEastAsia" w:hAnsiTheme="minorHAnsi" w:cstheme="minorBidi"/>
            <w:noProof/>
            <w:sz w:val="22"/>
            <w:szCs w:val="22"/>
          </w:rPr>
          <w:tab/>
        </w:r>
        <w:r w:rsidRPr="000505A3" w:rsidDel="000505A3">
          <w:rPr>
            <w:i/>
            <w:noProof/>
          </w:rPr>
          <w:delText>USE CASE: Sell Warranty</w:delText>
        </w:r>
        <w:r w:rsidRPr="005223BC" w:rsidDel="000505A3">
          <w:rPr>
            <w:noProof/>
            <w:webHidden/>
          </w:rPr>
          <w:tab/>
          <w:delText>4</w:delText>
        </w:r>
      </w:del>
    </w:p>
    <w:p w:rsidR="002B5A7B" w:rsidRPr="005223BC" w:rsidDel="000505A3" w:rsidRDefault="002B5A7B">
      <w:pPr>
        <w:pStyle w:val="TOC2"/>
        <w:rPr>
          <w:del w:id="155" w:author="Amy Byers" w:date="2015-04-01T13:36:00Z"/>
          <w:rFonts w:asciiTheme="minorHAnsi" w:eastAsiaTheme="minorEastAsia" w:hAnsiTheme="minorHAnsi" w:cstheme="minorBidi"/>
          <w:noProof/>
          <w:sz w:val="22"/>
          <w:szCs w:val="22"/>
        </w:rPr>
      </w:pPr>
      <w:del w:id="156" w:author="Amy Byers" w:date="2015-04-01T13:36:00Z">
        <w:r w:rsidRPr="000505A3" w:rsidDel="000505A3">
          <w:rPr>
            <w:noProof/>
          </w:rPr>
          <w:delText>2.1</w:delText>
        </w:r>
        <w:r w:rsidRPr="005223BC" w:rsidDel="000505A3">
          <w:rPr>
            <w:rFonts w:asciiTheme="minorHAnsi" w:eastAsiaTheme="minorEastAsia" w:hAnsiTheme="minorHAnsi" w:cstheme="minorBidi"/>
            <w:noProof/>
            <w:sz w:val="22"/>
            <w:szCs w:val="22"/>
          </w:rPr>
          <w:tab/>
        </w:r>
        <w:r w:rsidRPr="000505A3" w:rsidDel="000505A3">
          <w:rPr>
            <w:noProof/>
          </w:rPr>
          <w:delText>Feature Flow</w:delText>
        </w:r>
        <w:r w:rsidRPr="005223BC" w:rsidDel="000505A3">
          <w:rPr>
            <w:noProof/>
            <w:webHidden/>
          </w:rPr>
          <w:tab/>
          <w:delText>4</w:delText>
        </w:r>
      </w:del>
    </w:p>
    <w:p w:rsidR="002B5A7B" w:rsidRPr="005223BC" w:rsidDel="000505A3" w:rsidRDefault="002B5A7B">
      <w:pPr>
        <w:pStyle w:val="TOC2"/>
        <w:rPr>
          <w:del w:id="157" w:author="Amy Byers" w:date="2015-04-01T13:36:00Z"/>
          <w:rFonts w:asciiTheme="minorHAnsi" w:eastAsiaTheme="minorEastAsia" w:hAnsiTheme="minorHAnsi" w:cstheme="minorBidi"/>
          <w:noProof/>
          <w:sz w:val="22"/>
          <w:szCs w:val="22"/>
        </w:rPr>
      </w:pPr>
      <w:del w:id="158" w:author="Amy Byers" w:date="2015-04-01T13:36:00Z">
        <w:r w:rsidRPr="000505A3" w:rsidDel="000505A3">
          <w:rPr>
            <w:noProof/>
          </w:rPr>
          <w:delText>2.2</w:delText>
        </w:r>
        <w:r w:rsidRPr="005223BC" w:rsidDel="000505A3">
          <w:rPr>
            <w:rFonts w:asciiTheme="minorHAnsi" w:eastAsiaTheme="minorEastAsia" w:hAnsiTheme="minorHAnsi" w:cstheme="minorBidi"/>
            <w:noProof/>
            <w:sz w:val="22"/>
            <w:szCs w:val="22"/>
          </w:rPr>
          <w:tab/>
        </w:r>
        <w:r w:rsidRPr="000505A3" w:rsidDel="000505A3">
          <w:rPr>
            <w:noProof/>
          </w:rPr>
          <w:delText>Precondition</w:delText>
        </w:r>
        <w:r w:rsidRPr="005223BC" w:rsidDel="000505A3">
          <w:rPr>
            <w:noProof/>
            <w:webHidden/>
          </w:rPr>
          <w:tab/>
          <w:delText>4</w:delText>
        </w:r>
      </w:del>
    </w:p>
    <w:p w:rsidR="002B5A7B" w:rsidRPr="005223BC" w:rsidDel="000505A3" w:rsidRDefault="002B5A7B">
      <w:pPr>
        <w:pStyle w:val="TOC2"/>
        <w:rPr>
          <w:del w:id="159" w:author="Amy Byers" w:date="2015-04-01T13:36:00Z"/>
          <w:rFonts w:asciiTheme="minorHAnsi" w:eastAsiaTheme="minorEastAsia" w:hAnsiTheme="minorHAnsi" w:cstheme="minorBidi"/>
          <w:noProof/>
          <w:sz w:val="22"/>
          <w:szCs w:val="22"/>
        </w:rPr>
      </w:pPr>
      <w:del w:id="160" w:author="Amy Byers" w:date="2015-04-01T13:36:00Z">
        <w:r w:rsidRPr="000505A3" w:rsidDel="000505A3">
          <w:rPr>
            <w:noProof/>
          </w:rPr>
          <w:delText>2.3</w:delText>
        </w:r>
        <w:r w:rsidRPr="005223BC" w:rsidDel="000505A3">
          <w:rPr>
            <w:rFonts w:asciiTheme="minorHAnsi" w:eastAsiaTheme="minorEastAsia" w:hAnsiTheme="minorHAnsi" w:cstheme="minorBidi"/>
            <w:noProof/>
            <w:sz w:val="22"/>
            <w:szCs w:val="22"/>
          </w:rPr>
          <w:tab/>
        </w:r>
        <w:r w:rsidRPr="000505A3" w:rsidDel="000505A3">
          <w:rPr>
            <w:noProof/>
          </w:rPr>
          <w:delText>Main Flow</w:delText>
        </w:r>
        <w:r w:rsidRPr="005223BC" w:rsidDel="000505A3">
          <w:rPr>
            <w:noProof/>
            <w:webHidden/>
          </w:rPr>
          <w:tab/>
          <w:delText>4</w:delText>
        </w:r>
      </w:del>
    </w:p>
    <w:p w:rsidR="002B5A7B" w:rsidRPr="005223BC" w:rsidDel="000505A3" w:rsidRDefault="002B5A7B">
      <w:pPr>
        <w:pStyle w:val="TOC2"/>
        <w:rPr>
          <w:del w:id="161" w:author="Amy Byers" w:date="2015-04-01T13:36:00Z"/>
          <w:rFonts w:asciiTheme="minorHAnsi" w:eastAsiaTheme="minorEastAsia" w:hAnsiTheme="minorHAnsi" w:cstheme="minorBidi"/>
          <w:noProof/>
          <w:sz w:val="22"/>
          <w:szCs w:val="22"/>
        </w:rPr>
      </w:pPr>
      <w:del w:id="162" w:author="Amy Byers" w:date="2015-04-01T13:36:00Z">
        <w:r w:rsidRPr="000505A3" w:rsidDel="000505A3">
          <w:rPr>
            <w:noProof/>
          </w:rPr>
          <w:delText>2.4</w:delText>
        </w:r>
        <w:r w:rsidRPr="005223BC" w:rsidDel="000505A3">
          <w:rPr>
            <w:rFonts w:asciiTheme="minorHAnsi" w:eastAsiaTheme="minorEastAsia" w:hAnsiTheme="minorHAnsi" w:cstheme="minorBidi"/>
            <w:noProof/>
            <w:sz w:val="22"/>
            <w:szCs w:val="22"/>
          </w:rPr>
          <w:tab/>
        </w:r>
        <w:r w:rsidRPr="000505A3" w:rsidDel="000505A3">
          <w:rPr>
            <w:noProof/>
          </w:rPr>
          <w:delText>Alternate Flows</w:delText>
        </w:r>
        <w:r w:rsidRPr="005223BC" w:rsidDel="000505A3">
          <w:rPr>
            <w:noProof/>
            <w:webHidden/>
          </w:rPr>
          <w:tab/>
          <w:delText>5</w:delText>
        </w:r>
      </w:del>
    </w:p>
    <w:p w:rsidR="002B5A7B" w:rsidRPr="005223BC" w:rsidDel="000505A3" w:rsidRDefault="002B5A7B">
      <w:pPr>
        <w:pStyle w:val="TOC2"/>
        <w:rPr>
          <w:del w:id="163" w:author="Amy Byers" w:date="2015-04-01T13:36:00Z"/>
          <w:rFonts w:asciiTheme="minorHAnsi" w:eastAsiaTheme="minorEastAsia" w:hAnsiTheme="minorHAnsi" w:cstheme="minorBidi"/>
          <w:noProof/>
          <w:sz w:val="22"/>
          <w:szCs w:val="22"/>
        </w:rPr>
      </w:pPr>
      <w:del w:id="164" w:author="Amy Byers" w:date="2015-04-01T13:36:00Z">
        <w:r w:rsidRPr="000505A3" w:rsidDel="000505A3">
          <w:rPr>
            <w:noProof/>
          </w:rPr>
          <w:delText>2.5</w:delText>
        </w:r>
        <w:r w:rsidRPr="005223BC" w:rsidDel="000505A3">
          <w:rPr>
            <w:rFonts w:asciiTheme="minorHAnsi" w:eastAsiaTheme="minorEastAsia" w:hAnsiTheme="minorHAnsi" w:cstheme="minorBidi"/>
            <w:noProof/>
            <w:sz w:val="22"/>
            <w:szCs w:val="22"/>
          </w:rPr>
          <w:tab/>
        </w:r>
        <w:r w:rsidRPr="000505A3" w:rsidDel="000505A3">
          <w:rPr>
            <w:noProof/>
          </w:rPr>
          <w:delText>Post Condition</w:delText>
        </w:r>
        <w:r w:rsidRPr="005223BC" w:rsidDel="000505A3">
          <w:rPr>
            <w:noProof/>
            <w:webHidden/>
          </w:rPr>
          <w:tab/>
          <w:delText>5</w:delText>
        </w:r>
      </w:del>
    </w:p>
    <w:p w:rsidR="002B5A7B" w:rsidRPr="005223BC" w:rsidDel="000505A3" w:rsidRDefault="002B5A7B">
      <w:pPr>
        <w:pStyle w:val="TOC2"/>
        <w:rPr>
          <w:del w:id="165" w:author="Amy Byers" w:date="2015-04-01T13:36:00Z"/>
          <w:rFonts w:asciiTheme="minorHAnsi" w:eastAsiaTheme="minorEastAsia" w:hAnsiTheme="minorHAnsi" w:cstheme="minorBidi"/>
          <w:noProof/>
          <w:sz w:val="22"/>
          <w:szCs w:val="22"/>
        </w:rPr>
      </w:pPr>
      <w:del w:id="166" w:author="Amy Byers" w:date="2015-04-01T13:36:00Z">
        <w:r w:rsidRPr="000505A3" w:rsidDel="000505A3">
          <w:rPr>
            <w:noProof/>
          </w:rPr>
          <w:delText>2.6</w:delText>
        </w:r>
        <w:r w:rsidRPr="005223BC" w:rsidDel="000505A3">
          <w:rPr>
            <w:rFonts w:asciiTheme="minorHAnsi" w:eastAsiaTheme="minorEastAsia" w:hAnsiTheme="minorHAnsi" w:cstheme="minorBidi"/>
            <w:noProof/>
            <w:sz w:val="22"/>
            <w:szCs w:val="22"/>
          </w:rPr>
          <w:tab/>
        </w:r>
        <w:r w:rsidRPr="000505A3" w:rsidDel="000505A3">
          <w:rPr>
            <w:noProof/>
          </w:rPr>
          <w:delText>Special Requirements</w:delText>
        </w:r>
        <w:r w:rsidRPr="005223BC" w:rsidDel="000505A3">
          <w:rPr>
            <w:noProof/>
            <w:webHidden/>
          </w:rPr>
          <w:tab/>
          <w:delText>5</w:delText>
        </w:r>
      </w:del>
    </w:p>
    <w:p w:rsidR="002B5A7B" w:rsidRPr="005223BC" w:rsidDel="000505A3" w:rsidRDefault="002B5A7B">
      <w:pPr>
        <w:pStyle w:val="TOC1"/>
        <w:rPr>
          <w:del w:id="167" w:author="Amy Byers" w:date="2015-04-01T13:36:00Z"/>
          <w:rFonts w:asciiTheme="minorHAnsi" w:eastAsiaTheme="minorEastAsia" w:hAnsiTheme="minorHAnsi" w:cstheme="minorBidi"/>
          <w:noProof/>
          <w:sz w:val="22"/>
          <w:szCs w:val="22"/>
        </w:rPr>
      </w:pPr>
      <w:del w:id="168" w:author="Amy Byers" w:date="2015-04-01T13:36:00Z">
        <w:r w:rsidRPr="000505A3" w:rsidDel="000505A3">
          <w:rPr>
            <w:i/>
            <w:noProof/>
          </w:rPr>
          <w:delText>3.</w:delText>
        </w:r>
        <w:r w:rsidRPr="005223BC" w:rsidDel="000505A3">
          <w:rPr>
            <w:rFonts w:asciiTheme="minorHAnsi" w:eastAsiaTheme="minorEastAsia" w:hAnsiTheme="minorHAnsi" w:cstheme="minorBidi"/>
            <w:noProof/>
            <w:sz w:val="22"/>
            <w:szCs w:val="22"/>
          </w:rPr>
          <w:tab/>
        </w:r>
        <w:r w:rsidRPr="000505A3" w:rsidDel="000505A3">
          <w:rPr>
            <w:i/>
            <w:noProof/>
          </w:rPr>
          <w:delText>USE CASE: Bundled Warranty</w:delText>
        </w:r>
        <w:r w:rsidRPr="005223BC" w:rsidDel="000505A3">
          <w:rPr>
            <w:noProof/>
            <w:webHidden/>
          </w:rPr>
          <w:tab/>
          <w:delText>7</w:delText>
        </w:r>
      </w:del>
    </w:p>
    <w:p w:rsidR="002B5A7B" w:rsidRPr="005223BC" w:rsidDel="000505A3" w:rsidRDefault="002B5A7B">
      <w:pPr>
        <w:pStyle w:val="TOC2"/>
        <w:rPr>
          <w:del w:id="169" w:author="Amy Byers" w:date="2015-04-01T13:36:00Z"/>
          <w:rFonts w:asciiTheme="minorHAnsi" w:eastAsiaTheme="minorEastAsia" w:hAnsiTheme="minorHAnsi" w:cstheme="minorBidi"/>
          <w:noProof/>
          <w:sz w:val="22"/>
          <w:szCs w:val="22"/>
        </w:rPr>
      </w:pPr>
      <w:del w:id="170" w:author="Amy Byers" w:date="2015-04-01T13:36:00Z">
        <w:r w:rsidRPr="000505A3" w:rsidDel="000505A3">
          <w:rPr>
            <w:noProof/>
          </w:rPr>
          <w:delText>3.1</w:delText>
        </w:r>
        <w:r w:rsidRPr="005223BC" w:rsidDel="000505A3">
          <w:rPr>
            <w:rFonts w:asciiTheme="minorHAnsi" w:eastAsiaTheme="minorEastAsia" w:hAnsiTheme="minorHAnsi" w:cstheme="minorBidi"/>
            <w:noProof/>
            <w:sz w:val="22"/>
            <w:szCs w:val="22"/>
          </w:rPr>
          <w:tab/>
        </w:r>
        <w:r w:rsidRPr="000505A3" w:rsidDel="000505A3">
          <w:rPr>
            <w:noProof/>
          </w:rPr>
          <w:delText>Feature Flow</w:delText>
        </w:r>
        <w:r w:rsidRPr="005223BC" w:rsidDel="000505A3">
          <w:rPr>
            <w:noProof/>
            <w:webHidden/>
          </w:rPr>
          <w:tab/>
          <w:delText>7</w:delText>
        </w:r>
      </w:del>
    </w:p>
    <w:p w:rsidR="002B5A7B" w:rsidRPr="005223BC" w:rsidDel="000505A3" w:rsidRDefault="002B5A7B">
      <w:pPr>
        <w:pStyle w:val="TOC2"/>
        <w:rPr>
          <w:del w:id="171" w:author="Amy Byers" w:date="2015-04-01T13:36:00Z"/>
          <w:rFonts w:asciiTheme="minorHAnsi" w:eastAsiaTheme="minorEastAsia" w:hAnsiTheme="minorHAnsi" w:cstheme="minorBidi"/>
          <w:noProof/>
          <w:sz w:val="22"/>
          <w:szCs w:val="22"/>
        </w:rPr>
      </w:pPr>
      <w:del w:id="172" w:author="Amy Byers" w:date="2015-04-01T13:36:00Z">
        <w:r w:rsidRPr="000505A3" w:rsidDel="000505A3">
          <w:rPr>
            <w:noProof/>
          </w:rPr>
          <w:delText>3.2</w:delText>
        </w:r>
        <w:r w:rsidRPr="005223BC" w:rsidDel="000505A3">
          <w:rPr>
            <w:rFonts w:asciiTheme="minorHAnsi" w:eastAsiaTheme="minorEastAsia" w:hAnsiTheme="minorHAnsi" w:cstheme="minorBidi"/>
            <w:noProof/>
            <w:sz w:val="22"/>
            <w:szCs w:val="22"/>
          </w:rPr>
          <w:tab/>
        </w:r>
        <w:r w:rsidRPr="000505A3" w:rsidDel="000505A3">
          <w:rPr>
            <w:noProof/>
          </w:rPr>
          <w:delText>Precondition</w:delText>
        </w:r>
        <w:r w:rsidRPr="005223BC" w:rsidDel="000505A3">
          <w:rPr>
            <w:noProof/>
            <w:webHidden/>
          </w:rPr>
          <w:tab/>
          <w:delText>7</w:delText>
        </w:r>
      </w:del>
    </w:p>
    <w:p w:rsidR="002B5A7B" w:rsidRPr="005223BC" w:rsidDel="000505A3" w:rsidRDefault="002B5A7B">
      <w:pPr>
        <w:pStyle w:val="TOC2"/>
        <w:rPr>
          <w:del w:id="173" w:author="Amy Byers" w:date="2015-04-01T13:36:00Z"/>
          <w:rFonts w:asciiTheme="minorHAnsi" w:eastAsiaTheme="minorEastAsia" w:hAnsiTheme="minorHAnsi" w:cstheme="minorBidi"/>
          <w:noProof/>
          <w:sz w:val="22"/>
          <w:szCs w:val="22"/>
        </w:rPr>
      </w:pPr>
      <w:del w:id="174" w:author="Amy Byers" w:date="2015-04-01T13:36:00Z">
        <w:r w:rsidRPr="000505A3" w:rsidDel="000505A3">
          <w:rPr>
            <w:noProof/>
          </w:rPr>
          <w:delText>3.3</w:delText>
        </w:r>
        <w:r w:rsidRPr="005223BC" w:rsidDel="000505A3">
          <w:rPr>
            <w:rFonts w:asciiTheme="minorHAnsi" w:eastAsiaTheme="minorEastAsia" w:hAnsiTheme="minorHAnsi" w:cstheme="minorBidi"/>
            <w:noProof/>
            <w:sz w:val="22"/>
            <w:szCs w:val="22"/>
          </w:rPr>
          <w:tab/>
        </w:r>
        <w:r w:rsidRPr="000505A3" w:rsidDel="000505A3">
          <w:rPr>
            <w:noProof/>
          </w:rPr>
          <w:delText>Main Flow</w:delText>
        </w:r>
        <w:r w:rsidRPr="005223BC" w:rsidDel="000505A3">
          <w:rPr>
            <w:noProof/>
            <w:webHidden/>
          </w:rPr>
          <w:tab/>
          <w:delText>7</w:delText>
        </w:r>
      </w:del>
    </w:p>
    <w:p w:rsidR="002B5A7B" w:rsidRPr="005223BC" w:rsidDel="000505A3" w:rsidRDefault="002B5A7B">
      <w:pPr>
        <w:pStyle w:val="TOC2"/>
        <w:rPr>
          <w:del w:id="175" w:author="Amy Byers" w:date="2015-04-01T13:36:00Z"/>
          <w:rFonts w:asciiTheme="minorHAnsi" w:eastAsiaTheme="minorEastAsia" w:hAnsiTheme="minorHAnsi" w:cstheme="minorBidi"/>
          <w:noProof/>
          <w:sz w:val="22"/>
          <w:szCs w:val="22"/>
        </w:rPr>
      </w:pPr>
      <w:del w:id="176" w:author="Amy Byers" w:date="2015-04-01T13:36:00Z">
        <w:r w:rsidRPr="000505A3" w:rsidDel="000505A3">
          <w:rPr>
            <w:noProof/>
          </w:rPr>
          <w:delText>3.4</w:delText>
        </w:r>
        <w:r w:rsidRPr="005223BC" w:rsidDel="000505A3">
          <w:rPr>
            <w:rFonts w:asciiTheme="minorHAnsi" w:eastAsiaTheme="minorEastAsia" w:hAnsiTheme="minorHAnsi" w:cstheme="minorBidi"/>
            <w:noProof/>
            <w:sz w:val="22"/>
            <w:szCs w:val="22"/>
          </w:rPr>
          <w:tab/>
        </w:r>
        <w:r w:rsidRPr="000505A3" w:rsidDel="000505A3">
          <w:rPr>
            <w:noProof/>
          </w:rPr>
          <w:delText>Alternate Flows</w:delText>
        </w:r>
        <w:r w:rsidRPr="005223BC" w:rsidDel="000505A3">
          <w:rPr>
            <w:noProof/>
            <w:webHidden/>
          </w:rPr>
          <w:tab/>
          <w:delText>8</w:delText>
        </w:r>
      </w:del>
    </w:p>
    <w:p w:rsidR="002B5A7B" w:rsidRPr="005223BC" w:rsidDel="000505A3" w:rsidRDefault="002B5A7B">
      <w:pPr>
        <w:pStyle w:val="TOC2"/>
        <w:rPr>
          <w:del w:id="177" w:author="Amy Byers" w:date="2015-04-01T13:36:00Z"/>
          <w:rFonts w:asciiTheme="minorHAnsi" w:eastAsiaTheme="minorEastAsia" w:hAnsiTheme="minorHAnsi" w:cstheme="minorBidi"/>
          <w:noProof/>
          <w:sz w:val="22"/>
          <w:szCs w:val="22"/>
        </w:rPr>
      </w:pPr>
      <w:del w:id="178" w:author="Amy Byers" w:date="2015-04-01T13:36:00Z">
        <w:r w:rsidRPr="000505A3" w:rsidDel="000505A3">
          <w:rPr>
            <w:noProof/>
          </w:rPr>
          <w:delText>3.5</w:delText>
        </w:r>
        <w:r w:rsidRPr="005223BC" w:rsidDel="000505A3">
          <w:rPr>
            <w:rFonts w:asciiTheme="minorHAnsi" w:eastAsiaTheme="minorEastAsia" w:hAnsiTheme="minorHAnsi" w:cstheme="minorBidi"/>
            <w:noProof/>
            <w:sz w:val="22"/>
            <w:szCs w:val="22"/>
          </w:rPr>
          <w:tab/>
        </w:r>
        <w:r w:rsidRPr="000505A3" w:rsidDel="000505A3">
          <w:rPr>
            <w:noProof/>
          </w:rPr>
          <w:delText>Post Condition</w:delText>
        </w:r>
        <w:r w:rsidRPr="005223BC" w:rsidDel="000505A3">
          <w:rPr>
            <w:noProof/>
            <w:webHidden/>
          </w:rPr>
          <w:tab/>
          <w:delText>9</w:delText>
        </w:r>
      </w:del>
    </w:p>
    <w:p w:rsidR="002B5A7B" w:rsidRPr="005223BC" w:rsidDel="000505A3" w:rsidRDefault="002B5A7B">
      <w:pPr>
        <w:pStyle w:val="TOC2"/>
        <w:rPr>
          <w:del w:id="179" w:author="Amy Byers" w:date="2015-04-01T13:36:00Z"/>
          <w:rFonts w:asciiTheme="minorHAnsi" w:eastAsiaTheme="minorEastAsia" w:hAnsiTheme="minorHAnsi" w:cstheme="minorBidi"/>
          <w:noProof/>
          <w:sz w:val="22"/>
          <w:szCs w:val="22"/>
        </w:rPr>
      </w:pPr>
      <w:del w:id="180" w:author="Amy Byers" w:date="2015-04-01T13:36:00Z">
        <w:r w:rsidRPr="000505A3" w:rsidDel="000505A3">
          <w:rPr>
            <w:noProof/>
          </w:rPr>
          <w:delText>3.6</w:delText>
        </w:r>
        <w:r w:rsidRPr="005223BC" w:rsidDel="000505A3">
          <w:rPr>
            <w:rFonts w:asciiTheme="minorHAnsi" w:eastAsiaTheme="minorEastAsia" w:hAnsiTheme="minorHAnsi" w:cstheme="minorBidi"/>
            <w:noProof/>
            <w:sz w:val="22"/>
            <w:szCs w:val="22"/>
          </w:rPr>
          <w:tab/>
        </w:r>
        <w:r w:rsidRPr="000505A3" w:rsidDel="000505A3">
          <w:rPr>
            <w:noProof/>
          </w:rPr>
          <w:delText>Special Requirements</w:delText>
        </w:r>
        <w:r w:rsidRPr="005223BC" w:rsidDel="000505A3">
          <w:rPr>
            <w:noProof/>
            <w:webHidden/>
          </w:rPr>
          <w:tab/>
          <w:delText>9</w:delText>
        </w:r>
      </w:del>
    </w:p>
    <w:p w:rsidR="002B5A7B" w:rsidRPr="005223BC" w:rsidDel="000505A3" w:rsidRDefault="002B5A7B">
      <w:pPr>
        <w:pStyle w:val="TOC1"/>
        <w:rPr>
          <w:del w:id="181" w:author="Amy Byers" w:date="2015-04-01T13:36:00Z"/>
          <w:rFonts w:asciiTheme="minorHAnsi" w:eastAsiaTheme="minorEastAsia" w:hAnsiTheme="minorHAnsi" w:cstheme="minorBidi"/>
          <w:noProof/>
          <w:sz w:val="22"/>
          <w:szCs w:val="22"/>
        </w:rPr>
      </w:pPr>
      <w:del w:id="182" w:author="Amy Byers" w:date="2015-04-01T13:36:00Z">
        <w:r w:rsidRPr="000505A3" w:rsidDel="000505A3">
          <w:rPr>
            <w:i/>
            <w:noProof/>
          </w:rPr>
          <w:delText>4.</w:delText>
        </w:r>
        <w:r w:rsidRPr="005223BC" w:rsidDel="000505A3">
          <w:rPr>
            <w:rFonts w:asciiTheme="minorHAnsi" w:eastAsiaTheme="minorEastAsia" w:hAnsiTheme="minorHAnsi" w:cstheme="minorBidi"/>
            <w:noProof/>
            <w:sz w:val="22"/>
            <w:szCs w:val="22"/>
          </w:rPr>
          <w:tab/>
        </w:r>
        <w:r w:rsidRPr="000505A3" w:rsidDel="000505A3">
          <w:rPr>
            <w:i/>
            <w:noProof/>
          </w:rPr>
          <w:delText>USE CASE: Standalone Warranty</w:delText>
        </w:r>
        <w:r w:rsidRPr="005223BC" w:rsidDel="000505A3">
          <w:rPr>
            <w:noProof/>
            <w:webHidden/>
          </w:rPr>
          <w:tab/>
          <w:delText>10</w:delText>
        </w:r>
      </w:del>
    </w:p>
    <w:p w:rsidR="002B5A7B" w:rsidRPr="005223BC" w:rsidDel="000505A3" w:rsidRDefault="002B5A7B">
      <w:pPr>
        <w:pStyle w:val="TOC2"/>
        <w:rPr>
          <w:del w:id="183" w:author="Amy Byers" w:date="2015-04-01T13:36:00Z"/>
          <w:rFonts w:asciiTheme="minorHAnsi" w:eastAsiaTheme="minorEastAsia" w:hAnsiTheme="minorHAnsi" w:cstheme="minorBidi"/>
          <w:noProof/>
          <w:sz w:val="22"/>
          <w:szCs w:val="22"/>
        </w:rPr>
      </w:pPr>
      <w:del w:id="184" w:author="Amy Byers" w:date="2015-04-01T13:36:00Z">
        <w:r w:rsidRPr="000505A3" w:rsidDel="000505A3">
          <w:rPr>
            <w:noProof/>
          </w:rPr>
          <w:delText>4.1</w:delText>
        </w:r>
        <w:r w:rsidRPr="005223BC" w:rsidDel="000505A3">
          <w:rPr>
            <w:rFonts w:asciiTheme="minorHAnsi" w:eastAsiaTheme="minorEastAsia" w:hAnsiTheme="minorHAnsi" w:cstheme="minorBidi"/>
            <w:noProof/>
            <w:sz w:val="22"/>
            <w:szCs w:val="22"/>
          </w:rPr>
          <w:tab/>
        </w:r>
        <w:r w:rsidRPr="000505A3" w:rsidDel="000505A3">
          <w:rPr>
            <w:noProof/>
          </w:rPr>
          <w:delText>Feature Flow</w:delText>
        </w:r>
        <w:r w:rsidRPr="005223BC" w:rsidDel="000505A3">
          <w:rPr>
            <w:noProof/>
            <w:webHidden/>
          </w:rPr>
          <w:tab/>
          <w:delText>10</w:delText>
        </w:r>
      </w:del>
    </w:p>
    <w:p w:rsidR="002B5A7B" w:rsidRPr="005223BC" w:rsidDel="000505A3" w:rsidRDefault="002B5A7B">
      <w:pPr>
        <w:pStyle w:val="TOC2"/>
        <w:rPr>
          <w:del w:id="185" w:author="Amy Byers" w:date="2015-04-01T13:36:00Z"/>
          <w:rFonts w:asciiTheme="minorHAnsi" w:eastAsiaTheme="minorEastAsia" w:hAnsiTheme="minorHAnsi" w:cstheme="minorBidi"/>
          <w:noProof/>
          <w:sz w:val="22"/>
          <w:szCs w:val="22"/>
        </w:rPr>
      </w:pPr>
      <w:del w:id="186" w:author="Amy Byers" w:date="2015-04-01T13:36:00Z">
        <w:r w:rsidRPr="000505A3" w:rsidDel="000505A3">
          <w:rPr>
            <w:noProof/>
          </w:rPr>
          <w:delText>4.2</w:delText>
        </w:r>
        <w:r w:rsidRPr="005223BC" w:rsidDel="000505A3">
          <w:rPr>
            <w:rFonts w:asciiTheme="minorHAnsi" w:eastAsiaTheme="minorEastAsia" w:hAnsiTheme="minorHAnsi" w:cstheme="minorBidi"/>
            <w:noProof/>
            <w:sz w:val="22"/>
            <w:szCs w:val="22"/>
          </w:rPr>
          <w:tab/>
        </w:r>
        <w:r w:rsidRPr="000505A3" w:rsidDel="000505A3">
          <w:rPr>
            <w:noProof/>
          </w:rPr>
          <w:delText>Precondition</w:delText>
        </w:r>
        <w:r w:rsidRPr="005223BC" w:rsidDel="000505A3">
          <w:rPr>
            <w:noProof/>
            <w:webHidden/>
          </w:rPr>
          <w:tab/>
          <w:delText>10</w:delText>
        </w:r>
      </w:del>
    </w:p>
    <w:p w:rsidR="002B5A7B" w:rsidRPr="005223BC" w:rsidDel="000505A3" w:rsidRDefault="002B5A7B">
      <w:pPr>
        <w:pStyle w:val="TOC2"/>
        <w:rPr>
          <w:del w:id="187" w:author="Amy Byers" w:date="2015-04-01T13:36:00Z"/>
          <w:rFonts w:asciiTheme="minorHAnsi" w:eastAsiaTheme="minorEastAsia" w:hAnsiTheme="minorHAnsi" w:cstheme="minorBidi"/>
          <w:noProof/>
          <w:sz w:val="22"/>
          <w:szCs w:val="22"/>
        </w:rPr>
      </w:pPr>
      <w:del w:id="188" w:author="Amy Byers" w:date="2015-04-01T13:36:00Z">
        <w:r w:rsidRPr="000505A3" w:rsidDel="000505A3">
          <w:rPr>
            <w:noProof/>
          </w:rPr>
          <w:delText>4.3</w:delText>
        </w:r>
        <w:r w:rsidRPr="005223BC" w:rsidDel="000505A3">
          <w:rPr>
            <w:rFonts w:asciiTheme="minorHAnsi" w:eastAsiaTheme="minorEastAsia" w:hAnsiTheme="minorHAnsi" w:cstheme="minorBidi"/>
            <w:noProof/>
            <w:sz w:val="22"/>
            <w:szCs w:val="22"/>
          </w:rPr>
          <w:tab/>
        </w:r>
        <w:r w:rsidRPr="000505A3" w:rsidDel="000505A3">
          <w:rPr>
            <w:noProof/>
          </w:rPr>
          <w:delText>Main Flow</w:delText>
        </w:r>
        <w:r w:rsidRPr="005223BC" w:rsidDel="000505A3">
          <w:rPr>
            <w:noProof/>
            <w:webHidden/>
          </w:rPr>
          <w:tab/>
          <w:delText>10</w:delText>
        </w:r>
      </w:del>
    </w:p>
    <w:p w:rsidR="002B5A7B" w:rsidRPr="005223BC" w:rsidDel="000505A3" w:rsidRDefault="002B5A7B">
      <w:pPr>
        <w:pStyle w:val="TOC2"/>
        <w:rPr>
          <w:del w:id="189" w:author="Amy Byers" w:date="2015-04-01T13:36:00Z"/>
          <w:rFonts w:asciiTheme="minorHAnsi" w:eastAsiaTheme="minorEastAsia" w:hAnsiTheme="minorHAnsi" w:cstheme="minorBidi"/>
          <w:noProof/>
          <w:sz w:val="22"/>
          <w:szCs w:val="22"/>
        </w:rPr>
      </w:pPr>
      <w:del w:id="190" w:author="Amy Byers" w:date="2015-04-01T13:36:00Z">
        <w:r w:rsidRPr="000505A3" w:rsidDel="000505A3">
          <w:rPr>
            <w:noProof/>
          </w:rPr>
          <w:delText>4.4</w:delText>
        </w:r>
        <w:r w:rsidRPr="005223BC" w:rsidDel="000505A3">
          <w:rPr>
            <w:rFonts w:asciiTheme="minorHAnsi" w:eastAsiaTheme="minorEastAsia" w:hAnsiTheme="minorHAnsi" w:cstheme="minorBidi"/>
            <w:noProof/>
            <w:sz w:val="22"/>
            <w:szCs w:val="22"/>
          </w:rPr>
          <w:tab/>
        </w:r>
        <w:r w:rsidRPr="000505A3" w:rsidDel="000505A3">
          <w:rPr>
            <w:noProof/>
          </w:rPr>
          <w:delText>Alternate Flows</w:delText>
        </w:r>
        <w:r w:rsidRPr="005223BC" w:rsidDel="000505A3">
          <w:rPr>
            <w:noProof/>
            <w:webHidden/>
          </w:rPr>
          <w:tab/>
          <w:delText>11</w:delText>
        </w:r>
      </w:del>
    </w:p>
    <w:p w:rsidR="002B5A7B" w:rsidRPr="005223BC" w:rsidDel="000505A3" w:rsidRDefault="002B5A7B">
      <w:pPr>
        <w:pStyle w:val="TOC2"/>
        <w:rPr>
          <w:del w:id="191" w:author="Amy Byers" w:date="2015-04-01T13:36:00Z"/>
          <w:rFonts w:asciiTheme="minorHAnsi" w:eastAsiaTheme="minorEastAsia" w:hAnsiTheme="minorHAnsi" w:cstheme="minorBidi"/>
          <w:noProof/>
          <w:sz w:val="22"/>
          <w:szCs w:val="22"/>
        </w:rPr>
      </w:pPr>
      <w:del w:id="192" w:author="Amy Byers" w:date="2015-04-01T13:36:00Z">
        <w:r w:rsidRPr="000505A3" w:rsidDel="000505A3">
          <w:rPr>
            <w:noProof/>
          </w:rPr>
          <w:delText>4.5</w:delText>
        </w:r>
        <w:r w:rsidRPr="005223BC" w:rsidDel="000505A3">
          <w:rPr>
            <w:rFonts w:asciiTheme="minorHAnsi" w:eastAsiaTheme="minorEastAsia" w:hAnsiTheme="minorHAnsi" w:cstheme="minorBidi"/>
            <w:noProof/>
            <w:sz w:val="22"/>
            <w:szCs w:val="22"/>
          </w:rPr>
          <w:tab/>
        </w:r>
        <w:r w:rsidRPr="000505A3" w:rsidDel="000505A3">
          <w:rPr>
            <w:noProof/>
          </w:rPr>
          <w:delText>Post Condition</w:delText>
        </w:r>
        <w:r w:rsidRPr="005223BC" w:rsidDel="000505A3">
          <w:rPr>
            <w:noProof/>
            <w:webHidden/>
          </w:rPr>
          <w:tab/>
          <w:delText>12</w:delText>
        </w:r>
      </w:del>
    </w:p>
    <w:p w:rsidR="002B5A7B" w:rsidRPr="005223BC" w:rsidDel="000505A3" w:rsidRDefault="002B5A7B">
      <w:pPr>
        <w:pStyle w:val="TOC2"/>
        <w:rPr>
          <w:del w:id="193" w:author="Amy Byers" w:date="2015-04-01T13:36:00Z"/>
          <w:rFonts w:asciiTheme="minorHAnsi" w:eastAsiaTheme="minorEastAsia" w:hAnsiTheme="minorHAnsi" w:cstheme="minorBidi"/>
          <w:noProof/>
          <w:sz w:val="22"/>
          <w:szCs w:val="22"/>
        </w:rPr>
      </w:pPr>
      <w:del w:id="194" w:author="Amy Byers" w:date="2015-04-01T13:36:00Z">
        <w:r w:rsidRPr="000505A3" w:rsidDel="000505A3">
          <w:rPr>
            <w:noProof/>
          </w:rPr>
          <w:delText>4.6</w:delText>
        </w:r>
        <w:r w:rsidRPr="005223BC" w:rsidDel="000505A3">
          <w:rPr>
            <w:rFonts w:asciiTheme="minorHAnsi" w:eastAsiaTheme="minorEastAsia" w:hAnsiTheme="minorHAnsi" w:cstheme="minorBidi"/>
            <w:noProof/>
            <w:sz w:val="22"/>
            <w:szCs w:val="22"/>
          </w:rPr>
          <w:tab/>
        </w:r>
        <w:r w:rsidRPr="000505A3" w:rsidDel="000505A3">
          <w:rPr>
            <w:noProof/>
          </w:rPr>
          <w:delText>Special Requirements</w:delText>
        </w:r>
        <w:r w:rsidRPr="005223BC" w:rsidDel="000505A3">
          <w:rPr>
            <w:noProof/>
            <w:webHidden/>
          </w:rPr>
          <w:tab/>
          <w:delText>12</w:delText>
        </w:r>
      </w:del>
    </w:p>
    <w:p w:rsidR="002B5A7B" w:rsidRPr="005223BC" w:rsidDel="000505A3" w:rsidRDefault="002B5A7B">
      <w:pPr>
        <w:pStyle w:val="TOC1"/>
        <w:rPr>
          <w:del w:id="195" w:author="Amy Byers" w:date="2015-04-01T13:36:00Z"/>
          <w:rFonts w:asciiTheme="minorHAnsi" w:eastAsiaTheme="minorEastAsia" w:hAnsiTheme="minorHAnsi" w:cstheme="minorBidi"/>
          <w:noProof/>
          <w:sz w:val="22"/>
          <w:szCs w:val="22"/>
        </w:rPr>
      </w:pPr>
      <w:del w:id="196" w:author="Amy Byers" w:date="2015-04-01T13:36:00Z">
        <w:r w:rsidRPr="000505A3" w:rsidDel="000505A3">
          <w:rPr>
            <w:i/>
            <w:noProof/>
          </w:rPr>
          <w:delText>5.</w:delText>
        </w:r>
        <w:r w:rsidRPr="005223BC" w:rsidDel="000505A3">
          <w:rPr>
            <w:rFonts w:asciiTheme="minorHAnsi" w:eastAsiaTheme="minorEastAsia" w:hAnsiTheme="minorHAnsi" w:cstheme="minorBidi"/>
            <w:noProof/>
            <w:sz w:val="22"/>
            <w:szCs w:val="22"/>
          </w:rPr>
          <w:tab/>
        </w:r>
        <w:r w:rsidRPr="000505A3" w:rsidDel="000505A3">
          <w:rPr>
            <w:i/>
            <w:noProof/>
          </w:rPr>
          <w:delText>Supplemental Specifications</w:delText>
        </w:r>
        <w:r w:rsidRPr="005223BC" w:rsidDel="000505A3">
          <w:rPr>
            <w:noProof/>
            <w:webHidden/>
          </w:rPr>
          <w:tab/>
          <w:delText>12</w:delText>
        </w:r>
      </w:del>
    </w:p>
    <w:p w:rsidR="002B5A7B" w:rsidRPr="005223BC" w:rsidDel="000505A3" w:rsidRDefault="002B5A7B">
      <w:pPr>
        <w:pStyle w:val="TOC2"/>
        <w:rPr>
          <w:del w:id="197" w:author="Amy Byers" w:date="2015-04-01T13:36:00Z"/>
          <w:rFonts w:asciiTheme="minorHAnsi" w:eastAsiaTheme="minorEastAsia" w:hAnsiTheme="minorHAnsi" w:cstheme="minorBidi"/>
          <w:noProof/>
          <w:sz w:val="22"/>
          <w:szCs w:val="22"/>
        </w:rPr>
      </w:pPr>
      <w:del w:id="198" w:author="Amy Byers" w:date="2015-04-01T13:36:00Z">
        <w:r w:rsidRPr="000505A3" w:rsidDel="000505A3">
          <w:rPr>
            <w:noProof/>
          </w:rPr>
          <w:delText>5.1</w:delText>
        </w:r>
        <w:r w:rsidRPr="005223BC" w:rsidDel="000505A3">
          <w:rPr>
            <w:rFonts w:asciiTheme="minorHAnsi" w:eastAsiaTheme="minorEastAsia" w:hAnsiTheme="minorHAnsi" w:cstheme="minorBidi"/>
            <w:noProof/>
            <w:sz w:val="22"/>
            <w:szCs w:val="22"/>
          </w:rPr>
          <w:tab/>
        </w:r>
        <w:r w:rsidRPr="000505A3" w:rsidDel="000505A3">
          <w:rPr>
            <w:noProof/>
          </w:rPr>
          <w:delText>Customer Feature</w:delText>
        </w:r>
        <w:r w:rsidRPr="005223BC" w:rsidDel="000505A3">
          <w:rPr>
            <w:noProof/>
            <w:webHidden/>
          </w:rPr>
          <w:tab/>
          <w:delText>12</w:delText>
        </w:r>
      </w:del>
    </w:p>
    <w:p w:rsidR="002B5A7B" w:rsidRPr="005223BC" w:rsidDel="000505A3" w:rsidRDefault="002B5A7B">
      <w:pPr>
        <w:pStyle w:val="TOC2"/>
        <w:rPr>
          <w:del w:id="199" w:author="Amy Byers" w:date="2015-04-01T13:36:00Z"/>
          <w:rFonts w:asciiTheme="minorHAnsi" w:eastAsiaTheme="minorEastAsia" w:hAnsiTheme="minorHAnsi" w:cstheme="minorBidi"/>
          <w:noProof/>
          <w:sz w:val="22"/>
          <w:szCs w:val="22"/>
        </w:rPr>
      </w:pPr>
      <w:del w:id="200" w:author="Amy Byers" w:date="2015-04-01T13:36:00Z">
        <w:r w:rsidRPr="000505A3" w:rsidDel="000505A3">
          <w:rPr>
            <w:noProof/>
          </w:rPr>
          <w:delText>5.2</w:delText>
        </w:r>
        <w:r w:rsidRPr="005223BC" w:rsidDel="000505A3">
          <w:rPr>
            <w:rFonts w:asciiTheme="minorHAnsi" w:eastAsiaTheme="minorEastAsia" w:hAnsiTheme="minorHAnsi" w:cstheme="minorBidi"/>
            <w:noProof/>
            <w:sz w:val="22"/>
            <w:szCs w:val="22"/>
          </w:rPr>
          <w:tab/>
        </w:r>
        <w:r w:rsidRPr="000505A3" w:rsidDel="000505A3">
          <w:rPr>
            <w:noProof/>
          </w:rPr>
          <w:delText>Electronic Journal</w:delText>
        </w:r>
        <w:r w:rsidRPr="005223BC" w:rsidDel="000505A3">
          <w:rPr>
            <w:noProof/>
            <w:webHidden/>
          </w:rPr>
          <w:tab/>
          <w:delText>12</w:delText>
        </w:r>
      </w:del>
    </w:p>
    <w:p w:rsidR="002B5A7B" w:rsidRPr="005223BC" w:rsidDel="000505A3" w:rsidRDefault="002B5A7B">
      <w:pPr>
        <w:pStyle w:val="TOC2"/>
        <w:rPr>
          <w:del w:id="201" w:author="Amy Byers" w:date="2015-04-01T13:36:00Z"/>
          <w:rFonts w:asciiTheme="minorHAnsi" w:eastAsiaTheme="minorEastAsia" w:hAnsiTheme="minorHAnsi" w:cstheme="minorBidi"/>
          <w:noProof/>
          <w:sz w:val="22"/>
          <w:szCs w:val="22"/>
        </w:rPr>
      </w:pPr>
      <w:del w:id="202" w:author="Amy Byers" w:date="2015-04-01T13:36:00Z">
        <w:r w:rsidRPr="000505A3" w:rsidDel="000505A3">
          <w:rPr>
            <w:noProof/>
          </w:rPr>
          <w:delText>5.3</w:delText>
        </w:r>
        <w:r w:rsidRPr="005223BC" w:rsidDel="000505A3">
          <w:rPr>
            <w:rFonts w:asciiTheme="minorHAnsi" w:eastAsiaTheme="minorEastAsia" w:hAnsiTheme="minorHAnsi" w:cstheme="minorBidi"/>
            <w:noProof/>
            <w:sz w:val="22"/>
            <w:szCs w:val="22"/>
          </w:rPr>
          <w:tab/>
        </w:r>
        <w:r w:rsidRPr="000505A3" w:rsidDel="000505A3">
          <w:rPr>
            <w:noProof/>
          </w:rPr>
          <w:delText>Manager Override Feature</w:delText>
        </w:r>
        <w:r w:rsidRPr="005223BC" w:rsidDel="000505A3">
          <w:rPr>
            <w:noProof/>
            <w:webHidden/>
          </w:rPr>
          <w:tab/>
          <w:delText>12</w:delText>
        </w:r>
      </w:del>
    </w:p>
    <w:p w:rsidR="002B5A7B" w:rsidRPr="005223BC" w:rsidDel="000505A3" w:rsidRDefault="002B5A7B">
      <w:pPr>
        <w:pStyle w:val="TOC2"/>
        <w:rPr>
          <w:del w:id="203" w:author="Amy Byers" w:date="2015-04-01T13:36:00Z"/>
          <w:rFonts w:asciiTheme="minorHAnsi" w:eastAsiaTheme="minorEastAsia" w:hAnsiTheme="minorHAnsi" w:cstheme="minorBidi"/>
          <w:noProof/>
          <w:sz w:val="22"/>
          <w:szCs w:val="22"/>
        </w:rPr>
      </w:pPr>
      <w:del w:id="204" w:author="Amy Byers" w:date="2015-04-01T13:36:00Z">
        <w:r w:rsidRPr="000505A3" w:rsidDel="000505A3">
          <w:rPr>
            <w:noProof/>
          </w:rPr>
          <w:delText>5.4</w:delText>
        </w:r>
        <w:r w:rsidRPr="005223BC" w:rsidDel="000505A3">
          <w:rPr>
            <w:rFonts w:asciiTheme="minorHAnsi" w:eastAsiaTheme="minorEastAsia" w:hAnsiTheme="minorHAnsi" w:cstheme="minorBidi"/>
            <w:noProof/>
            <w:sz w:val="22"/>
            <w:szCs w:val="22"/>
          </w:rPr>
          <w:tab/>
        </w:r>
        <w:r w:rsidRPr="000505A3" w:rsidDel="000505A3">
          <w:rPr>
            <w:noProof/>
          </w:rPr>
          <w:delText>POSLog</w:delText>
        </w:r>
        <w:r w:rsidRPr="005223BC" w:rsidDel="000505A3">
          <w:rPr>
            <w:noProof/>
            <w:webHidden/>
          </w:rPr>
          <w:tab/>
          <w:delText>12</w:delText>
        </w:r>
      </w:del>
    </w:p>
    <w:p w:rsidR="002B5A7B" w:rsidRPr="005223BC" w:rsidDel="000505A3" w:rsidRDefault="002B5A7B">
      <w:pPr>
        <w:pStyle w:val="TOC2"/>
        <w:rPr>
          <w:del w:id="205" w:author="Amy Byers" w:date="2015-04-01T13:36:00Z"/>
          <w:rFonts w:asciiTheme="minorHAnsi" w:eastAsiaTheme="minorEastAsia" w:hAnsiTheme="minorHAnsi" w:cstheme="minorBidi"/>
          <w:noProof/>
          <w:sz w:val="22"/>
          <w:szCs w:val="22"/>
        </w:rPr>
      </w:pPr>
      <w:del w:id="206" w:author="Amy Byers" w:date="2015-04-01T13:36:00Z">
        <w:r w:rsidRPr="000505A3" w:rsidDel="000505A3">
          <w:rPr>
            <w:noProof/>
          </w:rPr>
          <w:delText>5.5</w:delText>
        </w:r>
        <w:r w:rsidRPr="005223BC" w:rsidDel="000505A3">
          <w:rPr>
            <w:rFonts w:asciiTheme="minorHAnsi" w:eastAsiaTheme="minorEastAsia" w:hAnsiTheme="minorHAnsi" w:cstheme="minorBidi"/>
            <w:noProof/>
            <w:sz w:val="22"/>
            <w:szCs w:val="22"/>
          </w:rPr>
          <w:tab/>
        </w:r>
        <w:r w:rsidRPr="000505A3" w:rsidDel="000505A3">
          <w:rPr>
            <w:noProof/>
          </w:rPr>
          <w:delText>Printed Receipts</w:delText>
        </w:r>
        <w:r w:rsidRPr="005223BC" w:rsidDel="000505A3">
          <w:rPr>
            <w:noProof/>
            <w:webHidden/>
          </w:rPr>
          <w:tab/>
          <w:delText>12</w:delText>
        </w:r>
      </w:del>
    </w:p>
    <w:p w:rsidR="002B5A7B" w:rsidRPr="005223BC" w:rsidDel="000505A3" w:rsidRDefault="002B5A7B">
      <w:pPr>
        <w:pStyle w:val="TOC2"/>
        <w:rPr>
          <w:del w:id="207" w:author="Amy Byers" w:date="2015-04-01T13:36:00Z"/>
          <w:rFonts w:asciiTheme="minorHAnsi" w:eastAsiaTheme="minorEastAsia" w:hAnsiTheme="minorHAnsi" w:cstheme="minorBidi"/>
          <w:noProof/>
          <w:sz w:val="22"/>
          <w:szCs w:val="22"/>
        </w:rPr>
      </w:pPr>
      <w:del w:id="208" w:author="Amy Byers" w:date="2015-04-01T13:36:00Z">
        <w:r w:rsidRPr="000505A3" w:rsidDel="000505A3">
          <w:rPr>
            <w:noProof/>
          </w:rPr>
          <w:delText>5.6</w:delText>
        </w:r>
        <w:r w:rsidRPr="005223BC" w:rsidDel="000505A3">
          <w:rPr>
            <w:rFonts w:asciiTheme="minorHAnsi" w:eastAsiaTheme="minorEastAsia" w:hAnsiTheme="minorHAnsi" w:cstheme="minorBidi"/>
            <w:noProof/>
            <w:sz w:val="22"/>
            <w:szCs w:val="22"/>
          </w:rPr>
          <w:tab/>
        </w:r>
        <w:r w:rsidRPr="000505A3" w:rsidDel="000505A3">
          <w:rPr>
            <w:noProof/>
          </w:rPr>
          <w:delText>Related Item Feature</w:delText>
        </w:r>
        <w:r w:rsidRPr="005223BC" w:rsidDel="000505A3">
          <w:rPr>
            <w:noProof/>
            <w:webHidden/>
          </w:rPr>
          <w:tab/>
          <w:delText>12</w:delText>
        </w:r>
      </w:del>
    </w:p>
    <w:p w:rsidR="002B5A7B" w:rsidRPr="005223BC" w:rsidDel="000505A3" w:rsidRDefault="002B5A7B">
      <w:pPr>
        <w:pStyle w:val="TOC2"/>
        <w:rPr>
          <w:del w:id="209" w:author="Amy Byers" w:date="2015-04-01T13:36:00Z"/>
          <w:rFonts w:asciiTheme="minorHAnsi" w:eastAsiaTheme="minorEastAsia" w:hAnsiTheme="minorHAnsi" w:cstheme="minorBidi"/>
          <w:noProof/>
          <w:sz w:val="22"/>
          <w:szCs w:val="22"/>
        </w:rPr>
      </w:pPr>
      <w:del w:id="210" w:author="Amy Byers" w:date="2015-04-01T13:36:00Z">
        <w:r w:rsidRPr="000505A3" w:rsidDel="000505A3">
          <w:rPr>
            <w:noProof/>
          </w:rPr>
          <w:delText>5.7</w:delText>
        </w:r>
        <w:r w:rsidRPr="005223BC" w:rsidDel="000505A3">
          <w:rPr>
            <w:rFonts w:asciiTheme="minorHAnsi" w:eastAsiaTheme="minorEastAsia" w:hAnsiTheme="minorHAnsi" w:cstheme="minorBidi"/>
            <w:noProof/>
            <w:sz w:val="22"/>
            <w:szCs w:val="22"/>
          </w:rPr>
          <w:tab/>
        </w:r>
        <w:r w:rsidRPr="000505A3" w:rsidDel="000505A3">
          <w:rPr>
            <w:noProof/>
          </w:rPr>
          <w:delText>Signature Capture with Terms Feature</w:delText>
        </w:r>
        <w:r w:rsidRPr="005223BC" w:rsidDel="000505A3">
          <w:rPr>
            <w:noProof/>
            <w:webHidden/>
          </w:rPr>
          <w:tab/>
          <w:delText>12</w:delText>
        </w:r>
      </w:del>
    </w:p>
    <w:p w:rsidR="002B5A7B" w:rsidRPr="005223BC" w:rsidDel="000505A3" w:rsidRDefault="002B5A7B">
      <w:pPr>
        <w:pStyle w:val="TOC2"/>
        <w:rPr>
          <w:del w:id="211" w:author="Amy Byers" w:date="2015-04-01T13:36:00Z"/>
          <w:rFonts w:asciiTheme="minorHAnsi" w:eastAsiaTheme="minorEastAsia" w:hAnsiTheme="minorHAnsi" w:cstheme="minorBidi"/>
          <w:noProof/>
          <w:sz w:val="22"/>
          <w:szCs w:val="22"/>
        </w:rPr>
      </w:pPr>
      <w:del w:id="212" w:author="Amy Byers" w:date="2015-04-01T13:36:00Z">
        <w:r w:rsidRPr="000505A3" w:rsidDel="000505A3">
          <w:rPr>
            <w:noProof/>
          </w:rPr>
          <w:delText>5.8</w:delText>
        </w:r>
        <w:r w:rsidRPr="005223BC" w:rsidDel="000505A3">
          <w:rPr>
            <w:rFonts w:asciiTheme="minorHAnsi" w:eastAsiaTheme="minorEastAsia" w:hAnsiTheme="minorHAnsi" w:cstheme="minorBidi"/>
            <w:noProof/>
            <w:sz w:val="22"/>
            <w:szCs w:val="22"/>
          </w:rPr>
          <w:tab/>
        </w:r>
        <w:r w:rsidRPr="000505A3" w:rsidDel="000505A3">
          <w:rPr>
            <w:noProof/>
          </w:rPr>
          <w:delText>Suspend Feature</w:delText>
        </w:r>
        <w:r w:rsidRPr="005223BC" w:rsidDel="000505A3">
          <w:rPr>
            <w:noProof/>
            <w:webHidden/>
          </w:rPr>
          <w:tab/>
          <w:delText>13</w:delText>
        </w:r>
      </w:del>
    </w:p>
    <w:p w:rsidR="002B5A7B" w:rsidRPr="005223BC" w:rsidDel="000505A3" w:rsidRDefault="002B5A7B">
      <w:pPr>
        <w:pStyle w:val="TOC2"/>
        <w:rPr>
          <w:del w:id="213" w:author="Amy Byers" w:date="2015-04-01T13:36:00Z"/>
          <w:rFonts w:asciiTheme="minorHAnsi" w:eastAsiaTheme="minorEastAsia" w:hAnsiTheme="minorHAnsi" w:cstheme="minorBidi"/>
          <w:noProof/>
          <w:sz w:val="22"/>
          <w:szCs w:val="22"/>
        </w:rPr>
      </w:pPr>
      <w:del w:id="214" w:author="Amy Byers" w:date="2015-04-01T13:36:00Z">
        <w:r w:rsidRPr="000505A3" w:rsidDel="000505A3">
          <w:rPr>
            <w:noProof/>
          </w:rPr>
          <w:delText>5.9</w:delText>
        </w:r>
        <w:r w:rsidRPr="005223BC" w:rsidDel="000505A3">
          <w:rPr>
            <w:rFonts w:asciiTheme="minorHAnsi" w:eastAsiaTheme="minorEastAsia" w:hAnsiTheme="minorHAnsi" w:cstheme="minorBidi"/>
            <w:noProof/>
            <w:sz w:val="22"/>
            <w:szCs w:val="22"/>
          </w:rPr>
          <w:tab/>
        </w:r>
        <w:r w:rsidRPr="000505A3" w:rsidDel="000505A3">
          <w:rPr>
            <w:noProof/>
          </w:rPr>
          <w:delText>Training Mode Feature</w:delText>
        </w:r>
        <w:r w:rsidRPr="005223BC" w:rsidDel="000505A3">
          <w:rPr>
            <w:noProof/>
            <w:webHidden/>
          </w:rPr>
          <w:tab/>
          <w:delText>13</w:delText>
        </w:r>
      </w:del>
    </w:p>
    <w:p w:rsidR="002B5A7B" w:rsidRPr="005223BC" w:rsidDel="000505A3" w:rsidRDefault="002B5A7B">
      <w:pPr>
        <w:pStyle w:val="TOC1"/>
        <w:rPr>
          <w:del w:id="215" w:author="Amy Byers" w:date="2015-04-01T13:36:00Z"/>
          <w:rFonts w:asciiTheme="minorHAnsi" w:eastAsiaTheme="minorEastAsia" w:hAnsiTheme="minorHAnsi" w:cstheme="minorBidi"/>
          <w:noProof/>
          <w:sz w:val="22"/>
          <w:szCs w:val="22"/>
        </w:rPr>
      </w:pPr>
      <w:del w:id="216" w:author="Amy Byers" w:date="2015-04-01T13:36:00Z">
        <w:r w:rsidRPr="000505A3" w:rsidDel="000505A3">
          <w:rPr>
            <w:i/>
            <w:noProof/>
          </w:rPr>
          <w:delText>6.</w:delText>
        </w:r>
        <w:r w:rsidRPr="005223BC" w:rsidDel="000505A3">
          <w:rPr>
            <w:rFonts w:asciiTheme="minorHAnsi" w:eastAsiaTheme="minorEastAsia" w:hAnsiTheme="minorHAnsi" w:cstheme="minorBidi"/>
            <w:noProof/>
            <w:sz w:val="22"/>
            <w:szCs w:val="22"/>
          </w:rPr>
          <w:tab/>
        </w:r>
        <w:r w:rsidRPr="000505A3" w:rsidDel="000505A3">
          <w:rPr>
            <w:i/>
            <w:noProof/>
          </w:rPr>
          <w:delText>Screen Layouts</w:delText>
        </w:r>
        <w:r w:rsidRPr="005223BC" w:rsidDel="000505A3">
          <w:rPr>
            <w:noProof/>
            <w:webHidden/>
          </w:rPr>
          <w:tab/>
          <w:delText>14</w:delText>
        </w:r>
      </w:del>
    </w:p>
    <w:p w:rsidR="002B5A7B" w:rsidRPr="005223BC" w:rsidDel="000505A3" w:rsidRDefault="002B5A7B">
      <w:pPr>
        <w:pStyle w:val="TOC2"/>
        <w:rPr>
          <w:del w:id="217" w:author="Amy Byers" w:date="2015-04-01T13:36:00Z"/>
          <w:rFonts w:asciiTheme="minorHAnsi" w:eastAsiaTheme="minorEastAsia" w:hAnsiTheme="minorHAnsi" w:cstheme="minorBidi"/>
          <w:noProof/>
          <w:sz w:val="22"/>
          <w:szCs w:val="22"/>
        </w:rPr>
      </w:pPr>
      <w:del w:id="218" w:author="Amy Byers" w:date="2015-04-01T13:36:00Z">
        <w:r w:rsidRPr="000505A3" w:rsidDel="000505A3">
          <w:rPr>
            <w:noProof/>
          </w:rPr>
          <w:delText>6.1</w:delText>
        </w:r>
        <w:r w:rsidRPr="005223BC" w:rsidDel="000505A3">
          <w:rPr>
            <w:rFonts w:asciiTheme="minorHAnsi" w:eastAsiaTheme="minorEastAsia" w:hAnsiTheme="minorHAnsi" w:cstheme="minorBidi"/>
            <w:noProof/>
            <w:sz w:val="22"/>
            <w:szCs w:val="22"/>
          </w:rPr>
          <w:tab/>
        </w:r>
        <w:r w:rsidRPr="000505A3" w:rsidDel="000505A3">
          <w:rPr>
            <w:noProof/>
          </w:rPr>
          <w:delText>Screen Process Flow</w:delText>
        </w:r>
        <w:r w:rsidRPr="005223BC" w:rsidDel="000505A3">
          <w:rPr>
            <w:noProof/>
            <w:webHidden/>
          </w:rPr>
          <w:tab/>
          <w:delText>14</w:delText>
        </w:r>
      </w:del>
    </w:p>
    <w:p w:rsidR="002B5A7B" w:rsidRPr="005223BC" w:rsidDel="000505A3" w:rsidRDefault="002B5A7B">
      <w:pPr>
        <w:pStyle w:val="TOC2"/>
        <w:rPr>
          <w:del w:id="219" w:author="Amy Byers" w:date="2015-04-01T13:36:00Z"/>
          <w:rFonts w:asciiTheme="minorHAnsi" w:eastAsiaTheme="minorEastAsia" w:hAnsiTheme="minorHAnsi" w:cstheme="minorBidi"/>
          <w:noProof/>
          <w:sz w:val="22"/>
          <w:szCs w:val="22"/>
        </w:rPr>
      </w:pPr>
      <w:del w:id="220" w:author="Amy Byers" w:date="2015-04-01T13:36:00Z">
        <w:r w:rsidRPr="000505A3" w:rsidDel="000505A3">
          <w:rPr>
            <w:noProof/>
          </w:rPr>
          <w:delText>6.2</w:delText>
        </w:r>
        <w:r w:rsidRPr="005223BC" w:rsidDel="000505A3">
          <w:rPr>
            <w:rFonts w:asciiTheme="minorHAnsi" w:eastAsiaTheme="minorEastAsia" w:hAnsiTheme="minorHAnsi" w:cstheme="minorBidi"/>
            <w:noProof/>
            <w:sz w:val="22"/>
            <w:szCs w:val="22"/>
          </w:rPr>
          <w:tab/>
        </w:r>
        <w:r w:rsidRPr="000505A3" w:rsidDel="000505A3">
          <w:rPr>
            <w:noProof/>
          </w:rPr>
          <w:delText>Item Entry</w:delText>
        </w:r>
        <w:r w:rsidRPr="005223BC" w:rsidDel="000505A3">
          <w:rPr>
            <w:noProof/>
            <w:webHidden/>
          </w:rPr>
          <w:tab/>
          <w:delText>22</w:delText>
        </w:r>
      </w:del>
    </w:p>
    <w:p w:rsidR="002B5A7B" w:rsidRPr="005223BC" w:rsidDel="000505A3" w:rsidRDefault="002B5A7B">
      <w:pPr>
        <w:pStyle w:val="TOC2"/>
        <w:rPr>
          <w:del w:id="221" w:author="Amy Byers" w:date="2015-04-01T13:36:00Z"/>
          <w:rFonts w:asciiTheme="minorHAnsi" w:eastAsiaTheme="minorEastAsia" w:hAnsiTheme="minorHAnsi" w:cstheme="minorBidi"/>
          <w:noProof/>
          <w:sz w:val="22"/>
          <w:szCs w:val="22"/>
        </w:rPr>
      </w:pPr>
      <w:del w:id="222" w:author="Amy Byers" w:date="2015-04-01T13:36:00Z">
        <w:r w:rsidRPr="000505A3" w:rsidDel="000505A3">
          <w:rPr>
            <w:noProof/>
          </w:rPr>
          <w:delText>6.3</w:delText>
        </w:r>
        <w:r w:rsidRPr="005223BC" w:rsidDel="000505A3">
          <w:rPr>
            <w:rFonts w:asciiTheme="minorHAnsi" w:eastAsiaTheme="minorEastAsia" w:hAnsiTheme="minorHAnsi" w:cstheme="minorBidi"/>
            <w:noProof/>
            <w:sz w:val="22"/>
            <w:szCs w:val="22"/>
          </w:rPr>
          <w:tab/>
        </w:r>
        <w:r w:rsidRPr="000505A3" w:rsidDel="000505A3">
          <w:rPr>
            <w:noProof/>
          </w:rPr>
          <w:delText>Item Entry – Warranty</w:delText>
        </w:r>
        <w:r w:rsidRPr="005223BC" w:rsidDel="000505A3">
          <w:rPr>
            <w:noProof/>
            <w:webHidden/>
          </w:rPr>
          <w:tab/>
          <w:delText>25</w:delText>
        </w:r>
      </w:del>
    </w:p>
    <w:p w:rsidR="002B5A7B" w:rsidRPr="005223BC" w:rsidDel="000505A3" w:rsidRDefault="002B5A7B">
      <w:pPr>
        <w:pStyle w:val="TOC2"/>
        <w:rPr>
          <w:del w:id="223" w:author="Amy Byers" w:date="2015-04-01T13:36:00Z"/>
          <w:rFonts w:asciiTheme="minorHAnsi" w:eastAsiaTheme="minorEastAsia" w:hAnsiTheme="minorHAnsi" w:cstheme="minorBidi"/>
          <w:noProof/>
          <w:sz w:val="22"/>
          <w:szCs w:val="22"/>
        </w:rPr>
      </w:pPr>
      <w:del w:id="224" w:author="Amy Byers" w:date="2015-04-01T13:36:00Z">
        <w:r w:rsidRPr="000505A3" w:rsidDel="000505A3">
          <w:rPr>
            <w:noProof/>
          </w:rPr>
          <w:delText>6.4</w:delText>
        </w:r>
        <w:r w:rsidRPr="005223BC" w:rsidDel="000505A3">
          <w:rPr>
            <w:rFonts w:asciiTheme="minorHAnsi" w:eastAsiaTheme="minorEastAsia" w:hAnsiTheme="minorHAnsi" w:cstheme="minorBidi"/>
            <w:noProof/>
            <w:sz w:val="22"/>
            <w:szCs w:val="22"/>
          </w:rPr>
          <w:tab/>
        </w:r>
        <w:r w:rsidRPr="000505A3" w:rsidDel="000505A3">
          <w:rPr>
            <w:noProof/>
          </w:rPr>
          <w:delText>Enter Covered Item</w:delText>
        </w:r>
        <w:r w:rsidRPr="005223BC" w:rsidDel="000505A3">
          <w:rPr>
            <w:noProof/>
            <w:webHidden/>
          </w:rPr>
          <w:tab/>
          <w:delText>26</w:delText>
        </w:r>
      </w:del>
    </w:p>
    <w:p w:rsidR="002B5A7B" w:rsidRPr="005223BC" w:rsidDel="000505A3" w:rsidRDefault="002B5A7B">
      <w:pPr>
        <w:pStyle w:val="TOC2"/>
        <w:rPr>
          <w:del w:id="225" w:author="Amy Byers" w:date="2015-04-01T13:36:00Z"/>
          <w:rFonts w:asciiTheme="minorHAnsi" w:eastAsiaTheme="minorEastAsia" w:hAnsiTheme="minorHAnsi" w:cstheme="minorBidi"/>
          <w:noProof/>
          <w:sz w:val="22"/>
          <w:szCs w:val="22"/>
        </w:rPr>
      </w:pPr>
      <w:del w:id="226" w:author="Amy Byers" w:date="2015-04-01T13:36:00Z">
        <w:r w:rsidRPr="000505A3" w:rsidDel="000505A3">
          <w:rPr>
            <w:noProof/>
          </w:rPr>
          <w:delText>6.5</w:delText>
        </w:r>
        <w:r w:rsidRPr="005223BC" w:rsidDel="000505A3">
          <w:rPr>
            <w:rFonts w:asciiTheme="minorHAnsi" w:eastAsiaTheme="minorEastAsia" w:hAnsiTheme="minorHAnsi" w:cstheme="minorBidi"/>
            <w:noProof/>
            <w:sz w:val="22"/>
            <w:szCs w:val="22"/>
          </w:rPr>
          <w:tab/>
        </w:r>
        <w:r w:rsidRPr="000505A3" w:rsidDel="000505A3">
          <w:rPr>
            <w:noProof/>
          </w:rPr>
          <w:delText>Enter Covered Item for Bundled Warranty</w:delText>
        </w:r>
        <w:r w:rsidRPr="005223BC" w:rsidDel="000505A3">
          <w:rPr>
            <w:noProof/>
            <w:webHidden/>
          </w:rPr>
          <w:tab/>
          <w:delText>28</w:delText>
        </w:r>
      </w:del>
    </w:p>
    <w:p w:rsidR="002B5A7B" w:rsidRPr="005223BC" w:rsidDel="000505A3" w:rsidRDefault="002B5A7B">
      <w:pPr>
        <w:pStyle w:val="TOC2"/>
        <w:rPr>
          <w:del w:id="227" w:author="Amy Byers" w:date="2015-04-01T13:36:00Z"/>
          <w:rFonts w:asciiTheme="minorHAnsi" w:eastAsiaTheme="minorEastAsia" w:hAnsiTheme="minorHAnsi" w:cstheme="minorBidi"/>
          <w:noProof/>
          <w:sz w:val="22"/>
          <w:szCs w:val="22"/>
        </w:rPr>
      </w:pPr>
      <w:del w:id="228" w:author="Amy Byers" w:date="2015-04-01T13:36:00Z">
        <w:r w:rsidRPr="000505A3" w:rsidDel="000505A3">
          <w:rPr>
            <w:noProof/>
          </w:rPr>
          <w:delText>6.6</w:delText>
        </w:r>
        <w:r w:rsidRPr="005223BC" w:rsidDel="000505A3">
          <w:rPr>
            <w:rFonts w:asciiTheme="minorHAnsi" w:eastAsiaTheme="minorEastAsia" w:hAnsiTheme="minorHAnsi" w:cstheme="minorBidi"/>
            <w:noProof/>
            <w:sz w:val="22"/>
            <w:szCs w:val="22"/>
          </w:rPr>
          <w:tab/>
        </w:r>
        <w:r w:rsidRPr="000505A3" w:rsidDel="000505A3">
          <w:rPr>
            <w:noProof/>
          </w:rPr>
          <w:delText>Enter Transaction Information</w:delText>
        </w:r>
        <w:r w:rsidRPr="005223BC" w:rsidDel="000505A3">
          <w:rPr>
            <w:noProof/>
            <w:webHidden/>
          </w:rPr>
          <w:tab/>
          <w:delText>30</w:delText>
        </w:r>
      </w:del>
    </w:p>
    <w:p w:rsidR="002B5A7B" w:rsidRPr="005223BC" w:rsidDel="000505A3" w:rsidRDefault="002B5A7B">
      <w:pPr>
        <w:pStyle w:val="TOC1"/>
        <w:rPr>
          <w:del w:id="229" w:author="Amy Byers" w:date="2015-04-01T13:36:00Z"/>
          <w:rFonts w:asciiTheme="minorHAnsi" w:eastAsiaTheme="minorEastAsia" w:hAnsiTheme="minorHAnsi" w:cstheme="minorBidi"/>
          <w:noProof/>
          <w:sz w:val="22"/>
          <w:szCs w:val="22"/>
        </w:rPr>
      </w:pPr>
      <w:del w:id="230" w:author="Amy Byers" w:date="2015-04-01T13:36:00Z">
        <w:r w:rsidRPr="000505A3" w:rsidDel="000505A3">
          <w:rPr>
            <w:i/>
            <w:noProof/>
          </w:rPr>
          <w:delText>7.</w:delText>
        </w:r>
        <w:r w:rsidRPr="005223BC" w:rsidDel="000505A3">
          <w:rPr>
            <w:rFonts w:asciiTheme="minorHAnsi" w:eastAsiaTheme="minorEastAsia" w:hAnsiTheme="minorHAnsi" w:cstheme="minorBidi"/>
            <w:noProof/>
            <w:sz w:val="22"/>
            <w:szCs w:val="22"/>
          </w:rPr>
          <w:tab/>
        </w:r>
        <w:r w:rsidRPr="000505A3" w:rsidDel="000505A3">
          <w:rPr>
            <w:i/>
            <w:noProof/>
          </w:rPr>
          <w:delText>Business Sign Off</w:delText>
        </w:r>
        <w:r w:rsidRPr="005223BC" w:rsidDel="000505A3">
          <w:rPr>
            <w:noProof/>
            <w:webHidden/>
          </w:rPr>
          <w:tab/>
          <w:delText>32</w:delText>
        </w:r>
      </w:del>
    </w:p>
    <w:p w:rsidR="002B5A7B" w:rsidRPr="005223BC" w:rsidDel="000505A3" w:rsidRDefault="002B5A7B">
      <w:pPr>
        <w:pStyle w:val="TOC1"/>
        <w:rPr>
          <w:del w:id="231" w:author="Amy Byers" w:date="2015-04-01T13:36:00Z"/>
          <w:rFonts w:asciiTheme="minorHAnsi" w:eastAsiaTheme="minorEastAsia" w:hAnsiTheme="minorHAnsi" w:cstheme="minorBidi"/>
          <w:noProof/>
          <w:sz w:val="22"/>
          <w:szCs w:val="22"/>
        </w:rPr>
      </w:pPr>
      <w:del w:id="232" w:author="Amy Byers" w:date="2015-04-01T13:36:00Z">
        <w:r w:rsidRPr="000505A3" w:rsidDel="000505A3">
          <w:rPr>
            <w:i/>
            <w:noProof/>
          </w:rPr>
          <w:delText>8.</w:delText>
        </w:r>
        <w:r w:rsidRPr="005223BC" w:rsidDel="000505A3">
          <w:rPr>
            <w:rFonts w:asciiTheme="minorHAnsi" w:eastAsiaTheme="minorEastAsia" w:hAnsiTheme="minorHAnsi" w:cstheme="minorBidi"/>
            <w:noProof/>
            <w:sz w:val="22"/>
            <w:szCs w:val="22"/>
          </w:rPr>
          <w:tab/>
        </w:r>
        <w:r w:rsidRPr="000505A3" w:rsidDel="000505A3">
          <w:rPr>
            <w:i/>
            <w:noProof/>
          </w:rPr>
          <w:delText>Revision History</w:delText>
        </w:r>
        <w:r w:rsidRPr="005223BC" w:rsidDel="000505A3">
          <w:rPr>
            <w:noProof/>
            <w:webHidden/>
          </w:rPr>
          <w:tab/>
          <w:delText>32</w:delText>
        </w:r>
      </w:del>
    </w:p>
    <w:p w:rsidR="002B5A7B" w:rsidRPr="005223BC" w:rsidDel="000505A3" w:rsidRDefault="002B5A7B">
      <w:pPr>
        <w:pStyle w:val="TOC1"/>
        <w:rPr>
          <w:del w:id="233" w:author="Amy Byers" w:date="2015-04-01T13:36:00Z"/>
          <w:rFonts w:asciiTheme="minorHAnsi" w:eastAsiaTheme="minorEastAsia" w:hAnsiTheme="minorHAnsi" w:cstheme="minorBidi"/>
          <w:noProof/>
          <w:sz w:val="22"/>
          <w:szCs w:val="22"/>
        </w:rPr>
      </w:pPr>
      <w:del w:id="234" w:author="Amy Byers" w:date="2015-04-01T13:36:00Z">
        <w:r w:rsidRPr="000505A3" w:rsidDel="000505A3">
          <w:rPr>
            <w:i/>
            <w:noProof/>
          </w:rPr>
          <w:delText>9.</w:delText>
        </w:r>
        <w:r w:rsidRPr="005223BC" w:rsidDel="000505A3">
          <w:rPr>
            <w:rFonts w:asciiTheme="minorHAnsi" w:eastAsiaTheme="minorEastAsia" w:hAnsiTheme="minorHAnsi" w:cstheme="minorBidi"/>
            <w:noProof/>
            <w:sz w:val="22"/>
            <w:szCs w:val="22"/>
          </w:rPr>
          <w:tab/>
        </w:r>
        <w:r w:rsidRPr="000505A3" w:rsidDel="000505A3">
          <w:rPr>
            <w:i/>
            <w:noProof/>
          </w:rPr>
          <w:delText>Appendix A: Glossary</w:delText>
        </w:r>
        <w:r w:rsidRPr="005223BC" w:rsidDel="000505A3">
          <w:rPr>
            <w:noProof/>
            <w:webHidden/>
          </w:rPr>
          <w:tab/>
          <w:delText>32</w:delText>
        </w:r>
      </w:del>
    </w:p>
    <w:p w:rsidR="00F54203" w:rsidRPr="005223BC" w:rsidRDefault="00AC5CAD" w:rsidP="00F54203">
      <w:pPr>
        <w:pStyle w:val="BodyText"/>
      </w:pPr>
      <w:r w:rsidRPr="005223BC">
        <w:rPr>
          <w:b/>
          <w:sz w:val="24"/>
          <w:szCs w:val="24"/>
        </w:rPr>
        <w:fldChar w:fldCharType="end"/>
      </w:r>
    </w:p>
    <w:p w:rsidR="008163BF" w:rsidRPr="005223BC" w:rsidRDefault="00B22A66" w:rsidP="003A372C">
      <w:pPr>
        <w:pStyle w:val="Heading1"/>
        <w:rPr>
          <w:i/>
        </w:rPr>
      </w:pPr>
      <w:r w:rsidRPr="005223BC">
        <w:rPr>
          <w:i/>
        </w:rPr>
        <w:br w:type="page"/>
      </w:r>
      <w:bookmarkStart w:id="235" w:name="_Toc122934306"/>
      <w:bookmarkStart w:id="236" w:name="_Toc415658691"/>
      <w:r w:rsidR="003B6D48" w:rsidRPr="005223BC">
        <w:rPr>
          <w:i/>
        </w:rPr>
        <w:lastRenderedPageBreak/>
        <w:t>Feature</w:t>
      </w:r>
      <w:r w:rsidR="009C1FFA" w:rsidRPr="005223BC">
        <w:rPr>
          <w:i/>
        </w:rPr>
        <w:t xml:space="preserve"> </w:t>
      </w:r>
      <w:bookmarkEnd w:id="235"/>
      <w:r w:rsidR="00341299" w:rsidRPr="005223BC">
        <w:rPr>
          <w:i/>
        </w:rPr>
        <w:t>Overview</w:t>
      </w:r>
      <w:bookmarkEnd w:id="236"/>
    </w:p>
    <w:p w:rsidR="008163BF" w:rsidRPr="005223BC" w:rsidRDefault="003B6D48" w:rsidP="008163BF">
      <w:pPr>
        <w:pStyle w:val="Heading2"/>
      </w:pPr>
      <w:bookmarkStart w:id="237" w:name="_Toc110839329"/>
      <w:bookmarkStart w:id="238" w:name="_Toc122934307"/>
      <w:bookmarkStart w:id="239" w:name="_Toc415658692"/>
      <w:r w:rsidRPr="005223BC">
        <w:t>Feature</w:t>
      </w:r>
      <w:r w:rsidR="00A5528D" w:rsidRPr="005223BC">
        <w:t xml:space="preserve"> </w:t>
      </w:r>
      <w:r w:rsidR="008163BF" w:rsidRPr="005223BC">
        <w:t>Description</w:t>
      </w:r>
      <w:bookmarkEnd w:id="237"/>
      <w:bookmarkEnd w:id="238"/>
      <w:bookmarkEnd w:id="239"/>
    </w:p>
    <w:p w:rsidR="00B2575E" w:rsidRPr="005223BC" w:rsidRDefault="00B2575E" w:rsidP="002D0D92">
      <w:pPr>
        <w:pStyle w:val="BodyText"/>
      </w:pPr>
      <w:r w:rsidRPr="005223BC">
        <w:t xml:space="preserve">A warranty is generally an assurance by one party to </w:t>
      </w:r>
      <w:r w:rsidR="000B59A1" w:rsidRPr="005223BC">
        <w:t>an</w:t>
      </w:r>
      <w:r w:rsidRPr="005223BC">
        <w:t>other party that specific conditions are true.  In the retail</w:t>
      </w:r>
      <w:r w:rsidR="000B59A1" w:rsidRPr="005223BC">
        <w:t xml:space="preserve"> sector</w:t>
      </w:r>
      <w:r w:rsidRPr="005223BC">
        <w:t>, it’s common for hard goods retailers to sell additional warranties to guarantee the reliability of a product both as a service to the customer and as a means to drive additional revenue.  Typically handled through third party companies, warranties represent a booming business for retailers due to the low cost of ownership and the high margin</w:t>
      </w:r>
      <w:r w:rsidR="00E042FB" w:rsidRPr="005223BC">
        <w:t xml:space="preserve"> of return.</w:t>
      </w:r>
    </w:p>
    <w:p w:rsidR="00F523F6" w:rsidRPr="005223BC" w:rsidRDefault="0063125C" w:rsidP="00341299">
      <w:pPr>
        <w:pStyle w:val="Heading2"/>
      </w:pPr>
      <w:bookmarkStart w:id="240" w:name="_Toc415658693"/>
      <w:r w:rsidRPr="005223BC">
        <w:t>Assumptions</w:t>
      </w:r>
      <w:bookmarkEnd w:id="240"/>
    </w:p>
    <w:p w:rsidR="00977258" w:rsidRPr="005223BC" w:rsidRDefault="00977258" w:rsidP="00723CAE">
      <w:pPr>
        <w:pStyle w:val="BodyText"/>
        <w:numPr>
          <w:ilvl w:val="0"/>
          <w:numId w:val="4"/>
        </w:numPr>
      </w:pPr>
      <w:r w:rsidRPr="005223BC">
        <w:rPr>
          <w:rFonts w:cs="Arial"/>
          <w:color w:val="000000"/>
        </w:rPr>
        <w:t>There is a one to one relationship between a covered item and the linked warranty item.</w:t>
      </w:r>
    </w:p>
    <w:p w:rsidR="0029257D" w:rsidRPr="005223BC" w:rsidRDefault="0029257D" w:rsidP="00723CAE">
      <w:pPr>
        <w:pStyle w:val="BodyText"/>
        <w:numPr>
          <w:ilvl w:val="0"/>
          <w:numId w:val="4"/>
        </w:numPr>
      </w:pPr>
      <w:r w:rsidRPr="005223BC">
        <w:t xml:space="preserve">Attributes are set up in the database to identify the item is eligible for a </w:t>
      </w:r>
      <w:r w:rsidR="00A561CF" w:rsidRPr="005223BC">
        <w:t>type of warranty</w:t>
      </w:r>
      <w:r w:rsidRPr="005223BC">
        <w:t xml:space="preserve">.  </w:t>
      </w:r>
    </w:p>
    <w:p w:rsidR="0029257D" w:rsidRPr="005223BC" w:rsidRDefault="0029257D" w:rsidP="00723CAE">
      <w:pPr>
        <w:pStyle w:val="BodyText"/>
        <w:numPr>
          <w:ilvl w:val="0"/>
          <w:numId w:val="4"/>
        </w:numPr>
      </w:pPr>
      <w:r w:rsidRPr="005223BC">
        <w:t xml:space="preserve">Attributes are set up in the database to identify an item is </w:t>
      </w:r>
      <w:r w:rsidR="00A561CF" w:rsidRPr="005223BC">
        <w:t xml:space="preserve">a </w:t>
      </w:r>
      <w:r w:rsidRPr="005223BC">
        <w:t>warranty.</w:t>
      </w:r>
    </w:p>
    <w:p w:rsidR="002A338B" w:rsidRPr="005223BC" w:rsidRDefault="002A338B" w:rsidP="00723CAE">
      <w:pPr>
        <w:pStyle w:val="BodyText"/>
        <w:numPr>
          <w:ilvl w:val="0"/>
          <w:numId w:val="4"/>
        </w:numPr>
      </w:pPr>
      <w:r w:rsidRPr="005223BC">
        <w:t>All text displayed by the system is configurable by brand to support multi-language.</w:t>
      </w:r>
      <w:r w:rsidR="00977258" w:rsidRPr="005223BC">
        <w:t xml:space="preserve"> </w:t>
      </w:r>
      <w:r w:rsidRPr="005223BC">
        <w:t xml:space="preserve"> Text is defined from an external source</w:t>
      </w:r>
      <w:r w:rsidR="00977258" w:rsidRPr="005223BC">
        <w:t xml:space="preserve"> or defined within the system.</w:t>
      </w:r>
    </w:p>
    <w:p w:rsidR="0074229B" w:rsidRPr="005223BC" w:rsidRDefault="002A338B" w:rsidP="00962B85">
      <w:pPr>
        <w:pStyle w:val="BodyText"/>
        <w:numPr>
          <w:ilvl w:val="0"/>
          <w:numId w:val="4"/>
        </w:numPr>
      </w:pPr>
      <w:r w:rsidRPr="005223BC">
        <w:t>All Manager Overr</w:t>
      </w:r>
      <w:r w:rsidR="00977258" w:rsidRPr="005223BC">
        <w:t>ides are bypassed.</w:t>
      </w:r>
    </w:p>
    <w:p w:rsidR="00320DD3" w:rsidRPr="005223BC" w:rsidRDefault="00320DD3" w:rsidP="00341299">
      <w:pPr>
        <w:pStyle w:val="Heading2"/>
      </w:pPr>
      <w:bookmarkStart w:id="241" w:name="_Parameters"/>
      <w:bookmarkStart w:id="242" w:name="_Toc415658694"/>
      <w:bookmarkEnd w:id="241"/>
      <w:r w:rsidRPr="005223BC">
        <w:t>Parameters</w:t>
      </w:r>
      <w:r w:rsidR="00027F72" w:rsidRPr="005223BC">
        <w:t xml:space="preserve"> and System Settings</w:t>
      </w:r>
      <w:bookmarkEnd w:id="242"/>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32"/>
        <w:gridCol w:w="5352"/>
        <w:gridCol w:w="2480"/>
      </w:tblGrid>
      <w:tr w:rsidR="00731DE3" w:rsidRPr="005223BC" w:rsidTr="00731DE3">
        <w:trPr>
          <w:cantSplit/>
        </w:trPr>
        <w:tc>
          <w:tcPr>
            <w:tcW w:w="1293" w:type="pct"/>
            <w:tcBorders>
              <w:top w:val="single" w:sz="8" w:space="0" w:color="4F81BD"/>
              <w:left w:val="single" w:sz="8" w:space="0" w:color="4F81BD"/>
              <w:bottom w:val="single" w:sz="18" w:space="0" w:color="4F81BD"/>
              <w:right w:val="single" w:sz="8" w:space="0" w:color="4F81BD"/>
            </w:tcBorders>
          </w:tcPr>
          <w:p w:rsidR="00731DE3" w:rsidRPr="005223BC" w:rsidRDefault="00731DE3" w:rsidP="00721745">
            <w:pPr>
              <w:rPr>
                <w:b/>
              </w:rPr>
            </w:pPr>
            <w:r w:rsidRPr="005223BC">
              <w:rPr>
                <w:b/>
              </w:rPr>
              <w:t>Parameter Mnemonic</w:t>
            </w:r>
          </w:p>
        </w:tc>
        <w:tc>
          <w:tcPr>
            <w:tcW w:w="2533" w:type="pct"/>
            <w:tcBorders>
              <w:top w:val="single" w:sz="8" w:space="0" w:color="4F81BD"/>
              <w:left w:val="single" w:sz="8" w:space="0" w:color="4F81BD"/>
              <w:bottom w:val="single" w:sz="18" w:space="0" w:color="4F81BD"/>
              <w:right w:val="single" w:sz="8" w:space="0" w:color="4F81BD"/>
            </w:tcBorders>
          </w:tcPr>
          <w:p w:rsidR="00731DE3" w:rsidRPr="005223BC" w:rsidRDefault="00731DE3" w:rsidP="00721745">
            <w:pPr>
              <w:rPr>
                <w:b/>
                <w:vanish/>
                <w:szCs w:val="20"/>
              </w:rPr>
            </w:pPr>
            <w:r w:rsidRPr="005223BC">
              <w:rPr>
                <w:b/>
                <w:szCs w:val="20"/>
              </w:rPr>
              <w:t>Description</w:t>
            </w:r>
          </w:p>
        </w:tc>
        <w:tc>
          <w:tcPr>
            <w:tcW w:w="1174" w:type="pct"/>
            <w:tcBorders>
              <w:top w:val="single" w:sz="8" w:space="0" w:color="4F81BD"/>
              <w:left w:val="single" w:sz="8" w:space="0" w:color="4F81BD"/>
              <w:bottom w:val="single" w:sz="18" w:space="0" w:color="4F81BD"/>
              <w:right w:val="single" w:sz="8" w:space="0" w:color="4F81BD"/>
            </w:tcBorders>
          </w:tcPr>
          <w:p w:rsidR="00731DE3" w:rsidRPr="005223BC" w:rsidRDefault="00731DE3" w:rsidP="00721745">
            <w:pPr>
              <w:rPr>
                <w:b/>
                <w:szCs w:val="20"/>
              </w:rPr>
            </w:pPr>
            <w:r w:rsidRPr="005223BC">
              <w:rPr>
                <w:b/>
                <w:szCs w:val="20"/>
              </w:rPr>
              <w:t>Valid Values</w:t>
            </w:r>
          </w:p>
        </w:tc>
      </w:tr>
      <w:tr w:rsidR="001526A5" w:rsidRPr="005223BC" w:rsidTr="005917F4">
        <w:trPr>
          <w:cantSplit/>
        </w:trPr>
        <w:tc>
          <w:tcPr>
            <w:tcW w:w="1293" w:type="pct"/>
            <w:tcBorders>
              <w:top w:val="single" w:sz="8" w:space="0" w:color="4F81BD"/>
              <w:left w:val="single" w:sz="8" w:space="0" w:color="4F81BD"/>
              <w:bottom w:val="single" w:sz="8" w:space="0" w:color="4F81BD"/>
              <w:right w:val="single" w:sz="8" w:space="0" w:color="4F81BD"/>
            </w:tcBorders>
            <w:shd w:val="clear" w:color="auto" w:fill="D3DFEE"/>
          </w:tcPr>
          <w:p w:rsidR="001526A5" w:rsidRPr="005223BC" w:rsidRDefault="001526A5" w:rsidP="005917F4">
            <w:pPr>
              <w:rPr>
                <w:bCs/>
                <w:szCs w:val="20"/>
              </w:rPr>
            </w:pPr>
            <w:r w:rsidRPr="005223BC">
              <w:rPr>
                <w:bCs/>
                <w:szCs w:val="20"/>
              </w:rPr>
              <w:t>Warranty Eligible Item Attribute</w:t>
            </w:r>
          </w:p>
        </w:tc>
        <w:tc>
          <w:tcPr>
            <w:tcW w:w="2533" w:type="pct"/>
            <w:tcBorders>
              <w:top w:val="single" w:sz="8" w:space="0" w:color="4F81BD"/>
              <w:left w:val="single" w:sz="8" w:space="0" w:color="4F81BD"/>
              <w:bottom w:val="single" w:sz="8" w:space="0" w:color="4F81BD"/>
              <w:right w:val="single" w:sz="8" w:space="0" w:color="4F81BD"/>
            </w:tcBorders>
            <w:shd w:val="clear" w:color="auto" w:fill="D3DFEE"/>
          </w:tcPr>
          <w:p w:rsidR="001526A5" w:rsidRPr="005223BC" w:rsidRDefault="001526A5" w:rsidP="005917F4">
            <w:pPr>
              <w:rPr>
                <w:szCs w:val="20"/>
              </w:rPr>
            </w:pPr>
            <w:r w:rsidRPr="005223BC">
              <w:rPr>
                <w:szCs w:val="20"/>
              </w:rPr>
              <w:t xml:space="preserve">Determines if an item is eligible to be linked with a warranty item.  </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1526A5" w:rsidRPr="005223BC" w:rsidRDefault="001526A5" w:rsidP="00723CAE">
            <w:pPr>
              <w:numPr>
                <w:ilvl w:val="0"/>
                <w:numId w:val="1"/>
              </w:numPr>
              <w:rPr>
                <w:szCs w:val="20"/>
              </w:rPr>
            </w:pPr>
            <w:r w:rsidRPr="005223BC">
              <w:rPr>
                <w:szCs w:val="20"/>
              </w:rPr>
              <w:t>On</w:t>
            </w:r>
          </w:p>
          <w:p w:rsidR="001526A5" w:rsidRPr="005223BC" w:rsidRDefault="001526A5" w:rsidP="00723CAE">
            <w:pPr>
              <w:numPr>
                <w:ilvl w:val="0"/>
                <w:numId w:val="1"/>
              </w:numPr>
              <w:rPr>
                <w:szCs w:val="20"/>
              </w:rPr>
            </w:pPr>
            <w:r w:rsidRPr="005223BC">
              <w:rPr>
                <w:szCs w:val="20"/>
              </w:rPr>
              <w:t>Off</w:t>
            </w:r>
          </w:p>
        </w:tc>
      </w:tr>
      <w:tr w:rsidR="0043233C" w:rsidRPr="005223BC" w:rsidTr="001526A5">
        <w:trPr>
          <w:cantSplit/>
        </w:trPr>
        <w:tc>
          <w:tcPr>
            <w:tcW w:w="1293" w:type="pct"/>
            <w:tcBorders>
              <w:top w:val="single" w:sz="8" w:space="0" w:color="4F81BD"/>
              <w:left w:val="single" w:sz="8" w:space="0" w:color="4F81BD"/>
              <w:bottom w:val="single" w:sz="8" w:space="0" w:color="4F81BD"/>
              <w:right w:val="single" w:sz="8" w:space="0" w:color="4F81BD"/>
            </w:tcBorders>
            <w:shd w:val="clear" w:color="auto" w:fill="D3DFEE"/>
          </w:tcPr>
          <w:p w:rsidR="0043233C" w:rsidRPr="005223BC" w:rsidRDefault="0043233C" w:rsidP="005917F4">
            <w:pPr>
              <w:rPr>
                <w:bCs/>
                <w:szCs w:val="20"/>
              </w:rPr>
            </w:pPr>
            <w:r w:rsidRPr="005223BC">
              <w:rPr>
                <w:bCs/>
                <w:szCs w:val="20"/>
              </w:rPr>
              <w:t>Signature Required</w:t>
            </w:r>
          </w:p>
        </w:tc>
        <w:tc>
          <w:tcPr>
            <w:tcW w:w="2533" w:type="pct"/>
            <w:tcBorders>
              <w:top w:val="single" w:sz="8" w:space="0" w:color="4F81BD"/>
              <w:left w:val="single" w:sz="8" w:space="0" w:color="4F81BD"/>
              <w:bottom w:val="single" w:sz="8" w:space="0" w:color="4F81BD"/>
              <w:right w:val="single" w:sz="8" w:space="0" w:color="4F81BD"/>
            </w:tcBorders>
            <w:shd w:val="clear" w:color="auto" w:fill="D3DFEE"/>
          </w:tcPr>
          <w:p w:rsidR="0043233C" w:rsidRPr="005223BC" w:rsidRDefault="0043233C" w:rsidP="005917F4">
            <w:pPr>
              <w:rPr>
                <w:szCs w:val="20"/>
              </w:rPr>
            </w:pPr>
            <w:r w:rsidRPr="005223BC">
              <w:rPr>
                <w:szCs w:val="20"/>
              </w:rPr>
              <w:t>Determines if a function or an acceptance of Terms and Conditions requires a signature.  The parameter also defines if the signature for a feature can be consolidated.</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43233C" w:rsidRPr="005223BC" w:rsidRDefault="0043233C" w:rsidP="005C23DB">
            <w:pPr>
              <w:rPr>
                <w:szCs w:val="20"/>
              </w:rPr>
            </w:pPr>
            <w:r w:rsidRPr="005223BC">
              <w:rPr>
                <w:szCs w:val="20"/>
              </w:rPr>
              <w:t>Current Scope:</w:t>
            </w:r>
          </w:p>
          <w:p w:rsidR="0043233C" w:rsidRPr="005223BC" w:rsidRDefault="0043233C" w:rsidP="00723CAE">
            <w:pPr>
              <w:pStyle w:val="ListParagraph"/>
              <w:numPr>
                <w:ilvl w:val="0"/>
                <w:numId w:val="10"/>
              </w:numPr>
              <w:rPr>
                <w:szCs w:val="20"/>
              </w:rPr>
            </w:pPr>
            <w:r w:rsidRPr="005223BC">
              <w:rPr>
                <w:szCs w:val="20"/>
              </w:rPr>
              <w:t>Warranty Item – PSP</w:t>
            </w:r>
          </w:p>
          <w:p w:rsidR="0043233C" w:rsidRPr="005223BC" w:rsidRDefault="0043233C" w:rsidP="00723CAE">
            <w:pPr>
              <w:pStyle w:val="ListParagraph"/>
              <w:numPr>
                <w:ilvl w:val="0"/>
                <w:numId w:val="10"/>
              </w:numPr>
              <w:rPr>
                <w:szCs w:val="20"/>
              </w:rPr>
            </w:pPr>
            <w:r w:rsidRPr="005223BC">
              <w:rPr>
                <w:szCs w:val="20"/>
              </w:rPr>
              <w:t>Warranty Item – PRP</w:t>
            </w:r>
          </w:p>
          <w:p w:rsidR="0043233C" w:rsidRPr="005223BC" w:rsidRDefault="0043233C" w:rsidP="00723CAE">
            <w:pPr>
              <w:pStyle w:val="ListParagraph"/>
              <w:numPr>
                <w:ilvl w:val="0"/>
                <w:numId w:val="10"/>
              </w:numPr>
              <w:rPr>
                <w:szCs w:val="20"/>
              </w:rPr>
            </w:pPr>
            <w:r w:rsidRPr="005223BC">
              <w:rPr>
                <w:szCs w:val="20"/>
              </w:rPr>
              <w:t xml:space="preserve">Item Tax Exempt </w:t>
            </w:r>
          </w:p>
          <w:p w:rsidR="0043233C" w:rsidRPr="005223BC" w:rsidRDefault="0043233C" w:rsidP="00723CAE">
            <w:pPr>
              <w:pStyle w:val="ListParagraph"/>
              <w:numPr>
                <w:ilvl w:val="0"/>
                <w:numId w:val="10"/>
              </w:numPr>
              <w:rPr>
                <w:szCs w:val="20"/>
              </w:rPr>
            </w:pPr>
            <w:r w:rsidRPr="005223BC">
              <w:rPr>
                <w:szCs w:val="20"/>
              </w:rPr>
              <w:t>Tran Tax Exempt</w:t>
            </w:r>
          </w:p>
          <w:p w:rsidR="0043233C" w:rsidRPr="005223BC" w:rsidRDefault="0043233C" w:rsidP="00723CAE">
            <w:pPr>
              <w:pStyle w:val="ListParagraph"/>
              <w:numPr>
                <w:ilvl w:val="0"/>
                <w:numId w:val="10"/>
              </w:numPr>
              <w:rPr>
                <w:szCs w:val="20"/>
              </w:rPr>
            </w:pPr>
            <w:r w:rsidRPr="005223BC">
              <w:rPr>
                <w:szCs w:val="20"/>
              </w:rPr>
              <w:t>Warranty Item – Monthly</w:t>
            </w:r>
          </w:p>
          <w:p w:rsidR="0043233C" w:rsidRPr="005223BC" w:rsidRDefault="0043233C" w:rsidP="00723CAE">
            <w:pPr>
              <w:pStyle w:val="ListParagraph"/>
              <w:numPr>
                <w:ilvl w:val="0"/>
                <w:numId w:val="10"/>
              </w:numPr>
              <w:rPr>
                <w:szCs w:val="20"/>
              </w:rPr>
            </w:pPr>
            <w:r w:rsidRPr="005223BC">
              <w:rPr>
                <w:szCs w:val="20"/>
              </w:rPr>
              <w:t>Subscription Item</w:t>
            </w:r>
          </w:p>
          <w:p w:rsidR="0043233C" w:rsidRPr="005223BC" w:rsidRDefault="0043233C" w:rsidP="00723CAE">
            <w:pPr>
              <w:pStyle w:val="ListParagraph"/>
              <w:numPr>
                <w:ilvl w:val="0"/>
                <w:numId w:val="10"/>
              </w:numPr>
              <w:rPr>
                <w:szCs w:val="20"/>
              </w:rPr>
            </w:pPr>
            <w:r w:rsidRPr="005223BC">
              <w:rPr>
                <w:szCs w:val="20"/>
              </w:rPr>
              <w:t>General Item Attribute for Signature Capture with Terms</w:t>
            </w:r>
          </w:p>
        </w:tc>
      </w:tr>
      <w:tr w:rsidR="00E46816" w:rsidRPr="005223BC" w:rsidTr="001526A5">
        <w:trPr>
          <w:cantSplit/>
        </w:trPr>
        <w:tc>
          <w:tcPr>
            <w:tcW w:w="1293" w:type="pct"/>
            <w:tcBorders>
              <w:top w:val="single" w:sz="8" w:space="0" w:color="4F81BD"/>
              <w:left w:val="single" w:sz="8" w:space="0" w:color="4F81BD"/>
              <w:bottom w:val="single" w:sz="8" w:space="0" w:color="4F81BD"/>
              <w:right w:val="single" w:sz="8" w:space="0" w:color="4F81BD"/>
            </w:tcBorders>
            <w:shd w:val="clear" w:color="auto" w:fill="D3DFEE"/>
          </w:tcPr>
          <w:p w:rsidR="00E46816" w:rsidRPr="005223BC" w:rsidRDefault="00E46816" w:rsidP="005917F4">
            <w:pPr>
              <w:rPr>
                <w:bCs/>
                <w:szCs w:val="20"/>
              </w:rPr>
            </w:pPr>
            <w:r w:rsidRPr="005223BC">
              <w:rPr>
                <w:bCs/>
                <w:szCs w:val="20"/>
              </w:rPr>
              <w:t>Bundled Warranty Item Attribute</w:t>
            </w:r>
          </w:p>
        </w:tc>
        <w:tc>
          <w:tcPr>
            <w:tcW w:w="2533" w:type="pct"/>
            <w:tcBorders>
              <w:top w:val="single" w:sz="8" w:space="0" w:color="4F81BD"/>
              <w:left w:val="single" w:sz="8" w:space="0" w:color="4F81BD"/>
              <w:bottom w:val="single" w:sz="8" w:space="0" w:color="4F81BD"/>
              <w:right w:val="single" w:sz="8" w:space="0" w:color="4F81BD"/>
            </w:tcBorders>
            <w:shd w:val="clear" w:color="auto" w:fill="D3DFEE"/>
          </w:tcPr>
          <w:p w:rsidR="00E46816" w:rsidRPr="005223BC" w:rsidRDefault="00E46816" w:rsidP="005917F4">
            <w:pPr>
              <w:rPr>
                <w:szCs w:val="20"/>
              </w:rPr>
            </w:pPr>
            <w:r w:rsidRPr="005223BC">
              <w:rPr>
                <w:szCs w:val="20"/>
              </w:rPr>
              <w:t>Determines the warranty item is also a bundled warranty item.</w:t>
            </w:r>
            <w:r w:rsidR="00B14A43" w:rsidRPr="005223BC">
              <w:rPr>
                <w:szCs w:val="20"/>
              </w:rPr>
              <w:t xml:space="preserve">  The item is setup as a single warranty item in addition to bundled warranty.</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E46816" w:rsidRPr="005223BC" w:rsidRDefault="00E46816" w:rsidP="00723CAE">
            <w:pPr>
              <w:numPr>
                <w:ilvl w:val="0"/>
                <w:numId w:val="1"/>
              </w:numPr>
              <w:rPr>
                <w:szCs w:val="20"/>
              </w:rPr>
            </w:pPr>
            <w:r w:rsidRPr="005223BC">
              <w:rPr>
                <w:szCs w:val="20"/>
              </w:rPr>
              <w:t>On</w:t>
            </w:r>
          </w:p>
          <w:p w:rsidR="00E46816" w:rsidRPr="005223BC" w:rsidRDefault="00E46816" w:rsidP="00723CAE">
            <w:pPr>
              <w:numPr>
                <w:ilvl w:val="0"/>
                <w:numId w:val="1"/>
              </w:numPr>
              <w:rPr>
                <w:szCs w:val="20"/>
              </w:rPr>
            </w:pPr>
            <w:r w:rsidRPr="005223BC">
              <w:rPr>
                <w:szCs w:val="20"/>
              </w:rPr>
              <w:t>Off</w:t>
            </w:r>
          </w:p>
        </w:tc>
      </w:tr>
      <w:tr w:rsidR="0075542B" w:rsidRPr="005223BC" w:rsidTr="001526A5">
        <w:trPr>
          <w:cantSplit/>
        </w:trPr>
        <w:tc>
          <w:tcPr>
            <w:tcW w:w="1293" w:type="pct"/>
            <w:tcBorders>
              <w:top w:val="single" w:sz="8" w:space="0" w:color="4F81BD"/>
              <w:left w:val="single" w:sz="8" w:space="0" w:color="4F81BD"/>
              <w:bottom w:val="single" w:sz="8" w:space="0" w:color="4F81BD"/>
              <w:right w:val="single" w:sz="8" w:space="0" w:color="4F81BD"/>
            </w:tcBorders>
            <w:shd w:val="clear" w:color="auto" w:fill="D3DFEE"/>
          </w:tcPr>
          <w:p w:rsidR="0075542B" w:rsidRPr="005223BC" w:rsidRDefault="0075542B" w:rsidP="005917F4">
            <w:pPr>
              <w:rPr>
                <w:bCs/>
                <w:szCs w:val="20"/>
              </w:rPr>
            </w:pPr>
            <w:r w:rsidRPr="005223BC">
              <w:rPr>
                <w:bCs/>
                <w:szCs w:val="20"/>
              </w:rPr>
              <w:t>Bundled Warranty Item Banding</w:t>
            </w:r>
          </w:p>
        </w:tc>
        <w:tc>
          <w:tcPr>
            <w:tcW w:w="2533" w:type="pct"/>
            <w:tcBorders>
              <w:top w:val="single" w:sz="8" w:space="0" w:color="4F81BD"/>
              <w:left w:val="single" w:sz="8" w:space="0" w:color="4F81BD"/>
              <w:bottom w:val="single" w:sz="8" w:space="0" w:color="4F81BD"/>
              <w:right w:val="single" w:sz="8" w:space="0" w:color="4F81BD"/>
            </w:tcBorders>
            <w:shd w:val="clear" w:color="auto" w:fill="D3DFEE"/>
          </w:tcPr>
          <w:p w:rsidR="0075542B" w:rsidRPr="005223BC" w:rsidRDefault="0075542B" w:rsidP="0075542B">
            <w:pPr>
              <w:rPr>
                <w:szCs w:val="20"/>
              </w:rPr>
            </w:pPr>
            <w:r w:rsidRPr="005223BC">
              <w:rPr>
                <w:szCs w:val="20"/>
              </w:rPr>
              <w:t xml:space="preserve">Determines the minimum and maximum </w:t>
            </w:r>
            <w:r w:rsidR="00B14A43" w:rsidRPr="005223BC">
              <w:rPr>
                <w:szCs w:val="20"/>
              </w:rPr>
              <w:t>amount of what the selected items can be in order to sell the bundled warranty.  The price of the selected items need to be within this range</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75542B" w:rsidRPr="005223BC" w:rsidRDefault="00B14A43" w:rsidP="00723CAE">
            <w:pPr>
              <w:numPr>
                <w:ilvl w:val="0"/>
                <w:numId w:val="1"/>
              </w:numPr>
              <w:rPr>
                <w:szCs w:val="20"/>
              </w:rPr>
            </w:pPr>
            <w:r w:rsidRPr="005223BC">
              <w:rPr>
                <w:szCs w:val="20"/>
              </w:rPr>
              <w:t>Min: Dollar Value</w:t>
            </w:r>
          </w:p>
          <w:p w:rsidR="00B14A43" w:rsidRPr="005223BC" w:rsidRDefault="00B14A43" w:rsidP="00723CAE">
            <w:pPr>
              <w:numPr>
                <w:ilvl w:val="0"/>
                <w:numId w:val="1"/>
              </w:numPr>
              <w:rPr>
                <w:szCs w:val="20"/>
              </w:rPr>
            </w:pPr>
            <w:r w:rsidRPr="005223BC">
              <w:rPr>
                <w:szCs w:val="20"/>
              </w:rPr>
              <w:t>Max: Dollar Value</w:t>
            </w:r>
          </w:p>
        </w:tc>
      </w:tr>
      <w:tr w:rsidR="00B14A43" w:rsidRPr="005223BC" w:rsidTr="001526A5">
        <w:trPr>
          <w:cantSplit/>
        </w:trPr>
        <w:tc>
          <w:tcPr>
            <w:tcW w:w="1293" w:type="pct"/>
            <w:tcBorders>
              <w:top w:val="single" w:sz="8" w:space="0" w:color="4F81BD"/>
              <w:left w:val="single" w:sz="8" w:space="0" w:color="4F81BD"/>
              <w:bottom w:val="single" w:sz="8" w:space="0" w:color="4F81BD"/>
              <w:right w:val="single" w:sz="8" w:space="0" w:color="4F81BD"/>
            </w:tcBorders>
            <w:shd w:val="clear" w:color="auto" w:fill="D3DFEE"/>
          </w:tcPr>
          <w:p w:rsidR="00B14A43" w:rsidRPr="005223BC" w:rsidRDefault="00B14A43" w:rsidP="005917F4">
            <w:pPr>
              <w:rPr>
                <w:bCs/>
                <w:szCs w:val="20"/>
              </w:rPr>
            </w:pPr>
            <w:r w:rsidRPr="005223BC">
              <w:rPr>
                <w:bCs/>
                <w:szCs w:val="20"/>
              </w:rPr>
              <w:t>Eligible items for Bundled Warranty</w:t>
            </w:r>
          </w:p>
        </w:tc>
        <w:tc>
          <w:tcPr>
            <w:tcW w:w="2533" w:type="pct"/>
            <w:tcBorders>
              <w:top w:val="single" w:sz="8" w:space="0" w:color="4F81BD"/>
              <w:left w:val="single" w:sz="8" w:space="0" w:color="4F81BD"/>
              <w:bottom w:val="single" w:sz="8" w:space="0" w:color="4F81BD"/>
              <w:right w:val="single" w:sz="8" w:space="0" w:color="4F81BD"/>
            </w:tcBorders>
            <w:shd w:val="clear" w:color="auto" w:fill="D3DFEE"/>
          </w:tcPr>
          <w:p w:rsidR="00B14A43" w:rsidRPr="005223BC" w:rsidRDefault="00B14A43" w:rsidP="00B14A43">
            <w:pPr>
              <w:rPr>
                <w:szCs w:val="20"/>
              </w:rPr>
            </w:pPr>
            <w:r w:rsidRPr="005223BC">
              <w:rPr>
                <w:szCs w:val="20"/>
              </w:rPr>
              <w:t xml:space="preserve">Determines the covered items that are eligible for a bundled warranty.  This is a separate list than a single warranty </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B14A43" w:rsidRPr="005223BC" w:rsidRDefault="00B14A43" w:rsidP="00723CAE">
            <w:pPr>
              <w:numPr>
                <w:ilvl w:val="0"/>
                <w:numId w:val="1"/>
              </w:numPr>
              <w:rPr>
                <w:szCs w:val="20"/>
              </w:rPr>
            </w:pPr>
            <w:r w:rsidRPr="005223BC">
              <w:rPr>
                <w:szCs w:val="20"/>
              </w:rPr>
              <w:t>List of items</w:t>
            </w:r>
          </w:p>
        </w:tc>
      </w:tr>
      <w:tr w:rsidR="00214B0D" w:rsidRPr="005223BC" w:rsidTr="00214B0D">
        <w:trPr>
          <w:cantSplit/>
        </w:trPr>
        <w:tc>
          <w:tcPr>
            <w:tcW w:w="1293" w:type="pct"/>
            <w:tcBorders>
              <w:top w:val="single" w:sz="8" w:space="0" w:color="4F81BD"/>
              <w:left w:val="single" w:sz="8" w:space="0" w:color="4F81BD"/>
              <w:bottom w:val="single" w:sz="8" w:space="0" w:color="4F81BD"/>
              <w:right w:val="single" w:sz="8" w:space="0" w:color="4F81BD"/>
            </w:tcBorders>
            <w:shd w:val="clear" w:color="auto" w:fill="D3DFEE"/>
          </w:tcPr>
          <w:p w:rsidR="00214B0D" w:rsidRPr="005223BC" w:rsidDel="00B7697C" w:rsidRDefault="00214B0D" w:rsidP="00F43C02">
            <w:pPr>
              <w:rPr>
                <w:bCs/>
                <w:szCs w:val="20"/>
              </w:rPr>
            </w:pPr>
            <w:r w:rsidRPr="005223BC">
              <w:rPr>
                <w:bCs/>
                <w:szCs w:val="20"/>
              </w:rPr>
              <w:t>Monthly Warranty Item Attribute</w:t>
            </w:r>
          </w:p>
        </w:tc>
        <w:tc>
          <w:tcPr>
            <w:tcW w:w="2533" w:type="pct"/>
            <w:tcBorders>
              <w:top w:val="single" w:sz="8" w:space="0" w:color="4F81BD"/>
              <w:left w:val="single" w:sz="8" w:space="0" w:color="4F81BD"/>
              <w:bottom w:val="single" w:sz="8" w:space="0" w:color="4F81BD"/>
              <w:right w:val="single" w:sz="8" w:space="0" w:color="4F81BD"/>
            </w:tcBorders>
            <w:shd w:val="clear" w:color="auto" w:fill="D3DFEE"/>
          </w:tcPr>
          <w:p w:rsidR="00214B0D" w:rsidRPr="005223BC" w:rsidRDefault="00214B0D" w:rsidP="00F43C02">
            <w:r w:rsidRPr="005223BC">
              <w:t>An item attribute that determines if the item is also a monthly warranty item.</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214B0D" w:rsidRPr="005223BC" w:rsidRDefault="00214B0D" w:rsidP="00F43C02">
            <w:pPr>
              <w:pStyle w:val="ListParagraph"/>
              <w:numPr>
                <w:ilvl w:val="0"/>
                <w:numId w:val="12"/>
              </w:numPr>
              <w:rPr>
                <w:szCs w:val="20"/>
              </w:rPr>
            </w:pPr>
            <w:r w:rsidRPr="005223BC">
              <w:rPr>
                <w:szCs w:val="20"/>
              </w:rPr>
              <w:t>On</w:t>
            </w:r>
          </w:p>
          <w:p w:rsidR="00214B0D" w:rsidRPr="005223BC" w:rsidRDefault="00214B0D" w:rsidP="00F43C02">
            <w:pPr>
              <w:pStyle w:val="ListParagraph"/>
              <w:numPr>
                <w:ilvl w:val="0"/>
                <w:numId w:val="12"/>
              </w:numPr>
              <w:rPr>
                <w:szCs w:val="20"/>
              </w:rPr>
            </w:pPr>
            <w:r w:rsidRPr="005223BC">
              <w:rPr>
                <w:szCs w:val="20"/>
              </w:rPr>
              <w:t>Off</w:t>
            </w:r>
          </w:p>
        </w:tc>
      </w:tr>
      <w:tr w:rsidR="00214B0D" w:rsidRPr="005223BC" w:rsidTr="00214B0D">
        <w:trPr>
          <w:cantSplit/>
        </w:trPr>
        <w:tc>
          <w:tcPr>
            <w:tcW w:w="1293" w:type="pct"/>
            <w:tcBorders>
              <w:top w:val="single" w:sz="8" w:space="0" w:color="4F81BD"/>
              <w:left w:val="single" w:sz="8" w:space="0" w:color="4F81BD"/>
              <w:bottom w:val="single" w:sz="8" w:space="0" w:color="4F81BD"/>
              <w:right w:val="single" w:sz="8" w:space="0" w:color="4F81BD"/>
            </w:tcBorders>
            <w:shd w:val="clear" w:color="auto" w:fill="D3DFEE"/>
          </w:tcPr>
          <w:p w:rsidR="00214B0D" w:rsidRPr="005223BC" w:rsidRDefault="009374F5" w:rsidP="00566CC7">
            <w:pPr>
              <w:rPr>
                <w:bCs/>
                <w:szCs w:val="20"/>
              </w:rPr>
            </w:pPr>
            <w:r w:rsidRPr="005223BC">
              <w:rPr>
                <w:bCs/>
                <w:szCs w:val="20"/>
              </w:rPr>
              <w:t xml:space="preserve">Previous Transaction </w:t>
            </w:r>
            <w:r w:rsidR="00566CC7" w:rsidRPr="005223BC">
              <w:rPr>
                <w:bCs/>
                <w:szCs w:val="20"/>
              </w:rPr>
              <w:t xml:space="preserve">Number of Days </w:t>
            </w:r>
          </w:p>
        </w:tc>
        <w:tc>
          <w:tcPr>
            <w:tcW w:w="2533" w:type="pct"/>
            <w:tcBorders>
              <w:top w:val="single" w:sz="8" w:space="0" w:color="4F81BD"/>
              <w:left w:val="single" w:sz="8" w:space="0" w:color="4F81BD"/>
              <w:bottom w:val="single" w:sz="8" w:space="0" w:color="4F81BD"/>
              <w:right w:val="single" w:sz="8" w:space="0" w:color="4F81BD"/>
            </w:tcBorders>
            <w:shd w:val="clear" w:color="auto" w:fill="D3DFEE"/>
          </w:tcPr>
          <w:p w:rsidR="00214B0D" w:rsidRPr="005223BC" w:rsidRDefault="001C1CBE" w:rsidP="00566CC7">
            <w:pPr>
              <w:rPr>
                <w:szCs w:val="20"/>
              </w:rPr>
            </w:pPr>
            <w:r w:rsidRPr="005223BC">
              <w:rPr>
                <w:szCs w:val="20"/>
              </w:rPr>
              <w:t xml:space="preserve">Determines the </w:t>
            </w:r>
            <w:r w:rsidR="00566CC7" w:rsidRPr="005223BC">
              <w:t>number of days compared with the current date when the previous transaction date is too old.  If the transaction is older than this value, the system checks if manager approval is required to continue with the entered transaction.</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214B0D" w:rsidRPr="005223BC" w:rsidRDefault="00566CC7" w:rsidP="00214B0D">
            <w:pPr>
              <w:numPr>
                <w:ilvl w:val="0"/>
                <w:numId w:val="1"/>
              </w:numPr>
              <w:rPr>
                <w:szCs w:val="20"/>
              </w:rPr>
            </w:pPr>
            <w:r w:rsidRPr="005223BC">
              <w:rPr>
                <w:szCs w:val="20"/>
              </w:rPr>
              <w:t>Value</w:t>
            </w:r>
          </w:p>
        </w:tc>
      </w:tr>
      <w:tr w:rsidR="0074229B" w:rsidRPr="005223BC" w:rsidTr="00214B0D">
        <w:trPr>
          <w:cantSplit/>
          <w:ins w:id="243" w:author="Amy Byers" w:date="2015-04-01T13:30:00Z"/>
        </w:trPr>
        <w:tc>
          <w:tcPr>
            <w:tcW w:w="1293" w:type="pct"/>
            <w:tcBorders>
              <w:top w:val="single" w:sz="8" w:space="0" w:color="4F81BD"/>
              <w:left w:val="single" w:sz="8" w:space="0" w:color="4F81BD"/>
              <w:bottom w:val="single" w:sz="8" w:space="0" w:color="4F81BD"/>
              <w:right w:val="single" w:sz="8" w:space="0" w:color="4F81BD"/>
            </w:tcBorders>
            <w:shd w:val="clear" w:color="auto" w:fill="D3DFEE"/>
          </w:tcPr>
          <w:p w:rsidR="0074229B" w:rsidRPr="005223BC" w:rsidRDefault="0074229B" w:rsidP="00566CC7">
            <w:pPr>
              <w:rPr>
                <w:ins w:id="244" w:author="Amy Byers" w:date="2015-04-01T13:30:00Z"/>
                <w:bCs/>
                <w:szCs w:val="20"/>
              </w:rPr>
            </w:pPr>
            <w:ins w:id="245" w:author="Amy Byers" w:date="2015-04-01T13:30:00Z">
              <w:r>
                <w:rPr>
                  <w:bCs/>
                  <w:szCs w:val="20"/>
                </w:rPr>
                <w:t>Skip PSP PRP Validation IBH Flag</w:t>
              </w:r>
            </w:ins>
          </w:p>
        </w:tc>
        <w:tc>
          <w:tcPr>
            <w:tcW w:w="2533" w:type="pct"/>
            <w:tcBorders>
              <w:top w:val="single" w:sz="8" w:space="0" w:color="4F81BD"/>
              <w:left w:val="single" w:sz="8" w:space="0" w:color="4F81BD"/>
              <w:bottom w:val="single" w:sz="8" w:space="0" w:color="4F81BD"/>
              <w:right w:val="single" w:sz="8" w:space="0" w:color="4F81BD"/>
            </w:tcBorders>
            <w:shd w:val="clear" w:color="auto" w:fill="D3DFEE"/>
          </w:tcPr>
          <w:p w:rsidR="0074229B" w:rsidRPr="005223BC" w:rsidRDefault="0074229B" w:rsidP="00566CC7">
            <w:pPr>
              <w:rPr>
                <w:ins w:id="246" w:author="Amy Byers" w:date="2015-04-01T13:30:00Z"/>
                <w:szCs w:val="20"/>
              </w:rPr>
            </w:pPr>
            <w:ins w:id="247" w:author="Amy Byers" w:date="2015-04-01T13:30:00Z">
              <w:r>
                <w:rPr>
                  <w:szCs w:val="20"/>
                </w:rPr>
                <w:t xml:space="preserve">Determines if </w:t>
              </w:r>
            </w:ins>
            <w:ins w:id="248" w:author="Amy Byers" w:date="2015-04-01T13:31:00Z">
              <w:r>
                <w:rPr>
                  <w:szCs w:val="20"/>
                </w:rPr>
                <w:t>validation</w:t>
              </w:r>
            </w:ins>
            <w:ins w:id="249" w:author="Amy Byers" w:date="2015-04-01T13:30:00Z">
              <w:r>
                <w:rPr>
                  <w:szCs w:val="20"/>
                </w:rPr>
                <w:t xml:space="preserve"> of Warranty </w:t>
              </w:r>
            </w:ins>
            <w:ins w:id="250" w:author="Amy Byers" w:date="2015-04-01T13:31:00Z">
              <w:r>
                <w:rPr>
                  <w:szCs w:val="20"/>
                </w:rPr>
                <w:t>covered item occurs for the transaction IBH</w:t>
              </w:r>
            </w:ins>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74229B" w:rsidRDefault="0074229B" w:rsidP="00214B0D">
            <w:pPr>
              <w:numPr>
                <w:ilvl w:val="0"/>
                <w:numId w:val="1"/>
              </w:numPr>
              <w:rPr>
                <w:ins w:id="251" w:author="Amy Byers" w:date="2015-04-01T13:31:00Z"/>
                <w:szCs w:val="20"/>
              </w:rPr>
            </w:pPr>
            <w:ins w:id="252" w:author="Amy Byers" w:date="2015-04-01T13:31:00Z">
              <w:r>
                <w:rPr>
                  <w:szCs w:val="20"/>
                </w:rPr>
                <w:t>On</w:t>
              </w:r>
            </w:ins>
          </w:p>
          <w:p w:rsidR="0074229B" w:rsidRPr="005223BC" w:rsidRDefault="0074229B" w:rsidP="00214B0D">
            <w:pPr>
              <w:numPr>
                <w:ilvl w:val="0"/>
                <w:numId w:val="1"/>
              </w:numPr>
              <w:rPr>
                <w:ins w:id="253" w:author="Amy Byers" w:date="2015-04-01T13:30:00Z"/>
                <w:szCs w:val="20"/>
              </w:rPr>
            </w:pPr>
            <w:ins w:id="254" w:author="Amy Byers" w:date="2015-04-01T13:31:00Z">
              <w:r>
                <w:rPr>
                  <w:szCs w:val="20"/>
                </w:rPr>
                <w:t>Off</w:t>
              </w:r>
            </w:ins>
          </w:p>
        </w:tc>
      </w:tr>
    </w:tbl>
    <w:p w:rsidR="0074229B" w:rsidRPr="005223BC" w:rsidRDefault="0074229B" w:rsidP="0074229B">
      <w:pPr>
        <w:pStyle w:val="BodyText"/>
        <w:rPr>
          <w:ins w:id="255" w:author="Amy Byers" w:date="2015-04-01T13:32:00Z"/>
        </w:rPr>
      </w:pPr>
      <w:bookmarkStart w:id="256" w:name="_Toc318210821"/>
      <w:bookmarkStart w:id="257" w:name="_Toc290020120"/>
      <w:bookmarkStart w:id="258" w:name="_Toc71960215"/>
    </w:p>
    <w:p w:rsidR="00D8448E" w:rsidRPr="005223BC" w:rsidRDefault="00D8448E" w:rsidP="00D8448E">
      <w:pPr>
        <w:pStyle w:val="Heading2"/>
      </w:pPr>
      <w:bookmarkStart w:id="259" w:name="_Toc415658695"/>
      <w:r w:rsidRPr="005223BC">
        <w:lastRenderedPageBreak/>
        <w:t>Interfaces</w:t>
      </w:r>
      <w:bookmarkEnd w:id="256"/>
      <w:bookmarkEnd w:id="259"/>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5282"/>
        <w:gridCol w:w="5282"/>
      </w:tblGrid>
      <w:tr w:rsidR="00D8448E" w:rsidRPr="005223BC" w:rsidTr="00801B82">
        <w:trPr>
          <w:cantSplit/>
        </w:trPr>
        <w:tc>
          <w:tcPr>
            <w:tcW w:w="2500" w:type="pct"/>
            <w:tcBorders>
              <w:top w:val="single" w:sz="8" w:space="0" w:color="4F81BD"/>
              <w:left w:val="single" w:sz="8" w:space="0" w:color="4F81BD"/>
              <w:bottom w:val="single" w:sz="18" w:space="0" w:color="4F81BD"/>
              <w:right w:val="single" w:sz="8" w:space="0" w:color="4F81BD"/>
            </w:tcBorders>
          </w:tcPr>
          <w:p w:rsidR="00D8448E" w:rsidRPr="005223BC" w:rsidRDefault="00D8448E" w:rsidP="00801B82">
            <w:pPr>
              <w:rPr>
                <w:b/>
              </w:rPr>
            </w:pPr>
            <w:r w:rsidRPr="005223BC">
              <w:rPr>
                <w:b/>
              </w:rPr>
              <w:t>Interface</w:t>
            </w:r>
          </w:p>
        </w:tc>
        <w:tc>
          <w:tcPr>
            <w:tcW w:w="2500" w:type="pct"/>
            <w:tcBorders>
              <w:top w:val="single" w:sz="8" w:space="0" w:color="4F81BD"/>
              <w:left w:val="single" w:sz="8" w:space="0" w:color="4F81BD"/>
              <w:bottom w:val="single" w:sz="18" w:space="0" w:color="4F81BD"/>
              <w:right w:val="single" w:sz="8" w:space="0" w:color="4F81BD"/>
            </w:tcBorders>
          </w:tcPr>
          <w:p w:rsidR="00D8448E" w:rsidRPr="005223BC" w:rsidRDefault="00D8448E" w:rsidP="00801B82">
            <w:pPr>
              <w:rPr>
                <w:b/>
                <w:vanish/>
                <w:szCs w:val="20"/>
              </w:rPr>
            </w:pPr>
            <w:r w:rsidRPr="005223BC">
              <w:rPr>
                <w:b/>
                <w:szCs w:val="20"/>
              </w:rPr>
              <w:t>Description</w:t>
            </w:r>
          </w:p>
        </w:tc>
      </w:tr>
      <w:tr w:rsidR="00214B0D" w:rsidRPr="005223BC" w:rsidTr="005F305E">
        <w:trPr>
          <w:cantSplit/>
        </w:trPr>
        <w:tc>
          <w:tcPr>
            <w:tcW w:w="2500" w:type="pct"/>
            <w:tcBorders>
              <w:top w:val="single" w:sz="18" w:space="0" w:color="4F81BD"/>
              <w:left w:val="single" w:sz="8" w:space="0" w:color="4F81BD"/>
              <w:bottom w:val="single" w:sz="8" w:space="0" w:color="4F81BD"/>
              <w:right w:val="single" w:sz="8" w:space="0" w:color="4F81BD"/>
            </w:tcBorders>
            <w:shd w:val="clear" w:color="auto" w:fill="D3DFEE"/>
          </w:tcPr>
          <w:p w:rsidR="00214B0D" w:rsidRPr="005223BC" w:rsidRDefault="00214B0D" w:rsidP="005F305E">
            <w:pPr>
              <w:rPr>
                <w:bCs/>
                <w:szCs w:val="20"/>
              </w:rPr>
            </w:pPr>
            <w:r w:rsidRPr="005223BC">
              <w:rPr>
                <w:bCs/>
                <w:szCs w:val="20"/>
              </w:rPr>
              <w:t>Transaction Lookup Service</w:t>
            </w:r>
          </w:p>
        </w:tc>
        <w:tc>
          <w:tcPr>
            <w:tcW w:w="2500" w:type="pct"/>
            <w:tcBorders>
              <w:top w:val="single" w:sz="18" w:space="0" w:color="4F81BD"/>
              <w:left w:val="single" w:sz="8" w:space="0" w:color="4F81BD"/>
              <w:bottom w:val="single" w:sz="8" w:space="0" w:color="4F81BD"/>
              <w:right w:val="single" w:sz="8" w:space="0" w:color="4F81BD"/>
            </w:tcBorders>
            <w:shd w:val="clear" w:color="auto" w:fill="D3DFEE"/>
          </w:tcPr>
          <w:p w:rsidR="00214B0D" w:rsidRPr="005223BC" w:rsidRDefault="00214B0D" w:rsidP="00F43C02">
            <w:pPr>
              <w:rPr>
                <w:szCs w:val="20"/>
              </w:rPr>
            </w:pPr>
            <w:r w:rsidRPr="005223BC">
              <w:rPr>
                <w:szCs w:val="20"/>
              </w:rPr>
              <w:t xml:space="preserve">Searches for transactions against the Customer’s </w:t>
            </w:r>
            <w:r w:rsidR="00F43C02" w:rsidRPr="005223BC">
              <w:rPr>
                <w:szCs w:val="20"/>
              </w:rPr>
              <w:t>transaction data store</w:t>
            </w:r>
            <w:r w:rsidRPr="005223BC">
              <w:rPr>
                <w:szCs w:val="20"/>
              </w:rPr>
              <w:t xml:space="preserve">.  </w:t>
            </w:r>
          </w:p>
        </w:tc>
      </w:tr>
    </w:tbl>
    <w:p w:rsidR="0074229B" w:rsidRPr="005223BC" w:rsidRDefault="0074229B" w:rsidP="0074229B">
      <w:pPr>
        <w:pStyle w:val="BodyText"/>
        <w:rPr>
          <w:ins w:id="260" w:author="Amy Byers" w:date="2015-04-01T13:31:00Z"/>
        </w:rPr>
      </w:pPr>
    </w:p>
    <w:p w:rsidR="00FD5BA1" w:rsidRPr="005223BC" w:rsidRDefault="00FD5BA1" w:rsidP="00FD5BA1">
      <w:pPr>
        <w:pStyle w:val="Heading1"/>
        <w:rPr>
          <w:i/>
        </w:rPr>
      </w:pPr>
      <w:bookmarkStart w:id="261" w:name="_Toc415658696"/>
      <w:r w:rsidRPr="005223BC">
        <w:rPr>
          <w:i/>
        </w:rPr>
        <w:t xml:space="preserve">USE CASE: </w:t>
      </w:r>
      <w:bookmarkEnd w:id="257"/>
      <w:r w:rsidR="00DB71F0" w:rsidRPr="005223BC">
        <w:rPr>
          <w:i/>
        </w:rPr>
        <w:t>Sell Warranty</w:t>
      </w:r>
      <w:bookmarkEnd w:id="261"/>
    </w:p>
    <w:p w:rsidR="00366130" w:rsidRPr="005223BC" w:rsidRDefault="00366130" w:rsidP="00FD5BA1">
      <w:pPr>
        <w:pStyle w:val="Heading2"/>
      </w:pPr>
      <w:bookmarkStart w:id="262" w:name="_Toc290020122"/>
      <w:bookmarkStart w:id="263" w:name="_Toc415658697"/>
      <w:r w:rsidRPr="005223BC">
        <w:t>Feature Flow</w:t>
      </w:r>
      <w:bookmarkEnd w:id="263"/>
    </w:p>
    <w:p w:rsidR="00DB71F0" w:rsidRPr="000505A3" w:rsidRDefault="005F305E" w:rsidP="00366130">
      <w:pPr>
        <w:pStyle w:val="BodyText"/>
      </w:pPr>
      <w:r w:rsidRPr="000505A3">
        <w:object w:dxaOrig="10480" w:dyaOrig="92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4.25pt;height:462.75pt" o:ole="">
            <v:imagedata r:id="rId14" o:title=""/>
          </v:shape>
          <o:OLEObject Type="Embed" ProgID="Visio.Drawing.11" ShapeID="_x0000_i1025" DrawAspect="Content" ObjectID="_1489400705" r:id="rId15"/>
        </w:object>
      </w:r>
    </w:p>
    <w:p w:rsidR="00FD5BA1" w:rsidRPr="005223BC" w:rsidRDefault="00FD5BA1" w:rsidP="00FD5BA1">
      <w:pPr>
        <w:pStyle w:val="Heading2"/>
      </w:pPr>
      <w:bookmarkStart w:id="264" w:name="_Toc415658698"/>
      <w:r w:rsidRPr="005223BC">
        <w:t>Precondition</w:t>
      </w:r>
      <w:bookmarkEnd w:id="262"/>
      <w:bookmarkEnd w:id="264"/>
    </w:p>
    <w:p w:rsidR="00DB71F0" w:rsidRPr="005223BC" w:rsidRDefault="00DB71F0" w:rsidP="00723CAE">
      <w:pPr>
        <w:pStyle w:val="BodyText"/>
        <w:numPr>
          <w:ilvl w:val="0"/>
          <w:numId w:val="1"/>
        </w:numPr>
      </w:pPr>
      <w:bookmarkStart w:id="265" w:name="_Ref233697587"/>
      <w:bookmarkStart w:id="266" w:name="_Ref233697593"/>
      <w:bookmarkStart w:id="267" w:name="_Toc290020123"/>
      <w:r w:rsidRPr="005223BC">
        <w:t xml:space="preserve">A warranty item </w:t>
      </w:r>
      <w:r w:rsidR="00ED1B94" w:rsidRPr="005223BC">
        <w:t>is entered or selected</w:t>
      </w:r>
      <w:proofErr w:type="gramStart"/>
      <w:r w:rsidR="00ED1B94" w:rsidRPr="005223BC">
        <w:t>.</w:t>
      </w:r>
      <w:r w:rsidRPr="005223BC">
        <w:t>.</w:t>
      </w:r>
      <w:proofErr w:type="gramEnd"/>
    </w:p>
    <w:p w:rsidR="00FD5BA1" w:rsidRPr="005223BC" w:rsidRDefault="00FD5BA1" w:rsidP="00FD5BA1">
      <w:pPr>
        <w:pStyle w:val="Heading2"/>
      </w:pPr>
      <w:bookmarkStart w:id="268" w:name="_Toc415658699"/>
      <w:r w:rsidRPr="005223BC">
        <w:t>Main Flow</w:t>
      </w:r>
      <w:bookmarkEnd w:id="265"/>
      <w:bookmarkEnd w:id="266"/>
      <w:bookmarkEnd w:id="267"/>
      <w:bookmarkEnd w:id="268"/>
    </w:p>
    <w:p w:rsidR="00E46816" w:rsidRPr="005223BC" w:rsidRDefault="00E46816" w:rsidP="00723CAE">
      <w:pPr>
        <w:pStyle w:val="BodyText"/>
        <w:numPr>
          <w:ilvl w:val="0"/>
          <w:numId w:val="5"/>
        </w:numPr>
      </w:pPr>
      <w:r w:rsidRPr="005223BC">
        <w:t>The system determines if the warranty item is a bundled warranty item.</w:t>
      </w:r>
    </w:p>
    <w:p w:rsidR="00E46816" w:rsidRPr="005223BC" w:rsidRDefault="00E46816" w:rsidP="00723CAE">
      <w:pPr>
        <w:pStyle w:val="BodyText"/>
        <w:numPr>
          <w:ilvl w:val="0"/>
          <w:numId w:val="5"/>
        </w:numPr>
      </w:pPr>
      <w:r w:rsidRPr="005223BC">
        <w:t>If the warranty item is a bundled warranty item, the system executes the Bundled Warranty use case.</w:t>
      </w:r>
    </w:p>
    <w:p w:rsidR="00E617A6" w:rsidRPr="005223BC" w:rsidRDefault="00E617A6" w:rsidP="00723CAE">
      <w:pPr>
        <w:pStyle w:val="BodyText"/>
        <w:numPr>
          <w:ilvl w:val="0"/>
          <w:numId w:val="5"/>
        </w:numPr>
      </w:pPr>
      <w:r w:rsidRPr="005223BC">
        <w:lastRenderedPageBreak/>
        <w:t>The system determines if the warranty item was sold through the suggested sell list.</w:t>
      </w:r>
    </w:p>
    <w:p w:rsidR="00E617A6" w:rsidRPr="005223BC" w:rsidRDefault="00E617A6" w:rsidP="00723CAE">
      <w:pPr>
        <w:pStyle w:val="BodyText"/>
        <w:numPr>
          <w:ilvl w:val="0"/>
          <w:numId w:val="5"/>
        </w:numPr>
      </w:pPr>
      <w:r w:rsidRPr="005223BC">
        <w:t xml:space="preserve">If the warranty item was sold through the item entry process, the </w:t>
      </w:r>
      <w:r w:rsidR="006952A3" w:rsidRPr="005223BC">
        <w:t>system executes the Standalone Warranty use case</w:t>
      </w:r>
      <w:r w:rsidRPr="005223BC">
        <w:t>.</w:t>
      </w:r>
    </w:p>
    <w:p w:rsidR="00E14E15" w:rsidRPr="005223BC" w:rsidRDefault="004D1413" w:rsidP="00723CAE">
      <w:pPr>
        <w:pStyle w:val="BodyText"/>
        <w:numPr>
          <w:ilvl w:val="0"/>
          <w:numId w:val="5"/>
        </w:numPr>
      </w:pPr>
      <w:r w:rsidRPr="005223BC">
        <w:t>If the warranty item wa</w:t>
      </w:r>
      <w:r w:rsidR="00F87543" w:rsidRPr="005223BC">
        <w:t xml:space="preserve">s sold through suggested sell, </w:t>
      </w:r>
      <w:r w:rsidRPr="005223BC">
        <w:t>t</w:t>
      </w:r>
      <w:r w:rsidR="00E14E15" w:rsidRPr="005223BC">
        <w:t xml:space="preserve">he system determines if the covered item is already linked to a warranty item in the </w:t>
      </w:r>
      <w:r w:rsidR="003F531A" w:rsidRPr="005223BC">
        <w:t>transaction</w:t>
      </w:r>
      <w:r w:rsidR="00E14E15" w:rsidRPr="005223BC">
        <w:t>.</w:t>
      </w:r>
    </w:p>
    <w:p w:rsidR="00E14E15" w:rsidRPr="005223BC" w:rsidRDefault="00E14E15" w:rsidP="00723CAE">
      <w:pPr>
        <w:pStyle w:val="BodyText"/>
        <w:numPr>
          <w:ilvl w:val="0"/>
          <w:numId w:val="5"/>
        </w:numPr>
      </w:pPr>
      <w:r w:rsidRPr="005223BC">
        <w:t xml:space="preserve">If the covered item is already linked to a warranty item in the </w:t>
      </w:r>
      <w:r w:rsidR="003F531A" w:rsidRPr="005223BC">
        <w:t>transaction</w:t>
      </w:r>
      <w:r w:rsidRPr="005223BC">
        <w:t>, the system displays a message, the operator acknowledges the message, the system discards the warranty item, the use case ends and the system returns to the calling use case.</w:t>
      </w:r>
    </w:p>
    <w:p w:rsidR="00E14E15" w:rsidRPr="005223BC" w:rsidRDefault="00E14E15" w:rsidP="00723CAE">
      <w:pPr>
        <w:pStyle w:val="BodyText"/>
        <w:numPr>
          <w:ilvl w:val="0"/>
          <w:numId w:val="5"/>
        </w:numPr>
      </w:pPr>
      <w:r w:rsidRPr="005223BC">
        <w:t>The system executes the Customer use case to collect information required to sell the warranty item.</w:t>
      </w:r>
    </w:p>
    <w:p w:rsidR="00E14E15" w:rsidRPr="005223BC" w:rsidRDefault="00E14E15" w:rsidP="00723CAE">
      <w:pPr>
        <w:pStyle w:val="BodyText"/>
        <w:numPr>
          <w:ilvl w:val="0"/>
          <w:numId w:val="5"/>
        </w:numPr>
      </w:pPr>
      <w:r w:rsidRPr="005223BC">
        <w:t xml:space="preserve">If the system returns from the Customer use case without the required information, the system displays a message, the operator acknowledges the message, </w:t>
      </w:r>
      <w:r w:rsidR="00ED1B94" w:rsidRPr="005223BC">
        <w:t>and the</w:t>
      </w:r>
      <w:r w:rsidRPr="005223BC">
        <w:t xml:space="preserve"> system discards the warranty item, the use case ends and the system returns to the calling use case.</w:t>
      </w:r>
    </w:p>
    <w:p w:rsidR="00E14E15" w:rsidRPr="005223BC" w:rsidRDefault="00E14E15" w:rsidP="00723CAE">
      <w:pPr>
        <w:pStyle w:val="BodyText"/>
        <w:numPr>
          <w:ilvl w:val="0"/>
          <w:numId w:val="5"/>
        </w:numPr>
      </w:pPr>
      <w:r w:rsidRPr="005223BC">
        <w:t>The system returns from the Customer use case with the required information.</w:t>
      </w:r>
    </w:p>
    <w:p w:rsidR="00E14E15" w:rsidRPr="005223BC" w:rsidRDefault="00E14E15" w:rsidP="00723CAE">
      <w:pPr>
        <w:pStyle w:val="BodyText"/>
        <w:numPr>
          <w:ilvl w:val="0"/>
          <w:numId w:val="5"/>
        </w:numPr>
      </w:pPr>
      <w:r w:rsidRPr="005223BC">
        <w:t xml:space="preserve">The system determines if signature is required for the </w:t>
      </w:r>
      <w:r w:rsidR="00CC718E" w:rsidRPr="005223BC">
        <w:t xml:space="preserve">type of </w:t>
      </w:r>
      <w:r w:rsidRPr="005223BC">
        <w:t>warranty.</w:t>
      </w:r>
    </w:p>
    <w:p w:rsidR="00E14E15" w:rsidRPr="005223BC" w:rsidRDefault="00E14E15" w:rsidP="00723CAE">
      <w:pPr>
        <w:pStyle w:val="BodyText"/>
        <w:numPr>
          <w:ilvl w:val="0"/>
          <w:numId w:val="5"/>
        </w:numPr>
      </w:pPr>
      <w:r w:rsidRPr="005223BC">
        <w:t xml:space="preserve">If a signature is required, the system </w:t>
      </w:r>
      <w:r w:rsidR="004B42AA" w:rsidRPr="005223BC">
        <w:t xml:space="preserve">executes </w:t>
      </w:r>
      <w:r w:rsidRPr="005223BC">
        <w:t xml:space="preserve">the Signature Capture </w:t>
      </w:r>
      <w:proofErr w:type="gramStart"/>
      <w:r w:rsidR="000B38FA" w:rsidRPr="005223BC">
        <w:t>With</w:t>
      </w:r>
      <w:proofErr w:type="gramEnd"/>
      <w:r w:rsidR="000B38FA" w:rsidRPr="005223BC">
        <w:t xml:space="preserve"> Terms </w:t>
      </w:r>
      <w:r w:rsidRPr="005223BC">
        <w:t>use case.</w:t>
      </w:r>
    </w:p>
    <w:p w:rsidR="00E14E15" w:rsidRPr="005223BC" w:rsidRDefault="00E14E15" w:rsidP="00723CAE">
      <w:pPr>
        <w:pStyle w:val="BodyText"/>
        <w:numPr>
          <w:ilvl w:val="0"/>
          <w:numId w:val="5"/>
        </w:numPr>
      </w:pPr>
      <w:r w:rsidRPr="005223BC">
        <w:t xml:space="preserve">If signature is not required or the Signature </w:t>
      </w:r>
      <w:r w:rsidR="004E46FA" w:rsidRPr="005223BC">
        <w:t>Capture with</w:t>
      </w:r>
      <w:r w:rsidR="000B38FA" w:rsidRPr="005223BC">
        <w:t xml:space="preserve"> Terms </w:t>
      </w:r>
      <w:r w:rsidRPr="005223BC">
        <w:t>use case is completed successfully, the system determines the start date for the warranty.</w:t>
      </w:r>
    </w:p>
    <w:p w:rsidR="004E46FA" w:rsidRPr="005223BC" w:rsidRDefault="004E46FA" w:rsidP="00723CAE">
      <w:pPr>
        <w:pStyle w:val="BodyText"/>
        <w:numPr>
          <w:ilvl w:val="0"/>
          <w:numId w:val="5"/>
        </w:numPr>
      </w:pPr>
      <w:r w:rsidRPr="005223BC">
        <w:t>The system establishes a link between the warranty item and the covered item.</w:t>
      </w:r>
    </w:p>
    <w:p w:rsidR="00E14E15" w:rsidRPr="005223BC" w:rsidRDefault="00E14E15" w:rsidP="00723CAE">
      <w:pPr>
        <w:pStyle w:val="BodyText"/>
        <w:numPr>
          <w:ilvl w:val="0"/>
          <w:numId w:val="5"/>
        </w:numPr>
      </w:pPr>
      <w:r w:rsidRPr="005223BC">
        <w:t>The system journals the warranty information.</w:t>
      </w:r>
    </w:p>
    <w:p w:rsidR="00F24120" w:rsidRPr="005223BC" w:rsidRDefault="00F24120" w:rsidP="00723CAE">
      <w:pPr>
        <w:pStyle w:val="BodyText"/>
        <w:numPr>
          <w:ilvl w:val="0"/>
          <w:numId w:val="5"/>
        </w:numPr>
      </w:pPr>
      <w:r w:rsidRPr="005223BC">
        <w:t>The system logs the warranty information.</w:t>
      </w:r>
    </w:p>
    <w:p w:rsidR="00E14E15" w:rsidRPr="005223BC" w:rsidRDefault="00E14E15" w:rsidP="00723CAE">
      <w:pPr>
        <w:pStyle w:val="BodyText"/>
        <w:numPr>
          <w:ilvl w:val="0"/>
          <w:numId w:val="5"/>
        </w:numPr>
      </w:pPr>
      <w:r w:rsidRPr="005223BC">
        <w:t xml:space="preserve">The use case </w:t>
      </w:r>
      <w:r w:rsidR="00E042FB" w:rsidRPr="005223BC">
        <w:t xml:space="preserve">ends </w:t>
      </w:r>
      <w:r w:rsidRPr="005223BC">
        <w:t xml:space="preserve">and the system returns to the </w:t>
      </w:r>
      <w:r w:rsidR="00C05E74" w:rsidRPr="005223BC">
        <w:t>Sale use case where Item Workflow use case is called.</w:t>
      </w:r>
    </w:p>
    <w:p w:rsidR="00FD5BA1" w:rsidRPr="005223BC" w:rsidRDefault="00FD5BA1" w:rsidP="00FD5BA1">
      <w:pPr>
        <w:pStyle w:val="Heading2"/>
      </w:pPr>
      <w:bookmarkStart w:id="269" w:name="_Toc290020124"/>
      <w:bookmarkStart w:id="270" w:name="_Toc415658700"/>
      <w:r w:rsidRPr="005223BC">
        <w:t>Alternate Flows</w:t>
      </w:r>
      <w:bookmarkEnd w:id="269"/>
      <w:bookmarkEnd w:id="270"/>
    </w:p>
    <w:p w:rsidR="00E14E15" w:rsidRPr="005223BC" w:rsidRDefault="00E14E15" w:rsidP="00E14E15">
      <w:pPr>
        <w:pStyle w:val="BodyText"/>
      </w:pPr>
      <w:r w:rsidRPr="005223BC">
        <w:t>None</w:t>
      </w:r>
    </w:p>
    <w:p w:rsidR="00FD5BA1" w:rsidRPr="005223BC" w:rsidRDefault="00FD5BA1" w:rsidP="00994CCD">
      <w:pPr>
        <w:pStyle w:val="Heading2"/>
      </w:pPr>
      <w:bookmarkStart w:id="271" w:name="_Toc290020125"/>
      <w:bookmarkStart w:id="272" w:name="_Toc415658701"/>
      <w:r w:rsidRPr="005223BC">
        <w:t>Post Condition</w:t>
      </w:r>
      <w:bookmarkEnd w:id="271"/>
      <w:bookmarkEnd w:id="272"/>
    </w:p>
    <w:p w:rsidR="00E14E15" w:rsidRPr="005223BC" w:rsidRDefault="00E14E15" w:rsidP="00723CAE">
      <w:pPr>
        <w:pStyle w:val="BodyText"/>
        <w:numPr>
          <w:ilvl w:val="0"/>
          <w:numId w:val="1"/>
        </w:numPr>
      </w:pPr>
      <w:bookmarkStart w:id="273" w:name="_Toc290020126"/>
      <w:r w:rsidRPr="005223BC">
        <w:t xml:space="preserve">A warranty item is </w:t>
      </w:r>
      <w:r w:rsidR="004E46FA" w:rsidRPr="005223BC">
        <w:t>added to the transaction</w:t>
      </w:r>
      <w:r w:rsidRPr="005223BC">
        <w:t>.</w:t>
      </w:r>
    </w:p>
    <w:p w:rsidR="00FD5BA1" w:rsidRPr="005223BC" w:rsidRDefault="00FD5BA1" w:rsidP="00994CCD">
      <w:pPr>
        <w:pStyle w:val="Heading2"/>
      </w:pPr>
      <w:bookmarkStart w:id="274" w:name="_Ref323217724"/>
      <w:bookmarkStart w:id="275" w:name="_Toc415658702"/>
      <w:r w:rsidRPr="005223BC">
        <w:t>Special Requirements</w:t>
      </w:r>
      <w:bookmarkEnd w:id="273"/>
      <w:bookmarkEnd w:id="274"/>
      <w:bookmarkEnd w:id="275"/>
    </w:p>
    <w:p w:rsidR="009D7130" w:rsidRPr="005223BC" w:rsidRDefault="0045212D" w:rsidP="00723CAE">
      <w:pPr>
        <w:pStyle w:val="BodyText"/>
        <w:numPr>
          <w:ilvl w:val="0"/>
          <w:numId w:val="6"/>
        </w:numPr>
      </w:pPr>
      <w:r w:rsidRPr="005223BC">
        <w:t xml:space="preserve">The start date of the warranty is the </w:t>
      </w:r>
      <w:r w:rsidR="006C55D9" w:rsidRPr="005223BC">
        <w:t xml:space="preserve">date of the transaction that the covered item is found in.  </w:t>
      </w:r>
      <w:r w:rsidR="005C23DB" w:rsidRPr="005223BC">
        <w:t>If the covered item is found in the current transaction, the start date is the current date.  If the covered item is found in a previous transaction, the start date is the date from the previous transaction and not the current date.</w:t>
      </w:r>
    </w:p>
    <w:p w:rsidR="009D7130" w:rsidRPr="005223BC" w:rsidRDefault="0045212D" w:rsidP="00723CAE">
      <w:pPr>
        <w:pStyle w:val="BodyText"/>
        <w:numPr>
          <w:ilvl w:val="0"/>
          <w:numId w:val="6"/>
        </w:numPr>
        <w:spacing w:before="120"/>
      </w:pPr>
      <w:r w:rsidRPr="005223BC">
        <w:t xml:space="preserve">Customer information is </w:t>
      </w:r>
      <w:proofErr w:type="spellStart"/>
      <w:r w:rsidRPr="005223BC">
        <w:t>journaled</w:t>
      </w:r>
      <w:proofErr w:type="spellEnd"/>
      <w:r w:rsidR="006C55D9" w:rsidRPr="005223BC">
        <w:t xml:space="preserve"> and logged</w:t>
      </w:r>
      <w:r w:rsidRPr="005223BC">
        <w:t xml:space="preserve"> in the Customer use case.</w:t>
      </w:r>
    </w:p>
    <w:p w:rsidR="006C55D9" w:rsidRPr="005223BC" w:rsidRDefault="006C55D9" w:rsidP="00723CAE">
      <w:pPr>
        <w:pStyle w:val="BodyText"/>
        <w:numPr>
          <w:ilvl w:val="0"/>
          <w:numId w:val="6"/>
        </w:numPr>
        <w:spacing w:before="120"/>
      </w:pPr>
      <w:r w:rsidRPr="005223BC">
        <w:t xml:space="preserve">Signature information is </w:t>
      </w:r>
      <w:proofErr w:type="spellStart"/>
      <w:r w:rsidRPr="005223BC">
        <w:t>journaled</w:t>
      </w:r>
      <w:proofErr w:type="spellEnd"/>
      <w:r w:rsidRPr="005223BC">
        <w:t xml:space="preserve"> and logged in the Signature Capture with Terms use case.</w:t>
      </w:r>
    </w:p>
    <w:p w:rsidR="009D7130" w:rsidRPr="005223BC" w:rsidRDefault="0045212D" w:rsidP="00723CAE">
      <w:pPr>
        <w:pStyle w:val="BodyText"/>
        <w:numPr>
          <w:ilvl w:val="0"/>
          <w:numId w:val="6"/>
        </w:numPr>
      </w:pPr>
      <w:r w:rsidRPr="005223BC">
        <w:rPr>
          <w:rFonts w:cs="Arial"/>
        </w:rPr>
        <w:t>If at any time the operator aborts the warranty sale prior to completion, the warranty item is not added to the transaction</w:t>
      </w:r>
      <w:r w:rsidR="0060062C" w:rsidRPr="005223BC">
        <w:rPr>
          <w:rFonts w:cs="Arial"/>
        </w:rPr>
        <w:t>.</w:t>
      </w:r>
    </w:p>
    <w:p w:rsidR="009D7130" w:rsidRPr="005223BC" w:rsidRDefault="0060062C" w:rsidP="00723CAE">
      <w:pPr>
        <w:pStyle w:val="BodyText"/>
        <w:numPr>
          <w:ilvl w:val="0"/>
          <w:numId w:val="6"/>
        </w:numPr>
      </w:pPr>
      <w:r w:rsidRPr="005223BC">
        <w:t>The system determines the type of warranty item – PSP</w:t>
      </w:r>
      <w:r w:rsidR="006C55D9" w:rsidRPr="005223BC">
        <w:t>,</w:t>
      </w:r>
      <w:r w:rsidRPr="005223BC">
        <w:t xml:space="preserve"> PRP</w:t>
      </w:r>
      <w:r w:rsidR="006C55D9" w:rsidRPr="005223BC">
        <w:t>, bundled</w:t>
      </w:r>
      <w:r w:rsidR="0043233C" w:rsidRPr="005223BC">
        <w:t>, Monthly</w:t>
      </w:r>
      <w:r w:rsidR="00D26E14" w:rsidRPr="005223BC">
        <w:t xml:space="preserve"> </w:t>
      </w:r>
      <w:r w:rsidRPr="005223BC">
        <w:t>– set up in the database.</w:t>
      </w:r>
    </w:p>
    <w:p w:rsidR="0043233C" w:rsidRPr="005223BC" w:rsidRDefault="0043233C" w:rsidP="00723CAE">
      <w:pPr>
        <w:pStyle w:val="BodyText"/>
        <w:numPr>
          <w:ilvl w:val="0"/>
          <w:numId w:val="6"/>
        </w:numPr>
      </w:pPr>
      <w:r w:rsidRPr="005223BC">
        <w:t>The signature capture with terms is based upon the types of PSP, PRP and Monthly.  A bundled warranty item has a type of PSP or PRP and that type will determine if signature capture is required.</w:t>
      </w:r>
    </w:p>
    <w:p w:rsidR="00F0551C" w:rsidRPr="005223BC" w:rsidRDefault="00F0551C" w:rsidP="00723CAE">
      <w:pPr>
        <w:pStyle w:val="BodyText"/>
        <w:numPr>
          <w:ilvl w:val="0"/>
          <w:numId w:val="6"/>
        </w:numPr>
      </w:pPr>
      <w:r w:rsidRPr="005223BC">
        <w:t xml:space="preserve">If </w:t>
      </w:r>
      <w:r w:rsidR="00694FB9" w:rsidRPr="005223BC">
        <w:t>the operator del</w:t>
      </w:r>
      <w:r w:rsidR="00401CE4" w:rsidRPr="005223BC">
        <w:t>e</w:t>
      </w:r>
      <w:r w:rsidR="00694FB9" w:rsidRPr="005223BC">
        <w:t xml:space="preserve">tes </w:t>
      </w:r>
      <w:r w:rsidRPr="005223BC">
        <w:t xml:space="preserve">a warranty item </w:t>
      </w:r>
      <w:r w:rsidR="00694FB9" w:rsidRPr="005223BC">
        <w:t>from the transaction</w:t>
      </w:r>
      <w:r w:rsidRPr="005223BC">
        <w:t xml:space="preserve">, the system removes the warranty’s link to the product </w:t>
      </w:r>
      <w:r w:rsidR="006E229A" w:rsidRPr="005223BC">
        <w:t>Item (or multiple product items if the warranty was of type bundled)</w:t>
      </w:r>
      <w:r w:rsidRPr="005223BC">
        <w:t xml:space="preserve"> and another warranty item from the Suggested Sell List can then be linked to the product </w:t>
      </w:r>
      <w:r w:rsidR="00E023A7" w:rsidRPr="005223BC">
        <w:t>Item</w:t>
      </w:r>
      <w:r w:rsidRPr="005223BC">
        <w:t xml:space="preserve">.  </w:t>
      </w:r>
    </w:p>
    <w:p w:rsidR="00E202D4" w:rsidRPr="005223BC" w:rsidRDefault="00E202D4" w:rsidP="00723CAE">
      <w:pPr>
        <w:pStyle w:val="BodyText"/>
        <w:numPr>
          <w:ilvl w:val="0"/>
          <w:numId w:val="6"/>
        </w:numPr>
      </w:pPr>
      <w:r w:rsidRPr="005223BC">
        <w:t>The related items suggest sell list consists of warranty items that are associated to the product item.  The checks that the current price of the item falls within the warranty item’s price band.  For example if Item A is associated Warranty X, Y and Z and the warranty price band for X and Y is that the product item price needs to be between $300-$700 and warranty price band for Z is that the product item price needs to be between $500-$900, then if the product A is sold with the price of $400 then only warranty items X and Y will be displayed.</w:t>
      </w:r>
    </w:p>
    <w:p w:rsidR="00C05E74" w:rsidRPr="005223BC" w:rsidRDefault="00C05E74" w:rsidP="00723CAE">
      <w:pPr>
        <w:pStyle w:val="BodyText"/>
        <w:numPr>
          <w:ilvl w:val="0"/>
          <w:numId w:val="6"/>
        </w:numPr>
      </w:pPr>
      <w:r w:rsidRPr="005223BC">
        <w:lastRenderedPageBreak/>
        <w:t xml:space="preserve">Upon completion of the warranty specific processing, the system returns to the Sale use case </w:t>
      </w:r>
      <w:r w:rsidR="00352B4A" w:rsidRPr="005223BC">
        <w:t>to execute the item workflow use case and complete the processing of adding the item to the transaction</w:t>
      </w:r>
      <w:r w:rsidR="00F24120" w:rsidRPr="005223BC">
        <w:t xml:space="preserve"> which includes logging and journaling the warranty information.</w:t>
      </w:r>
    </w:p>
    <w:p w:rsidR="00ED1B94" w:rsidRPr="005223BC" w:rsidRDefault="00ED1B94" w:rsidP="00723CAE">
      <w:pPr>
        <w:pStyle w:val="BodyText"/>
        <w:numPr>
          <w:ilvl w:val="0"/>
          <w:numId w:val="6"/>
        </w:numPr>
      </w:pPr>
      <w:r w:rsidRPr="005223BC">
        <w:t>The system follows currently defined signature consolidation rules during signature capture.</w:t>
      </w:r>
    </w:p>
    <w:p w:rsidR="006B4981" w:rsidRPr="005223BC" w:rsidRDefault="006B4981" w:rsidP="00723CAE">
      <w:pPr>
        <w:pStyle w:val="BodyText"/>
        <w:numPr>
          <w:ilvl w:val="0"/>
          <w:numId w:val="6"/>
        </w:numPr>
      </w:pPr>
      <w:r w:rsidRPr="005223BC">
        <w:t>Monthly warranty items are setup to capture credit card details for monthly billing to be processed by third party system.</w:t>
      </w:r>
    </w:p>
    <w:p w:rsidR="00FD5BA1" w:rsidRPr="005223BC" w:rsidRDefault="00FD5BA1" w:rsidP="0074229B">
      <w:pPr>
        <w:pStyle w:val="Heading3"/>
      </w:pPr>
      <w:r w:rsidRPr="005223BC">
        <w:t>Special Offline Requirements</w:t>
      </w:r>
    </w:p>
    <w:p w:rsidR="00FD5BA1" w:rsidRPr="005223BC" w:rsidRDefault="00E14E15" w:rsidP="00366130">
      <w:pPr>
        <w:pStyle w:val="BodyText"/>
      </w:pPr>
      <w:r w:rsidRPr="005223BC">
        <w:t>TBD</w:t>
      </w:r>
    </w:p>
    <w:p w:rsidR="00FD5BA1" w:rsidRPr="005223BC" w:rsidRDefault="00FD5BA1" w:rsidP="0074229B">
      <w:pPr>
        <w:pStyle w:val="Heading3"/>
      </w:pPr>
      <w:bookmarkStart w:id="276" w:name="_Ref255302603"/>
      <w:r w:rsidRPr="005223BC">
        <w:t xml:space="preserve">Data </w:t>
      </w:r>
      <w:proofErr w:type="spellStart"/>
      <w:r w:rsidRPr="005223BC">
        <w:t>Input/Output</w:t>
      </w:r>
      <w:bookmarkEnd w:id="276"/>
      <w:proofErr w:type="spellEnd"/>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FD5BA1" w:rsidRPr="005223BC" w:rsidTr="00366130">
        <w:trPr>
          <w:cantSplit/>
        </w:trPr>
        <w:tc>
          <w:tcPr>
            <w:tcW w:w="1284" w:type="pct"/>
            <w:tcBorders>
              <w:top w:val="single" w:sz="8" w:space="0" w:color="4F81BD"/>
              <w:left w:val="single" w:sz="8" w:space="0" w:color="4F81BD"/>
              <w:bottom w:val="single" w:sz="18" w:space="0" w:color="4F81BD"/>
              <w:right w:val="single" w:sz="8" w:space="0" w:color="4F81BD"/>
            </w:tcBorders>
          </w:tcPr>
          <w:p w:rsidR="00FD5BA1" w:rsidRPr="005223BC" w:rsidRDefault="00FD5BA1" w:rsidP="00366130">
            <w:pPr>
              <w:rPr>
                <w:b/>
              </w:rPr>
            </w:pPr>
            <w:r w:rsidRPr="005223BC">
              <w:rPr>
                <w:b/>
              </w:rPr>
              <w:t>Data Element</w:t>
            </w:r>
          </w:p>
        </w:tc>
        <w:tc>
          <w:tcPr>
            <w:tcW w:w="2310" w:type="pct"/>
            <w:tcBorders>
              <w:top w:val="single" w:sz="8" w:space="0" w:color="4F81BD"/>
              <w:left w:val="single" w:sz="8" w:space="0" w:color="4F81BD"/>
              <w:bottom w:val="single" w:sz="18" w:space="0" w:color="4F81BD"/>
              <w:right w:val="single" w:sz="8" w:space="0" w:color="4F81BD"/>
            </w:tcBorders>
          </w:tcPr>
          <w:p w:rsidR="00FD5BA1" w:rsidRPr="005223BC" w:rsidRDefault="00FD5BA1" w:rsidP="00366130">
            <w:pPr>
              <w:rPr>
                <w:b/>
                <w:szCs w:val="20"/>
              </w:rPr>
            </w:pPr>
            <w:r w:rsidRPr="005223BC">
              <w:rPr>
                <w:b/>
                <w:szCs w:val="20"/>
              </w:rPr>
              <w:t>Description</w:t>
            </w:r>
          </w:p>
        </w:tc>
        <w:tc>
          <w:tcPr>
            <w:tcW w:w="1406" w:type="pct"/>
            <w:tcBorders>
              <w:top w:val="single" w:sz="8" w:space="0" w:color="4F81BD"/>
              <w:left w:val="single" w:sz="8" w:space="0" w:color="4F81BD"/>
              <w:bottom w:val="single" w:sz="18" w:space="0" w:color="4F81BD"/>
              <w:right w:val="single" w:sz="8" w:space="0" w:color="4F81BD"/>
            </w:tcBorders>
          </w:tcPr>
          <w:p w:rsidR="00FD5BA1" w:rsidRPr="005223BC" w:rsidRDefault="00FD5BA1" w:rsidP="00366130">
            <w:pPr>
              <w:rPr>
                <w:b/>
                <w:szCs w:val="20"/>
              </w:rPr>
            </w:pPr>
            <w:r w:rsidRPr="005223BC">
              <w:rPr>
                <w:b/>
                <w:szCs w:val="20"/>
              </w:rPr>
              <w:t>Destination</w:t>
            </w:r>
          </w:p>
        </w:tc>
      </w:tr>
      <w:tr w:rsidR="00E14E15" w:rsidRPr="005223BC" w:rsidTr="00E14E15">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E14E15" w:rsidRPr="005223BC" w:rsidRDefault="00E14E15" w:rsidP="00801B82">
            <w:pPr>
              <w:rPr>
                <w:bCs/>
                <w:szCs w:val="20"/>
              </w:rPr>
            </w:pPr>
            <w:bookmarkStart w:id="277" w:name="_Toc290020127"/>
            <w:r w:rsidRPr="005223BC">
              <w:rPr>
                <w:bCs/>
                <w:szCs w:val="20"/>
              </w:rPr>
              <w:t>Warranty item</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E14E15" w:rsidRPr="005223BC" w:rsidRDefault="00E14E15" w:rsidP="00801B82">
            <w:pPr>
              <w:rPr>
                <w:szCs w:val="20"/>
              </w:rPr>
            </w:pPr>
            <w:r w:rsidRPr="005223BC">
              <w:rPr>
                <w:szCs w:val="20"/>
              </w:rPr>
              <w:t xml:space="preserve">The warranty item added to the </w:t>
            </w:r>
            <w:r w:rsidR="003F531A" w:rsidRPr="005223BC">
              <w:rPr>
                <w:szCs w:val="20"/>
              </w:rPr>
              <w:t>transaction</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E14E15" w:rsidRPr="005223BC" w:rsidRDefault="00E14E15" w:rsidP="00723CAE">
            <w:pPr>
              <w:numPr>
                <w:ilvl w:val="0"/>
                <w:numId w:val="1"/>
              </w:numPr>
              <w:rPr>
                <w:szCs w:val="20"/>
              </w:rPr>
            </w:pPr>
            <w:r w:rsidRPr="005223BC">
              <w:rPr>
                <w:szCs w:val="20"/>
              </w:rPr>
              <w:t>E-Journal</w:t>
            </w:r>
          </w:p>
          <w:p w:rsidR="00E14E15" w:rsidRPr="005223BC" w:rsidRDefault="00E14E15" w:rsidP="00723CAE">
            <w:pPr>
              <w:numPr>
                <w:ilvl w:val="0"/>
                <w:numId w:val="1"/>
              </w:numPr>
              <w:rPr>
                <w:szCs w:val="20"/>
              </w:rPr>
            </w:pPr>
            <w:proofErr w:type="spellStart"/>
            <w:r w:rsidRPr="005223BC">
              <w:rPr>
                <w:szCs w:val="20"/>
              </w:rPr>
              <w:t>POSLog</w:t>
            </w:r>
            <w:proofErr w:type="spellEnd"/>
          </w:p>
        </w:tc>
      </w:tr>
      <w:tr w:rsidR="00E14E15" w:rsidRPr="005223BC" w:rsidTr="00E14E15">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E14E15" w:rsidRPr="005223BC" w:rsidRDefault="00E14E15" w:rsidP="00801B82">
            <w:pPr>
              <w:rPr>
                <w:bCs/>
                <w:szCs w:val="20"/>
              </w:rPr>
            </w:pPr>
            <w:r w:rsidRPr="005223BC">
              <w:rPr>
                <w:bCs/>
                <w:szCs w:val="20"/>
              </w:rPr>
              <w:t>Covered item</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E14E15" w:rsidRPr="005223BC" w:rsidRDefault="00E14E15" w:rsidP="00801B82">
            <w:pPr>
              <w:rPr>
                <w:szCs w:val="20"/>
              </w:rPr>
            </w:pPr>
            <w:r w:rsidRPr="005223BC">
              <w:rPr>
                <w:szCs w:val="20"/>
              </w:rPr>
              <w:t>The item that the warranty covers</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E14E15" w:rsidRPr="005223BC" w:rsidRDefault="00E14E15" w:rsidP="00723CAE">
            <w:pPr>
              <w:numPr>
                <w:ilvl w:val="0"/>
                <w:numId w:val="1"/>
              </w:numPr>
              <w:rPr>
                <w:szCs w:val="20"/>
              </w:rPr>
            </w:pPr>
            <w:r w:rsidRPr="005223BC">
              <w:rPr>
                <w:szCs w:val="20"/>
              </w:rPr>
              <w:t>E-Journal</w:t>
            </w:r>
          </w:p>
          <w:p w:rsidR="00E14E15" w:rsidRPr="005223BC" w:rsidRDefault="00E14E15" w:rsidP="00723CAE">
            <w:pPr>
              <w:numPr>
                <w:ilvl w:val="0"/>
                <w:numId w:val="1"/>
              </w:numPr>
              <w:rPr>
                <w:szCs w:val="20"/>
              </w:rPr>
            </w:pPr>
            <w:proofErr w:type="spellStart"/>
            <w:r w:rsidRPr="005223BC">
              <w:rPr>
                <w:szCs w:val="20"/>
              </w:rPr>
              <w:t>POSLog</w:t>
            </w:r>
            <w:proofErr w:type="spellEnd"/>
          </w:p>
          <w:p w:rsidR="00C05E74" w:rsidRPr="005223BC" w:rsidRDefault="00C05E74" w:rsidP="00723CAE">
            <w:pPr>
              <w:numPr>
                <w:ilvl w:val="0"/>
                <w:numId w:val="1"/>
              </w:numPr>
              <w:rPr>
                <w:szCs w:val="20"/>
              </w:rPr>
            </w:pPr>
            <w:r w:rsidRPr="005223BC">
              <w:rPr>
                <w:szCs w:val="20"/>
              </w:rPr>
              <w:t>Receipt</w:t>
            </w:r>
          </w:p>
        </w:tc>
      </w:tr>
      <w:tr w:rsidR="00E14E15" w:rsidRPr="005223BC" w:rsidTr="00E14E15">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E14E15" w:rsidRPr="005223BC" w:rsidRDefault="00E14E15" w:rsidP="00801B82">
            <w:pPr>
              <w:rPr>
                <w:bCs/>
                <w:szCs w:val="20"/>
              </w:rPr>
            </w:pPr>
            <w:r w:rsidRPr="005223BC">
              <w:rPr>
                <w:bCs/>
                <w:szCs w:val="20"/>
              </w:rPr>
              <w:t>Warranty Description</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E14E15" w:rsidRPr="005223BC" w:rsidRDefault="00E14E15" w:rsidP="00801B82">
            <w:pPr>
              <w:rPr>
                <w:szCs w:val="20"/>
              </w:rPr>
            </w:pPr>
            <w:r w:rsidRPr="005223BC">
              <w:rPr>
                <w:szCs w:val="20"/>
              </w:rPr>
              <w:t>The description of the warranty e.g. 3 year warranty</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E14E15" w:rsidRPr="005223BC" w:rsidRDefault="00E14E15" w:rsidP="00723CAE">
            <w:pPr>
              <w:numPr>
                <w:ilvl w:val="0"/>
                <w:numId w:val="1"/>
              </w:numPr>
              <w:rPr>
                <w:szCs w:val="20"/>
              </w:rPr>
            </w:pPr>
            <w:r w:rsidRPr="005223BC">
              <w:rPr>
                <w:szCs w:val="20"/>
              </w:rPr>
              <w:t>E-Journal</w:t>
            </w:r>
          </w:p>
          <w:p w:rsidR="00E14E15" w:rsidRPr="005223BC" w:rsidRDefault="00E14E15" w:rsidP="00723CAE">
            <w:pPr>
              <w:numPr>
                <w:ilvl w:val="0"/>
                <w:numId w:val="1"/>
              </w:numPr>
              <w:rPr>
                <w:szCs w:val="20"/>
              </w:rPr>
            </w:pPr>
            <w:proofErr w:type="spellStart"/>
            <w:r w:rsidRPr="005223BC">
              <w:rPr>
                <w:szCs w:val="20"/>
              </w:rPr>
              <w:t>POSLog</w:t>
            </w:r>
            <w:proofErr w:type="spellEnd"/>
          </w:p>
        </w:tc>
      </w:tr>
      <w:tr w:rsidR="00E14E15" w:rsidRPr="005223BC" w:rsidTr="00E14E15">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E14E15" w:rsidRPr="005223BC" w:rsidRDefault="00E14E15" w:rsidP="00801B82">
            <w:pPr>
              <w:rPr>
                <w:bCs/>
                <w:szCs w:val="20"/>
              </w:rPr>
            </w:pPr>
            <w:r w:rsidRPr="005223BC">
              <w:rPr>
                <w:bCs/>
                <w:szCs w:val="20"/>
              </w:rPr>
              <w:t>Price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E14E15" w:rsidRPr="005223BC" w:rsidRDefault="00E14E15" w:rsidP="00801B82">
            <w:pPr>
              <w:rPr>
                <w:szCs w:val="20"/>
              </w:rPr>
            </w:pPr>
            <w:r w:rsidRPr="005223BC">
              <w:rPr>
                <w:szCs w:val="20"/>
              </w:rPr>
              <w:t>Price of the warranty item</w:t>
            </w:r>
            <w:r w:rsidR="00801B82" w:rsidRPr="005223BC">
              <w:rPr>
                <w:szCs w:val="20"/>
              </w:rPr>
              <w:t xml:space="preserve"> added to the transaction</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E14E15" w:rsidRPr="005223BC" w:rsidRDefault="00E14E15" w:rsidP="00723CAE">
            <w:pPr>
              <w:numPr>
                <w:ilvl w:val="0"/>
                <w:numId w:val="1"/>
              </w:numPr>
              <w:rPr>
                <w:szCs w:val="20"/>
              </w:rPr>
            </w:pPr>
            <w:r w:rsidRPr="005223BC">
              <w:rPr>
                <w:szCs w:val="20"/>
              </w:rPr>
              <w:t>E-Journal</w:t>
            </w:r>
          </w:p>
          <w:p w:rsidR="00E14E15" w:rsidRPr="005223BC" w:rsidRDefault="00E14E15" w:rsidP="00723CAE">
            <w:pPr>
              <w:numPr>
                <w:ilvl w:val="0"/>
                <w:numId w:val="1"/>
              </w:numPr>
              <w:rPr>
                <w:szCs w:val="20"/>
              </w:rPr>
            </w:pPr>
            <w:proofErr w:type="spellStart"/>
            <w:r w:rsidRPr="005223BC">
              <w:rPr>
                <w:szCs w:val="20"/>
              </w:rPr>
              <w:t>POSLog</w:t>
            </w:r>
            <w:proofErr w:type="spellEnd"/>
          </w:p>
        </w:tc>
      </w:tr>
      <w:tr w:rsidR="003073D2" w:rsidRPr="005223BC" w:rsidTr="00E14E15">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3073D2" w:rsidRPr="005223BC" w:rsidRDefault="003073D2" w:rsidP="00801B82">
            <w:pPr>
              <w:rPr>
                <w:bCs/>
                <w:szCs w:val="20"/>
              </w:rPr>
            </w:pPr>
            <w:r w:rsidRPr="005223BC">
              <w:rPr>
                <w:bCs/>
                <w:szCs w:val="20"/>
              </w:rPr>
              <w:t>Start Date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3073D2" w:rsidRPr="005223BC" w:rsidRDefault="003073D2" w:rsidP="00D26E14">
            <w:pPr>
              <w:rPr>
                <w:szCs w:val="20"/>
              </w:rPr>
            </w:pPr>
            <w:r w:rsidRPr="005223BC">
              <w:rPr>
                <w:szCs w:val="20"/>
              </w:rPr>
              <w:t>The date the warranty starts</w:t>
            </w:r>
            <w:r w:rsidR="00D26E14" w:rsidRPr="005223BC">
              <w:rPr>
                <w:szCs w:val="20"/>
              </w:rPr>
              <w:t>.</w:t>
            </w:r>
            <w:r w:rsidR="005C23DB" w:rsidRPr="005223BC">
              <w:rPr>
                <w:szCs w:val="20"/>
              </w:rPr>
              <w:t xml:space="preserve">  If the covered items are in a previous transaction, the start date is the date from the previous transaction.</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3073D2" w:rsidRPr="005223BC" w:rsidRDefault="003073D2" w:rsidP="00723CAE">
            <w:pPr>
              <w:numPr>
                <w:ilvl w:val="0"/>
                <w:numId w:val="1"/>
              </w:numPr>
              <w:rPr>
                <w:szCs w:val="20"/>
              </w:rPr>
            </w:pPr>
            <w:r w:rsidRPr="005223BC">
              <w:rPr>
                <w:szCs w:val="20"/>
              </w:rPr>
              <w:t>E-Journal</w:t>
            </w:r>
          </w:p>
          <w:p w:rsidR="003073D2" w:rsidRPr="005223BC" w:rsidRDefault="003073D2" w:rsidP="00723CAE">
            <w:pPr>
              <w:numPr>
                <w:ilvl w:val="0"/>
                <w:numId w:val="1"/>
              </w:numPr>
              <w:rPr>
                <w:szCs w:val="20"/>
              </w:rPr>
            </w:pPr>
            <w:proofErr w:type="spellStart"/>
            <w:r w:rsidRPr="005223BC">
              <w:rPr>
                <w:szCs w:val="20"/>
              </w:rPr>
              <w:t>POSLog</w:t>
            </w:r>
            <w:proofErr w:type="spellEnd"/>
          </w:p>
        </w:tc>
      </w:tr>
      <w:tr w:rsidR="00E14E15" w:rsidRPr="005223BC" w:rsidTr="00E14E15">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E14E15" w:rsidRPr="005223BC" w:rsidRDefault="00E14E15" w:rsidP="00801B82">
            <w:pPr>
              <w:rPr>
                <w:bCs/>
                <w:szCs w:val="20"/>
              </w:rPr>
            </w:pPr>
            <w:r w:rsidRPr="005223BC">
              <w:rPr>
                <w:bCs/>
                <w:szCs w:val="20"/>
              </w:rPr>
              <w:t>Term of Warranty</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E14E15" w:rsidRPr="005223BC" w:rsidRDefault="00E14E15" w:rsidP="00E042FB">
            <w:pPr>
              <w:rPr>
                <w:szCs w:val="20"/>
              </w:rPr>
            </w:pPr>
            <w:r w:rsidRPr="005223BC">
              <w:rPr>
                <w:szCs w:val="20"/>
              </w:rPr>
              <w:t xml:space="preserve">The length of the warranty in time e.g. 12 months, </w:t>
            </w:r>
            <w:r w:rsidR="00E042FB" w:rsidRPr="005223BC">
              <w:rPr>
                <w:szCs w:val="20"/>
              </w:rPr>
              <w:t>24 12 months, etc.</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E14E15" w:rsidRPr="005223BC" w:rsidRDefault="00E14E15" w:rsidP="00723CAE">
            <w:pPr>
              <w:numPr>
                <w:ilvl w:val="0"/>
                <w:numId w:val="1"/>
              </w:numPr>
              <w:rPr>
                <w:szCs w:val="20"/>
              </w:rPr>
            </w:pPr>
            <w:r w:rsidRPr="005223BC">
              <w:rPr>
                <w:szCs w:val="20"/>
              </w:rPr>
              <w:t>E-Journal</w:t>
            </w:r>
          </w:p>
          <w:p w:rsidR="00E14E15" w:rsidRPr="005223BC" w:rsidRDefault="00E14E15" w:rsidP="00723CAE">
            <w:pPr>
              <w:numPr>
                <w:ilvl w:val="0"/>
                <w:numId w:val="1"/>
              </w:numPr>
              <w:rPr>
                <w:szCs w:val="20"/>
              </w:rPr>
            </w:pPr>
            <w:proofErr w:type="spellStart"/>
            <w:r w:rsidRPr="005223BC">
              <w:rPr>
                <w:szCs w:val="20"/>
              </w:rPr>
              <w:t>POSLog</w:t>
            </w:r>
            <w:proofErr w:type="spellEnd"/>
          </w:p>
        </w:tc>
      </w:tr>
      <w:tr w:rsidR="00E14E15" w:rsidRPr="005223BC" w:rsidTr="00E14E15">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E14E15" w:rsidRPr="005223BC" w:rsidRDefault="00E14E15" w:rsidP="00801B82">
            <w:pPr>
              <w:rPr>
                <w:bCs/>
                <w:szCs w:val="20"/>
              </w:rPr>
            </w:pPr>
            <w:r w:rsidRPr="005223BC">
              <w:rPr>
                <w:bCs/>
                <w:szCs w:val="20"/>
              </w:rPr>
              <w:t>Reason Code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E14E15" w:rsidRPr="005223BC" w:rsidRDefault="00E14E15" w:rsidP="00801B82">
            <w:pPr>
              <w:rPr>
                <w:szCs w:val="20"/>
              </w:rPr>
            </w:pPr>
            <w:r w:rsidRPr="005223BC">
              <w:rPr>
                <w:szCs w:val="20"/>
              </w:rPr>
              <w:t>The reason code of “covered item” for the covered item</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E14E15" w:rsidRPr="005223BC" w:rsidRDefault="00E14E15" w:rsidP="00723CAE">
            <w:pPr>
              <w:numPr>
                <w:ilvl w:val="0"/>
                <w:numId w:val="1"/>
              </w:numPr>
              <w:rPr>
                <w:szCs w:val="20"/>
              </w:rPr>
            </w:pPr>
            <w:r w:rsidRPr="005223BC">
              <w:rPr>
                <w:szCs w:val="20"/>
              </w:rPr>
              <w:t>E-Journal</w:t>
            </w:r>
          </w:p>
          <w:p w:rsidR="00E14E15" w:rsidRPr="005223BC" w:rsidRDefault="00E14E15" w:rsidP="00723CAE">
            <w:pPr>
              <w:numPr>
                <w:ilvl w:val="0"/>
                <w:numId w:val="1"/>
              </w:numPr>
              <w:rPr>
                <w:szCs w:val="20"/>
              </w:rPr>
            </w:pPr>
            <w:proofErr w:type="spellStart"/>
            <w:r w:rsidRPr="005223BC">
              <w:rPr>
                <w:szCs w:val="20"/>
              </w:rPr>
              <w:t>POSLog</w:t>
            </w:r>
            <w:proofErr w:type="spellEnd"/>
          </w:p>
        </w:tc>
      </w:tr>
      <w:tr w:rsidR="00E14E15" w:rsidRPr="005223BC" w:rsidTr="00E14E15">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E14E15" w:rsidRPr="005223BC" w:rsidRDefault="00E14E15" w:rsidP="00801B82">
            <w:pPr>
              <w:rPr>
                <w:bCs/>
                <w:szCs w:val="20"/>
              </w:rPr>
            </w:pPr>
            <w:r w:rsidRPr="005223BC">
              <w:rPr>
                <w:bCs/>
                <w:szCs w:val="20"/>
              </w:rPr>
              <w:t>Linked line number</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E14E15" w:rsidRPr="005223BC" w:rsidRDefault="00E14E15" w:rsidP="00801B82">
            <w:pPr>
              <w:rPr>
                <w:szCs w:val="20"/>
              </w:rPr>
            </w:pPr>
            <w:r w:rsidRPr="005223BC">
              <w:rPr>
                <w:szCs w:val="20"/>
              </w:rPr>
              <w:t>The line number of the covered item that is linked to the warranty item.</w:t>
            </w:r>
            <w:r w:rsidR="006C55D9" w:rsidRPr="005223BC">
              <w:rPr>
                <w:szCs w:val="20"/>
              </w:rPr>
              <w:t xml:space="preserve">  The line number is logged only when the covered item is in the current transaction.</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E14E15" w:rsidRPr="005223BC" w:rsidRDefault="00E14E15" w:rsidP="00723CAE">
            <w:pPr>
              <w:numPr>
                <w:ilvl w:val="0"/>
                <w:numId w:val="1"/>
              </w:numPr>
              <w:rPr>
                <w:szCs w:val="20"/>
              </w:rPr>
            </w:pPr>
            <w:r w:rsidRPr="005223BC">
              <w:rPr>
                <w:szCs w:val="20"/>
              </w:rPr>
              <w:t>E-Journal</w:t>
            </w:r>
          </w:p>
          <w:p w:rsidR="00E14E15" w:rsidRPr="005223BC" w:rsidRDefault="00E14E15" w:rsidP="00723CAE">
            <w:pPr>
              <w:numPr>
                <w:ilvl w:val="0"/>
                <w:numId w:val="1"/>
              </w:numPr>
              <w:rPr>
                <w:szCs w:val="20"/>
              </w:rPr>
            </w:pPr>
            <w:proofErr w:type="spellStart"/>
            <w:r w:rsidRPr="005223BC">
              <w:rPr>
                <w:szCs w:val="20"/>
              </w:rPr>
              <w:t>POSLog</w:t>
            </w:r>
            <w:proofErr w:type="spellEnd"/>
          </w:p>
        </w:tc>
      </w:tr>
      <w:tr w:rsidR="005C23DB" w:rsidRPr="005223BC" w:rsidTr="005C23DB">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5C23DB" w:rsidRPr="005223BC" w:rsidRDefault="005C23DB" w:rsidP="005C23DB">
            <w:pPr>
              <w:rPr>
                <w:bCs/>
                <w:szCs w:val="20"/>
              </w:rPr>
            </w:pPr>
            <w:r w:rsidRPr="005223BC">
              <w:rPr>
                <w:bCs/>
                <w:szCs w:val="20"/>
              </w:rPr>
              <w:t>Linked transaction key</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5C23DB" w:rsidRPr="005223BC" w:rsidRDefault="005C23DB" w:rsidP="005C23DB">
            <w:pPr>
              <w:rPr>
                <w:szCs w:val="20"/>
              </w:rPr>
            </w:pPr>
            <w:r w:rsidRPr="005223BC">
              <w:rPr>
                <w:szCs w:val="20"/>
              </w:rPr>
              <w:t>The previous transaction key where the covered item is located.</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5C23DB" w:rsidRPr="005223BC" w:rsidRDefault="005C23DB" w:rsidP="005C23DB">
            <w:pPr>
              <w:numPr>
                <w:ilvl w:val="0"/>
                <w:numId w:val="1"/>
              </w:numPr>
              <w:rPr>
                <w:szCs w:val="20"/>
              </w:rPr>
            </w:pPr>
            <w:r w:rsidRPr="005223BC">
              <w:rPr>
                <w:szCs w:val="20"/>
              </w:rPr>
              <w:t>E-Journal</w:t>
            </w:r>
          </w:p>
          <w:p w:rsidR="005C23DB" w:rsidRPr="005223BC" w:rsidRDefault="005C23DB" w:rsidP="005C23DB">
            <w:pPr>
              <w:numPr>
                <w:ilvl w:val="0"/>
                <w:numId w:val="1"/>
              </w:numPr>
              <w:rPr>
                <w:szCs w:val="20"/>
              </w:rPr>
            </w:pPr>
            <w:proofErr w:type="spellStart"/>
            <w:r w:rsidRPr="005223BC">
              <w:rPr>
                <w:szCs w:val="20"/>
              </w:rPr>
              <w:t>POSLog</w:t>
            </w:r>
            <w:proofErr w:type="spellEnd"/>
          </w:p>
          <w:p w:rsidR="005C23DB" w:rsidRPr="005223BC" w:rsidRDefault="005C23DB" w:rsidP="005C23DB">
            <w:pPr>
              <w:numPr>
                <w:ilvl w:val="0"/>
                <w:numId w:val="1"/>
              </w:numPr>
              <w:rPr>
                <w:szCs w:val="20"/>
              </w:rPr>
            </w:pPr>
            <w:r w:rsidRPr="005223BC">
              <w:rPr>
                <w:szCs w:val="20"/>
              </w:rPr>
              <w:t>Receipt</w:t>
            </w:r>
          </w:p>
        </w:tc>
      </w:tr>
      <w:tr w:rsidR="00C05E74" w:rsidRPr="005223BC" w:rsidTr="00E14E15">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C05E74" w:rsidRPr="005223BC" w:rsidRDefault="00C05E74" w:rsidP="00801B82">
            <w:pPr>
              <w:rPr>
                <w:bCs/>
                <w:szCs w:val="20"/>
              </w:rPr>
            </w:pPr>
            <w:r w:rsidRPr="005223BC">
              <w:rPr>
                <w:bCs/>
                <w:szCs w:val="20"/>
              </w:rPr>
              <w:t>Expiration Date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C05E74" w:rsidRPr="005223BC" w:rsidRDefault="00C05E74" w:rsidP="00801B82">
            <w:pPr>
              <w:rPr>
                <w:szCs w:val="20"/>
              </w:rPr>
            </w:pPr>
            <w:r w:rsidRPr="005223BC">
              <w:rPr>
                <w:szCs w:val="20"/>
              </w:rPr>
              <w:t>The expiration date for the warranty based upon the start date and the term of warranty.</w:t>
            </w:r>
            <w:r w:rsidR="005C23DB" w:rsidRPr="005223BC">
              <w:rPr>
                <w:szCs w:val="20"/>
              </w:rPr>
              <w:t xml:space="preserve">  If the covered items are in a previous transaction, the start date is the date from the previous transaction.</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C05E74" w:rsidRPr="005223BC" w:rsidRDefault="00C05E74" w:rsidP="00723CAE">
            <w:pPr>
              <w:numPr>
                <w:ilvl w:val="0"/>
                <w:numId w:val="1"/>
              </w:numPr>
              <w:rPr>
                <w:szCs w:val="20"/>
              </w:rPr>
            </w:pPr>
            <w:r w:rsidRPr="005223BC">
              <w:rPr>
                <w:szCs w:val="20"/>
              </w:rPr>
              <w:t>Receipt</w:t>
            </w:r>
          </w:p>
        </w:tc>
      </w:tr>
    </w:tbl>
    <w:p w:rsidR="00352B4A" w:rsidRPr="005223BC" w:rsidRDefault="00352B4A" w:rsidP="00352B4A">
      <w:pPr>
        <w:pStyle w:val="Heading1"/>
        <w:rPr>
          <w:i/>
        </w:rPr>
      </w:pPr>
      <w:bookmarkStart w:id="278" w:name="_Toc415658703"/>
      <w:r w:rsidRPr="005223BC">
        <w:rPr>
          <w:i/>
        </w:rPr>
        <w:lastRenderedPageBreak/>
        <w:t xml:space="preserve">USE CASE: </w:t>
      </w:r>
      <w:r w:rsidR="00ED1B94" w:rsidRPr="005223BC">
        <w:rPr>
          <w:i/>
        </w:rPr>
        <w:t xml:space="preserve">Bundled </w:t>
      </w:r>
      <w:r w:rsidRPr="005223BC">
        <w:rPr>
          <w:i/>
        </w:rPr>
        <w:t>Warranty</w:t>
      </w:r>
      <w:bookmarkEnd w:id="278"/>
    </w:p>
    <w:p w:rsidR="00352B4A" w:rsidRPr="005223BC" w:rsidRDefault="00352B4A" w:rsidP="00352B4A">
      <w:pPr>
        <w:pStyle w:val="Heading2"/>
      </w:pPr>
      <w:bookmarkStart w:id="279" w:name="_Toc415658704"/>
      <w:r w:rsidRPr="005223BC">
        <w:t>Feature Flow</w:t>
      </w:r>
      <w:bookmarkEnd w:id="279"/>
    </w:p>
    <w:p w:rsidR="00352B4A" w:rsidRPr="000505A3" w:rsidRDefault="00B63521" w:rsidP="00D26E14">
      <w:pPr>
        <w:pStyle w:val="BodyText"/>
        <w:jc w:val="center"/>
      </w:pPr>
      <w:r w:rsidRPr="000505A3">
        <w:object w:dxaOrig="12508" w:dyaOrig="12225">
          <v:shape id="_x0000_i1026" type="#_x0000_t75" style="width:540pt;height:527.25pt" o:ole="">
            <v:imagedata r:id="rId16" o:title=""/>
          </v:shape>
          <o:OLEObject Type="Embed" ProgID="Visio.Drawing.11" ShapeID="_x0000_i1026" DrawAspect="Content" ObjectID="_1489400706" r:id="rId17"/>
        </w:object>
      </w:r>
    </w:p>
    <w:p w:rsidR="00352B4A" w:rsidRPr="005223BC" w:rsidRDefault="00352B4A" w:rsidP="00352B4A">
      <w:pPr>
        <w:pStyle w:val="Heading2"/>
      </w:pPr>
      <w:bookmarkStart w:id="280" w:name="_Toc415658705"/>
      <w:r w:rsidRPr="005223BC">
        <w:t>Precondition</w:t>
      </w:r>
      <w:bookmarkEnd w:id="280"/>
    </w:p>
    <w:p w:rsidR="00352B4A" w:rsidRPr="005223BC" w:rsidRDefault="00352B4A" w:rsidP="00723CAE">
      <w:pPr>
        <w:pStyle w:val="BodyText"/>
        <w:numPr>
          <w:ilvl w:val="0"/>
          <w:numId w:val="1"/>
        </w:numPr>
      </w:pPr>
      <w:r w:rsidRPr="005223BC">
        <w:t xml:space="preserve">A warranty item is </w:t>
      </w:r>
      <w:r w:rsidR="006C55D9" w:rsidRPr="005223BC">
        <w:t xml:space="preserve">of type </w:t>
      </w:r>
      <w:r w:rsidR="00550481" w:rsidRPr="005223BC">
        <w:t>bundled warranty</w:t>
      </w:r>
      <w:r w:rsidR="00703FFD" w:rsidRPr="005223BC">
        <w:t xml:space="preserve"> is sold</w:t>
      </w:r>
      <w:r w:rsidR="00550481" w:rsidRPr="005223BC">
        <w:t>.</w:t>
      </w:r>
    </w:p>
    <w:p w:rsidR="00352B4A" w:rsidRPr="005223BC" w:rsidRDefault="00352B4A" w:rsidP="00352B4A">
      <w:pPr>
        <w:pStyle w:val="Heading2"/>
      </w:pPr>
      <w:bookmarkStart w:id="281" w:name="_Toc415658706"/>
      <w:r w:rsidRPr="005223BC">
        <w:t>Main Flow</w:t>
      </w:r>
      <w:bookmarkEnd w:id="281"/>
    </w:p>
    <w:p w:rsidR="001C7BA6" w:rsidRPr="005223BC" w:rsidRDefault="001C7BA6" w:rsidP="00723CAE">
      <w:pPr>
        <w:pStyle w:val="BodyText"/>
        <w:numPr>
          <w:ilvl w:val="0"/>
          <w:numId w:val="8"/>
        </w:numPr>
      </w:pPr>
      <w:r w:rsidRPr="005223BC">
        <w:t xml:space="preserve">The system determines if there are </w:t>
      </w:r>
      <w:r w:rsidR="00703FFD" w:rsidRPr="005223BC">
        <w:t xml:space="preserve">at least two </w:t>
      </w:r>
      <w:r w:rsidRPr="005223BC">
        <w:t>items in the transaction that are eligible to be covered by a warranty.</w:t>
      </w:r>
    </w:p>
    <w:p w:rsidR="00943595" w:rsidRPr="005223BC" w:rsidRDefault="00943595" w:rsidP="00BF4CB8">
      <w:pPr>
        <w:pStyle w:val="BodyText"/>
        <w:numPr>
          <w:ilvl w:val="0"/>
          <w:numId w:val="8"/>
        </w:numPr>
      </w:pPr>
      <w:r w:rsidRPr="005223BC">
        <w:t>If there are at least two eligible items in the transaction, the Bundled Covered Item in Transaction alternate flow is executed.</w:t>
      </w:r>
    </w:p>
    <w:p w:rsidR="00943595" w:rsidRPr="005223BC" w:rsidRDefault="00943595" w:rsidP="00943595">
      <w:pPr>
        <w:pStyle w:val="BodyText"/>
        <w:numPr>
          <w:ilvl w:val="0"/>
          <w:numId w:val="8"/>
        </w:numPr>
      </w:pPr>
      <w:r w:rsidRPr="005223BC">
        <w:lastRenderedPageBreak/>
        <w:t>The system prompts the operator to capture the product items that is covered by the warranty.</w:t>
      </w:r>
    </w:p>
    <w:p w:rsidR="00943595" w:rsidRPr="005223BC" w:rsidRDefault="00943595" w:rsidP="00943595">
      <w:pPr>
        <w:pStyle w:val="BodyText"/>
        <w:numPr>
          <w:ilvl w:val="0"/>
          <w:numId w:val="8"/>
        </w:numPr>
      </w:pPr>
      <w:r w:rsidRPr="005223BC">
        <w:t>The operator enters at least two items and accepts the entry.</w:t>
      </w:r>
    </w:p>
    <w:p w:rsidR="00943595" w:rsidRPr="005223BC" w:rsidRDefault="00943595" w:rsidP="00943595">
      <w:pPr>
        <w:pStyle w:val="BodyText"/>
        <w:numPr>
          <w:ilvl w:val="0"/>
          <w:numId w:val="8"/>
        </w:numPr>
      </w:pPr>
      <w:r w:rsidRPr="005223BC">
        <w:t>The system determines if the covered item(s) are eligible to be associated with a warranty item.</w:t>
      </w:r>
    </w:p>
    <w:p w:rsidR="00943595" w:rsidRPr="005223BC" w:rsidRDefault="00943595" w:rsidP="00943595">
      <w:pPr>
        <w:pStyle w:val="BodyText"/>
        <w:numPr>
          <w:ilvl w:val="0"/>
          <w:numId w:val="8"/>
        </w:numPr>
      </w:pPr>
      <w:r w:rsidRPr="005223BC">
        <w:t>If the covered item(s) are not warranty eligible, the system displays a message; the operator acknowledges the message and the system returns to the prompt to capture product item.</w:t>
      </w:r>
    </w:p>
    <w:p w:rsidR="00943595" w:rsidRPr="005223BC" w:rsidRDefault="00943595" w:rsidP="00943595">
      <w:pPr>
        <w:pStyle w:val="BodyText"/>
        <w:numPr>
          <w:ilvl w:val="0"/>
          <w:numId w:val="8"/>
        </w:numPr>
      </w:pPr>
      <w:r w:rsidRPr="005223BC">
        <w:t xml:space="preserve">If the total of the </w:t>
      </w:r>
      <w:r w:rsidR="00BF4CB8" w:rsidRPr="005223BC">
        <w:t>entered</w:t>
      </w:r>
      <w:r w:rsidRPr="005223BC">
        <w:t xml:space="preserve"> items price</w:t>
      </w:r>
      <w:r w:rsidR="00BF4CB8" w:rsidRPr="005223BC">
        <w:t xml:space="preserve"> (price is determined by current selling price in the store)</w:t>
      </w:r>
      <w:r w:rsidRPr="005223BC">
        <w:t xml:space="preserve"> is outside of the bundled warranty’s banding, the system displays a message; the operator acknowledges the message and the main flow returns to where the system prompts to select items.</w:t>
      </w:r>
    </w:p>
    <w:p w:rsidR="00943595" w:rsidRPr="005223BC" w:rsidRDefault="00B63521" w:rsidP="00943595">
      <w:pPr>
        <w:pStyle w:val="BodyText"/>
        <w:numPr>
          <w:ilvl w:val="0"/>
          <w:numId w:val="8"/>
        </w:numPr>
      </w:pPr>
      <w:r w:rsidRPr="005223BC">
        <w:t>The</w:t>
      </w:r>
      <w:r w:rsidR="00943595" w:rsidRPr="005223BC">
        <w:t xml:space="preserve"> system checks if there is a previous transaction already captured.</w:t>
      </w:r>
    </w:p>
    <w:p w:rsidR="00943595" w:rsidRPr="005223BC" w:rsidRDefault="00943595" w:rsidP="00943595">
      <w:pPr>
        <w:pStyle w:val="BodyText"/>
        <w:numPr>
          <w:ilvl w:val="0"/>
          <w:numId w:val="8"/>
        </w:numPr>
      </w:pPr>
      <w:r w:rsidRPr="005223BC">
        <w:t>If there already is a previous transaction, the Previous Transaction Already Captured alternate flow is executed.</w:t>
      </w:r>
    </w:p>
    <w:p w:rsidR="00943595" w:rsidRPr="005223BC" w:rsidRDefault="00943595" w:rsidP="00943595">
      <w:pPr>
        <w:pStyle w:val="BodyText"/>
        <w:numPr>
          <w:ilvl w:val="0"/>
          <w:numId w:val="8"/>
        </w:numPr>
      </w:pPr>
      <w:r w:rsidRPr="005223BC">
        <w:t>If there is not already a previous transaction, the Previous Transaction not already Captured alternate flow is executed.</w:t>
      </w:r>
    </w:p>
    <w:p w:rsidR="00943595" w:rsidRPr="005223BC" w:rsidRDefault="00943595" w:rsidP="00BF4CB8">
      <w:pPr>
        <w:pStyle w:val="BodyText"/>
        <w:numPr>
          <w:ilvl w:val="0"/>
          <w:numId w:val="8"/>
        </w:numPr>
      </w:pPr>
      <w:r w:rsidRPr="005223BC">
        <w:t>The use case ends and the system returns to the Sell Warranty use case where the system prompts for customer information.</w:t>
      </w:r>
    </w:p>
    <w:p w:rsidR="00352B4A" w:rsidRPr="005223BC" w:rsidRDefault="00352B4A" w:rsidP="00352B4A">
      <w:pPr>
        <w:pStyle w:val="Heading2"/>
      </w:pPr>
      <w:bookmarkStart w:id="282" w:name="_Toc415658707"/>
      <w:r w:rsidRPr="005223BC">
        <w:t>Alternate Flows</w:t>
      </w:r>
      <w:bookmarkEnd w:id="282"/>
    </w:p>
    <w:p w:rsidR="00507073" w:rsidRPr="005223BC" w:rsidRDefault="00943595" w:rsidP="0074229B">
      <w:pPr>
        <w:pStyle w:val="Heading3"/>
      </w:pPr>
      <w:r w:rsidRPr="005223BC">
        <w:t xml:space="preserve">Bundled </w:t>
      </w:r>
      <w:r w:rsidR="00507073" w:rsidRPr="005223BC">
        <w:t>Covered Item in Transaction</w:t>
      </w:r>
    </w:p>
    <w:p w:rsidR="00943595" w:rsidRPr="005223BC" w:rsidRDefault="00943595" w:rsidP="00943595">
      <w:pPr>
        <w:pStyle w:val="BodyText"/>
        <w:numPr>
          <w:ilvl w:val="0"/>
          <w:numId w:val="13"/>
        </w:numPr>
      </w:pPr>
      <w:r w:rsidRPr="005223BC">
        <w:t>The system prompts to select items within the transaction that are eligible for association with the bundled warranty.</w:t>
      </w:r>
    </w:p>
    <w:p w:rsidR="00943595" w:rsidRPr="005223BC" w:rsidRDefault="00943595" w:rsidP="00943595">
      <w:pPr>
        <w:pStyle w:val="BodyText"/>
        <w:numPr>
          <w:ilvl w:val="0"/>
          <w:numId w:val="13"/>
        </w:numPr>
      </w:pPr>
      <w:r w:rsidRPr="005223BC">
        <w:t>If the operator selects to enter in other items, the system returns to the Main Flow where the system prompts to capture the product item that is covered by the warranty.</w:t>
      </w:r>
    </w:p>
    <w:p w:rsidR="00943595" w:rsidRPr="005223BC" w:rsidRDefault="00943595" w:rsidP="00943595">
      <w:pPr>
        <w:pStyle w:val="BodyText"/>
        <w:numPr>
          <w:ilvl w:val="0"/>
          <w:numId w:val="13"/>
        </w:numPr>
      </w:pPr>
      <w:r w:rsidRPr="005223BC">
        <w:t>The operator selects items and accepts the entry.</w:t>
      </w:r>
    </w:p>
    <w:p w:rsidR="00943595" w:rsidRPr="005223BC" w:rsidRDefault="00943595" w:rsidP="00943595">
      <w:pPr>
        <w:pStyle w:val="BodyText"/>
        <w:numPr>
          <w:ilvl w:val="0"/>
          <w:numId w:val="13"/>
        </w:numPr>
      </w:pPr>
      <w:r w:rsidRPr="005223BC">
        <w:t>The system determines if the sum of the selected items current selling price are within the bundled warranty’s banding.</w:t>
      </w:r>
    </w:p>
    <w:p w:rsidR="00943595" w:rsidRPr="005223BC" w:rsidRDefault="00943595" w:rsidP="00943595">
      <w:pPr>
        <w:pStyle w:val="BodyText"/>
        <w:numPr>
          <w:ilvl w:val="0"/>
          <w:numId w:val="13"/>
        </w:numPr>
      </w:pPr>
      <w:r w:rsidRPr="005223BC">
        <w:t>If the total of the selected items price is outside of the bundled warranty’s banding, the system displays a message; the operator acknowledges the message and the main flow returns to where the system prompts to select items.</w:t>
      </w:r>
    </w:p>
    <w:p w:rsidR="00507073" w:rsidRPr="005223BC" w:rsidRDefault="00507073" w:rsidP="00507073">
      <w:pPr>
        <w:pStyle w:val="BodyText"/>
        <w:numPr>
          <w:ilvl w:val="0"/>
          <w:numId w:val="13"/>
        </w:numPr>
      </w:pPr>
      <w:r w:rsidRPr="005223BC">
        <w:t>The operator selects an item and accepts the entry.</w:t>
      </w:r>
    </w:p>
    <w:p w:rsidR="00507073" w:rsidRPr="005223BC" w:rsidRDefault="00507073" w:rsidP="00507073">
      <w:pPr>
        <w:pStyle w:val="BodyText"/>
        <w:numPr>
          <w:ilvl w:val="0"/>
          <w:numId w:val="13"/>
        </w:numPr>
      </w:pPr>
      <w:r w:rsidRPr="005223BC">
        <w:t>The system associates the warranty item to the covered item and the use case ends and the system returns to the Sell Warranty use case where the system prompts for customer information.</w:t>
      </w:r>
    </w:p>
    <w:p w:rsidR="00507073" w:rsidRPr="005223BC" w:rsidRDefault="00507073" w:rsidP="0074229B">
      <w:pPr>
        <w:pStyle w:val="Heading3"/>
      </w:pPr>
      <w:r w:rsidRPr="005223BC">
        <w:t xml:space="preserve">Previous Transaction Already Captured </w:t>
      </w:r>
    </w:p>
    <w:p w:rsidR="00507073" w:rsidRPr="005223BC" w:rsidRDefault="00507073" w:rsidP="00507073">
      <w:pPr>
        <w:pStyle w:val="BodyText"/>
        <w:numPr>
          <w:ilvl w:val="0"/>
          <w:numId w:val="14"/>
        </w:numPr>
      </w:pPr>
      <w:r w:rsidRPr="005223BC">
        <w:t>The system checks if the covered item is in the previous transaction already associated to the transaction.</w:t>
      </w:r>
    </w:p>
    <w:p w:rsidR="00507073" w:rsidRPr="005223BC" w:rsidRDefault="00507073" w:rsidP="00507073">
      <w:pPr>
        <w:pStyle w:val="BodyText"/>
        <w:numPr>
          <w:ilvl w:val="0"/>
          <w:numId w:val="14"/>
        </w:numPr>
      </w:pPr>
      <w:r w:rsidRPr="005223BC">
        <w:t>If the covered item</w:t>
      </w:r>
      <w:r w:rsidR="00BF4CB8" w:rsidRPr="005223BC">
        <w:t>s</w:t>
      </w:r>
      <w:r w:rsidRPr="005223BC">
        <w:t xml:space="preserve"> </w:t>
      </w:r>
      <w:r w:rsidR="00BF4CB8" w:rsidRPr="005223BC">
        <w:t>are</w:t>
      </w:r>
      <w:r w:rsidRPr="005223BC">
        <w:t xml:space="preserve"> not found in the previous transaction, the system displays a message; the operator acknowledges the message and returns to the Sale use case.</w:t>
      </w:r>
    </w:p>
    <w:p w:rsidR="00507073" w:rsidRPr="005223BC" w:rsidRDefault="00507073" w:rsidP="00507073">
      <w:pPr>
        <w:pStyle w:val="BodyText"/>
        <w:numPr>
          <w:ilvl w:val="0"/>
          <w:numId w:val="14"/>
        </w:numPr>
      </w:pPr>
      <w:r w:rsidRPr="005223BC">
        <w:t>If the covered item</w:t>
      </w:r>
      <w:r w:rsidR="00BF4CB8" w:rsidRPr="005223BC">
        <w:t>s</w:t>
      </w:r>
      <w:r w:rsidRPr="005223BC">
        <w:t xml:space="preserve"> </w:t>
      </w:r>
      <w:r w:rsidR="00BF4CB8" w:rsidRPr="005223BC">
        <w:t>are</w:t>
      </w:r>
      <w:r w:rsidRPr="005223BC">
        <w:t xml:space="preserve"> found in the previous transaction but is already associated with another covered item in the current transaction, the system displays a message; the operator acknowledges the message and returns to the Sale use case.</w:t>
      </w:r>
    </w:p>
    <w:p w:rsidR="00507073" w:rsidRPr="005223BC" w:rsidRDefault="00507073" w:rsidP="00507073">
      <w:pPr>
        <w:pStyle w:val="BodyText"/>
        <w:numPr>
          <w:ilvl w:val="0"/>
          <w:numId w:val="14"/>
        </w:numPr>
      </w:pPr>
      <w:r w:rsidRPr="005223BC">
        <w:t>If the covered item</w:t>
      </w:r>
      <w:r w:rsidR="00BF4CB8" w:rsidRPr="005223BC">
        <w:t>s</w:t>
      </w:r>
      <w:r w:rsidRPr="005223BC">
        <w:t xml:space="preserve"> </w:t>
      </w:r>
      <w:r w:rsidR="00BF4CB8" w:rsidRPr="005223BC">
        <w:t>are</w:t>
      </w:r>
      <w:r w:rsidRPr="005223BC">
        <w:t xml:space="preserve"> found, the system associates the warranty item to the covered item and the Main Flow continues where the use case ends.</w:t>
      </w:r>
    </w:p>
    <w:p w:rsidR="00507073" w:rsidRPr="005223BC" w:rsidRDefault="00507073" w:rsidP="0074229B">
      <w:pPr>
        <w:pStyle w:val="Heading3"/>
      </w:pPr>
      <w:r w:rsidRPr="005223BC">
        <w:t xml:space="preserve">Previous Transaction Not Already Captured </w:t>
      </w:r>
    </w:p>
    <w:p w:rsidR="00507073" w:rsidRPr="005223BC" w:rsidRDefault="00507073" w:rsidP="00507073">
      <w:pPr>
        <w:pStyle w:val="BodyText"/>
        <w:numPr>
          <w:ilvl w:val="0"/>
          <w:numId w:val="15"/>
        </w:numPr>
      </w:pPr>
      <w:r w:rsidRPr="005223BC">
        <w:t>The system prompts for transaction information.</w:t>
      </w:r>
    </w:p>
    <w:p w:rsidR="00507073" w:rsidRPr="005223BC" w:rsidRDefault="00507073" w:rsidP="00507073">
      <w:pPr>
        <w:pStyle w:val="BodyText"/>
        <w:numPr>
          <w:ilvl w:val="0"/>
          <w:numId w:val="15"/>
        </w:numPr>
      </w:pPr>
      <w:r w:rsidRPr="005223BC">
        <w:t>The operator enters the transaction information and accepts the entry.</w:t>
      </w:r>
    </w:p>
    <w:p w:rsidR="00B63521" w:rsidRPr="005223BC" w:rsidRDefault="00B63521" w:rsidP="00507073">
      <w:pPr>
        <w:pStyle w:val="BodyText"/>
        <w:numPr>
          <w:ilvl w:val="0"/>
          <w:numId w:val="15"/>
        </w:numPr>
      </w:pPr>
      <w:r w:rsidRPr="005223BC">
        <w:t xml:space="preserve">The system checks if the entered transaction is within the </w:t>
      </w:r>
      <w:r w:rsidRPr="005223BC">
        <w:rPr>
          <w:bCs/>
        </w:rPr>
        <w:t>Previous Transaction Number of Days parameter.</w:t>
      </w:r>
    </w:p>
    <w:p w:rsidR="00B63521" w:rsidRPr="005223BC" w:rsidRDefault="00B63521" w:rsidP="00507073">
      <w:pPr>
        <w:pStyle w:val="BodyText"/>
        <w:numPr>
          <w:ilvl w:val="0"/>
          <w:numId w:val="15"/>
        </w:numPr>
      </w:pPr>
      <w:r w:rsidRPr="005223BC">
        <w:rPr>
          <w:bCs/>
        </w:rPr>
        <w:t xml:space="preserve">If the </w:t>
      </w:r>
      <w:r w:rsidR="00C24132" w:rsidRPr="005223BC">
        <w:rPr>
          <w:bCs/>
        </w:rPr>
        <w:t>entered transaction is outside of the parameter, the Previous Transaction Too Old alternate flow is executed.</w:t>
      </w:r>
    </w:p>
    <w:p w:rsidR="00507073" w:rsidRPr="005223BC" w:rsidRDefault="00507073" w:rsidP="00507073">
      <w:pPr>
        <w:pStyle w:val="BodyText"/>
        <w:numPr>
          <w:ilvl w:val="0"/>
          <w:numId w:val="15"/>
        </w:numPr>
      </w:pPr>
      <w:r w:rsidRPr="005223BC">
        <w:t>The system calls the transaction lookup service with the transaction information.</w:t>
      </w:r>
    </w:p>
    <w:p w:rsidR="00507073" w:rsidRPr="005223BC" w:rsidRDefault="00507073" w:rsidP="00507073">
      <w:pPr>
        <w:pStyle w:val="BodyText"/>
        <w:numPr>
          <w:ilvl w:val="0"/>
          <w:numId w:val="15"/>
        </w:numPr>
      </w:pPr>
      <w:r w:rsidRPr="005223BC">
        <w:t>The system receives a response.</w:t>
      </w:r>
    </w:p>
    <w:p w:rsidR="00507073" w:rsidRPr="005223BC" w:rsidRDefault="00507073" w:rsidP="00507073">
      <w:pPr>
        <w:pStyle w:val="BodyText"/>
        <w:numPr>
          <w:ilvl w:val="0"/>
          <w:numId w:val="15"/>
        </w:numPr>
      </w:pPr>
      <w:r w:rsidRPr="005223BC">
        <w:lastRenderedPageBreak/>
        <w:t>If the previous transaction not found, service times out or service is offline, the system displays a message; the operator acknowledges the message and returns to the prompt to capture transaction information.</w:t>
      </w:r>
    </w:p>
    <w:p w:rsidR="00507073" w:rsidRPr="005223BC" w:rsidRDefault="00507073" w:rsidP="00507073">
      <w:pPr>
        <w:pStyle w:val="BodyText"/>
        <w:numPr>
          <w:ilvl w:val="0"/>
          <w:numId w:val="15"/>
        </w:numPr>
      </w:pPr>
      <w:r w:rsidRPr="005223BC">
        <w:t>If the previous transaction is found, the system checks if the covered item(s) is in the transaction.</w:t>
      </w:r>
    </w:p>
    <w:p w:rsidR="00507073" w:rsidRPr="005223BC" w:rsidRDefault="00BF4CB8" w:rsidP="00507073">
      <w:pPr>
        <w:pStyle w:val="BodyText"/>
        <w:numPr>
          <w:ilvl w:val="0"/>
          <w:numId w:val="15"/>
        </w:numPr>
      </w:pPr>
      <w:r w:rsidRPr="005223BC">
        <w:t>If the covered item</w:t>
      </w:r>
      <w:r w:rsidR="00507073" w:rsidRPr="005223BC">
        <w:t>s are not in the previous transaction, the system displays a message; the operator acknowledges the message and returns to the prompt to capture transaction information.</w:t>
      </w:r>
    </w:p>
    <w:p w:rsidR="00507073" w:rsidRPr="005223BC" w:rsidRDefault="00BF4CB8" w:rsidP="00507073">
      <w:pPr>
        <w:pStyle w:val="BodyText"/>
        <w:numPr>
          <w:ilvl w:val="0"/>
          <w:numId w:val="15"/>
        </w:numPr>
      </w:pPr>
      <w:r w:rsidRPr="005223BC">
        <w:t>If the covered item</w:t>
      </w:r>
      <w:r w:rsidR="00507073" w:rsidRPr="005223BC">
        <w:t>s are in the previous transaction, the system associates the warranty item to the covered item and the Fain Flow continues where the use case ends.</w:t>
      </w:r>
    </w:p>
    <w:p w:rsidR="00C24132" w:rsidRPr="005223BC" w:rsidRDefault="00C24132" w:rsidP="0074229B">
      <w:pPr>
        <w:pStyle w:val="Heading3"/>
      </w:pPr>
      <w:r w:rsidRPr="005223BC">
        <w:t>Previous Transaction Too Old Error</w:t>
      </w:r>
    </w:p>
    <w:p w:rsidR="00C24132" w:rsidRPr="005223BC" w:rsidRDefault="00C24132" w:rsidP="00C24132">
      <w:pPr>
        <w:pStyle w:val="BodyText"/>
        <w:numPr>
          <w:ilvl w:val="0"/>
          <w:numId w:val="24"/>
        </w:numPr>
      </w:pPr>
      <w:r w:rsidRPr="005223BC">
        <w:t>The system displays a message.</w:t>
      </w:r>
    </w:p>
    <w:p w:rsidR="00C24132" w:rsidRPr="005223BC" w:rsidRDefault="00C24132" w:rsidP="00C24132">
      <w:pPr>
        <w:pStyle w:val="BodyText"/>
        <w:numPr>
          <w:ilvl w:val="0"/>
          <w:numId w:val="24"/>
        </w:numPr>
      </w:pPr>
      <w:r w:rsidRPr="005223BC">
        <w:t>If the operator selects to re-enter the transaction, the system restarts the Previous Transaction No Already Captured alternate flow.</w:t>
      </w:r>
    </w:p>
    <w:p w:rsidR="00C24132" w:rsidRPr="005223BC" w:rsidRDefault="00C24132" w:rsidP="00C24132">
      <w:pPr>
        <w:pStyle w:val="BodyText"/>
        <w:numPr>
          <w:ilvl w:val="0"/>
          <w:numId w:val="24"/>
        </w:numPr>
      </w:pPr>
      <w:r w:rsidRPr="005223BC">
        <w:t>If the operator selects to override the number of days, the system executes the Manager Override use case.</w:t>
      </w:r>
    </w:p>
    <w:p w:rsidR="00C24132" w:rsidRPr="005223BC" w:rsidRDefault="00C24132" w:rsidP="00C24132">
      <w:pPr>
        <w:pStyle w:val="BodyText"/>
        <w:numPr>
          <w:ilvl w:val="0"/>
          <w:numId w:val="24"/>
        </w:numPr>
      </w:pPr>
      <w:r w:rsidRPr="005223BC">
        <w:t>If the Manager Override use case returns with approval, the system returns to the Previous Transaction Not Already Captured alternate flow where the system calls the external transaction lookup service.</w:t>
      </w:r>
    </w:p>
    <w:p w:rsidR="00C24132" w:rsidRPr="005223BC" w:rsidRDefault="00C24132" w:rsidP="00C24132">
      <w:pPr>
        <w:pStyle w:val="BodyText"/>
        <w:numPr>
          <w:ilvl w:val="0"/>
          <w:numId w:val="24"/>
        </w:numPr>
      </w:pPr>
      <w:r w:rsidRPr="005223BC">
        <w:t>If the Manager Override use case returns without approval, the system returns to the previous screen.</w:t>
      </w:r>
    </w:p>
    <w:p w:rsidR="00352B4A" w:rsidRPr="005223BC" w:rsidRDefault="00352B4A" w:rsidP="00352B4A">
      <w:pPr>
        <w:pStyle w:val="Heading2"/>
      </w:pPr>
      <w:bookmarkStart w:id="283" w:name="_Toc415658708"/>
      <w:r w:rsidRPr="005223BC">
        <w:t>Post Condition</w:t>
      </w:r>
      <w:bookmarkEnd w:id="283"/>
    </w:p>
    <w:p w:rsidR="00352B4A" w:rsidRPr="005223BC" w:rsidRDefault="00352B4A" w:rsidP="00723CAE">
      <w:pPr>
        <w:pStyle w:val="BodyText"/>
        <w:numPr>
          <w:ilvl w:val="0"/>
          <w:numId w:val="1"/>
        </w:numPr>
      </w:pPr>
      <w:r w:rsidRPr="005223BC">
        <w:t xml:space="preserve">A warranty item </w:t>
      </w:r>
      <w:r w:rsidR="00507073" w:rsidRPr="005223BC">
        <w:t xml:space="preserve">is associated with </w:t>
      </w:r>
      <w:r w:rsidR="006C55D9" w:rsidRPr="005223BC">
        <w:t>covered item</w:t>
      </w:r>
      <w:r w:rsidR="00507073" w:rsidRPr="005223BC">
        <w:t>s</w:t>
      </w:r>
      <w:r w:rsidRPr="005223BC">
        <w:t>.</w:t>
      </w:r>
    </w:p>
    <w:p w:rsidR="00352B4A" w:rsidRPr="005223BC" w:rsidRDefault="00352B4A" w:rsidP="00352B4A">
      <w:pPr>
        <w:pStyle w:val="Heading2"/>
      </w:pPr>
      <w:bookmarkStart w:id="284" w:name="_Toc415658709"/>
      <w:r w:rsidRPr="005223BC">
        <w:t>Special Requirements</w:t>
      </w:r>
      <w:bookmarkEnd w:id="284"/>
    </w:p>
    <w:p w:rsidR="00E46816" w:rsidRPr="005223BC" w:rsidRDefault="00494858" w:rsidP="00723CAE">
      <w:pPr>
        <w:pStyle w:val="BodyText"/>
        <w:numPr>
          <w:ilvl w:val="0"/>
          <w:numId w:val="9"/>
        </w:numPr>
      </w:pPr>
      <w:r w:rsidRPr="005223BC">
        <w:t>Item eligibility for bundled warranty:</w:t>
      </w:r>
    </w:p>
    <w:p w:rsidR="00494858" w:rsidRPr="005223BC" w:rsidRDefault="00494858" w:rsidP="00723CAE">
      <w:pPr>
        <w:pStyle w:val="BodyText"/>
        <w:numPr>
          <w:ilvl w:val="1"/>
          <w:numId w:val="9"/>
        </w:numPr>
      </w:pPr>
      <w:r w:rsidRPr="005223BC">
        <w:t>Item not already covered by any other Warranty (single or bundled)</w:t>
      </w:r>
    </w:p>
    <w:p w:rsidR="00494858" w:rsidRDefault="00494858" w:rsidP="00723CAE">
      <w:pPr>
        <w:pStyle w:val="BodyText"/>
        <w:numPr>
          <w:ilvl w:val="1"/>
          <w:numId w:val="9"/>
        </w:numPr>
      </w:pPr>
      <w:r w:rsidRPr="005223BC">
        <w:t>Item associated with the bundled warranty</w:t>
      </w:r>
    </w:p>
    <w:p w:rsidR="00917325" w:rsidRPr="005223BC" w:rsidRDefault="00917325" w:rsidP="00723CAE">
      <w:pPr>
        <w:pStyle w:val="BodyText"/>
        <w:numPr>
          <w:ilvl w:val="1"/>
          <w:numId w:val="9"/>
        </w:numPr>
      </w:pPr>
      <w:r>
        <w:t>Item has quantity equal to 1.</w:t>
      </w:r>
    </w:p>
    <w:p w:rsidR="00B45D7E" w:rsidRPr="005223BC" w:rsidRDefault="00B45D7E" w:rsidP="00723CAE">
      <w:pPr>
        <w:pStyle w:val="BodyText"/>
        <w:numPr>
          <w:ilvl w:val="0"/>
          <w:numId w:val="9"/>
        </w:numPr>
      </w:pPr>
      <w:r w:rsidRPr="005223BC">
        <w:t>A bundled warranty must have at least 2 covered items.</w:t>
      </w:r>
    </w:p>
    <w:p w:rsidR="00494858" w:rsidRPr="005223BC" w:rsidRDefault="00494858" w:rsidP="00723CAE">
      <w:pPr>
        <w:pStyle w:val="BodyText"/>
        <w:numPr>
          <w:ilvl w:val="0"/>
          <w:numId w:val="9"/>
        </w:numPr>
      </w:pPr>
      <w:r w:rsidRPr="005223BC">
        <w:t>The total of the selected covered items</w:t>
      </w:r>
      <w:r w:rsidR="003C180B" w:rsidRPr="005223BC">
        <w:t xml:space="preserve"> price (not including tax)</w:t>
      </w:r>
      <w:r w:rsidRPr="005223BC">
        <w:t xml:space="preserve"> must be within the bundled warranty banding.</w:t>
      </w:r>
    </w:p>
    <w:p w:rsidR="00B67C93" w:rsidRPr="005223BC" w:rsidRDefault="006C55D9" w:rsidP="00723CAE">
      <w:pPr>
        <w:pStyle w:val="BodyText"/>
        <w:numPr>
          <w:ilvl w:val="0"/>
          <w:numId w:val="9"/>
        </w:numPr>
      </w:pPr>
      <w:r w:rsidRPr="005223BC">
        <w:t>If the covered item</w:t>
      </w:r>
      <w:r w:rsidR="00B45D7E" w:rsidRPr="005223BC">
        <w:t>(s)</w:t>
      </w:r>
      <w:r w:rsidRPr="005223BC">
        <w:t xml:space="preserve"> </w:t>
      </w:r>
      <w:r w:rsidR="00B45D7E" w:rsidRPr="005223BC">
        <w:t>are</w:t>
      </w:r>
      <w:r w:rsidRPr="005223BC">
        <w:t xml:space="preserve"> found in the current transaction, the system will link to </w:t>
      </w:r>
      <w:r w:rsidR="003073D2" w:rsidRPr="005223BC">
        <w:t>the</w:t>
      </w:r>
      <w:r w:rsidRPr="005223BC">
        <w:t xml:space="preserve"> item </w:t>
      </w:r>
      <w:r w:rsidR="00B45D7E" w:rsidRPr="005223BC">
        <w:t>via the line number.</w:t>
      </w:r>
    </w:p>
    <w:p w:rsidR="00507073" w:rsidRPr="005223BC" w:rsidRDefault="00507073" w:rsidP="00507073">
      <w:pPr>
        <w:pStyle w:val="BodyText"/>
        <w:numPr>
          <w:ilvl w:val="0"/>
          <w:numId w:val="9"/>
        </w:numPr>
      </w:pPr>
      <w:r w:rsidRPr="005223BC">
        <w:t>A bundled warranty cannot cover one item in the current transaction and one from a previous transaction nor can it cover two items from two different previous transactions.  One bundled warranty can only cover items within the same transaction which could be the current transaction or a previous one.</w:t>
      </w:r>
    </w:p>
    <w:p w:rsidR="00507073" w:rsidRPr="005223BC" w:rsidRDefault="00507073" w:rsidP="00507073">
      <w:pPr>
        <w:pStyle w:val="BodyText"/>
        <w:numPr>
          <w:ilvl w:val="0"/>
          <w:numId w:val="9"/>
        </w:numPr>
      </w:pPr>
      <w:r w:rsidRPr="005223BC">
        <w:t>If the covered item(s) are found in a previous transaction, the system will link to the item via the previous transaction key.</w:t>
      </w:r>
    </w:p>
    <w:p w:rsidR="00507073" w:rsidRPr="005223BC" w:rsidRDefault="00507073" w:rsidP="00507073">
      <w:pPr>
        <w:pStyle w:val="BodyText"/>
        <w:numPr>
          <w:ilvl w:val="0"/>
          <w:numId w:val="9"/>
        </w:numPr>
      </w:pPr>
      <w:r w:rsidRPr="005223BC">
        <w:t>Previous transaction must be from the same brand as the current store.  Future Shop stores brand is 11 and Best Buy stores brand is 10.</w:t>
      </w:r>
    </w:p>
    <w:p w:rsidR="00352B4A" w:rsidRPr="005223BC" w:rsidRDefault="00352B4A" w:rsidP="0074229B">
      <w:pPr>
        <w:pStyle w:val="Heading3"/>
      </w:pPr>
      <w:r w:rsidRPr="005223BC">
        <w:t>Special Offline Requirements</w:t>
      </w:r>
    </w:p>
    <w:p w:rsidR="00352B4A" w:rsidRPr="005223BC" w:rsidRDefault="00352B4A" w:rsidP="00352B4A">
      <w:pPr>
        <w:pStyle w:val="BodyText"/>
      </w:pPr>
      <w:r w:rsidRPr="005223BC">
        <w:t>TBD</w:t>
      </w:r>
    </w:p>
    <w:p w:rsidR="00352B4A" w:rsidRPr="005223BC" w:rsidRDefault="00352B4A" w:rsidP="0074229B">
      <w:pPr>
        <w:pStyle w:val="Heading3"/>
      </w:pPr>
      <w:r w:rsidRPr="005223BC">
        <w:t xml:space="preserve">Data </w:t>
      </w:r>
      <w:proofErr w:type="spellStart"/>
      <w:r w:rsidRPr="005223BC">
        <w:t>Input/Output</w:t>
      </w:r>
      <w:proofErr w:type="spellEnd"/>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352B4A" w:rsidRPr="005223BC" w:rsidTr="00352B4A">
        <w:trPr>
          <w:cantSplit/>
        </w:trPr>
        <w:tc>
          <w:tcPr>
            <w:tcW w:w="1284" w:type="pct"/>
            <w:tcBorders>
              <w:top w:val="single" w:sz="8" w:space="0" w:color="4F81BD"/>
              <w:left w:val="single" w:sz="8" w:space="0" w:color="4F81BD"/>
              <w:bottom w:val="single" w:sz="18" w:space="0" w:color="4F81BD"/>
              <w:right w:val="single" w:sz="8" w:space="0" w:color="4F81BD"/>
            </w:tcBorders>
          </w:tcPr>
          <w:p w:rsidR="00352B4A" w:rsidRPr="005223BC" w:rsidRDefault="00352B4A" w:rsidP="00352B4A">
            <w:pPr>
              <w:rPr>
                <w:b/>
              </w:rPr>
            </w:pPr>
            <w:r w:rsidRPr="005223BC">
              <w:rPr>
                <w:b/>
              </w:rPr>
              <w:t>Data Element</w:t>
            </w:r>
          </w:p>
        </w:tc>
        <w:tc>
          <w:tcPr>
            <w:tcW w:w="2310" w:type="pct"/>
            <w:tcBorders>
              <w:top w:val="single" w:sz="8" w:space="0" w:color="4F81BD"/>
              <w:left w:val="single" w:sz="8" w:space="0" w:color="4F81BD"/>
              <w:bottom w:val="single" w:sz="18" w:space="0" w:color="4F81BD"/>
              <w:right w:val="single" w:sz="8" w:space="0" w:color="4F81BD"/>
            </w:tcBorders>
          </w:tcPr>
          <w:p w:rsidR="00352B4A" w:rsidRPr="005223BC" w:rsidRDefault="00352B4A" w:rsidP="00352B4A">
            <w:pPr>
              <w:rPr>
                <w:b/>
                <w:szCs w:val="20"/>
              </w:rPr>
            </w:pPr>
            <w:r w:rsidRPr="005223BC">
              <w:rPr>
                <w:b/>
                <w:szCs w:val="20"/>
              </w:rPr>
              <w:t>Description</w:t>
            </w:r>
          </w:p>
        </w:tc>
        <w:tc>
          <w:tcPr>
            <w:tcW w:w="1406" w:type="pct"/>
            <w:tcBorders>
              <w:top w:val="single" w:sz="8" w:space="0" w:color="4F81BD"/>
              <w:left w:val="single" w:sz="8" w:space="0" w:color="4F81BD"/>
              <w:bottom w:val="single" w:sz="18" w:space="0" w:color="4F81BD"/>
              <w:right w:val="single" w:sz="8" w:space="0" w:color="4F81BD"/>
            </w:tcBorders>
          </w:tcPr>
          <w:p w:rsidR="00352B4A" w:rsidRPr="005223BC" w:rsidRDefault="00352B4A" w:rsidP="00352B4A">
            <w:pPr>
              <w:rPr>
                <w:b/>
                <w:szCs w:val="20"/>
              </w:rPr>
            </w:pPr>
            <w:r w:rsidRPr="005223BC">
              <w:rPr>
                <w:b/>
                <w:szCs w:val="20"/>
              </w:rPr>
              <w:t>Destination</w:t>
            </w:r>
          </w:p>
        </w:tc>
      </w:tr>
      <w:tr w:rsidR="00B45D7E" w:rsidRPr="005223BC" w:rsidTr="00124ECE">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B45D7E" w:rsidRPr="005223BC" w:rsidRDefault="00B45D7E" w:rsidP="00124ECE">
            <w:pPr>
              <w:rPr>
                <w:bCs/>
                <w:szCs w:val="20"/>
              </w:rPr>
            </w:pPr>
            <w:r w:rsidRPr="005223BC">
              <w:rPr>
                <w:bCs/>
                <w:szCs w:val="20"/>
              </w:rPr>
              <w:t>Start Date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B45D7E" w:rsidRPr="005223BC" w:rsidRDefault="00B45D7E" w:rsidP="00703FFD">
            <w:pPr>
              <w:rPr>
                <w:szCs w:val="20"/>
              </w:rPr>
            </w:pPr>
            <w:r w:rsidRPr="005223BC">
              <w:rPr>
                <w:szCs w:val="20"/>
              </w:rPr>
              <w:t>The date the warranty starts.</w:t>
            </w:r>
            <w:r w:rsidR="003073D2" w:rsidRPr="005223BC">
              <w:rPr>
                <w:szCs w:val="20"/>
              </w:rPr>
              <w:t xml:space="preserve">  </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B45D7E" w:rsidRPr="005223BC" w:rsidRDefault="00B45D7E" w:rsidP="00723CAE">
            <w:pPr>
              <w:numPr>
                <w:ilvl w:val="0"/>
                <w:numId w:val="1"/>
              </w:numPr>
              <w:rPr>
                <w:szCs w:val="20"/>
              </w:rPr>
            </w:pPr>
            <w:r w:rsidRPr="005223BC">
              <w:rPr>
                <w:szCs w:val="20"/>
              </w:rPr>
              <w:t>Warranty Use Case</w:t>
            </w:r>
          </w:p>
        </w:tc>
      </w:tr>
      <w:tr w:rsidR="00B45D7E" w:rsidRPr="005223BC" w:rsidTr="00124ECE">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B45D7E" w:rsidRPr="005223BC" w:rsidRDefault="00B45D7E" w:rsidP="00124ECE">
            <w:pPr>
              <w:rPr>
                <w:bCs/>
                <w:szCs w:val="20"/>
              </w:rPr>
            </w:pPr>
            <w:r w:rsidRPr="005223BC">
              <w:rPr>
                <w:bCs/>
                <w:szCs w:val="20"/>
              </w:rPr>
              <w:t>Linked line number</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B45D7E" w:rsidRPr="005223BC" w:rsidRDefault="00B45D7E" w:rsidP="00124ECE">
            <w:pPr>
              <w:rPr>
                <w:szCs w:val="20"/>
              </w:rPr>
            </w:pPr>
            <w:r w:rsidRPr="005223BC">
              <w:rPr>
                <w:szCs w:val="20"/>
              </w:rPr>
              <w:t>The line number of the covered item that is linked to the warranty item.  The line number is logged only when the covered item is in the current transaction.</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B45D7E" w:rsidRPr="005223BC" w:rsidRDefault="00B45D7E" w:rsidP="00723CAE">
            <w:pPr>
              <w:numPr>
                <w:ilvl w:val="0"/>
                <w:numId w:val="1"/>
              </w:numPr>
              <w:rPr>
                <w:szCs w:val="20"/>
              </w:rPr>
            </w:pPr>
            <w:r w:rsidRPr="005223BC">
              <w:rPr>
                <w:szCs w:val="20"/>
              </w:rPr>
              <w:t>Warranty Use Case</w:t>
            </w:r>
          </w:p>
        </w:tc>
      </w:tr>
    </w:tbl>
    <w:p w:rsidR="002B3456" w:rsidRPr="005223BC" w:rsidRDefault="002B3456" w:rsidP="002B3456">
      <w:pPr>
        <w:pStyle w:val="Heading1"/>
        <w:rPr>
          <w:i/>
        </w:rPr>
      </w:pPr>
      <w:bookmarkStart w:id="285" w:name="_Toc334555133"/>
      <w:bookmarkStart w:id="286" w:name="_Toc415658710"/>
      <w:r w:rsidRPr="005223BC">
        <w:rPr>
          <w:i/>
        </w:rPr>
        <w:lastRenderedPageBreak/>
        <w:t>USE CASE: Standalone Warranty</w:t>
      </w:r>
      <w:bookmarkEnd w:id="285"/>
      <w:bookmarkEnd w:id="286"/>
    </w:p>
    <w:p w:rsidR="002B3456" w:rsidRPr="005223BC" w:rsidRDefault="002B3456" w:rsidP="002B3456">
      <w:pPr>
        <w:pStyle w:val="Heading2"/>
      </w:pPr>
      <w:bookmarkStart w:id="287" w:name="_Toc334555134"/>
      <w:bookmarkStart w:id="288" w:name="_Toc415658711"/>
      <w:r w:rsidRPr="005223BC">
        <w:t>Feature Flow</w:t>
      </w:r>
      <w:bookmarkEnd w:id="287"/>
      <w:bookmarkEnd w:id="288"/>
    </w:p>
    <w:bookmarkStart w:id="289" w:name="_GoBack"/>
    <w:p w:rsidR="002B3456" w:rsidRPr="000505A3" w:rsidRDefault="00C24132" w:rsidP="002B3456">
      <w:pPr>
        <w:pStyle w:val="BodyText"/>
      </w:pPr>
      <w:r w:rsidRPr="000505A3">
        <w:object w:dxaOrig="13675" w:dyaOrig="10610">
          <v:shape id="_x0000_i1027" type="#_x0000_t75" style="width:539.25pt;height:418.5pt" o:ole="">
            <v:imagedata r:id="rId18" o:title=""/>
          </v:shape>
          <o:OLEObject Type="Embed" ProgID="Visio.Drawing.11" ShapeID="_x0000_i1027" DrawAspect="Content" ObjectID="_1489400707" r:id="rId19"/>
        </w:object>
      </w:r>
    </w:p>
    <w:p w:rsidR="002B3456" w:rsidRPr="005223BC" w:rsidRDefault="002B3456" w:rsidP="002B3456">
      <w:pPr>
        <w:pStyle w:val="Heading2"/>
      </w:pPr>
      <w:bookmarkStart w:id="290" w:name="_Toc334555135"/>
      <w:bookmarkStart w:id="291" w:name="_Toc415658712"/>
      <w:bookmarkEnd w:id="289"/>
      <w:r w:rsidRPr="005223BC">
        <w:t>Precondition</w:t>
      </w:r>
      <w:bookmarkEnd w:id="290"/>
      <w:bookmarkEnd w:id="291"/>
    </w:p>
    <w:p w:rsidR="002B3456" w:rsidRPr="005223BC" w:rsidRDefault="002B3456" w:rsidP="002B3456">
      <w:pPr>
        <w:pStyle w:val="BodyText"/>
        <w:numPr>
          <w:ilvl w:val="0"/>
          <w:numId w:val="1"/>
        </w:numPr>
      </w:pPr>
      <w:r w:rsidRPr="005223BC">
        <w:t>A warranty item is entered in item entry.</w:t>
      </w:r>
    </w:p>
    <w:p w:rsidR="002B3456" w:rsidRPr="005223BC" w:rsidRDefault="002B3456" w:rsidP="002B3456">
      <w:pPr>
        <w:pStyle w:val="Heading2"/>
      </w:pPr>
      <w:bookmarkStart w:id="292" w:name="_Toc334555136"/>
      <w:bookmarkStart w:id="293" w:name="_Toc415658713"/>
      <w:r w:rsidRPr="005223BC">
        <w:t>Main Flow</w:t>
      </w:r>
      <w:bookmarkEnd w:id="292"/>
      <w:bookmarkEnd w:id="293"/>
    </w:p>
    <w:p w:rsidR="0074229B" w:rsidRDefault="0074229B" w:rsidP="002B3456">
      <w:pPr>
        <w:pStyle w:val="BodyText"/>
        <w:numPr>
          <w:ilvl w:val="0"/>
          <w:numId w:val="18"/>
        </w:numPr>
        <w:rPr>
          <w:ins w:id="294" w:author="Amy Byers" w:date="2015-04-01T13:32:00Z"/>
        </w:rPr>
      </w:pPr>
      <w:ins w:id="295" w:author="Amy Byers" w:date="2015-04-01T13:32:00Z">
        <w:r>
          <w:t>The system determines if the Skip PSP PRP Validation IBH flag is enabled and if enabled system executes</w:t>
        </w:r>
      </w:ins>
      <w:ins w:id="296" w:author="Amy Byers" w:date="2015-04-01T13:33:00Z">
        <w:r>
          <w:t xml:space="preserve"> </w:t>
        </w:r>
      </w:ins>
      <w:ins w:id="297" w:author="Amy Byers" w:date="2015-04-01T13:34:00Z">
        <w:r>
          <w:fldChar w:fldCharType="begin"/>
        </w:r>
        <w:r>
          <w:instrText xml:space="preserve"> REF _Ref415658570 \h </w:instrText>
        </w:r>
      </w:ins>
      <w:r>
        <w:fldChar w:fldCharType="separate"/>
      </w:r>
      <w:ins w:id="298" w:author="Amy Byers" w:date="2015-04-01T13:34:00Z">
        <w:r>
          <w:t>Skip PSP PRP Validation Alternate Flow</w:t>
        </w:r>
        <w:r>
          <w:fldChar w:fldCharType="end"/>
        </w:r>
        <w:r>
          <w:t xml:space="preserve"> (section </w:t>
        </w:r>
        <w:r>
          <w:fldChar w:fldCharType="begin"/>
        </w:r>
        <w:r>
          <w:instrText xml:space="preserve"> REF _Ref415658570 \r \h </w:instrText>
        </w:r>
      </w:ins>
      <w:r>
        <w:fldChar w:fldCharType="separate"/>
      </w:r>
      <w:ins w:id="299" w:author="Amy Byers" w:date="2015-04-01T13:34:00Z">
        <w:r>
          <w:t>4.4.5</w:t>
        </w:r>
        <w:r>
          <w:fldChar w:fldCharType="end"/>
        </w:r>
        <w:r>
          <w:t>)</w:t>
        </w:r>
      </w:ins>
      <w:ins w:id="300" w:author="Amy Byers" w:date="2015-04-01T13:32:00Z">
        <w:r>
          <w:t>.</w:t>
        </w:r>
      </w:ins>
    </w:p>
    <w:p w:rsidR="002B3456" w:rsidRPr="005223BC" w:rsidRDefault="002B3456" w:rsidP="002B3456">
      <w:pPr>
        <w:pStyle w:val="BodyText"/>
        <w:numPr>
          <w:ilvl w:val="0"/>
          <w:numId w:val="18"/>
        </w:numPr>
      </w:pPr>
      <w:r w:rsidRPr="005223BC">
        <w:t>The system determines if there are items in the transaction that are eligible to be covered by a warranty.</w:t>
      </w:r>
    </w:p>
    <w:p w:rsidR="002B3456" w:rsidRPr="005223BC" w:rsidRDefault="002B3456" w:rsidP="002B3456">
      <w:pPr>
        <w:pStyle w:val="BodyText"/>
        <w:numPr>
          <w:ilvl w:val="0"/>
          <w:numId w:val="18"/>
        </w:numPr>
      </w:pPr>
      <w:r w:rsidRPr="005223BC">
        <w:t>If there are eligible items in the transaction, the Covered Item in Transaction alternate flow is executed.</w:t>
      </w:r>
    </w:p>
    <w:p w:rsidR="002B3456" w:rsidRPr="005223BC" w:rsidRDefault="002B3456" w:rsidP="002B3456">
      <w:pPr>
        <w:pStyle w:val="BodyText"/>
        <w:numPr>
          <w:ilvl w:val="0"/>
          <w:numId w:val="18"/>
        </w:numPr>
      </w:pPr>
      <w:r w:rsidRPr="005223BC">
        <w:t>The system prompts the operator to capture the product item that is covered by the warranty.</w:t>
      </w:r>
    </w:p>
    <w:p w:rsidR="002B3456" w:rsidRPr="005223BC" w:rsidRDefault="002B3456" w:rsidP="002B3456">
      <w:pPr>
        <w:pStyle w:val="BodyText"/>
        <w:numPr>
          <w:ilvl w:val="0"/>
          <w:numId w:val="18"/>
        </w:numPr>
      </w:pPr>
      <w:r w:rsidRPr="005223BC">
        <w:t>The operator enters an item and accepts the entry.</w:t>
      </w:r>
    </w:p>
    <w:p w:rsidR="002B3456" w:rsidRPr="005223BC" w:rsidRDefault="002B3456" w:rsidP="002B3456">
      <w:pPr>
        <w:pStyle w:val="BodyText"/>
        <w:numPr>
          <w:ilvl w:val="0"/>
          <w:numId w:val="18"/>
        </w:numPr>
      </w:pPr>
      <w:r w:rsidRPr="005223BC">
        <w:t>The system determines if the covered item(s) are eligible to be associated with a warranty item.</w:t>
      </w:r>
    </w:p>
    <w:p w:rsidR="002B3456" w:rsidRPr="005223BC" w:rsidRDefault="002B3456" w:rsidP="002B3456">
      <w:pPr>
        <w:pStyle w:val="BodyText"/>
        <w:numPr>
          <w:ilvl w:val="0"/>
          <w:numId w:val="18"/>
        </w:numPr>
      </w:pPr>
      <w:r w:rsidRPr="005223BC">
        <w:t>If the covered item(s) are not warranty eligible, the system displays a message; the operator acknowledges the message and the system returns to the prompt to capture product item.</w:t>
      </w:r>
    </w:p>
    <w:p w:rsidR="002B3456" w:rsidRPr="005223BC" w:rsidRDefault="002B3456" w:rsidP="002B3456">
      <w:pPr>
        <w:pStyle w:val="BodyText"/>
        <w:numPr>
          <w:ilvl w:val="0"/>
          <w:numId w:val="18"/>
        </w:numPr>
      </w:pPr>
      <w:r w:rsidRPr="005223BC">
        <w:t>The system evaluates the Lookup Previous Transaction for Warranty parameter.</w:t>
      </w:r>
    </w:p>
    <w:p w:rsidR="002B3456" w:rsidRPr="005223BC" w:rsidRDefault="002B3456" w:rsidP="002B3456">
      <w:pPr>
        <w:pStyle w:val="BodyText"/>
        <w:numPr>
          <w:ilvl w:val="0"/>
          <w:numId w:val="18"/>
        </w:numPr>
      </w:pPr>
      <w:r w:rsidRPr="005223BC">
        <w:lastRenderedPageBreak/>
        <w:t xml:space="preserve">If the parameter is disabled, the system does not link a covered </w:t>
      </w:r>
      <w:proofErr w:type="spellStart"/>
      <w:r w:rsidRPr="005223BC">
        <w:t>sku</w:t>
      </w:r>
      <w:proofErr w:type="spellEnd"/>
      <w:r w:rsidRPr="005223BC">
        <w:t xml:space="preserve"> to the warranty item; the use case ends and the system returns to the Warranty use case where the system prompts for customer information</w:t>
      </w:r>
    </w:p>
    <w:p w:rsidR="002B3456" w:rsidRPr="005223BC" w:rsidRDefault="002B3456" w:rsidP="002B3456">
      <w:pPr>
        <w:pStyle w:val="BodyText"/>
        <w:numPr>
          <w:ilvl w:val="0"/>
          <w:numId w:val="18"/>
        </w:numPr>
      </w:pPr>
      <w:r w:rsidRPr="005223BC">
        <w:t>If the parameter is enabled, the system checks if there is a previous transaction already captured.</w:t>
      </w:r>
    </w:p>
    <w:p w:rsidR="002B3456" w:rsidRPr="005223BC" w:rsidRDefault="002B3456" w:rsidP="002B3456">
      <w:pPr>
        <w:pStyle w:val="BodyText"/>
        <w:numPr>
          <w:ilvl w:val="0"/>
          <w:numId w:val="18"/>
        </w:numPr>
      </w:pPr>
      <w:r w:rsidRPr="005223BC">
        <w:t>If there already is a previous transaction, the Previous Transaction Already Captured alternate flow is executed.</w:t>
      </w:r>
    </w:p>
    <w:p w:rsidR="002B3456" w:rsidRPr="005223BC" w:rsidRDefault="002B3456" w:rsidP="002B3456">
      <w:pPr>
        <w:pStyle w:val="BodyText"/>
        <w:numPr>
          <w:ilvl w:val="0"/>
          <w:numId w:val="18"/>
        </w:numPr>
      </w:pPr>
      <w:r w:rsidRPr="005223BC">
        <w:t>If there is not already a previous transaction, the Previous Transaction not already Captured alternate flow is executed.</w:t>
      </w:r>
    </w:p>
    <w:p w:rsidR="002B3456" w:rsidRPr="005223BC" w:rsidRDefault="002B3456" w:rsidP="002B3456">
      <w:pPr>
        <w:pStyle w:val="BodyText"/>
        <w:numPr>
          <w:ilvl w:val="0"/>
          <w:numId w:val="18"/>
        </w:numPr>
      </w:pPr>
      <w:r w:rsidRPr="005223BC">
        <w:t>The use case ends and the system returns to the Sell Warranty use case where the system prompts for customer information.</w:t>
      </w:r>
    </w:p>
    <w:p w:rsidR="002B3456" w:rsidRPr="005223BC" w:rsidRDefault="002B3456" w:rsidP="002B3456">
      <w:pPr>
        <w:pStyle w:val="Heading2"/>
      </w:pPr>
      <w:bookmarkStart w:id="301" w:name="_Toc334555137"/>
      <w:bookmarkStart w:id="302" w:name="_Toc415658714"/>
      <w:r w:rsidRPr="005223BC">
        <w:t>Alternate Flows</w:t>
      </w:r>
      <w:bookmarkEnd w:id="301"/>
      <w:bookmarkEnd w:id="302"/>
    </w:p>
    <w:p w:rsidR="002B3456" w:rsidRPr="005223BC" w:rsidRDefault="002B3456" w:rsidP="0074229B">
      <w:pPr>
        <w:pStyle w:val="Heading3"/>
      </w:pPr>
      <w:r w:rsidRPr="005223BC">
        <w:t>Covered Item in Transaction</w:t>
      </w:r>
    </w:p>
    <w:p w:rsidR="002B3456" w:rsidRPr="005223BC" w:rsidRDefault="002B3456" w:rsidP="00943595">
      <w:pPr>
        <w:pStyle w:val="BodyText"/>
        <w:numPr>
          <w:ilvl w:val="0"/>
          <w:numId w:val="19"/>
        </w:numPr>
      </w:pPr>
      <w:r w:rsidRPr="005223BC">
        <w:t>The system prompts to select item(s) or enter in other items.</w:t>
      </w:r>
    </w:p>
    <w:p w:rsidR="002B3456" w:rsidRPr="005223BC" w:rsidRDefault="002B3456" w:rsidP="00943595">
      <w:pPr>
        <w:pStyle w:val="BodyText"/>
        <w:numPr>
          <w:ilvl w:val="0"/>
          <w:numId w:val="19"/>
        </w:numPr>
      </w:pPr>
      <w:r w:rsidRPr="005223BC">
        <w:t>If the operator selects to enter in other items, the system returns to the Main Flow where the system prompts to capture the product item that is covered by the warranty.</w:t>
      </w:r>
    </w:p>
    <w:p w:rsidR="002B3456" w:rsidRPr="005223BC" w:rsidRDefault="002B3456" w:rsidP="00943595">
      <w:pPr>
        <w:pStyle w:val="BodyText"/>
        <w:numPr>
          <w:ilvl w:val="0"/>
          <w:numId w:val="19"/>
        </w:numPr>
      </w:pPr>
      <w:r w:rsidRPr="005223BC">
        <w:t>The operator selects an item and accepts the entry.</w:t>
      </w:r>
    </w:p>
    <w:p w:rsidR="002B3456" w:rsidRPr="005223BC" w:rsidRDefault="002B3456" w:rsidP="00943595">
      <w:pPr>
        <w:pStyle w:val="BodyText"/>
        <w:numPr>
          <w:ilvl w:val="0"/>
          <w:numId w:val="19"/>
        </w:numPr>
      </w:pPr>
      <w:r w:rsidRPr="005223BC">
        <w:t>The system associates the warranty item to the covered item and the use case ends and the system returns to the Sell Warranty use case where the system prompts for customer information.</w:t>
      </w:r>
    </w:p>
    <w:p w:rsidR="002B3456" w:rsidRPr="005223BC" w:rsidRDefault="002B3456" w:rsidP="0074229B">
      <w:pPr>
        <w:pStyle w:val="Heading3"/>
      </w:pPr>
      <w:r w:rsidRPr="005223BC">
        <w:t xml:space="preserve">Previous Transaction Already Captured </w:t>
      </w:r>
    </w:p>
    <w:p w:rsidR="002B3456" w:rsidRPr="005223BC" w:rsidRDefault="002B3456" w:rsidP="00943595">
      <w:pPr>
        <w:pStyle w:val="BodyText"/>
        <w:numPr>
          <w:ilvl w:val="0"/>
          <w:numId w:val="20"/>
        </w:numPr>
      </w:pPr>
      <w:r w:rsidRPr="005223BC">
        <w:t>The system checks if the covered item is in the previous transaction already associated to the transaction.</w:t>
      </w:r>
    </w:p>
    <w:p w:rsidR="002B3456" w:rsidRPr="005223BC" w:rsidRDefault="002B3456" w:rsidP="00943595">
      <w:pPr>
        <w:pStyle w:val="BodyText"/>
        <w:numPr>
          <w:ilvl w:val="0"/>
          <w:numId w:val="20"/>
        </w:numPr>
      </w:pPr>
      <w:r w:rsidRPr="005223BC">
        <w:t>If the covered item is not found in the previous transaction, the system displays a message; the operator acknowledges the message and returns to the Sale use case.</w:t>
      </w:r>
    </w:p>
    <w:p w:rsidR="002B3456" w:rsidRPr="005223BC" w:rsidRDefault="002B3456" w:rsidP="00943595">
      <w:pPr>
        <w:pStyle w:val="BodyText"/>
        <w:numPr>
          <w:ilvl w:val="0"/>
          <w:numId w:val="20"/>
        </w:numPr>
      </w:pPr>
      <w:r w:rsidRPr="005223BC">
        <w:t>If the covered item is found in the previous transaction but is already associated with another covered item in the current transaction, the system displays a message; the operator acknowledges the message and returns to the Sale use case.</w:t>
      </w:r>
    </w:p>
    <w:p w:rsidR="002B3456" w:rsidRPr="005223BC" w:rsidRDefault="002B3456" w:rsidP="00943595">
      <w:pPr>
        <w:pStyle w:val="BodyText"/>
        <w:numPr>
          <w:ilvl w:val="0"/>
          <w:numId w:val="20"/>
        </w:numPr>
      </w:pPr>
      <w:r w:rsidRPr="005223BC">
        <w:t>If the covered item is found, the system associates the warranty item to the covered item and the Main Flow continues where the use case ends.</w:t>
      </w:r>
    </w:p>
    <w:p w:rsidR="002B3456" w:rsidRPr="005223BC" w:rsidRDefault="002B3456" w:rsidP="0074229B">
      <w:pPr>
        <w:pStyle w:val="Heading3"/>
      </w:pPr>
      <w:r w:rsidRPr="005223BC">
        <w:t xml:space="preserve">Previous Transaction Not Already Captured </w:t>
      </w:r>
    </w:p>
    <w:p w:rsidR="00C24132" w:rsidRPr="005223BC" w:rsidRDefault="00C24132" w:rsidP="00C24132">
      <w:pPr>
        <w:pStyle w:val="BodyText"/>
        <w:numPr>
          <w:ilvl w:val="0"/>
          <w:numId w:val="26"/>
        </w:numPr>
      </w:pPr>
      <w:bookmarkStart w:id="303" w:name="_Toc334555138"/>
      <w:r w:rsidRPr="005223BC">
        <w:t>The system prompts for transaction information.</w:t>
      </w:r>
    </w:p>
    <w:p w:rsidR="00C24132" w:rsidRPr="005223BC" w:rsidRDefault="00C24132" w:rsidP="00C24132">
      <w:pPr>
        <w:pStyle w:val="BodyText"/>
        <w:numPr>
          <w:ilvl w:val="0"/>
          <w:numId w:val="26"/>
        </w:numPr>
      </w:pPr>
      <w:r w:rsidRPr="005223BC">
        <w:t>The operator enters the transaction information and accepts the entry.</w:t>
      </w:r>
    </w:p>
    <w:p w:rsidR="00C24132" w:rsidRPr="005223BC" w:rsidRDefault="00C24132" w:rsidP="00C24132">
      <w:pPr>
        <w:pStyle w:val="BodyText"/>
        <w:numPr>
          <w:ilvl w:val="0"/>
          <w:numId w:val="26"/>
        </w:numPr>
      </w:pPr>
      <w:r w:rsidRPr="005223BC">
        <w:t xml:space="preserve">The system checks if the entered transaction is within the </w:t>
      </w:r>
      <w:r w:rsidRPr="005223BC">
        <w:rPr>
          <w:bCs/>
        </w:rPr>
        <w:t>Previous Transaction Number of Days parameter.</w:t>
      </w:r>
    </w:p>
    <w:p w:rsidR="00C24132" w:rsidRPr="005223BC" w:rsidRDefault="00C24132" w:rsidP="00C24132">
      <w:pPr>
        <w:pStyle w:val="BodyText"/>
        <w:numPr>
          <w:ilvl w:val="0"/>
          <w:numId w:val="26"/>
        </w:numPr>
      </w:pPr>
      <w:r w:rsidRPr="005223BC">
        <w:rPr>
          <w:bCs/>
        </w:rPr>
        <w:t>If the entered transaction is outside of the parameter, the Previous Transaction Too Old alternate flow is executed.</w:t>
      </w:r>
    </w:p>
    <w:p w:rsidR="00C24132" w:rsidRPr="005223BC" w:rsidRDefault="00C24132" w:rsidP="00C24132">
      <w:pPr>
        <w:pStyle w:val="BodyText"/>
        <w:numPr>
          <w:ilvl w:val="0"/>
          <w:numId w:val="26"/>
        </w:numPr>
      </w:pPr>
      <w:r w:rsidRPr="005223BC">
        <w:t>The system calls the transaction lookup service with the transaction information.</w:t>
      </w:r>
    </w:p>
    <w:p w:rsidR="00C24132" w:rsidRPr="005223BC" w:rsidRDefault="00C24132" w:rsidP="00C24132">
      <w:pPr>
        <w:pStyle w:val="BodyText"/>
        <w:numPr>
          <w:ilvl w:val="0"/>
          <w:numId w:val="26"/>
        </w:numPr>
      </w:pPr>
      <w:r w:rsidRPr="005223BC">
        <w:t>The system receives a response.</w:t>
      </w:r>
    </w:p>
    <w:p w:rsidR="00C24132" w:rsidRPr="005223BC" w:rsidRDefault="00C24132" w:rsidP="00C24132">
      <w:pPr>
        <w:pStyle w:val="BodyText"/>
        <w:numPr>
          <w:ilvl w:val="0"/>
          <w:numId w:val="26"/>
        </w:numPr>
      </w:pPr>
      <w:r w:rsidRPr="005223BC">
        <w:t>If the previous transaction not found, service times out or service is offline, the system displays a message; the operator acknowledges the message and returns to the prompt to capture transaction information.</w:t>
      </w:r>
    </w:p>
    <w:p w:rsidR="00C24132" w:rsidRPr="005223BC" w:rsidRDefault="00C24132" w:rsidP="00C24132">
      <w:pPr>
        <w:pStyle w:val="BodyText"/>
        <w:numPr>
          <w:ilvl w:val="0"/>
          <w:numId w:val="26"/>
        </w:numPr>
      </w:pPr>
      <w:r w:rsidRPr="005223BC">
        <w:t>If the previous transaction is found, the system checks if the covered item(s) is in the transaction.</w:t>
      </w:r>
    </w:p>
    <w:p w:rsidR="00C24132" w:rsidRPr="005223BC" w:rsidRDefault="00C24132" w:rsidP="00C24132">
      <w:pPr>
        <w:pStyle w:val="BodyText"/>
        <w:numPr>
          <w:ilvl w:val="0"/>
          <w:numId w:val="26"/>
        </w:numPr>
      </w:pPr>
      <w:r w:rsidRPr="005223BC">
        <w:t>If the covered items are not in the previous transaction, the system displays a message; the operator acknowledges the message and returns to the prompt to capture transaction information.</w:t>
      </w:r>
    </w:p>
    <w:p w:rsidR="00C24132" w:rsidRPr="005223BC" w:rsidRDefault="00C24132" w:rsidP="00C24132">
      <w:pPr>
        <w:pStyle w:val="BodyText"/>
        <w:numPr>
          <w:ilvl w:val="0"/>
          <w:numId w:val="26"/>
        </w:numPr>
      </w:pPr>
      <w:r w:rsidRPr="005223BC">
        <w:t>If the covered items are in the previous transaction, the system associates the warranty item to the covered item and the Fain Flow continues where the use case ends.</w:t>
      </w:r>
    </w:p>
    <w:p w:rsidR="00C24132" w:rsidRPr="005223BC" w:rsidRDefault="00C24132" w:rsidP="0074229B">
      <w:pPr>
        <w:pStyle w:val="Heading3"/>
      </w:pPr>
      <w:r w:rsidRPr="005223BC">
        <w:t>Previous Transaction Too Old Error</w:t>
      </w:r>
    </w:p>
    <w:p w:rsidR="00C24132" w:rsidRPr="005223BC" w:rsidRDefault="00C24132" w:rsidP="00C24132">
      <w:pPr>
        <w:pStyle w:val="BodyText"/>
        <w:numPr>
          <w:ilvl w:val="0"/>
          <w:numId w:val="25"/>
        </w:numPr>
      </w:pPr>
      <w:r w:rsidRPr="005223BC">
        <w:t>The system displays a message.</w:t>
      </w:r>
    </w:p>
    <w:p w:rsidR="00C24132" w:rsidRPr="005223BC" w:rsidRDefault="00C24132" w:rsidP="00C24132">
      <w:pPr>
        <w:pStyle w:val="BodyText"/>
        <w:numPr>
          <w:ilvl w:val="0"/>
          <w:numId w:val="25"/>
        </w:numPr>
      </w:pPr>
      <w:r w:rsidRPr="005223BC">
        <w:t>If the operator selects to re-enter the transaction, the system restarts the Previous Transaction No Already Captured alternate flow.</w:t>
      </w:r>
    </w:p>
    <w:p w:rsidR="00C24132" w:rsidRPr="005223BC" w:rsidRDefault="00C24132" w:rsidP="00C24132">
      <w:pPr>
        <w:pStyle w:val="BodyText"/>
        <w:numPr>
          <w:ilvl w:val="0"/>
          <w:numId w:val="25"/>
        </w:numPr>
      </w:pPr>
      <w:r w:rsidRPr="005223BC">
        <w:lastRenderedPageBreak/>
        <w:t>If the operator selects to override the number of days, the system executes the Manager Override use case.</w:t>
      </w:r>
    </w:p>
    <w:p w:rsidR="00C24132" w:rsidRPr="005223BC" w:rsidRDefault="00C24132" w:rsidP="00C24132">
      <w:pPr>
        <w:pStyle w:val="BodyText"/>
        <w:numPr>
          <w:ilvl w:val="0"/>
          <w:numId w:val="25"/>
        </w:numPr>
      </w:pPr>
      <w:r w:rsidRPr="005223BC">
        <w:t>If the Manager Override use case returns with approval, the system returns to the Previous Transaction Not Already Captured alternate flow where the system calls the external transaction lookup service.</w:t>
      </w:r>
    </w:p>
    <w:p w:rsidR="00C24132" w:rsidRDefault="00C24132" w:rsidP="00C24132">
      <w:pPr>
        <w:pStyle w:val="BodyText"/>
        <w:numPr>
          <w:ilvl w:val="0"/>
          <w:numId w:val="25"/>
        </w:numPr>
        <w:rPr>
          <w:ins w:id="304" w:author="Amy Byers" w:date="2015-04-01T13:33:00Z"/>
        </w:rPr>
      </w:pPr>
      <w:r w:rsidRPr="005223BC">
        <w:t>If the Manager Override use case returns without approval, the system returns to the previous screen.</w:t>
      </w:r>
    </w:p>
    <w:p w:rsidR="0074229B" w:rsidRDefault="0074229B" w:rsidP="0074229B">
      <w:pPr>
        <w:pStyle w:val="Heading3"/>
        <w:rPr>
          <w:ins w:id="305" w:author="Amy Byers" w:date="2015-04-01T13:33:00Z"/>
        </w:rPr>
      </w:pPr>
      <w:bookmarkStart w:id="306" w:name="_Ref415658570"/>
      <w:ins w:id="307" w:author="Amy Byers" w:date="2015-04-01T13:33:00Z">
        <w:r>
          <w:t>Skip PSP PRP Validation Alternate Flow</w:t>
        </w:r>
        <w:bookmarkEnd w:id="306"/>
      </w:ins>
    </w:p>
    <w:p w:rsidR="0074229B" w:rsidRDefault="0074229B" w:rsidP="0074229B">
      <w:pPr>
        <w:pStyle w:val="BodyText"/>
        <w:numPr>
          <w:ilvl w:val="0"/>
          <w:numId w:val="37"/>
        </w:numPr>
        <w:ind w:left="360"/>
        <w:rPr>
          <w:ins w:id="308" w:author="Amy Byers" w:date="2015-04-01T13:34:00Z"/>
        </w:rPr>
      </w:pPr>
      <w:ins w:id="309" w:author="Amy Byers" w:date="2015-04-01T13:34:00Z">
        <w:r>
          <w:t>System prompts for covered item.</w:t>
        </w:r>
      </w:ins>
    </w:p>
    <w:p w:rsidR="0074229B" w:rsidRPr="005223BC" w:rsidRDefault="0074229B" w:rsidP="0074229B">
      <w:pPr>
        <w:pStyle w:val="BodyText"/>
        <w:numPr>
          <w:ilvl w:val="0"/>
          <w:numId w:val="37"/>
        </w:numPr>
        <w:ind w:left="360"/>
      </w:pPr>
      <w:ins w:id="310" w:author="Amy Byers" w:date="2015-04-01T13:34:00Z">
        <w:r>
          <w:t>Operator enters an item, use case ends and</w:t>
        </w:r>
        <w:r w:rsidRPr="001C6024">
          <w:t xml:space="preserve"> </w:t>
        </w:r>
        <w:r w:rsidRPr="005223BC">
          <w:t xml:space="preserve">system associates the warranty item to the </w:t>
        </w:r>
        <w:r>
          <w:t>entered</w:t>
        </w:r>
        <w:r w:rsidRPr="005223BC">
          <w:t xml:space="preserve"> item </w:t>
        </w:r>
        <w:r>
          <w:t xml:space="preserve">with no validation </w:t>
        </w:r>
        <w:r>
          <w:t xml:space="preserve">and </w:t>
        </w:r>
        <w:r w:rsidRPr="005223BC">
          <w:t>returns</w:t>
        </w:r>
        <w:r w:rsidRPr="005223BC">
          <w:t xml:space="preserve"> to the Sell Warranty use case where the system prompts for customer information.</w:t>
        </w:r>
      </w:ins>
    </w:p>
    <w:p w:rsidR="002B3456" w:rsidRPr="005223BC" w:rsidRDefault="002B3456" w:rsidP="002B3456">
      <w:pPr>
        <w:pStyle w:val="Heading2"/>
      </w:pPr>
      <w:bookmarkStart w:id="311" w:name="_Toc415658715"/>
      <w:r w:rsidRPr="005223BC">
        <w:t>Post Condition</w:t>
      </w:r>
      <w:bookmarkEnd w:id="303"/>
      <w:bookmarkEnd w:id="311"/>
    </w:p>
    <w:p w:rsidR="002B3456" w:rsidRPr="005223BC" w:rsidRDefault="002B3456" w:rsidP="002B3456">
      <w:pPr>
        <w:pStyle w:val="BodyText"/>
        <w:numPr>
          <w:ilvl w:val="0"/>
          <w:numId w:val="1"/>
        </w:numPr>
      </w:pPr>
      <w:r w:rsidRPr="005223BC">
        <w:t>A warranty item is associated with a covered item.</w:t>
      </w:r>
    </w:p>
    <w:p w:rsidR="002B3456" w:rsidRPr="005223BC" w:rsidRDefault="002B3456" w:rsidP="002B3456">
      <w:pPr>
        <w:pStyle w:val="Heading2"/>
      </w:pPr>
      <w:bookmarkStart w:id="312" w:name="_Toc334555139"/>
      <w:bookmarkStart w:id="313" w:name="_Toc415658716"/>
      <w:r w:rsidRPr="005223BC">
        <w:t>Special Requirements</w:t>
      </w:r>
      <w:bookmarkEnd w:id="312"/>
      <w:bookmarkEnd w:id="313"/>
    </w:p>
    <w:p w:rsidR="002B3456" w:rsidRPr="005223BC" w:rsidRDefault="002B3456" w:rsidP="002B3456">
      <w:pPr>
        <w:pStyle w:val="BodyText"/>
        <w:numPr>
          <w:ilvl w:val="0"/>
          <w:numId w:val="17"/>
        </w:numPr>
      </w:pPr>
      <w:r w:rsidRPr="005223BC">
        <w:t>If the covered item(s) are found in the current transaction, the system will link to the item via the line number.</w:t>
      </w:r>
    </w:p>
    <w:p w:rsidR="002B3456" w:rsidRPr="005223BC" w:rsidRDefault="002B3456" w:rsidP="002B3456">
      <w:pPr>
        <w:pStyle w:val="BodyText"/>
        <w:numPr>
          <w:ilvl w:val="0"/>
          <w:numId w:val="17"/>
        </w:numPr>
      </w:pPr>
      <w:r w:rsidRPr="005223BC">
        <w:t>If the covered item(s) are found in a previous transaction, the system will link to the item via the previous transaction key.</w:t>
      </w:r>
    </w:p>
    <w:p w:rsidR="002B3456" w:rsidRDefault="002B3456" w:rsidP="002B3456">
      <w:pPr>
        <w:pStyle w:val="BodyText"/>
        <w:numPr>
          <w:ilvl w:val="0"/>
          <w:numId w:val="17"/>
        </w:numPr>
      </w:pPr>
      <w:r w:rsidRPr="005223BC">
        <w:t>Previous transaction must be from the same brand as the current store.  Future Shop stores brand is 11 and Best Buy stores brand is 10.</w:t>
      </w:r>
    </w:p>
    <w:p w:rsidR="00917325" w:rsidRDefault="00917325" w:rsidP="002B3456">
      <w:pPr>
        <w:pStyle w:val="BodyText"/>
        <w:numPr>
          <w:ilvl w:val="0"/>
          <w:numId w:val="17"/>
        </w:numPr>
      </w:pPr>
      <w:r>
        <w:t>Items in the transaction with quantity greater than 1 are not eligible for warranties.</w:t>
      </w:r>
    </w:p>
    <w:p w:rsidR="001C63AC" w:rsidRPr="005223BC" w:rsidRDefault="001C63AC" w:rsidP="002B3456">
      <w:pPr>
        <w:pStyle w:val="BodyText"/>
        <w:numPr>
          <w:ilvl w:val="0"/>
          <w:numId w:val="17"/>
        </w:numPr>
      </w:pPr>
      <w:r>
        <w:t>System does not validate item quantity in previous transactions.</w:t>
      </w:r>
    </w:p>
    <w:p w:rsidR="002B3456" w:rsidRPr="005223BC" w:rsidRDefault="002B3456" w:rsidP="0074229B">
      <w:pPr>
        <w:pStyle w:val="Heading3"/>
      </w:pPr>
      <w:r w:rsidRPr="005223BC">
        <w:t>Special Offline Requirements</w:t>
      </w:r>
    </w:p>
    <w:p w:rsidR="002B3456" w:rsidRPr="005223BC" w:rsidRDefault="002B3456" w:rsidP="002B3456">
      <w:pPr>
        <w:pStyle w:val="BodyText"/>
      </w:pPr>
      <w:r w:rsidRPr="005223BC">
        <w:t>TBD</w:t>
      </w:r>
    </w:p>
    <w:p w:rsidR="002B3456" w:rsidRPr="005223BC" w:rsidRDefault="002B3456" w:rsidP="0074229B">
      <w:pPr>
        <w:pStyle w:val="Heading3"/>
      </w:pPr>
      <w:r w:rsidRPr="005223BC">
        <w:t xml:space="preserve">Data </w:t>
      </w:r>
      <w:proofErr w:type="spellStart"/>
      <w:r w:rsidRPr="005223BC">
        <w:t>Input/Output</w:t>
      </w:r>
      <w:proofErr w:type="spellEnd"/>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2B3456" w:rsidRPr="005223BC" w:rsidTr="00F43C02">
        <w:trPr>
          <w:cantSplit/>
        </w:trPr>
        <w:tc>
          <w:tcPr>
            <w:tcW w:w="1284" w:type="pct"/>
            <w:tcBorders>
              <w:top w:val="single" w:sz="8" w:space="0" w:color="4F81BD"/>
              <w:left w:val="single" w:sz="8" w:space="0" w:color="4F81BD"/>
              <w:bottom w:val="single" w:sz="18" w:space="0" w:color="4F81BD"/>
              <w:right w:val="single" w:sz="8" w:space="0" w:color="4F81BD"/>
            </w:tcBorders>
          </w:tcPr>
          <w:p w:rsidR="002B3456" w:rsidRPr="005223BC" w:rsidRDefault="002B3456" w:rsidP="00F43C02">
            <w:pPr>
              <w:rPr>
                <w:b/>
              </w:rPr>
            </w:pPr>
            <w:r w:rsidRPr="005223BC">
              <w:rPr>
                <w:b/>
              </w:rPr>
              <w:t>Data Element</w:t>
            </w:r>
          </w:p>
        </w:tc>
        <w:tc>
          <w:tcPr>
            <w:tcW w:w="2310" w:type="pct"/>
            <w:tcBorders>
              <w:top w:val="single" w:sz="8" w:space="0" w:color="4F81BD"/>
              <w:left w:val="single" w:sz="8" w:space="0" w:color="4F81BD"/>
              <w:bottom w:val="single" w:sz="18" w:space="0" w:color="4F81BD"/>
              <w:right w:val="single" w:sz="8" w:space="0" w:color="4F81BD"/>
            </w:tcBorders>
          </w:tcPr>
          <w:p w:rsidR="002B3456" w:rsidRPr="005223BC" w:rsidRDefault="002B3456" w:rsidP="00F43C02">
            <w:pPr>
              <w:rPr>
                <w:b/>
                <w:szCs w:val="20"/>
              </w:rPr>
            </w:pPr>
            <w:r w:rsidRPr="005223BC">
              <w:rPr>
                <w:b/>
                <w:szCs w:val="20"/>
              </w:rPr>
              <w:t>Description</w:t>
            </w:r>
          </w:p>
        </w:tc>
        <w:tc>
          <w:tcPr>
            <w:tcW w:w="1406" w:type="pct"/>
            <w:tcBorders>
              <w:top w:val="single" w:sz="8" w:space="0" w:color="4F81BD"/>
              <w:left w:val="single" w:sz="8" w:space="0" w:color="4F81BD"/>
              <w:bottom w:val="single" w:sz="18" w:space="0" w:color="4F81BD"/>
              <w:right w:val="single" w:sz="8" w:space="0" w:color="4F81BD"/>
            </w:tcBorders>
          </w:tcPr>
          <w:p w:rsidR="002B3456" w:rsidRPr="005223BC" w:rsidRDefault="002B3456" w:rsidP="00F43C02">
            <w:pPr>
              <w:rPr>
                <w:b/>
                <w:szCs w:val="20"/>
              </w:rPr>
            </w:pPr>
            <w:r w:rsidRPr="005223BC">
              <w:rPr>
                <w:b/>
                <w:szCs w:val="20"/>
              </w:rPr>
              <w:t>Destination</w:t>
            </w:r>
          </w:p>
        </w:tc>
      </w:tr>
      <w:tr w:rsidR="002B3456" w:rsidRPr="005223BC" w:rsidTr="00F43C02">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2B3456" w:rsidRPr="005223BC" w:rsidRDefault="002B3456" w:rsidP="00F43C02">
            <w:pPr>
              <w:rPr>
                <w:bCs/>
                <w:szCs w:val="20"/>
              </w:rPr>
            </w:pPr>
            <w:r w:rsidRPr="005223BC">
              <w:rPr>
                <w:bCs/>
                <w:szCs w:val="20"/>
              </w:rPr>
              <w:t>Start Date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2B3456" w:rsidRPr="005223BC" w:rsidRDefault="002B3456" w:rsidP="00F43C02">
            <w:pPr>
              <w:rPr>
                <w:szCs w:val="20"/>
              </w:rPr>
            </w:pPr>
            <w:r w:rsidRPr="005223BC">
              <w:rPr>
                <w:szCs w:val="20"/>
              </w:rPr>
              <w:t>The date the warranty starts.  If the covered items are in a previous transaction, the start date is the date from the previous transaction.</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2B3456" w:rsidRPr="005223BC" w:rsidRDefault="002B3456" w:rsidP="002B3456">
            <w:pPr>
              <w:numPr>
                <w:ilvl w:val="0"/>
                <w:numId w:val="1"/>
              </w:numPr>
              <w:rPr>
                <w:szCs w:val="20"/>
              </w:rPr>
            </w:pPr>
            <w:r w:rsidRPr="005223BC">
              <w:rPr>
                <w:szCs w:val="20"/>
              </w:rPr>
              <w:t>Warranty Use Case</w:t>
            </w:r>
          </w:p>
        </w:tc>
      </w:tr>
      <w:tr w:rsidR="002B3456" w:rsidRPr="005223BC" w:rsidTr="00F43C02">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2B3456" w:rsidRPr="005223BC" w:rsidRDefault="002B3456" w:rsidP="00F43C02">
            <w:pPr>
              <w:rPr>
                <w:bCs/>
                <w:szCs w:val="20"/>
              </w:rPr>
            </w:pPr>
            <w:r w:rsidRPr="005223BC">
              <w:rPr>
                <w:bCs/>
                <w:szCs w:val="20"/>
              </w:rPr>
              <w:t>Linked line number</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2B3456" w:rsidRPr="005223BC" w:rsidRDefault="002B3456" w:rsidP="00F43C02">
            <w:pPr>
              <w:rPr>
                <w:szCs w:val="20"/>
              </w:rPr>
            </w:pPr>
            <w:r w:rsidRPr="005223BC">
              <w:rPr>
                <w:szCs w:val="20"/>
              </w:rPr>
              <w:t>The line number of the covered item that is linked to the warranty item.  The line number is logged only when the covered item is in the current transaction.</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2B3456" w:rsidRPr="005223BC" w:rsidRDefault="002B3456" w:rsidP="002B3456">
            <w:pPr>
              <w:numPr>
                <w:ilvl w:val="0"/>
                <w:numId w:val="1"/>
              </w:numPr>
              <w:rPr>
                <w:szCs w:val="20"/>
              </w:rPr>
            </w:pPr>
            <w:r w:rsidRPr="005223BC">
              <w:rPr>
                <w:szCs w:val="20"/>
              </w:rPr>
              <w:t>Warranty Use Case</w:t>
            </w:r>
          </w:p>
        </w:tc>
      </w:tr>
      <w:tr w:rsidR="002B3456" w:rsidRPr="005223BC" w:rsidTr="00F43C02">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2B3456" w:rsidRPr="005223BC" w:rsidRDefault="002B3456" w:rsidP="00F43C02">
            <w:pPr>
              <w:rPr>
                <w:bCs/>
                <w:szCs w:val="20"/>
              </w:rPr>
            </w:pPr>
            <w:r w:rsidRPr="005223BC">
              <w:rPr>
                <w:bCs/>
                <w:szCs w:val="20"/>
              </w:rPr>
              <w:t>Linked transaction key</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2B3456" w:rsidRPr="005223BC" w:rsidRDefault="002B3456" w:rsidP="00F43C02">
            <w:pPr>
              <w:rPr>
                <w:szCs w:val="20"/>
              </w:rPr>
            </w:pPr>
            <w:r w:rsidRPr="005223BC">
              <w:rPr>
                <w:szCs w:val="20"/>
              </w:rPr>
              <w:t>The previous transaction key where the covered item is located.</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2B3456" w:rsidRPr="005223BC" w:rsidRDefault="002B3456" w:rsidP="002B3456">
            <w:pPr>
              <w:numPr>
                <w:ilvl w:val="0"/>
                <w:numId w:val="1"/>
              </w:numPr>
              <w:rPr>
                <w:szCs w:val="20"/>
              </w:rPr>
            </w:pPr>
            <w:r w:rsidRPr="005223BC">
              <w:rPr>
                <w:szCs w:val="20"/>
              </w:rPr>
              <w:t>Warranty Use Case</w:t>
            </w:r>
          </w:p>
        </w:tc>
      </w:tr>
    </w:tbl>
    <w:p w:rsidR="00FD5BA1" w:rsidRPr="005223BC" w:rsidRDefault="00FD5BA1" w:rsidP="00FD5BA1">
      <w:pPr>
        <w:pStyle w:val="Heading1"/>
        <w:rPr>
          <w:i/>
        </w:rPr>
      </w:pPr>
      <w:bookmarkStart w:id="314" w:name="_Toc415658717"/>
      <w:r w:rsidRPr="005223BC">
        <w:rPr>
          <w:i/>
        </w:rPr>
        <w:t>Supplemental Specifications</w:t>
      </w:r>
      <w:bookmarkEnd w:id="277"/>
      <w:bookmarkEnd w:id="314"/>
    </w:p>
    <w:p w:rsidR="00E042FB" w:rsidRPr="005223BC" w:rsidRDefault="00E042FB" w:rsidP="00E042FB">
      <w:pPr>
        <w:pStyle w:val="Heading2"/>
      </w:pPr>
      <w:bookmarkStart w:id="315" w:name="_Toc415658718"/>
      <w:r w:rsidRPr="005223BC">
        <w:t>Customer Feature</w:t>
      </w:r>
      <w:bookmarkEnd w:id="315"/>
    </w:p>
    <w:p w:rsidR="00E042FB" w:rsidRPr="005223BC" w:rsidRDefault="00E042FB" w:rsidP="00E042FB">
      <w:pPr>
        <w:pStyle w:val="BodyText"/>
      </w:pPr>
      <w:r w:rsidRPr="005223BC">
        <w:t>The system executes the Customer use case when selling a warranty item.</w:t>
      </w:r>
    </w:p>
    <w:p w:rsidR="00A36851" w:rsidRPr="005223BC" w:rsidRDefault="00A36851" w:rsidP="00B951D2">
      <w:pPr>
        <w:pStyle w:val="Heading2"/>
      </w:pPr>
      <w:bookmarkStart w:id="316" w:name="_Toc322348303"/>
      <w:bookmarkStart w:id="317" w:name="_Toc322349504"/>
      <w:bookmarkStart w:id="318" w:name="_Toc320880017"/>
      <w:bookmarkStart w:id="319" w:name="_Toc415658719"/>
      <w:bookmarkEnd w:id="316"/>
      <w:bookmarkEnd w:id="317"/>
      <w:r w:rsidRPr="005223BC">
        <w:t>Electronic Journal</w:t>
      </w:r>
      <w:bookmarkEnd w:id="318"/>
      <w:bookmarkEnd w:id="319"/>
    </w:p>
    <w:p w:rsidR="00A36851" w:rsidRPr="005223BC" w:rsidRDefault="00A36851" w:rsidP="00A36851">
      <w:pPr>
        <w:pStyle w:val="BodyText"/>
      </w:pPr>
      <w:r w:rsidRPr="005223BC">
        <w:t>Electronic journal mockups for this feature are documented in the Electronic Journal document.</w:t>
      </w:r>
    </w:p>
    <w:p w:rsidR="0010748B" w:rsidRPr="005223BC" w:rsidRDefault="0010748B" w:rsidP="00B951D2">
      <w:pPr>
        <w:pStyle w:val="Heading2"/>
      </w:pPr>
      <w:bookmarkStart w:id="320" w:name="_Toc320880018"/>
      <w:bookmarkStart w:id="321" w:name="_Toc415658720"/>
      <w:r w:rsidRPr="005223BC">
        <w:t>Manager Override Feature</w:t>
      </w:r>
      <w:bookmarkEnd w:id="321"/>
    </w:p>
    <w:p w:rsidR="0010748B" w:rsidRPr="005223BC" w:rsidRDefault="0010748B" w:rsidP="0010748B">
      <w:pPr>
        <w:pStyle w:val="BodyText"/>
      </w:pPr>
      <w:r w:rsidRPr="005223BC">
        <w:t>The manager override use case is executed when the entered previous transaction is older than the allowed number of days.</w:t>
      </w:r>
    </w:p>
    <w:p w:rsidR="00A36851" w:rsidRPr="005223BC" w:rsidRDefault="00A36851" w:rsidP="00B951D2">
      <w:pPr>
        <w:pStyle w:val="Heading2"/>
      </w:pPr>
      <w:bookmarkStart w:id="322" w:name="_Toc415658721"/>
      <w:proofErr w:type="spellStart"/>
      <w:r w:rsidRPr="005223BC">
        <w:t>POSLog</w:t>
      </w:r>
      <w:bookmarkEnd w:id="320"/>
      <w:bookmarkEnd w:id="322"/>
      <w:proofErr w:type="spellEnd"/>
    </w:p>
    <w:p w:rsidR="00A36851" w:rsidRPr="005223BC" w:rsidRDefault="00A36851" w:rsidP="00A36851">
      <w:pPr>
        <w:pStyle w:val="BodyText"/>
      </w:pPr>
      <w:proofErr w:type="spellStart"/>
      <w:r w:rsidRPr="005223BC">
        <w:t>POSLog</w:t>
      </w:r>
      <w:proofErr w:type="spellEnd"/>
      <w:r w:rsidRPr="005223BC">
        <w:t xml:space="preserve"> mockups for this feature are documented in the </w:t>
      </w:r>
      <w:proofErr w:type="spellStart"/>
      <w:r w:rsidRPr="005223BC">
        <w:t>POSLog</w:t>
      </w:r>
      <w:proofErr w:type="spellEnd"/>
      <w:r w:rsidRPr="005223BC">
        <w:t xml:space="preserve"> document.</w:t>
      </w:r>
    </w:p>
    <w:p w:rsidR="00A36851" w:rsidRPr="005223BC" w:rsidRDefault="00A36851" w:rsidP="00B951D2">
      <w:pPr>
        <w:pStyle w:val="Heading2"/>
      </w:pPr>
      <w:bookmarkStart w:id="323" w:name="_Toc320880019"/>
      <w:bookmarkStart w:id="324" w:name="_Toc415658722"/>
      <w:r w:rsidRPr="005223BC">
        <w:lastRenderedPageBreak/>
        <w:t>Printed Receipts</w:t>
      </w:r>
      <w:bookmarkEnd w:id="323"/>
      <w:bookmarkEnd w:id="324"/>
    </w:p>
    <w:p w:rsidR="00A36851" w:rsidRPr="005223BC" w:rsidRDefault="00A36851" w:rsidP="00A36851">
      <w:pPr>
        <w:pStyle w:val="BodyText"/>
      </w:pPr>
      <w:r w:rsidRPr="005223BC">
        <w:t>Printed receipt mockups, where applicable, are documented in the Receipt document.</w:t>
      </w:r>
    </w:p>
    <w:p w:rsidR="00E202D4" w:rsidRPr="005223BC" w:rsidRDefault="00E202D4" w:rsidP="00B05D2A">
      <w:pPr>
        <w:pStyle w:val="Heading2"/>
      </w:pPr>
      <w:bookmarkStart w:id="325" w:name="_Toc322348307"/>
      <w:bookmarkStart w:id="326" w:name="_Toc322349508"/>
      <w:bookmarkStart w:id="327" w:name="_Toc322348308"/>
      <w:bookmarkStart w:id="328" w:name="_Toc322349509"/>
      <w:bookmarkStart w:id="329" w:name="_Toc415658723"/>
      <w:bookmarkEnd w:id="325"/>
      <w:bookmarkEnd w:id="326"/>
      <w:bookmarkEnd w:id="327"/>
      <w:bookmarkEnd w:id="328"/>
      <w:r w:rsidRPr="005223BC">
        <w:t>Related Item Feature</w:t>
      </w:r>
      <w:bookmarkEnd w:id="329"/>
    </w:p>
    <w:p w:rsidR="00E202D4" w:rsidRPr="005223BC" w:rsidRDefault="00E202D4" w:rsidP="00E202D4">
      <w:pPr>
        <w:pStyle w:val="BodyText"/>
      </w:pPr>
      <w:r w:rsidRPr="005223BC">
        <w:t>The Related Items Use Case is updated to reflect that lookup of the suggested sell items needs to check price banding in addition to the product and warranty association.</w:t>
      </w:r>
    </w:p>
    <w:p w:rsidR="00B05D2A" w:rsidRPr="005223BC" w:rsidRDefault="00B05D2A" w:rsidP="00B05D2A">
      <w:pPr>
        <w:pStyle w:val="Heading2"/>
      </w:pPr>
      <w:bookmarkStart w:id="330" w:name="_Toc415658724"/>
      <w:r w:rsidRPr="005223BC">
        <w:t xml:space="preserve">Signature Capture </w:t>
      </w:r>
      <w:r w:rsidR="00E202D4" w:rsidRPr="005223BC">
        <w:t>w</w:t>
      </w:r>
      <w:r w:rsidR="00801B82" w:rsidRPr="005223BC">
        <w:t xml:space="preserve">ith Terms </w:t>
      </w:r>
      <w:r w:rsidRPr="005223BC">
        <w:t>Feature</w:t>
      </w:r>
      <w:bookmarkEnd w:id="330"/>
    </w:p>
    <w:p w:rsidR="00B05D2A" w:rsidRPr="005223BC" w:rsidRDefault="00B05D2A" w:rsidP="00B05D2A">
      <w:pPr>
        <w:pStyle w:val="BodyText"/>
      </w:pPr>
      <w:r w:rsidRPr="005223BC">
        <w:t xml:space="preserve">The system executes the Signature Capture </w:t>
      </w:r>
      <w:r w:rsidR="00E202D4" w:rsidRPr="005223BC">
        <w:t>w</w:t>
      </w:r>
      <w:r w:rsidR="0060062C" w:rsidRPr="005223BC">
        <w:t xml:space="preserve">ith Terms </w:t>
      </w:r>
      <w:r w:rsidRPr="005223BC">
        <w:t>use case if required when selling a warranty item.</w:t>
      </w:r>
    </w:p>
    <w:p w:rsidR="0010748B" w:rsidRPr="005223BC" w:rsidRDefault="0010748B" w:rsidP="0010748B">
      <w:pPr>
        <w:pStyle w:val="Heading2"/>
      </w:pPr>
      <w:bookmarkStart w:id="331" w:name="_Toc415658725"/>
      <w:r w:rsidRPr="005223BC">
        <w:t>Suspend Feature</w:t>
      </w:r>
      <w:bookmarkEnd w:id="331"/>
    </w:p>
    <w:p w:rsidR="0010748B" w:rsidRPr="005223BC" w:rsidRDefault="0010748B" w:rsidP="0010748B">
      <w:pPr>
        <w:pStyle w:val="BodyText"/>
      </w:pPr>
      <w:r w:rsidRPr="005223BC">
        <w:t>The Suspend use case is updated to maintain the transaction or line item link when the transaction is suspended.</w:t>
      </w:r>
    </w:p>
    <w:p w:rsidR="0010748B" w:rsidRPr="005223BC" w:rsidRDefault="0010748B" w:rsidP="0010748B">
      <w:pPr>
        <w:pStyle w:val="Heading2"/>
      </w:pPr>
      <w:bookmarkStart w:id="332" w:name="_Toc415658726"/>
      <w:r w:rsidRPr="005223BC">
        <w:t>Training Mode Feature</w:t>
      </w:r>
      <w:bookmarkEnd w:id="332"/>
    </w:p>
    <w:p w:rsidR="0010748B" w:rsidRPr="005223BC" w:rsidRDefault="0010748B" w:rsidP="0010748B">
      <w:pPr>
        <w:pStyle w:val="BodyText"/>
      </w:pPr>
      <w:r w:rsidRPr="005223BC">
        <w:t>The Training Mode use case is updated to identify how the feature works during training mode.</w:t>
      </w:r>
    </w:p>
    <w:p w:rsidR="0010748B" w:rsidRPr="005223BC" w:rsidRDefault="0010748B" w:rsidP="00B05D2A">
      <w:pPr>
        <w:pStyle w:val="BodyText"/>
      </w:pPr>
    </w:p>
    <w:p w:rsidR="00460EBB" w:rsidRPr="005223BC" w:rsidRDefault="00460EBB">
      <w:pPr>
        <w:rPr>
          <w:rFonts w:cs="Arial"/>
          <w:b/>
          <w:bCs/>
          <w:i/>
          <w:caps/>
          <w:kern w:val="32"/>
          <w:sz w:val="28"/>
          <w:szCs w:val="32"/>
        </w:rPr>
      </w:pPr>
      <w:r w:rsidRPr="005223BC">
        <w:rPr>
          <w:i/>
        </w:rPr>
        <w:br w:type="page"/>
      </w:r>
    </w:p>
    <w:p w:rsidR="00320DD3" w:rsidRPr="005223BC" w:rsidRDefault="0063125C" w:rsidP="0015173B">
      <w:pPr>
        <w:pStyle w:val="Heading1"/>
        <w:rPr>
          <w:i/>
        </w:rPr>
      </w:pPr>
      <w:bookmarkStart w:id="333" w:name="_Toc415658727"/>
      <w:r w:rsidRPr="005223BC">
        <w:rPr>
          <w:i/>
        </w:rPr>
        <w:lastRenderedPageBreak/>
        <w:t xml:space="preserve">Screen </w:t>
      </w:r>
      <w:bookmarkEnd w:id="258"/>
      <w:r w:rsidR="00D01C88" w:rsidRPr="005223BC">
        <w:rPr>
          <w:i/>
        </w:rPr>
        <w:t>Layouts</w:t>
      </w:r>
      <w:bookmarkEnd w:id="333"/>
    </w:p>
    <w:p w:rsidR="00585E96" w:rsidRPr="005223BC" w:rsidRDefault="00585E96" w:rsidP="00694FB9">
      <w:pPr>
        <w:pStyle w:val="Heading2"/>
      </w:pPr>
      <w:bookmarkStart w:id="334" w:name="_Ref323217760"/>
      <w:bookmarkStart w:id="335" w:name="_Toc415658728"/>
      <w:r w:rsidRPr="005223BC">
        <w:t>Screen Process Flow</w:t>
      </w:r>
      <w:bookmarkEnd w:id="335"/>
    </w:p>
    <w:p w:rsidR="00585E96" w:rsidRPr="005223BC" w:rsidRDefault="00917AD7" w:rsidP="0074229B">
      <w:pPr>
        <w:pStyle w:val="Heading3"/>
      </w:pPr>
      <w:r w:rsidRPr="005223BC">
        <w:t>Sell Warranty t</w:t>
      </w:r>
      <w:r w:rsidR="00585E96" w:rsidRPr="005223BC">
        <w:t>hrough Suggested Sell</w:t>
      </w:r>
    </w:p>
    <w:p w:rsidR="00E457E7" w:rsidRPr="005223BC" w:rsidRDefault="00E457E7" w:rsidP="00E457E7">
      <w:pPr>
        <w:pStyle w:val="BodyText"/>
        <w:numPr>
          <w:ilvl w:val="0"/>
          <w:numId w:val="30"/>
        </w:numPr>
      </w:pPr>
      <w:r w:rsidRPr="005223BC">
        <w:t>User selects a warranty item from the Suggested Sell/Related Item list for the selected item.</w:t>
      </w:r>
    </w:p>
    <w:p w:rsidR="00E457E7" w:rsidRPr="005223BC" w:rsidRDefault="00E457E7" w:rsidP="00E457E7">
      <w:pPr>
        <w:pStyle w:val="BodyText"/>
        <w:numPr>
          <w:ilvl w:val="0"/>
          <w:numId w:val="30"/>
        </w:numPr>
      </w:pPr>
      <w:r w:rsidRPr="005223BC">
        <w:t>The system completes the remaining process to add the warranty item to the transaction.</w:t>
      </w:r>
    </w:p>
    <w:p w:rsidR="00E457E7" w:rsidRPr="005223BC" w:rsidRDefault="00E457E7" w:rsidP="00E457E7">
      <w:pPr>
        <w:pStyle w:val="BodyText"/>
        <w:numPr>
          <w:ilvl w:val="0"/>
          <w:numId w:val="30"/>
        </w:numPr>
      </w:pPr>
      <w:r w:rsidRPr="005223BC">
        <w:t>The warranty item is linked to the covered item via line item ID from current transaction</w:t>
      </w:r>
    </w:p>
    <w:p w:rsidR="0032190D" w:rsidRPr="005223BC" w:rsidRDefault="00E457E7" w:rsidP="0032190D">
      <w:pPr>
        <w:pStyle w:val="BodyText"/>
      </w:pPr>
      <w:r w:rsidRPr="005223BC">
        <w:rPr>
          <w:noProof/>
        </w:rPr>
        <w:drawing>
          <wp:inline distT="0" distB="0" distL="0" distR="0" wp14:anchorId="429D6505" wp14:editId="2B395BF7">
            <wp:extent cx="6858000" cy="1987541"/>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6858000" cy="1987541"/>
                    </a:xfrm>
                    <a:prstGeom prst="rect">
                      <a:avLst/>
                    </a:prstGeom>
                    <a:noFill/>
                    <a:ln w="9525">
                      <a:noFill/>
                      <a:miter lim="800000"/>
                      <a:headEnd/>
                      <a:tailEnd/>
                    </a:ln>
                  </pic:spPr>
                </pic:pic>
              </a:graphicData>
            </a:graphic>
          </wp:inline>
        </w:drawing>
      </w:r>
    </w:p>
    <w:p w:rsidR="00585E96" w:rsidRPr="005223BC" w:rsidRDefault="00917AD7" w:rsidP="0074229B">
      <w:pPr>
        <w:pStyle w:val="Heading3"/>
      </w:pPr>
      <w:r w:rsidRPr="005223BC">
        <w:t>Sell Warranty t</w:t>
      </w:r>
      <w:r w:rsidR="00585E96" w:rsidRPr="005223BC">
        <w:t>hrough Item Entry – Link Covered Item in Current Transaction</w:t>
      </w:r>
    </w:p>
    <w:p w:rsidR="00BE73DE" w:rsidRPr="005223BC" w:rsidRDefault="00BE73DE" w:rsidP="00BE73DE">
      <w:pPr>
        <w:pStyle w:val="BodyText"/>
        <w:numPr>
          <w:ilvl w:val="0"/>
          <w:numId w:val="30"/>
        </w:numPr>
      </w:pPr>
      <w:r w:rsidRPr="005223BC">
        <w:t>If the Warranty item is manually entered in Item Entry, the system checks if there are any eligible items that exist in the current transaction.</w:t>
      </w:r>
    </w:p>
    <w:p w:rsidR="00BE73DE" w:rsidRPr="005223BC" w:rsidRDefault="00BE73DE" w:rsidP="00BE73DE">
      <w:pPr>
        <w:pStyle w:val="BodyText"/>
        <w:numPr>
          <w:ilvl w:val="0"/>
          <w:numId w:val="30"/>
        </w:numPr>
      </w:pPr>
      <w:r w:rsidRPr="005223BC">
        <w:t>The system displays the list of eligible items with the option to add different covered items.</w:t>
      </w:r>
    </w:p>
    <w:p w:rsidR="00BE73DE" w:rsidRPr="005223BC" w:rsidRDefault="00BE73DE" w:rsidP="00BE73DE">
      <w:pPr>
        <w:pStyle w:val="BodyText"/>
        <w:numPr>
          <w:ilvl w:val="0"/>
          <w:numId w:val="30"/>
        </w:numPr>
      </w:pPr>
      <w:r w:rsidRPr="005223BC">
        <w:t>The user selects a covered item in the current transaction.</w:t>
      </w:r>
    </w:p>
    <w:p w:rsidR="00BE73DE" w:rsidRPr="005223BC" w:rsidRDefault="00BE73DE" w:rsidP="00BE73DE">
      <w:pPr>
        <w:pStyle w:val="BodyText"/>
        <w:numPr>
          <w:ilvl w:val="0"/>
          <w:numId w:val="30"/>
        </w:numPr>
      </w:pPr>
      <w:r w:rsidRPr="005223BC">
        <w:t>The system completes the remaining process to add the warranty item to the transaction.</w:t>
      </w:r>
    </w:p>
    <w:p w:rsidR="00BE73DE" w:rsidRPr="005223BC" w:rsidRDefault="00BE73DE" w:rsidP="00BE73DE">
      <w:pPr>
        <w:pStyle w:val="BodyText"/>
        <w:numPr>
          <w:ilvl w:val="0"/>
          <w:numId w:val="30"/>
        </w:numPr>
      </w:pPr>
      <w:r w:rsidRPr="005223BC">
        <w:t>The warranty item is linked to the covered item via line item ID from current transaction</w:t>
      </w:r>
    </w:p>
    <w:p w:rsidR="00BE73DE" w:rsidRPr="005223BC" w:rsidRDefault="00BE73DE" w:rsidP="00BE73DE">
      <w:pPr>
        <w:pStyle w:val="BodyText"/>
      </w:pPr>
      <w:r w:rsidRPr="005223BC">
        <w:rPr>
          <w:b/>
        </w:rPr>
        <w:t>Note</w:t>
      </w:r>
      <w:r w:rsidRPr="005223BC">
        <w:t>:  The process is the same for a bundled warranty item, with the exception that the system requires multiple covered items to be selected.</w:t>
      </w:r>
    </w:p>
    <w:p w:rsidR="00713F77" w:rsidRPr="005223BC" w:rsidRDefault="00713F77" w:rsidP="00713F77">
      <w:pPr>
        <w:pStyle w:val="BodyText"/>
      </w:pPr>
      <w:r w:rsidRPr="005223BC">
        <w:rPr>
          <w:noProof/>
        </w:rPr>
        <w:drawing>
          <wp:inline distT="0" distB="0" distL="0" distR="0" wp14:anchorId="5289E2D4" wp14:editId="0ECFBF87">
            <wp:extent cx="6858000" cy="261414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6858000" cy="2614146"/>
                    </a:xfrm>
                    <a:prstGeom prst="rect">
                      <a:avLst/>
                    </a:prstGeom>
                    <a:noFill/>
                    <a:ln w="9525">
                      <a:noFill/>
                      <a:miter lim="800000"/>
                      <a:headEnd/>
                      <a:tailEnd/>
                    </a:ln>
                  </pic:spPr>
                </pic:pic>
              </a:graphicData>
            </a:graphic>
          </wp:inline>
        </w:drawing>
      </w:r>
    </w:p>
    <w:p w:rsidR="00E457E7" w:rsidRPr="005223BC" w:rsidRDefault="00E457E7">
      <w:pPr>
        <w:rPr>
          <w:rFonts w:cs="Arial"/>
          <w:b/>
          <w:bCs/>
          <w:szCs w:val="26"/>
        </w:rPr>
      </w:pPr>
      <w:r w:rsidRPr="005223BC">
        <w:br w:type="page"/>
      </w:r>
    </w:p>
    <w:p w:rsidR="009C6C8E" w:rsidRPr="005223BC" w:rsidRDefault="009C6C8E" w:rsidP="0074229B">
      <w:pPr>
        <w:pStyle w:val="Heading3"/>
      </w:pPr>
      <w:r w:rsidRPr="005223BC">
        <w:lastRenderedPageBreak/>
        <w:t>No Eligible Items Exist in Current Transaction</w:t>
      </w:r>
    </w:p>
    <w:p w:rsidR="00BE73DE" w:rsidRPr="005223BC" w:rsidRDefault="00BE73DE" w:rsidP="00BE73DE">
      <w:pPr>
        <w:pStyle w:val="BodyText"/>
        <w:numPr>
          <w:ilvl w:val="0"/>
          <w:numId w:val="31"/>
        </w:numPr>
      </w:pPr>
      <w:r w:rsidRPr="005223BC">
        <w:t xml:space="preserve">If the Warranty item is manually entered in Item Entry, the system checks if there are any eligible items that exist in the current transaction. </w:t>
      </w:r>
    </w:p>
    <w:p w:rsidR="00BE73DE" w:rsidRPr="005223BC" w:rsidRDefault="00BE73DE" w:rsidP="00BE73DE">
      <w:pPr>
        <w:pStyle w:val="BodyText"/>
        <w:numPr>
          <w:ilvl w:val="0"/>
          <w:numId w:val="31"/>
        </w:numPr>
      </w:pPr>
      <w:r w:rsidRPr="005223BC">
        <w:t>The system determines that no eligible items exist in the transaction.</w:t>
      </w:r>
    </w:p>
    <w:p w:rsidR="00BE73DE" w:rsidRPr="005223BC" w:rsidRDefault="00BE73DE" w:rsidP="00BE73DE">
      <w:pPr>
        <w:pStyle w:val="BodyText"/>
        <w:numPr>
          <w:ilvl w:val="0"/>
          <w:numId w:val="31"/>
        </w:numPr>
      </w:pPr>
      <w:r w:rsidRPr="005223BC">
        <w:t>The system prompts for the covered item; the operator enters a covered item and accepts the entry.</w:t>
      </w:r>
    </w:p>
    <w:p w:rsidR="00BE73DE" w:rsidRPr="005223BC" w:rsidRDefault="00BE73DE" w:rsidP="00BE73DE">
      <w:pPr>
        <w:pStyle w:val="BodyText"/>
        <w:numPr>
          <w:ilvl w:val="0"/>
          <w:numId w:val="31"/>
        </w:numPr>
      </w:pPr>
      <w:r w:rsidRPr="005223BC">
        <w:t>The system prompts for the transaction key; the operator enters the transaction key and accepts the entry.</w:t>
      </w:r>
    </w:p>
    <w:p w:rsidR="00BE73DE" w:rsidRPr="005223BC" w:rsidRDefault="00BE73DE" w:rsidP="00BE73DE">
      <w:pPr>
        <w:pStyle w:val="BodyText"/>
        <w:numPr>
          <w:ilvl w:val="0"/>
          <w:numId w:val="31"/>
        </w:numPr>
      </w:pPr>
      <w:r w:rsidRPr="005223BC">
        <w:t>The system receives transaction details and determines that the covered item is in the transaction.</w:t>
      </w:r>
    </w:p>
    <w:p w:rsidR="00BE73DE" w:rsidRPr="005223BC" w:rsidRDefault="00BE73DE" w:rsidP="00BE73DE">
      <w:pPr>
        <w:pStyle w:val="BodyText"/>
        <w:numPr>
          <w:ilvl w:val="0"/>
          <w:numId w:val="31"/>
        </w:numPr>
      </w:pPr>
      <w:r w:rsidRPr="005223BC">
        <w:t>The system completes the remaining process to add the warranty item to the transaction.</w:t>
      </w:r>
    </w:p>
    <w:p w:rsidR="00BE73DE" w:rsidRPr="005223BC" w:rsidRDefault="00BE73DE" w:rsidP="00BE73DE">
      <w:pPr>
        <w:pStyle w:val="BodyText"/>
        <w:numPr>
          <w:ilvl w:val="0"/>
          <w:numId w:val="31"/>
        </w:numPr>
      </w:pPr>
      <w:r w:rsidRPr="005223BC">
        <w:t>The warranty item is linked to the covered item via line item ID from current transaction</w:t>
      </w:r>
    </w:p>
    <w:p w:rsidR="009C6C8E" w:rsidRPr="005223BC" w:rsidRDefault="009C6C8E" w:rsidP="009C6C8E">
      <w:pPr>
        <w:pStyle w:val="BodyText"/>
      </w:pPr>
      <w:r w:rsidRPr="005223BC">
        <w:rPr>
          <w:noProof/>
        </w:rPr>
        <w:drawing>
          <wp:inline distT="0" distB="0" distL="0" distR="0" wp14:anchorId="52F34FB8" wp14:editId="5B463017">
            <wp:extent cx="6634480" cy="477393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6634480" cy="4773930"/>
                    </a:xfrm>
                    <a:prstGeom prst="rect">
                      <a:avLst/>
                    </a:prstGeom>
                    <a:noFill/>
                    <a:ln w="9525">
                      <a:noFill/>
                      <a:miter lim="800000"/>
                      <a:headEnd/>
                      <a:tailEnd/>
                    </a:ln>
                  </pic:spPr>
                </pic:pic>
              </a:graphicData>
            </a:graphic>
          </wp:inline>
        </w:drawing>
      </w:r>
    </w:p>
    <w:p w:rsidR="00E457E7" w:rsidRPr="005223BC" w:rsidRDefault="00E457E7">
      <w:pPr>
        <w:rPr>
          <w:rFonts w:cs="Arial"/>
          <w:b/>
          <w:bCs/>
          <w:szCs w:val="26"/>
        </w:rPr>
      </w:pPr>
      <w:r w:rsidRPr="005223BC">
        <w:br w:type="page"/>
      </w:r>
    </w:p>
    <w:p w:rsidR="00585E96" w:rsidRPr="005223BC" w:rsidRDefault="00917AD7" w:rsidP="0074229B">
      <w:pPr>
        <w:pStyle w:val="Heading3"/>
      </w:pPr>
      <w:r w:rsidRPr="005223BC">
        <w:lastRenderedPageBreak/>
        <w:t>Sell Warranty t</w:t>
      </w:r>
      <w:r w:rsidR="00585E96" w:rsidRPr="005223BC">
        <w:t>hrough Item Entry – Link Covered Item to Previous Transaction</w:t>
      </w:r>
    </w:p>
    <w:p w:rsidR="00BE73DE" w:rsidRPr="005223BC" w:rsidRDefault="00BE73DE" w:rsidP="00E457E7">
      <w:pPr>
        <w:pStyle w:val="BodyText"/>
        <w:numPr>
          <w:ilvl w:val="0"/>
          <w:numId w:val="32"/>
        </w:numPr>
      </w:pPr>
      <w:r w:rsidRPr="005223BC">
        <w:t>If the Warranty item is manually entered in Item Entry, the system checks if there are any eligible items that exist in the current transaction.</w:t>
      </w:r>
    </w:p>
    <w:p w:rsidR="00BE73DE" w:rsidRPr="005223BC" w:rsidRDefault="00BE73DE" w:rsidP="00E457E7">
      <w:pPr>
        <w:pStyle w:val="BodyText"/>
        <w:numPr>
          <w:ilvl w:val="0"/>
          <w:numId w:val="32"/>
        </w:numPr>
      </w:pPr>
      <w:r w:rsidRPr="005223BC">
        <w:t>The system displays the list of eligible items with the option to add different covered items.</w:t>
      </w:r>
    </w:p>
    <w:p w:rsidR="00BE73DE" w:rsidRPr="005223BC" w:rsidRDefault="00BE73DE" w:rsidP="00E457E7">
      <w:pPr>
        <w:pStyle w:val="BodyText"/>
        <w:numPr>
          <w:ilvl w:val="0"/>
          <w:numId w:val="32"/>
        </w:numPr>
      </w:pPr>
      <w:r w:rsidRPr="005223BC">
        <w:t>The user selects to add different covered items.</w:t>
      </w:r>
    </w:p>
    <w:p w:rsidR="00BE73DE" w:rsidRPr="005223BC" w:rsidRDefault="00BE73DE" w:rsidP="00E457E7">
      <w:pPr>
        <w:pStyle w:val="BodyText"/>
        <w:numPr>
          <w:ilvl w:val="0"/>
          <w:numId w:val="32"/>
        </w:numPr>
      </w:pPr>
      <w:r w:rsidRPr="005223BC">
        <w:t>The system prompts for the covered item; the operator enters a covered item and accepts the entry.</w:t>
      </w:r>
    </w:p>
    <w:p w:rsidR="00BE73DE" w:rsidRPr="005223BC" w:rsidRDefault="00BE73DE" w:rsidP="00E457E7">
      <w:pPr>
        <w:pStyle w:val="BodyText"/>
        <w:numPr>
          <w:ilvl w:val="0"/>
          <w:numId w:val="32"/>
        </w:numPr>
      </w:pPr>
      <w:r w:rsidRPr="005223BC">
        <w:t>The system prompts for the transaction key; the operator enters the transaction key and accepts the entry.</w:t>
      </w:r>
    </w:p>
    <w:p w:rsidR="00BE73DE" w:rsidRPr="005223BC" w:rsidRDefault="00BE73DE" w:rsidP="00E457E7">
      <w:pPr>
        <w:pStyle w:val="BodyText"/>
        <w:numPr>
          <w:ilvl w:val="0"/>
          <w:numId w:val="32"/>
        </w:numPr>
      </w:pPr>
      <w:r w:rsidRPr="005223BC">
        <w:t>The system receives transaction details and determines that the covered item is in the transaction.</w:t>
      </w:r>
    </w:p>
    <w:p w:rsidR="00BE73DE" w:rsidRPr="005223BC" w:rsidRDefault="00BE73DE" w:rsidP="00E457E7">
      <w:pPr>
        <w:pStyle w:val="BodyText"/>
        <w:numPr>
          <w:ilvl w:val="0"/>
          <w:numId w:val="32"/>
        </w:numPr>
      </w:pPr>
      <w:r w:rsidRPr="005223BC">
        <w:t>The system completes the remaining process to add the warranty item to the transaction.</w:t>
      </w:r>
    </w:p>
    <w:p w:rsidR="00BE73DE" w:rsidRPr="005223BC" w:rsidRDefault="00BE73DE" w:rsidP="00E457E7">
      <w:pPr>
        <w:pStyle w:val="BodyText"/>
        <w:numPr>
          <w:ilvl w:val="0"/>
          <w:numId w:val="32"/>
        </w:numPr>
      </w:pPr>
      <w:r w:rsidRPr="005223BC">
        <w:t>The warranty item is linked to the covered item via line item ID from current transaction.</w:t>
      </w:r>
    </w:p>
    <w:p w:rsidR="00713F77" w:rsidRPr="005223BC" w:rsidRDefault="00917AD7" w:rsidP="00713F77">
      <w:pPr>
        <w:pStyle w:val="BodyText"/>
      </w:pPr>
      <w:r w:rsidRPr="005223BC">
        <w:rPr>
          <w:noProof/>
        </w:rPr>
        <w:drawing>
          <wp:inline distT="0" distB="0" distL="0" distR="0" wp14:anchorId="2EAFD1ED" wp14:editId="2A153655">
            <wp:extent cx="6858000" cy="496737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6858000" cy="4967370"/>
                    </a:xfrm>
                    <a:prstGeom prst="rect">
                      <a:avLst/>
                    </a:prstGeom>
                    <a:noFill/>
                    <a:ln w="9525">
                      <a:noFill/>
                      <a:miter lim="800000"/>
                      <a:headEnd/>
                      <a:tailEnd/>
                    </a:ln>
                  </pic:spPr>
                </pic:pic>
              </a:graphicData>
            </a:graphic>
          </wp:inline>
        </w:drawing>
      </w:r>
    </w:p>
    <w:p w:rsidR="00585E96" w:rsidRPr="005223BC" w:rsidRDefault="00917AD7" w:rsidP="0074229B">
      <w:pPr>
        <w:pStyle w:val="Heading3"/>
      </w:pPr>
      <w:r w:rsidRPr="005223BC">
        <w:lastRenderedPageBreak/>
        <w:t>Sell Bundled Warranty t</w:t>
      </w:r>
      <w:r w:rsidR="00585E96" w:rsidRPr="005223BC">
        <w:t>hrough Item Entry – Link Covered Item in Current Transaction</w:t>
      </w:r>
    </w:p>
    <w:p w:rsidR="00917AD7" w:rsidRPr="005223BC" w:rsidRDefault="00917AD7" w:rsidP="00917AD7">
      <w:pPr>
        <w:pStyle w:val="BodyText"/>
      </w:pPr>
      <w:r w:rsidRPr="005223BC">
        <w:rPr>
          <w:noProof/>
        </w:rPr>
        <w:drawing>
          <wp:inline distT="0" distB="0" distL="0" distR="0" wp14:anchorId="0AD22E6D" wp14:editId="3C4BD361">
            <wp:extent cx="6858000" cy="261414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6858000" cy="2614146"/>
                    </a:xfrm>
                    <a:prstGeom prst="rect">
                      <a:avLst/>
                    </a:prstGeom>
                    <a:noFill/>
                    <a:ln w="9525">
                      <a:noFill/>
                      <a:miter lim="800000"/>
                      <a:headEnd/>
                      <a:tailEnd/>
                    </a:ln>
                  </pic:spPr>
                </pic:pic>
              </a:graphicData>
            </a:graphic>
          </wp:inline>
        </w:drawing>
      </w:r>
    </w:p>
    <w:p w:rsidR="00917AD7" w:rsidRPr="005223BC" w:rsidRDefault="00917AD7" w:rsidP="0074229B">
      <w:pPr>
        <w:pStyle w:val="Heading3"/>
      </w:pPr>
      <w:r w:rsidRPr="005223BC">
        <w:t xml:space="preserve">Sell Bundled Warranty through Item Entry – Link Covered Item in </w:t>
      </w:r>
      <w:r w:rsidR="00BE73DE" w:rsidRPr="005223BC">
        <w:t>Previous</w:t>
      </w:r>
      <w:r w:rsidRPr="005223BC">
        <w:t xml:space="preserve"> Transaction</w:t>
      </w:r>
    </w:p>
    <w:p w:rsidR="00BE73DE" w:rsidRPr="005223BC" w:rsidRDefault="00BE73DE" w:rsidP="00BE73DE">
      <w:pPr>
        <w:pStyle w:val="BodyText"/>
      </w:pPr>
      <w:r w:rsidRPr="005223BC">
        <w:t xml:space="preserve">The system follows same process as for regular Warranty item, with the except that the system displays the Enter Bundled Covered Item screen </w:t>
      </w:r>
      <w:r w:rsidR="00E457E7" w:rsidRPr="005223BC">
        <w:t>that has the ability to enter multiple covered items and at least two covered items are required are to be selected.</w:t>
      </w:r>
    </w:p>
    <w:p w:rsidR="00917AD7" w:rsidRPr="005223BC" w:rsidRDefault="00917AD7" w:rsidP="00917AD7">
      <w:pPr>
        <w:pStyle w:val="BodyText"/>
      </w:pPr>
      <w:r w:rsidRPr="005223BC">
        <w:rPr>
          <w:noProof/>
        </w:rPr>
        <w:drawing>
          <wp:inline distT="0" distB="0" distL="0" distR="0" wp14:anchorId="43F90A87" wp14:editId="4415B229">
            <wp:extent cx="6858000" cy="4838136"/>
            <wp:effectExtent l="1905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6858000" cy="4838136"/>
                    </a:xfrm>
                    <a:prstGeom prst="rect">
                      <a:avLst/>
                    </a:prstGeom>
                    <a:noFill/>
                    <a:ln w="9525">
                      <a:noFill/>
                      <a:miter lim="800000"/>
                      <a:headEnd/>
                      <a:tailEnd/>
                    </a:ln>
                  </pic:spPr>
                </pic:pic>
              </a:graphicData>
            </a:graphic>
          </wp:inline>
        </w:drawing>
      </w:r>
    </w:p>
    <w:p w:rsidR="00585E96" w:rsidRPr="005223BC" w:rsidRDefault="00917AD7" w:rsidP="0074229B">
      <w:pPr>
        <w:pStyle w:val="Heading3"/>
      </w:pPr>
      <w:r w:rsidRPr="005223BC">
        <w:lastRenderedPageBreak/>
        <w:t>Sell Warranty t</w:t>
      </w:r>
      <w:r w:rsidR="00240C1E" w:rsidRPr="005223BC">
        <w:t>hrough Item Entry – Previous Transaction Already Captured in Transaction</w:t>
      </w:r>
    </w:p>
    <w:p w:rsidR="005409DE" w:rsidRPr="005223BC" w:rsidRDefault="005409DE" w:rsidP="005409DE">
      <w:pPr>
        <w:pStyle w:val="BodyText"/>
        <w:numPr>
          <w:ilvl w:val="0"/>
          <w:numId w:val="34"/>
        </w:numPr>
      </w:pPr>
      <w:r w:rsidRPr="005223BC">
        <w:t>If the Warranty item is manually entered in Item Entry, the system checks if there are any eligible items that exist in the current transaction.</w:t>
      </w:r>
    </w:p>
    <w:p w:rsidR="005409DE" w:rsidRPr="005223BC" w:rsidRDefault="005409DE" w:rsidP="005409DE">
      <w:pPr>
        <w:pStyle w:val="BodyText"/>
        <w:numPr>
          <w:ilvl w:val="0"/>
          <w:numId w:val="34"/>
        </w:numPr>
      </w:pPr>
      <w:r w:rsidRPr="005223BC">
        <w:t>The system displays the list of eligible items with the option to add different covered items.</w:t>
      </w:r>
    </w:p>
    <w:p w:rsidR="005409DE" w:rsidRPr="005223BC" w:rsidRDefault="005409DE" w:rsidP="005409DE">
      <w:pPr>
        <w:pStyle w:val="BodyText"/>
        <w:numPr>
          <w:ilvl w:val="0"/>
          <w:numId w:val="34"/>
        </w:numPr>
      </w:pPr>
      <w:r w:rsidRPr="005223BC">
        <w:t>The user selects to add different covered items.</w:t>
      </w:r>
    </w:p>
    <w:p w:rsidR="005409DE" w:rsidRPr="005223BC" w:rsidRDefault="005409DE" w:rsidP="005409DE">
      <w:pPr>
        <w:pStyle w:val="BodyText"/>
        <w:numPr>
          <w:ilvl w:val="0"/>
          <w:numId w:val="34"/>
        </w:numPr>
      </w:pPr>
      <w:r w:rsidRPr="005223BC">
        <w:t>The system prompts for the covered item; the operator enters a covered item and accepts the entry.</w:t>
      </w:r>
    </w:p>
    <w:p w:rsidR="005409DE" w:rsidRPr="005223BC" w:rsidRDefault="005409DE" w:rsidP="005409DE">
      <w:pPr>
        <w:pStyle w:val="BodyText"/>
        <w:numPr>
          <w:ilvl w:val="0"/>
          <w:numId w:val="34"/>
        </w:numPr>
      </w:pPr>
      <w:r w:rsidRPr="005223BC">
        <w:t>If the transaction already contains a Warranty-Covered Item link to a previous transaction, any other warranty item that is added to the transaction and will require a link to a previous transaction may only be linked to the already captured previous transaction.  The system does not prompt to capture transaction information, it will automatically check the already transaction details if the entered covered item(s) are in the transaction.</w:t>
      </w:r>
    </w:p>
    <w:p w:rsidR="005409DE" w:rsidRPr="005223BC" w:rsidRDefault="005409DE" w:rsidP="005409DE">
      <w:pPr>
        <w:pStyle w:val="BodyText"/>
        <w:numPr>
          <w:ilvl w:val="0"/>
          <w:numId w:val="34"/>
        </w:numPr>
      </w:pPr>
      <w:r w:rsidRPr="005223BC">
        <w:t>The system determines that the covered item(s) is in the previous transaction.</w:t>
      </w:r>
    </w:p>
    <w:p w:rsidR="005409DE" w:rsidRPr="005223BC" w:rsidRDefault="005409DE" w:rsidP="005409DE">
      <w:pPr>
        <w:pStyle w:val="BodyText"/>
        <w:numPr>
          <w:ilvl w:val="0"/>
          <w:numId w:val="34"/>
        </w:numPr>
      </w:pPr>
      <w:r w:rsidRPr="005223BC">
        <w:t>The system completes the remaining process to add the warranty item to the transaction.</w:t>
      </w:r>
    </w:p>
    <w:p w:rsidR="005409DE" w:rsidRPr="005223BC" w:rsidRDefault="005409DE" w:rsidP="005409DE">
      <w:pPr>
        <w:pStyle w:val="BodyText"/>
        <w:numPr>
          <w:ilvl w:val="0"/>
          <w:numId w:val="34"/>
        </w:numPr>
      </w:pPr>
      <w:r w:rsidRPr="005223BC">
        <w:t>The warranty item is linked to the covered item via line item ID from current transaction.</w:t>
      </w:r>
    </w:p>
    <w:p w:rsidR="00E457E7" w:rsidRPr="005223BC" w:rsidRDefault="00E457E7" w:rsidP="00E457E7">
      <w:pPr>
        <w:pStyle w:val="BodyText"/>
      </w:pPr>
      <w:r w:rsidRPr="005223BC">
        <w:t xml:space="preserve"> </w:t>
      </w:r>
    </w:p>
    <w:p w:rsidR="00585E96" w:rsidRPr="005223BC" w:rsidRDefault="00917AD7" w:rsidP="00585E96">
      <w:pPr>
        <w:pStyle w:val="BodyText"/>
      </w:pPr>
      <w:r w:rsidRPr="005223BC">
        <w:rPr>
          <w:noProof/>
        </w:rPr>
        <w:drawing>
          <wp:inline distT="0" distB="0" distL="0" distR="0" wp14:anchorId="0F60B5ED" wp14:editId="0C2FEF36">
            <wp:extent cx="6858000" cy="326971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6858000" cy="3269719"/>
                    </a:xfrm>
                    <a:prstGeom prst="rect">
                      <a:avLst/>
                    </a:prstGeom>
                    <a:noFill/>
                    <a:ln w="9525">
                      <a:noFill/>
                      <a:miter lim="800000"/>
                      <a:headEnd/>
                      <a:tailEnd/>
                    </a:ln>
                  </pic:spPr>
                </pic:pic>
              </a:graphicData>
            </a:graphic>
          </wp:inline>
        </w:drawing>
      </w:r>
    </w:p>
    <w:p w:rsidR="009C6C8E" w:rsidRPr="005223BC" w:rsidRDefault="009C6C8E" w:rsidP="0074229B">
      <w:pPr>
        <w:pStyle w:val="Heading3"/>
      </w:pPr>
      <w:r w:rsidRPr="005223BC">
        <w:lastRenderedPageBreak/>
        <w:t>Covered Item not in Previous Transaction</w:t>
      </w:r>
    </w:p>
    <w:p w:rsidR="009C6C8E" w:rsidRPr="005223BC" w:rsidRDefault="00E457E7" w:rsidP="009C6C8E">
      <w:pPr>
        <w:pStyle w:val="BodyText"/>
      </w:pPr>
      <w:r w:rsidRPr="005223BC">
        <w:rPr>
          <w:noProof/>
        </w:rPr>
        <w:drawing>
          <wp:inline distT="0" distB="0" distL="0" distR="0" wp14:anchorId="25F8A13E" wp14:editId="4E4E8AF5">
            <wp:extent cx="6858000" cy="489997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6858000" cy="4899970"/>
                    </a:xfrm>
                    <a:prstGeom prst="rect">
                      <a:avLst/>
                    </a:prstGeom>
                    <a:noFill/>
                    <a:ln w="9525">
                      <a:noFill/>
                      <a:miter lim="800000"/>
                      <a:headEnd/>
                      <a:tailEnd/>
                    </a:ln>
                  </pic:spPr>
                </pic:pic>
              </a:graphicData>
            </a:graphic>
          </wp:inline>
        </w:drawing>
      </w:r>
    </w:p>
    <w:p w:rsidR="002B5A7B" w:rsidRPr="005223BC" w:rsidRDefault="002B5A7B" w:rsidP="0074229B">
      <w:pPr>
        <w:pStyle w:val="Heading3"/>
      </w:pPr>
      <w:r w:rsidRPr="005223BC">
        <w:t>Covered Item Not Eligible for Warranty</w:t>
      </w:r>
    </w:p>
    <w:p w:rsidR="002B5A7B" w:rsidRPr="005223BC" w:rsidRDefault="002B5A7B" w:rsidP="002B5A7B">
      <w:pPr>
        <w:pStyle w:val="BodyText"/>
        <w:jc w:val="center"/>
      </w:pPr>
      <w:r w:rsidRPr="005223BC">
        <w:rPr>
          <w:noProof/>
        </w:rPr>
        <w:drawing>
          <wp:inline distT="0" distB="0" distL="0" distR="0" wp14:anchorId="3635C520" wp14:editId="47D83A96">
            <wp:extent cx="6506845" cy="2722245"/>
            <wp:effectExtent l="19050" t="0" r="8255" b="0"/>
            <wp:docPr id="1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cstate="print"/>
                    <a:srcRect/>
                    <a:stretch>
                      <a:fillRect/>
                    </a:stretch>
                  </pic:blipFill>
                  <pic:spPr bwMode="auto">
                    <a:xfrm>
                      <a:off x="0" y="0"/>
                      <a:ext cx="6506845" cy="2722245"/>
                    </a:xfrm>
                    <a:prstGeom prst="rect">
                      <a:avLst/>
                    </a:prstGeom>
                    <a:noFill/>
                    <a:ln w="9525">
                      <a:noFill/>
                      <a:miter lim="800000"/>
                      <a:headEnd/>
                      <a:tailEnd/>
                    </a:ln>
                  </pic:spPr>
                </pic:pic>
              </a:graphicData>
            </a:graphic>
          </wp:inline>
        </w:drawing>
      </w:r>
    </w:p>
    <w:p w:rsidR="002B5A7B" w:rsidRPr="005223BC" w:rsidRDefault="002B5A7B" w:rsidP="009C6C8E">
      <w:pPr>
        <w:pStyle w:val="BodyText"/>
      </w:pPr>
    </w:p>
    <w:p w:rsidR="002B5A7B" w:rsidRPr="005223BC" w:rsidRDefault="002B5A7B">
      <w:pPr>
        <w:rPr>
          <w:rFonts w:cs="Arial"/>
          <w:b/>
          <w:bCs/>
          <w:szCs w:val="26"/>
        </w:rPr>
      </w:pPr>
      <w:r w:rsidRPr="005223BC">
        <w:br w:type="page"/>
      </w:r>
    </w:p>
    <w:p w:rsidR="002B5A7B" w:rsidRPr="005223BC" w:rsidRDefault="002B5A7B" w:rsidP="0074229B">
      <w:pPr>
        <w:pStyle w:val="Heading3"/>
      </w:pPr>
      <w:r w:rsidRPr="005223BC">
        <w:lastRenderedPageBreak/>
        <w:t>Item Already Covered in the Transaction</w:t>
      </w:r>
    </w:p>
    <w:p w:rsidR="002B5A7B" w:rsidRPr="005223BC" w:rsidRDefault="002B5A7B" w:rsidP="002B5A7B">
      <w:pPr>
        <w:pStyle w:val="BodyText"/>
      </w:pPr>
      <w:r w:rsidRPr="005223BC">
        <w:t>The system checks any warranty-covered item links already linked in the transaction before applying a new link.  In the case below a link was made from Covered Item A in Transaction 1 to Warranty Item B in Transaction 2.  If the user enters in Warranty Item C in Transaction 2 and enter sin Covered Item A as the covered item, the system will attempt to find another Covered Item A in the Transaction 1.  Since Covered Item A is already linked to Warranty Item B, that item is not eligible to be linked to Warranty Item C.  If there is not a second Covered Item A in Transaction 1, the system will display a message that the Item is already covered.</w:t>
      </w:r>
    </w:p>
    <w:p w:rsidR="002B5A7B" w:rsidRPr="005223BC" w:rsidRDefault="002B5A7B" w:rsidP="002B5A7B">
      <w:pPr>
        <w:pStyle w:val="BodyText"/>
      </w:pPr>
      <w:r w:rsidRPr="005223BC">
        <w:rPr>
          <w:noProof/>
        </w:rPr>
        <w:drawing>
          <wp:inline distT="0" distB="0" distL="0" distR="0" wp14:anchorId="4D4C5DCA" wp14:editId="05B6EB4C">
            <wp:extent cx="6858000" cy="4081386"/>
            <wp:effectExtent l="19050" t="0" r="0" b="0"/>
            <wp:docPr id="1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srcRect/>
                    <a:stretch>
                      <a:fillRect/>
                    </a:stretch>
                  </pic:blipFill>
                  <pic:spPr bwMode="auto">
                    <a:xfrm>
                      <a:off x="0" y="0"/>
                      <a:ext cx="6858000" cy="4081386"/>
                    </a:xfrm>
                    <a:prstGeom prst="rect">
                      <a:avLst/>
                    </a:prstGeom>
                    <a:noFill/>
                    <a:ln w="9525">
                      <a:noFill/>
                      <a:miter lim="800000"/>
                      <a:headEnd/>
                      <a:tailEnd/>
                    </a:ln>
                  </pic:spPr>
                </pic:pic>
              </a:graphicData>
            </a:graphic>
          </wp:inline>
        </w:drawing>
      </w:r>
    </w:p>
    <w:p w:rsidR="005409DE" w:rsidRPr="005223BC" w:rsidRDefault="005409DE" w:rsidP="0074229B">
      <w:pPr>
        <w:pStyle w:val="Heading3"/>
      </w:pPr>
      <w:r w:rsidRPr="005223BC">
        <w:lastRenderedPageBreak/>
        <w:t>Previous Transaction Not Found</w:t>
      </w:r>
    </w:p>
    <w:p w:rsidR="005409DE" w:rsidRPr="005223BC" w:rsidRDefault="005409DE" w:rsidP="005409DE">
      <w:pPr>
        <w:pStyle w:val="BodyText"/>
        <w:jc w:val="center"/>
      </w:pPr>
      <w:r w:rsidRPr="005223BC">
        <w:rPr>
          <w:noProof/>
        </w:rPr>
        <w:drawing>
          <wp:inline distT="0" distB="0" distL="0" distR="0" wp14:anchorId="556D7F13" wp14:editId="64B0EC25">
            <wp:extent cx="6634480" cy="477393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cstate="print"/>
                    <a:srcRect/>
                    <a:stretch>
                      <a:fillRect/>
                    </a:stretch>
                  </pic:blipFill>
                  <pic:spPr bwMode="auto">
                    <a:xfrm>
                      <a:off x="0" y="0"/>
                      <a:ext cx="6634480" cy="4773930"/>
                    </a:xfrm>
                    <a:prstGeom prst="rect">
                      <a:avLst/>
                    </a:prstGeom>
                    <a:noFill/>
                    <a:ln w="9525">
                      <a:noFill/>
                      <a:miter lim="800000"/>
                      <a:headEnd/>
                      <a:tailEnd/>
                    </a:ln>
                  </pic:spPr>
                </pic:pic>
              </a:graphicData>
            </a:graphic>
          </wp:inline>
        </w:drawing>
      </w:r>
    </w:p>
    <w:p w:rsidR="005409DE" w:rsidRPr="005223BC" w:rsidRDefault="005409DE">
      <w:pPr>
        <w:rPr>
          <w:rFonts w:cs="Arial"/>
          <w:b/>
          <w:bCs/>
          <w:iCs/>
          <w:sz w:val="24"/>
          <w:szCs w:val="28"/>
        </w:rPr>
      </w:pPr>
      <w:r w:rsidRPr="005223BC">
        <w:br w:type="page"/>
      </w:r>
    </w:p>
    <w:p w:rsidR="00694FB9" w:rsidRPr="005223BC" w:rsidRDefault="00694FB9" w:rsidP="00694FB9">
      <w:pPr>
        <w:pStyle w:val="Heading2"/>
      </w:pPr>
      <w:bookmarkStart w:id="336" w:name="_Toc415658729"/>
      <w:r w:rsidRPr="005223BC">
        <w:lastRenderedPageBreak/>
        <w:t>Item Entry</w:t>
      </w:r>
      <w:bookmarkEnd w:id="334"/>
      <w:bookmarkEnd w:id="336"/>
    </w:p>
    <w:p w:rsidR="00EE65A1" w:rsidRPr="005223BC" w:rsidRDefault="00EE65A1" w:rsidP="00EE65A1">
      <w:pPr>
        <w:pStyle w:val="BodyText"/>
      </w:pPr>
      <w:r w:rsidRPr="005223BC">
        <w:t xml:space="preserve">Warranty items are displayed in the </w:t>
      </w:r>
      <w:r w:rsidR="00401CE4" w:rsidRPr="005223BC">
        <w:t>Suggested Sell</w:t>
      </w:r>
      <w:r w:rsidRPr="005223BC">
        <w:t xml:space="preserve"> area of the item entry screen.</w:t>
      </w:r>
    </w:p>
    <w:p w:rsidR="00694FB9" w:rsidRPr="005223BC" w:rsidRDefault="00694FB9" w:rsidP="0074229B">
      <w:pPr>
        <w:pStyle w:val="Heading3"/>
      </w:pPr>
      <w:r w:rsidRPr="005223BC">
        <w:t>Mockup</w:t>
      </w:r>
      <w:r w:rsidR="00407840" w:rsidRPr="005223BC">
        <w:t xml:space="preserve"> without Warranty items</w:t>
      </w:r>
    </w:p>
    <w:p w:rsidR="00694FB9" w:rsidRPr="005223BC" w:rsidRDefault="00057E3B" w:rsidP="00694FB9">
      <w:pPr>
        <w:pStyle w:val="BodyText"/>
      </w:pPr>
      <w:r w:rsidRPr="005223BC">
        <w:rPr>
          <w:noProof/>
        </w:rPr>
        <w:drawing>
          <wp:inline distT="0" distB="0" distL="0" distR="0" wp14:anchorId="562DF5D5" wp14:editId="3C3CE11E">
            <wp:extent cx="6858000" cy="4063365"/>
            <wp:effectExtent l="19050" t="0" r="0" b="0"/>
            <wp:docPr id="11" name="Picture 10" descr="Warranty without rel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ranty without related.jpg"/>
                    <pic:cNvPicPr/>
                  </pic:nvPicPr>
                  <pic:blipFill>
                    <a:blip r:embed="rId31" cstate="print"/>
                    <a:stretch>
                      <a:fillRect/>
                    </a:stretch>
                  </pic:blipFill>
                  <pic:spPr>
                    <a:xfrm>
                      <a:off x="0" y="0"/>
                      <a:ext cx="6858000" cy="4063365"/>
                    </a:xfrm>
                    <a:prstGeom prst="rect">
                      <a:avLst/>
                    </a:prstGeom>
                  </pic:spPr>
                </pic:pic>
              </a:graphicData>
            </a:graphic>
          </wp:inline>
        </w:drawing>
      </w:r>
    </w:p>
    <w:p w:rsidR="00694FB9" w:rsidRPr="005223BC" w:rsidRDefault="00407840" w:rsidP="0074229B">
      <w:pPr>
        <w:pStyle w:val="Heading3"/>
      </w:pPr>
      <w:bookmarkStart w:id="337" w:name="_Ref323285170"/>
      <w:r w:rsidRPr="005223BC">
        <w:lastRenderedPageBreak/>
        <w:t>Mockup with Warranty Items</w:t>
      </w:r>
      <w:bookmarkEnd w:id="337"/>
    </w:p>
    <w:p w:rsidR="00407840" w:rsidRPr="005223BC" w:rsidRDefault="00057E3B" w:rsidP="00694FB9">
      <w:pPr>
        <w:pStyle w:val="BodyText"/>
      </w:pPr>
      <w:r w:rsidRPr="005223BC">
        <w:rPr>
          <w:noProof/>
        </w:rPr>
        <w:drawing>
          <wp:inline distT="0" distB="0" distL="0" distR="0" wp14:anchorId="06951597" wp14:editId="206A0598">
            <wp:extent cx="6858000" cy="4063365"/>
            <wp:effectExtent l="19050" t="0" r="0" b="0"/>
            <wp:docPr id="12" name="Picture 11" descr="Warranty with rel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ranty with related.jpg"/>
                    <pic:cNvPicPr/>
                  </pic:nvPicPr>
                  <pic:blipFill>
                    <a:blip r:embed="rId32" cstate="print"/>
                    <a:stretch>
                      <a:fillRect/>
                    </a:stretch>
                  </pic:blipFill>
                  <pic:spPr>
                    <a:xfrm>
                      <a:off x="0" y="0"/>
                      <a:ext cx="6858000" cy="4063365"/>
                    </a:xfrm>
                    <a:prstGeom prst="rect">
                      <a:avLst/>
                    </a:prstGeom>
                  </pic:spPr>
                </pic:pic>
              </a:graphicData>
            </a:graphic>
          </wp:inline>
        </w:drawing>
      </w:r>
    </w:p>
    <w:p w:rsidR="00EE65A1" w:rsidRPr="005223BC" w:rsidRDefault="00EE65A1" w:rsidP="0074229B">
      <w:pPr>
        <w:pStyle w:val="Heading3"/>
      </w:pPr>
      <w:r w:rsidRPr="005223BC">
        <w:t>Instruction Text</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0564"/>
      </w:tblGrid>
      <w:tr w:rsidR="00EE65A1" w:rsidRPr="005223BC" w:rsidTr="00352B4A">
        <w:trPr>
          <w:cantSplit/>
        </w:trPr>
        <w:tc>
          <w:tcPr>
            <w:tcW w:w="10809" w:type="dxa"/>
            <w:tcBorders>
              <w:top w:val="single" w:sz="8" w:space="0" w:color="4F81BD"/>
              <w:left w:val="single" w:sz="8" w:space="0" w:color="4F81BD"/>
              <w:bottom w:val="single" w:sz="18" w:space="0" w:color="4F81BD"/>
              <w:right w:val="single" w:sz="8" w:space="0" w:color="4F81BD"/>
            </w:tcBorders>
          </w:tcPr>
          <w:p w:rsidR="00EE65A1" w:rsidRPr="005223BC" w:rsidRDefault="00EE65A1" w:rsidP="00352B4A">
            <w:pPr>
              <w:rPr>
                <w:b/>
                <w:bCs/>
                <w:szCs w:val="20"/>
              </w:rPr>
            </w:pPr>
            <w:r w:rsidRPr="005223BC">
              <w:rPr>
                <w:b/>
                <w:bCs/>
                <w:szCs w:val="20"/>
              </w:rPr>
              <w:t>Instructions</w:t>
            </w:r>
          </w:p>
        </w:tc>
      </w:tr>
      <w:tr w:rsidR="00EE65A1" w:rsidRPr="005223BC" w:rsidTr="00352B4A">
        <w:trPr>
          <w:cantSplit/>
        </w:trPr>
        <w:tc>
          <w:tcPr>
            <w:tcW w:w="10809"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rPr>
                <w:bCs/>
                <w:szCs w:val="20"/>
              </w:rPr>
            </w:pPr>
            <w:r w:rsidRPr="005223BC">
              <w:rPr>
                <w:bCs/>
                <w:szCs w:val="20"/>
              </w:rPr>
              <w:t>None</w:t>
            </w:r>
          </w:p>
        </w:tc>
      </w:tr>
    </w:tbl>
    <w:p w:rsidR="00EE65A1" w:rsidRPr="005223BC" w:rsidRDefault="00EE65A1" w:rsidP="0074229B">
      <w:pPr>
        <w:pStyle w:val="Heading3"/>
      </w:pPr>
      <w:r w:rsidRPr="005223BC">
        <w:t>Navigation/Menu Keys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721"/>
        <w:gridCol w:w="1547"/>
        <w:gridCol w:w="3686"/>
        <w:gridCol w:w="3610"/>
      </w:tblGrid>
      <w:tr w:rsidR="00EE65A1" w:rsidRPr="005223BC" w:rsidTr="00352B4A">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FFFFFF" w:themeFill="background1"/>
          </w:tcPr>
          <w:p w:rsidR="00EE65A1" w:rsidRPr="005223BC" w:rsidRDefault="00EE65A1" w:rsidP="00352B4A">
            <w:pPr>
              <w:pStyle w:val="BodyText"/>
              <w:spacing w:after="0"/>
              <w:rPr>
                <w:b/>
              </w:rPr>
            </w:pPr>
            <w:r w:rsidRPr="005223BC">
              <w:rPr>
                <w:b/>
              </w:rPr>
              <w:t>Label</w:t>
            </w:r>
          </w:p>
        </w:tc>
        <w:tc>
          <w:tcPr>
            <w:tcW w:w="1573" w:type="dxa"/>
            <w:tcBorders>
              <w:top w:val="single" w:sz="8" w:space="0" w:color="4F81BD"/>
              <w:left w:val="single" w:sz="8" w:space="0" w:color="4F81BD"/>
              <w:bottom w:val="single" w:sz="8" w:space="0" w:color="4F81BD"/>
              <w:right w:val="single" w:sz="8" w:space="0" w:color="4F81BD"/>
            </w:tcBorders>
            <w:shd w:val="clear" w:color="auto" w:fill="FFFFFF" w:themeFill="background1"/>
          </w:tcPr>
          <w:p w:rsidR="00EE65A1" w:rsidRPr="005223BC" w:rsidRDefault="00EE65A1" w:rsidP="00352B4A">
            <w:pPr>
              <w:pStyle w:val="BodyText"/>
              <w:spacing w:after="0"/>
              <w:rPr>
                <w:b/>
              </w:rPr>
            </w:pPr>
            <w:r w:rsidRPr="005223BC">
              <w:rPr>
                <w:b/>
              </w:rPr>
              <w:t>State</w:t>
            </w:r>
          </w:p>
        </w:tc>
        <w:tc>
          <w:tcPr>
            <w:tcW w:w="3793" w:type="dxa"/>
            <w:tcBorders>
              <w:top w:val="single" w:sz="8" w:space="0" w:color="4F81BD"/>
              <w:left w:val="single" w:sz="8" w:space="0" w:color="4F81BD"/>
              <w:bottom w:val="single" w:sz="8" w:space="0" w:color="4F81BD"/>
              <w:right w:val="single" w:sz="8" w:space="0" w:color="4F81BD"/>
            </w:tcBorders>
            <w:shd w:val="clear" w:color="auto" w:fill="FFFFFF" w:themeFill="background1"/>
          </w:tcPr>
          <w:p w:rsidR="00EE65A1" w:rsidRPr="005223BC" w:rsidRDefault="00EE65A1" w:rsidP="00352B4A">
            <w:pPr>
              <w:pStyle w:val="BodyText"/>
              <w:spacing w:after="0"/>
              <w:ind w:left="360" w:hanging="360"/>
              <w:rPr>
                <w:b/>
              </w:rPr>
            </w:pPr>
            <w:r w:rsidRPr="005223BC">
              <w:rPr>
                <w:b/>
              </w:rPr>
              <w:t>Next Screen</w:t>
            </w:r>
          </w:p>
        </w:tc>
        <w:tc>
          <w:tcPr>
            <w:tcW w:w="3701" w:type="dxa"/>
            <w:tcBorders>
              <w:top w:val="single" w:sz="8" w:space="0" w:color="4F81BD"/>
              <w:left w:val="single" w:sz="8" w:space="0" w:color="4F81BD"/>
              <w:bottom w:val="single" w:sz="8" w:space="0" w:color="4F81BD"/>
              <w:right w:val="single" w:sz="8" w:space="0" w:color="4F81BD"/>
            </w:tcBorders>
            <w:shd w:val="clear" w:color="auto" w:fill="FFFFFF" w:themeFill="background1"/>
          </w:tcPr>
          <w:p w:rsidR="00EE65A1" w:rsidRPr="005223BC" w:rsidRDefault="00EE65A1" w:rsidP="00352B4A">
            <w:pPr>
              <w:pStyle w:val="BodyText"/>
              <w:spacing w:after="0"/>
              <w:rPr>
                <w:b/>
              </w:rPr>
            </w:pPr>
            <w:r w:rsidRPr="005223BC">
              <w:rPr>
                <w:b/>
              </w:rPr>
              <w:t>Notes</w:t>
            </w:r>
          </w:p>
        </w:tc>
      </w:tr>
      <w:tr w:rsidR="00EE65A1" w:rsidRPr="005223BC" w:rsidTr="00352B4A">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Information</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Information</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None</w:t>
            </w:r>
          </w:p>
        </w:tc>
      </w:tr>
      <w:tr w:rsidR="00EE65A1" w:rsidRPr="005223BC" w:rsidTr="00352B4A">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Item Entry</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See Note</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Item Entry</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Scanner and keyboard are valid entry methods</w:t>
            </w:r>
          </w:p>
        </w:tc>
      </w:tr>
      <w:tr w:rsidR="00EE65A1" w:rsidRPr="005223BC" w:rsidTr="00352B4A">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Sliding Drawer Handle</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Tran Modify use case</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None</w:t>
            </w:r>
          </w:p>
        </w:tc>
      </w:tr>
      <w:tr w:rsidR="00EE65A1" w:rsidRPr="005223BC" w:rsidTr="00352B4A">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keepNext/>
              <w:spacing w:after="0"/>
            </w:pPr>
            <w:r w:rsidRPr="005223BC">
              <w:t>Suggested Sell</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keepNext/>
              <w:spacing w:after="0"/>
            </w:pPr>
            <w:r w:rsidRPr="005223BC">
              <w:t>See Notes</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Sale use case</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723CAE">
            <w:pPr>
              <w:pStyle w:val="BodyText"/>
              <w:keepNext/>
              <w:numPr>
                <w:ilvl w:val="0"/>
                <w:numId w:val="7"/>
              </w:numPr>
              <w:spacing w:after="0"/>
            </w:pPr>
            <w:r w:rsidRPr="005223BC">
              <w:t>Item selected by tap</w:t>
            </w:r>
          </w:p>
          <w:p w:rsidR="00EE65A1" w:rsidRPr="005223BC" w:rsidRDefault="00EE65A1" w:rsidP="00723CAE">
            <w:pPr>
              <w:pStyle w:val="BodyText"/>
              <w:keepNext/>
              <w:numPr>
                <w:ilvl w:val="0"/>
                <w:numId w:val="7"/>
              </w:numPr>
              <w:spacing w:after="0"/>
            </w:pPr>
            <w:r w:rsidRPr="005223BC">
              <w:t>Swipe up or down to see additional items (if applicable)</w:t>
            </w:r>
          </w:p>
          <w:p w:rsidR="00EE65A1" w:rsidRPr="005223BC" w:rsidRDefault="00EE65A1" w:rsidP="00723CAE">
            <w:pPr>
              <w:pStyle w:val="BodyText"/>
              <w:keepNext/>
              <w:numPr>
                <w:ilvl w:val="0"/>
                <w:numId w:val="7"/>
              </w:numPr>
              <w:spacing w:after="0"/>
            </w:pPr>
            <w:r w:rsidRPr="005223BC">
              <w:t>If no suggested sell list, the area is left blank</w:t>
            </w:r>
          </w:p>
        </w:tc>
      </w:tr>
      <w:tr w:rsidR="00EE65A1" w:rsidRPr="005223BC" w:rsidTr="00352B4A">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Total</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See Notes</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Tender use case</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Enabled once a transaction is in progress</w:t>
            </w:r>
          </w:p>
        </w:tc>
      </w:tr>
    </w:tbl>
    <w:p w:rsidR="00642666" w:rsidRPr="005223BC" w:rsidRDefault="00642666" w:rsidP="00642666"/>
    <w:p w:rsidR="00D70ABF" w:rsidRPr="005223BC" w:rsidRDefault="00D70ABF">
      <w:pPr>
        <w:rPr>
          <w:rFonts w:cs="Arial"/>
          <w:b/>
          <w:bCs/>
          <w:szCs w:val="26"/>
        </w:rPr>
      </w:pPr>
      <w:r w:rsidRPr="005223BC">
        <w:br w:type="page"/>
      </w:r>
    </w:p>
    <w:p w:rsidR="00EE65A1" w:rsidRPr="005223BC" w:rsidRDefault="00EE65A1" w:rsidP="0074229B">
      <w:pPr>
        <w:pStyle w:val="Heading3"/>
      </w:pPr>
      <w:r w:rsidRPr="005223BC">
        <w:lastRenderedPageBreak/>
        <w:t>Data/Input Fields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231"/>
        <w:gridCol w:w="1038"/>
        <w:gridCol w:w="960"/>
        <w:gridCol w:w="1420"/>
        <w:gridCol w:w="1143"/>
        <w:gridCol w:w="1143"/>
        <w:gridCol w:w="3629"/>
      </w:tblGrid>
      <w:tr w:rsidR="00EE65A1" w:rsidRPr="005223BC" w:rsidTr="00352B4A">
        <w:trPr>
          <w:cantSplit/>
        </w:trPr>
        <w:tc>
          <w:tcPr>
            <w:tcW w:w="1231" w:type="dxa"/>
            <w:tcBorders>
              <w:top w:val="single" w:sz="8" w:space="0" w:color="4F81BD"/>
              <w:left w:val="single" w:sz="8" w:space="0" w:color="4F81BD"/>
              <w:bottom w:val="single" w:sz="18" w:space="0" w:color="4F81BD"/>
              <w:right w:val="single" w:sz="8" w:space="0" w:color="4F81BD"/>
            </w:tcBorders>
          </w:tcPr>
          <w:p w:rsidR="00EE65A1" w:rsidRPr="005223BC" w:rsidRDefault="00EE65A1" w:rsidP="00352B4A">
            <w:pPr>
              <w:pStyle w:val="BodyText"/>
              <w:spacing w:after="0"/>
              <w:rPr>
                <w:b/>
                <w:bCs/>
              </w:rPr>
            </w:pPr>
            <w:r w:rsidRPr="005223BC">
              <w:rPr>
                <w:b/>
                <w:bCs/>
              </w:rPr>
              <w:t>Label</w:t>
            </w:r>
          </w:p>
        </w:tc>
        <w:tc>
          <w:tcPr>
            <w:tcW w:w="1041" w:type="dxa"/>
            <w:tcBorders>
              <w:top w:val="single" w:sz="8" w:space="0" w:color="4F81BD"/>
              <w:left w:val="single" w:sz="8" w:space="0" w:color="4F81BD"/>
              <w:bottom w:val="single" w:sz="18" w:space="0" w:color="4F81BD"/>
              <w:right w:val="single" w:sz="8" w:space="0" w:color="4F81BD"/>
            </w:tcBorders>
          </w:tcPr>
          <w:p w:rsidR="00EE65A1" w:rsidRPr="005223BC" w:rsidRDefault="00EE65A1" w:rsidP="00352B4A">
            <w:pPr>
              <w:pStyle w:val="BodyText"/>
              <w:spacing w:after="0"/>
              <w:rPr>
                <w:b/>
                <w:bCs/>
              </w:rPr>
            </w:pPr>
            <w:r w:rsidRPr="005223BC">
              <w:rPr>
                <w:b/>
                <w:bCs/>
              </w:rPr>
              <w:t>Editable</w:t>
            </w:r>
          </w:p>
        </w:tc>
        <w:tc>
          <w:tcPr>
            <w:tcW w:w="963" w:type="dxa"/>
            <w:tcBorders>
              <w:top w:val="single" w:sz="8" w:space="0" w:color="4F81BD"/>
              <w:left w:val="single" w:sz="8" w:space="0" w:color="4F81BD"/>
              <w:bottom w:val="single" w:sz="18" w:space="0" w:color="4F81BD"/>
              <w:right w:val="single" w:sz="8" w:space="0" w:color="4F81BD"/>
            </w:tcBorders>
          </w:tcPr>
          <w:p w:rsidR="00EE65A1" w:rsidRPr="005223BC" w:rsidRDefault="00EE65A1" w:rsidP="00352B4A">
            <w:pPr>
              <w:pStyle w:val="BodyText"/>
              <w:spacing w:after="0"/>
              <w:rPr>
                <w:b/>
                <w:bCs/>
              </w:rPr>
            </w:pPr>
            <w:proofErr w:type="spellStart"/>
            <w:r w:rsidRPr="005223BC">
              <w:rPr>
                <w:b/>
                <w:bCs/>
              </w:rPr>
              <w:t>Req’d</w:t>
            </w:r>
            <w:proofErr w:type="spellEnd"/>
            <w:r w:rsidRPr="005223BC">
              <w:rPr>
                <w:b/>
                <w:bCs/>
              </w:rPr>
              <w:t>?</w:t>
            </w:r>
          </w:p>
        </w:tc>
        <w:tc>
          <w:tcPr>
            <w:tcW w:w="1445" w:type="dxa"/>
            <w:tcBorders>
              <w:top w:val="single" w:sz="8" w:space="0" w:color="4F81BD"/>
              <w:left w:val="single" w:sz="8" w:space="0" w:color="4F81BD"/>
              <w:bottom w:val="single" w:sz="18" w:space="0" w:color="4F81BD"/>
              <w:right w:val="single" w:sz="8" w:space="0" w:color="4F81BD"/>
            </w:tcBorders>
          </w:tcPr>
          <w:p w:rsidR="00EE65A1" w:rsidRPr="005223BC" w:rsidRDefault="00EE65A1" w:rsidP="00352B4A">
            <w:pPr>
              <w:pStyle w:val="BodyText"/>
              <w:spacing w:after="0"/>
              <w:rPr>
                <w:b/>
                <w:bCs/>
              </w:rPr>
            </w:pPr>
            <w:r w:rsidRPr="005223BC">
              <w:rPr>
                <w:b/>
                <w:bCs/>
              </w:rPr>
              <w:t>Data Type</w:t>
            </w:r>
          </w:p>
        </w:tc>
        <w:tc>
          <w:tcPr>
            <w:tcW w:w="1159" w:type="dxa"/>
            <w:tcBorders>
              <w:top w:val="single" w:sz="8" w:space="0" w:color="4F81BD"/>
              <w:left w:val="single" w:sz="8" w:space="0" w:color="4F81BD"/>
              <w:bottom w:val="single" w:sz="18" w:space="0" w:color="4F81BD"/>
              <w:right w:val="single" w:sz="8" w:space="0" w:color="4F81BD"/>
            </w:tcBorders>
          </w:tcPr>
          <w:p w:rsidR="00EE65A1" w:rsidRPr="005223BC" w:rsidRDefault="00EE65A1" w:rsidP="00352B4A">
            <w:pPr>
              <w:pStyle w:val="BodyText"/>
              <w:spacing w:after="0"/>
              <w:rPr>
                <w:b/>
                <w:bCs/>
              </w:rPr>
            </w:pPr>
            <w:r w:rsidRPr="005223BC">
              <w:rPr>
                <w:b/>
                <w:bCs/>
              </w:rPr>
              <w:t>Min</w:t>
            </w:r>
          </w:p>
          <w:p w:rsidR="00EE65A1" w:rsidRPr="005223BC" w:rsidRDefault="00EE65A1" w:rsidP="00352B4A">
            <w:pPr>
              <w:pStyle w:val="BodyText"/>
              <w:spacing w:after="0"/>
              <w:rPr>
                <w:b/>
                <w:bCs/>
              </w:rPr>
            </w:pPr>
            <w:r w:rsidRPr="005223BC">
              <w:rPr>
                <w:b/>
                <w:bCs/>
              </w:rPr>
              <w:t>Length</w:t>
            </w:r>
          </w:p>
        </w:tc>
        <w:tc>
          <w:tcPr>
            <w:tcW w:w="1159" w:type="dxa"/>
            <w:tcBorders>
              <w:top w:val="single" w:sz="8" w:space="0" w:color="4F81BD"/>
              <w:left w:val="single" w:sz="8" w:space="0" w:color="4F81BD"/>
              <w:bottom w:val="single" w:sz="18" w:space="0" w:color="4F81BD"/>
              <w:right w:val="single" w:sz="8" w:space="0" w:color="4F81BD"/>
            </w:tcBorders>
          </w:tcPr>
          <w:p w:rsidR="00EE65A1" w:rsidRPr="005223BC" w:rsidRDefault="00EE65A1" w:rsidP="00352B4A">
            <w:pPr>
              <w:pStyle w:val="BodyText"/>
              <w:spacing w:after="0"/>
              <w:rPr>
                <w:b/>
                <w:bCs/>
              </w:rPr>
            </w:pPr>
            <w:r w:rsidRPr="005223BC">
              <w:rPr>
                <w:b/>
                <w:bCs/>
              </w:rPr>
              <w:t>Max</w:t>
            </w:r>
          </w:p>
          <w:p w:rsidR="00EE65A1" w:rsidRPr="005223BC" w:rsidRDefault="00EE65A1" w:rsidP="00352B4A">
            <w:pPr>
              <w:pStyle w:val="BodyText"/>
              <w:spacing w:after="0"/>
              <w:rPr>
                <w:b/>
                <w:bCs/>
              </w:rPr>
            </w:pPr>
            <w:r w:rsidRPr="005223BC">
              <w:rPr>
                <w:b/>
                <w:bCs/>
              </w:rPr>
              <w:t>Length</w:t>
            </w:r>
          </w:p>
        </w:tc>
        <w:tc>
          <w:tcPr>
            <w:tcW w:w="3811" w:type="dxa"/>
            <w:tcBorders>
              <w:top w:val="single" w:sz="8" w:space="0" w:color="4F81BD"/>
              <w:left w:val="single" w:sz="8" w:space="0" w:color="4F81BD"/>
              <w:bottom w:val="single" w:sz="18" w:space="0" w:color="4F81BD"/>
              <w:right w:val="single" w:sz="8" w:space="0" w:color="4F81BD"/>
            </w:tcBorders>
          </w:tcPr>
          <w:p w:rsidR="00EE65A1" w:rsidRPr="005223BC" w:rsidRDefault="00EE65A1" w:rsidP="00352B4A">
            <w:pPr>
              <w:pStyle w:val="BodyText"/>
              <w:spacing w:after="0"/>
              <w:rPr>
                <w:b/>
                <w:bCs/>
              </w:rPr>
            </w:pPr>
            <w:r w:rsidRPr="005223BC">
              <w:rPr>
                <w:b/>
                <w:bCs/>
              </w:rPr>
              <w:t>Notes</w:t>
            </w:r>
          </w:p>
        </w:tc>
      </w:tr>
      <w:tr w:rsidR="00EE65A1" w:rsidRPr="005223BC" w:rsidTr="00352B4A">
        <w:trPr>
          <w:cantSplit/>
        </w:trPr>
        <w:tc>
          <w:tcPr>
            <w:tcW w:w="1231"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rPr>
                <w:bCs/>
              </w:rPr>
            </w:pPr>
            <w:r w:rsidRPr="005223BC">
              <w:rPr>
                <w:bCs/>
              </w:rPr>
              <w:t>SKU</w:t>
            </w:r>
          </w:p>
        </w:tc>
        <w:tc>
          <w:tcPr>
            <w:tcW w:w="1041"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No</w:t>
            </w:r>
          </w:p>
        </w:tc>
        <w:tc>
          <w:tcPr>
            <w:tcW w:w="963"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r w:rsidRPr="005223BC">
              <w:t>N/A</w:t>
            </w:r>
          </w:p>
        </w:tc>
        <w:tc>
          <w:tcPr>
            <w:tcW w:w="1445"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Numeric</w:t>
            </w:r>
          </w:p>
        </w:tc>
        <w:tc>
          <w:tcPr>
            <w:tcW w:w="1159"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1</w:t>
            </w:r>
          </w:p>
        </w:tc>
        <w:tc>
          <w:tcPr>
            <w:tcW w:w="1159"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r w:rsidRPr="005223BC">
              <w:t>8</w:t>
            </w:r>
          </w:p>
        </w:tc>
        <w:tc>
          <w:tcPr>
            <w:tcW w:w="3811"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rPr>
                <w:rFonts w:cs="Arial"/>
              </w:rPr>
              <w:t>Display Only</w:t>
            </w:r>
          </w:p>
        </w:tc>
      </w:tr>
      <w:tr w:rsidR="00EE65A1" w:rsidRPr="005223BC" w:rsidTr="00352B4A">
        <w:trPr>
          <w:cantSplit/>
        </w:trPr>
        <w:tc>
          <w:tcPr>
            <w:tcW w:w="1231"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rPr>
                <w:bCs/>
              </w:rPr>
            </w:pPr>
            <w:r w:rsidRPr="005223BC">
              <w:rPr>
                <w:bCs/>
              </w:rPr>
              <w:t>Price</w:t>
            </w:r>
          </w:p>
        </w:tc>
        <w:tc>
          <w:tcPr>
            <w:tcW w:w="1041"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No</w:t>
            </w:r>
          </w:p>
        </w:tc>
        <w:tc>
          <w:tcPr>
            <w:tcW w:w="963"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r w:rsidRPr="005223BC">
              <w:t>N/A</w:t>
            </w:r>
          </w:p>
        </w:tc>
        <w:tc>
          <w:tcPr>
            <w:tcW w:w="1445"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Currency</w:t>
            </w:r>
          </w:p>
        </w:tc>
        <w:tc>
          <w:tcPr>
            <w:tcW w:w="1159"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r w:rsidRPr="005223BC">
              <w:t>4</w:t>
            </w:r>
          </w:p>
        </w:tc>
        <w:tc>
          <w:tcPr>
            <w:tcW w:w="1159"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r w:rsidRPr="005223BC">
              <w:t>9</w:t>
            </w:r>
          </w:p>
        </w:tc>
        <w:tc>
          <w:tcPr>
            <w:tcW w:w="3811"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rPr>
                <w:rFonts w:cs="Arial"/>
              </w:rPr>
              <w:t>Display Only</w:t>
            </w:r>
          </w:p>
        </w:tc>
      </w:tr>
      <w:tr w:rsidR="00EE65A1" w:rsidRPr="005223BC" w:rsidTr="00352B4A">
        <w:trPr>
          <w:cantSplit/>
        </w:trPr>
        <w:tc>
          <w:tcPr>
            <w:tcW w:w="1231"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rPr>
                <w:bCs/>
              </w:rPr>
            </w:pPr>
            <w:r w:rsidRPr="005223BC">
              <w:rPr>
                <w:bCs/>
              </w:rPr>
              <w:t>Description</w:t>
            </w:r>
          </w:p>
        </w:tc>
        <w:tc>
          <w:tcPr>
            <w:tcW w:w="1041"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No</w:t>
            </w:r>
          </w:p>
        </w:tc>
        <w:tc>
          <w:tcPr>
            <w:tcW w:w="963"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r w:rsidRPr="005223BC">
              <w:t>N/A</w:t>
            </w:r>
          </w:p>
        </w:tc>
        <w:tc>
          <w:tcPr>
            <w:tcW w:w="1445"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Text</w:t>
            </w:r>
          </w:p>
        </w:tc>
        <w:tc>
          <w:tcPr>
            <w:tcW w:w="1159"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r w:rsidRPr="005223BC">
              <w:t>1</w:t>
            </w:r>
          </w:p>
        </w:tc>
        <w:tc>
          <w:tcPr>
            <w:tcW w:w="1159"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r w:rsidRPr="005223BC">
              <w:t>32</w:t>
            </w:r>
          </w:p>
        </w:tc>
        <w:tc>
          <w:tcPr>
            <w:tcW w:w="3811"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rPr>
                <w:rFonts w:cs="Arial"/>
              </w:rPr>
            </w:pPr>
            <w:r w:rsidRPr="005223BC">
              <w:rPr>
                <w:rFonts w:cs="Arial"/>
              </w:rPr>
              <w:t>Display Only</w:t>
            </w:r>
          </w:p>
        </w:tc>
      </w:tr>
      <w:tr w:rsidR="00EE65A1" w:rsidRPr="005223BC" w:rsidTr="00352B4A">
        <w:trPr>
          <w:cantSplit/>
        </w:trPr>
        <w:tc>
          <w:tcPr>
            <w:tcW w:w="1231"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rPr>
                <w:bCs/>
              </w:rPr>
            </w:pPr>
            <w:r w:rsidRPr="005223BC">
              <w:rPr>
                <w:bCs/>
              </w:rPr>
              <w:t>Deal Indicator</w:t>
            </w:r>
          </w:p>
        </w:tc>
        <w:tc>
          <w:tcPr>
            <w:tcW w:w="1041"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No</w:t>
            </w:r>
          </w:p>
        </w:tc>
        <w:tc>
          <w:tcPr>
            <w:tcW w:w="963"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N/A</w:t>
            </w:r>
          </w:p>
        </w:tc>
        <w:tc>
          <w:tcPr>
            <w:tcW w:w="1445"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Text</w:t>
            </w:r>
          </w:p>
        </w:tc>
        <w:tc>
          <w:tcPr>
            <w:tcW w:w="1159"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1</w:t>
            </w:r>
          </w:p>
        </w:tc>
        <w:tc>
          <w:tcPr>
            <w:tcW w:w="1159"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1</w:t>
            </w:r>
          </w:p>
        </w:tc>
        <w:tc>
          <w:tcPr>
            <w:tcW w:w="3811"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rPr>
                <w:rFonts w:cs="Arial"/>
              </w:rPr>
            </w:pPr>
            <w:r w:rsidRPr="005223BC">
              <w:rPr>
                <w:rFonts w:cs="Arial"/>
              </w:rPr>
              <w:t>Display Only</w:t>
            </w:r>
          </w:p>
        </w:tc>
      </w:tr>
      <w:tr w:rsidR="00EE65A1" w:rsidRPr="005223BC" w:rsidTr="00352B4A">
        <w:trPr>
          <w:cantSplit/>
        </w:trPr>
        <w:tc>
          <w:tcPr>
            <w:tcW w:w="1231"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rPr>
                <w:bCs/>
              </w:rPr>
            </w:pPr>
            <w:r w:rsidRPr="005223BC">
              <w:rPr>
                <w:bCs/>
              </w:rPr>
              <w:t>Subtotal:</w:t>
            </w:r>
          </w:p>
        </w:tc>
        <w:tc>
          <w:tcPr>
            <w:tcW w:w="1041"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No</w:t>
            </w:r>
          </w:p>
        </w:tc>
        <w:tc>
          <w:tcPr>
            <w:tcW w:w="963"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N/A</w:t>
            </w:r>
          </w:p>
        </w:tc>
        <w:tc>
          <w:tcPr>
            <w:tcW w:w="1445"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Currency</w:t>
            </w:r>
          </w:p>
        </w:tc>
        <w:tc>
          <w:tcPr>
            <w:tcW w:w="1159"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4</w:t>
            </w:r>
          </w:p>
        </w:tc>
        <w:tc>
          <w:tcPr>
            <w:tcW w:w="1159"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9</w:t>
            </w:r>
          </w:p>
        </w:tc>
        <w:tc>
          <w:tcPr>
            <w:tcW w:w="3811"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rPr>
                <w:rFonts w:cs="Arial"/>
              </w:rPr>
            </w:pPr>
            <w:r w:rsidRPr="005223BC">
              <w:rPr>
                <w:rFonts w:cs="Arial"/>
              </w:rPr>
              <w:t>Display Only</w:t>
            </w:r>
          </w:p>
        </w:tc>
      </w:tr>
      <w:tr w:rsidR="00EE65A1" w:rsidRPr="005223BC" w:rsidTr="00352B4A">
        <w:trPr>
          <w:cantSplit/>
        </w:trPr>
        <w:tc>
          <w:tcPr>
            <w:tcW w:w="1231"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rPr>
                <w:bCs/>
              </w:rPr>
            </w:pPr>
            <w:r w:rsidRPr="005223BC">
              <w:rPr>
                <w:bCs/>
              </w:rPr>
              <w:t>Tax Total:</w:t>
            </w:r>
          </w:p>
        </w:tc>
        <w:tc>
          <w:tcPr>
            <w:tcW w:w="1041"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No</w:t>
            </w:r>
          </w:p>
        </w:tc>
        <w:tc>
          <w:tcPr>
            <w:tcW w:w="963"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N/A</w:t>
            </w:r>
          </w:p>
        </w:tc>
        <w:tc>
          <w:tcPr>
            <w:tcW w:w="1445"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Currency</w:t>
            </w:r>
          </w:p>
        </w:tc>
        <w:tc>
          <w:tcPr>
            <w:tcW w:w="1159"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4</w:t>
            </w:r>
          </w:p>
        </w:tc>
        <w:tc>
          <w:tcPr>
            <w:tcW w:w="1159"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9</w:t>
            </w:r>
          </w:p>
        </w:tc>
        <w:tc>
          <w:tcPr>
            <w:tcW w:w="3811"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rPr>
                <w:rFonts w:cs="Arial"/>
              </w:rPr>
            </w:pPr>
            <w:r w:rsidRPr="005223BC">
              <w:rPr>
                <w:rFonts w:cs="Arial"/>
              </w:rPr>
              <w:t>Display Only</w:t>
            </w:r>
          </w:p>
        </w:tc>
      </w:tr>
      <w:tr w:rsidR="00EE65A1" w:rsidRPr="005223BC" w:rsidTr="00352B4A">
        <w:trPr>
          <w:cantSplit/>
        </w:trPr>
        <w:tc>
          <w:tcPr>
            <w:tcW w:w="1231"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rPr>
                <w:bCs/>
              </w:rPr>
            </w:pPr>
            <w:r w:rsidRPr="005223BC">
              <w:rPr>
                <w:bCs/>
              </w:rPr>
              <w:t>Total:</w:t>
            </w:r>
          </w:p>
        </w:tc>
        <w:tc>
          <w:tcPr>
            <w:tcW w:w="1041"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No</w:t>
            </w:r>
          </w:p>
        </w:tc>
        <w:tc>
          <w:tcPr>
            <w:tcW w:w="963"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N/A</w:t>
            </w:r>
          </w:p>
        </w:tc>
        <w:tc>
          <w:tcPr>
            <w:tcW w:w="1445"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Currency</w:t>
            </w:r>
          </w:p>
        </w:tc>
        <w:tc>
          <w:tcPr>
            <w:tcW w:w="1159"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4</w:t>
            </w:r>
          </w:p>
        </w:tc>
        <w:tc>
          <w:tcPr>
            <w:tcW w:w="1159"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9</w:t>
            </w:r>
          </w:p>
        </w:tc>
        <w:tc>
          <w:tcPr>
            <w:tcW w:w="3811"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rPr>
                <w:rFonts w:cs="Arial"/>
              </w:rPr>
            </w:pPr>
            <w:r w:rsidRPr="005223BC">
              <w:rPr>
                <w:rFonts w:cs="Arial"/>
              </w:rPr>
              <w:t>Display Only</w:t>
            </w:r>
          </w:p>
        </w:tc>
      </w:tr>
      <w:tr w:rsidR="00EE65A1" w:rsidRPr="005223BC" w:rsidTr="00352B4A">
        <w:trPr>
          <w:cantSplit/>
        </w:trPr>
        <w:tc>
          <w:tcPr>
            <w:tcW w:w="1231"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rPr>
                <w:bCs/>
              </w:rPr>
            </w:pPr>
            <w:r w:rsidRPr="005223BC">
              <w:rPr>
                <w:bCs/>
              </w:rPr>
              <w:t>Balance Due</w:t>
            </w:r>
          </w:p>
        </w:tc>
        <w:tc>
          <w:tcPr>
            <w:tcW w:w="1041"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No</w:t>
            </w:r>
          </w:p>
        </w:tc>
        <w:tc>
          <w:tcPr>
            <w:tcW w:w="963"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N/A</w:t>
            </w:r>
          </w:p>
        </w:tc>
        <w:tc>
          <w:tcPr>
            <w:tcW w:w="1445"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Currency</w:t>
            </w:r>
          </w:p>
        </w:tc>
        <w:tc>
          <w:tcPr>
            <w:tcW w:w="1159"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4</w:t>
            </w:r>
          </w:p>
        </w:tc>
        <w:tc>
          <w:tcPr>
            <w:tcW w:w="1159"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pPr>
            <w:r w:rsidRPr="005223BC">
              <w:t>9</w:t>
            </w:r>
          </w:p>
        </w:tc>
        <w:tc>
          <w:tcPr>
            <w:tcW w:w="3811" w:type="dxa"/>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pStyle w:val="BodyText"/>
              <w:spacing w:after="0"/>
              <w:rPr>
                <w:rFonts w:cs="Arial"/>
              </w:rPr>
            </w:pPr>
            <w:r w:rsidRPr="005223BC">
              <w:rPr>
                <w:rFonts w:cs="Arial"/>
              </w:rPr>
              <w:t>Display Only</w:t>
            </w:r>
          </w:p>
        </w:tc>
      </w:tr>
    </w:tbl>
    <w:p w:rsidR="00EE65A1" w:rsidRPr="005223BC" w:rsidRDefault="00EE65A1" w:rsidP="0074229B">
      <w:pPr>
        <w:pStyle w:val="Heading3"/>
      </w:pPr>
      <w:r w:rsidRPr="005223BC">
        <w:t>Reason Codes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EE65A1" w:rsidRPr="005223BC" w:rsidTr="00352B4A">
        <w:trPr>
          <w:cantSplit/>
        </w:trPr>
        <w:tc>
          <w:tcPr>
            <w:tcW w:w="1284" w:type="pct"/>
            <w:tcBorders>
              <w:top w:val="single" w:sz="8" w:space="0" w:color="4F81BD"/>
              <w:left w:val="single" w:sz="8" w:space="0" w:color="4F81BD"/>
              <w:bottom w:val="single" w:sz="18" w:space="0" w:color="4F81BD"/>
              <w:right w:val="single" w:sz="8" w:space="0" w:color="4F81BD"/>
            </w:tcBorders>
          </w:tcPr>
          <w:p w:rsidR="00EE65A1" w:rsidRPr="005223BC" w:rsidRDefault="00EE65A1" w:rsidP="00352B4A">
            <w:pPr>
              <w:rPr>
                <w:b/>
              </w:rPr>
            </w:pPr>
            <w:r w:rsidRPr="005223BC">
              <w:rPr>
                <w:b/>
              </w:rPr>
              <w:t>Reason Code</w:t>
            </w:r>
          </w:p>
        </w:tc>
        <w:tc>
          <w:tcPr>
            <w:tcW w:w="2310" w:type="pct"/>
            <w:tcBorders>
              <w:top w:val="single" w:sz="8" w:space="0" w:color="4F81BD"/>
              <w:left w:val="single" w:sz="8" w:space="0" w:color="4F81BD"/>
              <w:bottom w:val="single" w:sz="18" w:space="0" w:color="4F81BD"/>
              <w:right w:val="single" w:sz="8" w:space="0" w:color="4F81BD"/>
            </w:tcBorders>
          </w:tcPr>
          <w:p w:rsidR="00EE65A1" w:rsidRPr="005223BC" w:rsidRDefault="00EE65A1" w:rsidP="00352B4A">
            <w:pPr>
              <w:rPr>
                <w:b/>
                <w:szCs w:val="20"/>
              </w:rPr>
            </w:pPr>
            <w:r w:rsidRPr="005223BC">
              <w:rPr>
                <w:b/>
                <w:szCs w:val="20"/>
              </w:rPr>
              <w:t>Valid Values</w:t>
            </w:r>
          </w:p>
        </w:tc>
        <w:tc>
          <w:tcPr>
            <w:tcW w:w="1406" w:type="pct"/>
            <w:tcBorders>
              <w:top w:val="single" w:sz="8" w:space="0" w:color="4F81BD"/>
              <w:left w:val="single" w:sz="8" w:space="0" w:color="4F81BD"/>
              <w:bottom w:val="single" w:sz="18" w:space="0" w:color="4F81BD"/>
              <w:right w:val="single" w:sz="8" w:space="0" w:color="4F81BD"/>
            </w:tcBorders>
          </w:tcPr>
          <w:p w:rsidR="00EE65A1" w:rsidRPr="005223BC" w:rsidRDefault="00EE65A1" w:rsidP="00352B4A">
            <w:pPr>
              <w:rPr>
                <w:b/>
                <w:szCs w:val="20"/>
              </w:rPr>
            </w:pPr>
            <w:r w:rsidRPr="005223BC">
              <w:rPr>
                <w:b/>
                <w:szCs w:val="20"/>
              </w:rPr>
              <w:t>Default Value</w:t>
            </w:r>
          </w:p>
        </w:tc>
      </w:tr>
      <w:tr w:rsidR="00EE65A1" w:rsidRPr="005223BC" w:rsidTr="00352B4A">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rPr>
                <w:bCs/>
                <w:szCs w:val="20"/>
              </w:rPr>
            </w:pPr>
            <w:r w:rsidRPr="005223BC">
              <w:rPr>
                <w:bCs/>
                <w:szCs w:val="20"/>
              </w:rPr>
              <w:t>None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rPr>
                <w:szCs w:val="20"/>
              </w:rPr>
            </w:pP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EE65A1" w:rsidRPr="005223BC" w:rsidRDefault="00EE65A1" w:rsidP="00352B4A">
            <w:pPr>
              <w:rPr>
                <w:szCs w:val="20"/>
              </w:rPr>
            </w:pPr>
          </w:p>
        </w:tc>
      </w:tr>
    </w:tbl>
    <w:p w:rsidR="00EE65A1" w:rsidRPr="005223BC" w:rsidRDefault="00EE65A1" w:rsidP="0074229B">
      <w:pPr>
        <w:pStyle w:val="Heading3"/>
      </w:pPr>
      <w:r w:rsidRPr="005223BC">
        <w:t xml:space="preserve">Information </w:t>
      </w:r>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EE65A1" w:rsidRPr="005223BC" w:rsidTr="00352B4A">
        <w:trPr>
          <w:cantSplit/>
        </w:trPr>
        <w:tc>
          <w:tcPr>
            <w:tcW w:w="1618" w:type="dxa"/>
            <w:tcBorders>
              <w:right w:val="single" w:sz="18" w:space="0" w:color="4F81BD"/>
            </w:tcBorders>
          </w:tcPr>
          <w:p w:rsidR="00EE65A1" w:rsidRPr="005223BC" w:rsidRDefault="00EE65A1" w:rsidP="00352B4A">
            <w:pPr>
              <w:rPr>
                <w:b/>
                <w:bCs/>
                <w:szCs w:val="20"/>
              </w:rPr>
            </w:pPr>
            <w:r w:rsidRPr="005223BC">
              <w:rPr>
                <w:b/>
                <w:bCs/>
                <w:szCs w:val="20"/>
              </w:rPr>
              <w:t>Description</w:t>
            </w:r>
          </w:p>
        </w:tc>
        <w:tc>
          <w:tcPr>
            <w:tcW w:w="9213" w:type="dxa"/>
            <w:tcBorders>
              <w:right w:val="single" w:sz="8" w:space="0" w:color="4F81BD"/>
            </w:tcBorders>
          </w:tcPr>
          <w:p w:rsidR="00EE65A1" w:rsidRPr="005223BC" w:rsidRDefault="00EE65A1" w:rsidP="00352B4A">
            <w:pPr>
              <w:rPr>
                <w:bCs/>
                <w:szCs w:val="20"/>
              </w:rPr>
            </w:pPr>
            <w:r w:rsidRPr="005223BC">
              <w:rPr>
                <w:bCs/>
                <w:szCs w:val="20"/>
              </w:rPr>
              <w:t>This message is displayed when the operator selects the information icon on the Item Entry screen.  Once selected, the system displays a message containing the register number and the transaction number (not the entire four part key).  Acknowledging the message returns the operator to the Item Entry screen.  The text is center aligned within the message and &lt;Number&gt; is replaced by the actual register and transaction number.</w:t>
            </w:r>
          </w:p>
        </w:tc>
      </w:tr>
      <w:tr w:rsidR="00EE65A1" w:rsidRPr="005223BC" w:rsidTr="00352B4A">
        <w:trPr>
          <w:cantSplit/>
        </w:trPr>
        <w:tc>
          <w:tcPr>
            <w:tcW w:w="1618" w:type="dxa"/>
            <w:tcBorders>
              <w:bottom w:val="single" w:sz="8" w:space="0" w:color="4F81BD"/>
              <w:right w:val="single" w:sz="18" w:space="0" w:color="4F81BD"/>
            </w:tcBorders>
            <w:shd w:val="clear" w:color="auto" w:fill="D3DFEE"/>
          </w:tcPr>
          <w:p w:rsidR="00EE65A1" w:rsidRPr="005223BC" w:rsidRDefault="00EE65A1" w:rsidP="00352B4A">
            <w:pPr>
              <w:rPr>
                <w:b/>
                <w:bCs/>
                <w:szCs w:val="20"/>
              </w:rPr>
            </w:pPr>
            <w:r w:rsidRPr="005223BC">
              <w:rPr>
                <w:b/>
                <w:bCs/>
                <w:szCs w:val="20"/>
              </w:rPr>
              <w:t>Message</w:t>
            </w:r>
          </w:p>
        </w:tc>
        <w:tc>
          <w:tcPr>
            <w:tcW w:w="9213" w:type="dxa"/>
            <w:tcBorders>
              <w:bottom w:val="single" w:sz="8" w:space="0" w:color="4F81BD"/>
              <w:right w:val="single" w:sz="8" w:space="0" w:color="4F81BD"/>
            </w:tcBorders>
            <w:shd w:val="clear" w:color="auto" w:fill="D3DFEE"/>
          </w:tcPr>
          <w:p w:rsidR="00EE65A1" w:rsidRPr="005223BC" w:rsidRDefault="00EE65A1" w:rsidP="00352B4A">
            <w:pPr>
              <w:rPr>
                <w:bCs/>
                <w:szCs w:val="20"/>
              </w:rPr>
            </w:pPr>
            <w:r w:rsidRPr="005223BC">
              <w:rPr>
                <w:bCs/>
                <w:szCs w:val="20"/>
              </w:rPr>
              <w:t>Operator &lt;user name&gt;</w:t>
            </w:r>
          </w:p>
          <w:p w:rsidR="00EE65A1" w:rsidRPr="005223BC" w:rsidRDefault="00EE65A1" w:rsidP="00352B4A">
            <w:pPr>
              <w:rPr>
                <w:bCs/>
                <w:szCs w:val="20"/>
              </w:rPr>
            </w:pPr>
          </w:p>
          <w:p w:rsidR="00EE65A1" w:rsidRPr="005223BC" w:rsidRDefault="00EE65A1" w:rsidP="00352B4A">
            <w:pPr>
              <w:rPr>
                <w:bCs/>
                <w:szCs w:val="20"/>
              </w:rPr>
            </w:pPr>
            <w:r w:rsidRPr="005223BC">
              <w:rPr>
                <w:bCs/>
                <w:szCs w:val="20"/>
              </w:rPr>
              <w:t>Register &lt;Number&gt;</w:t>
            </w:r>
          </w:p>
          <w:p w:rsidR="00EE65A1" w:rsidRPr="005223BC" w:rsidRDefault="00EE65A1" w:rsidP="00352B4A">
            <w:pPr>
              <w:rPr>
                <w:bCs/>
                <w:szCs w:val="20"/>
              </w:rPr>
            </w:pPr>
          </w:p>
          <w:p w:rsidR="00EE65A1" w:rsidRPr="005223BC" w:rsidRDefault="00EE65A1" w:rsidP="00352B4A">
            <w:pPr>
              <w:rPr>
                <w:bCs/>
                <w:szCs w:val="20"/>
              </w:rPr>
            </w:pPr>
            <w:r w:rsidRPr="005223BC">
              <w:rPr>
                <w:bCs/>
                <w:szCs w:val="20"/>
              </w:rPr>
              <w:t>Transaction &lt;Number, leave blank if not assigned&gt;</w:t>
            </w:r>
          </w:p>
          <w:p w:rsidR="00EE65A1" w:rsidRPr="005223BC" w:rsidRDefault="00EE65A1" w:rsidP="00352B4A">
            <w:pPr>
              <w:rPr>
                <w:bCs/>
                <w:szCs w:val="20"/>
              </w:rPr>
            </w:pPr>
          </w:p>
          <w:p w:rsidR="00EE65A1" w:rsidRPr="005223BC" w:rsidRDefault="00EE65A1" w:rsidP="00352B4A">
            <w:pPr>
              <w:rPr>
                <w:szCs w:val="20"/>
              </w:rPr>
            </w:pPr>
            <w:r w:rsidRPr="005223BC">
              <w:rPr>
                <w:bCs/>
                <w:szCs w:val="20"/>
              </w:rPr>
              <w:t xml:space="preserve">Transaction Salesperson &lt;Entered ID, leave blank if not captured&gt; </w:t>
            </w:r>
          </w:p>
        </w:tc>
      </w:tr>
      <w:tr w:rsidR="00EE65A1" w:rsidRPr="005223BC" w:rsidTr="00352B4A">
        <w:trPr>
          <w:cantSplit/>
        </w:trPr>
        <w:tc>
          <w:tcPr>
            <w:tcW w:w="1618" w:type="dxa"/>
            <w:tcBorders>
              <w:bottom w:val="single" w:sz="8" w:space="0" w:color="4F81BD"/>
              <w:right w:val="single" w:sz="18" w:space="0" w:color="4F81BD"/>
            </w:tcBorders>
            <w:shd w:val="clear" w:color="auto" w:fill="auto"/>
          </w:tcPr>
          <w:p w:rsidR="00EE65A1" w:rsidRPr="005223BC" w:rsidRDefault="00EE65A1" w:rsidP="00352B4A">
            <w:pPr>
              <w:rPr>
                <w:b/>
                <w:bCs/>
                <w:szCs w:val="20"/>
              </w:rPr>
            </w:pPr>
            <w:r w:rsidRPr="005223BC">
              <w:rPr>
                <w:b/>
                <w:bCs/>
                <w:szCs w:val="20"/>
              </w:rPr>
              <w:t>Key prompt</w:t>
            </w:r>
          </w:p>
        </w:tc>
        <w:tc>
          <w:tcPr>
            <w:tcW w:w="9213" w:type="dxa"/>
            <w:tcBorders>
              <w:bottom w:val="single" w:sz="8" w:space="0" w:color="4F81BD"/>
              <w:right w:val="single" w:sz="8" w:space="0" w:color="4F81BD"/>
            </w:tcBorders>
          </w:tcPr>
          <w:p w:rsidR="00EE65A1" w:rsidRPr="005223BC" w:rsidRDefault="00EE65A1" w:rsidP="00352B4A">
            <w:pPr>
              <w:rPr>
                <w:szCs w:val="20"/>
              </w:rPr>
            </w:pPr>
            <w:r w:rsidRPr="005223BC">
              <w:rPr>
                <w:szCs w:val="20"/>
              </w:rPr>
              <w:t>OK</w:t>
            </w:r>
          </w:p>
        </w:tc>
      </w:tr>
      <w:tr w:rsidR="00EE65A1" w:rsidRPr="005223BC" w:rsidTr="00352B4A">
        <w:trPr>
          <w:cantSplit/>
        </w:trPr>
        <w:tc>
          <w:tcPr>
            <w:tcW w:w="1618" w:type="dxa"/>
            <w:tcBorders>
              <w:right w:val="single" w:sz="18" w:space="0" w:color="4F81BD"/>
            </w:tcBorders>
            <w:shd w:val="clear" w:color="auto" w:fill="DBE5F1"/>
          </w:tcPr>
          <w:p w:rsidR="00EE65A1" w:rsidRPr="005223BC" w:rsidRDefault="00EE65A1" w:rsidP="00352B4A">
            <w:pPr>
              <w:rPr>
                <w:b/>
                <w:bCs/>
                <w:szCs w:val="20"/>
              </w:rPr>
            </w:pPr>
            <w:r w:rsidRPr="005223BC">
              <w:rPr>
                <w:b/>
                <w:bCs/>
                <w:szCs w:val="20"/>
              </w:rPr>
              <w:t>Notes</w:t>
            </w:r>
          </w:p>
        </w:tc>
        <w:tc>
          <w:tcPr>
            <w:tcW w:w="9213" w:type="dxa"/>
            <w:tcBorders>
              <w:right w:val="single" w:sz="8" w:space="0" w:color="4F81BD"/>
            </w:tcBorders>
            <w:shd w:val="clear" w:color="auto" w:fill="DBE5F1"/>
          </w:tcPr>
          <w:p w:rsidR="00EE65A1" w:rsidRPr="005223BC" w:rsidRDefault="00EE65A1" w:rsidP="00352B4A">
            <w:pPr>
              <w:rPr>
                <w:szCs w:val="20"/>
              </w:rPr>
            </w:pPr>
            <w:r w:rsidRPr="005223BC">
              <w:t>None</w:t>
            </w:r>
          </w:p>
        </w:tc>
      </w:tr>
    </w:tbl>
    <w:p w:rsidR="004B67CC" w:rsidRPr="005223BC" w:rsidRDefault="0033549E" w:rsidP="0074229B">
      <w:pPr>
        <w:pStyle w:val="Heading3"/>
      </w:pPr>
      <w:bookmarkStart w:id="338" w:name="_Toc71960218"/>
      <w:r w:rsidRPr="005223BC">
        <w:t>Item Already Covered</w:t>
      </w:r>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33549E" w:rsidRPr="005223BC" w:rsidTr="00A36851">
        <w:trPr>
          <w:cantSplit/>
        </w:trPr>
        <w:tc>
          <w:tcPr>
            <w:tcW w:w="1618" w:type="dxa"/>
            <w:tcBorders>
              <w:right w:val="single" w:sz="18" w:space="0" w:color="4F81BD"/>
            </w:tcBorders>
          </w:tcPr>
          <w:p w:rsidR="0033549E" w:rsidRPr="005223BC" w:rsidRDefault="0033549E" w:rsidP="00801B82">
            <w:pPr>
              <w:rPr>
                <w:b/>
                <w:bCs/>
                <w:szCs w:val="20"/>
              </w:rPr>
            </w:pPr>
            <w:r w:rsidRPr="005223BC">
              <w:rPr>
                <w:b/>
                <w:bCs/>
                <w:szCs w:val="20"/>
              </w:rPr>
              <w:t>Description</w:t>
            </w:r>
          </w:p>
        </w:tc>
        <w:tc>
          <w:tcPr>
            <w:tcW w:w="9213" w:type="dxa"/>
            <w:tcBorders>
              <w:right w:val="single" w:sz="8" w:space="0" w:color="4F81BD"/>
            </w:tcBorders>
          </w:tcPr>
          <w:p w:rsidR="0033549E" w:rsidRPr="005223BC" w:rsidRDefault="0033549E" w:rsidP="00801B82">
            <w:pPr>
              <w:rPr>
                <w:bCs/>
                <w:szCs w:val="20"/>
              </w:rPr>
            </w:pPr>
            <w:r w:rsidRPr="005223BC">
              <w:rPr>
                <w:bCs/>
                <w:szCs w:val="20"/>
              </w:rPr>
              <w:t>This message appears after eligibility has been validated and the covered item already has a linked warranty item.  Acknowledging the message ends the use case and the warranty item is not added to the transaction.</w:t>
            </w:r>
          </w:p>
        </w:tc>
      </w:tr>
      <w:tr w:rsidR="0033549E" w:rsidRPr="005223BC" w:rsidTr="00A36851">
        <w:trPr>
          <w:cantSplit/>
        </w:trPr>
        <w:tc>
          <w:tcPr>
            <w:tcW w:w="1618" w:type="dxa"/>
            <w:tcBorders>
              <w:bottom w:val="single" w:sz="8" w:space="0" w:color="4F81BD"/>
              <w:right w:val="single" w:sz="18" w:space="0" w:color="4F81BD"/>
            </w:tcBorders>
            <w:shd w:val="clear" w:color="auto" w:fill="D3DFEE"/>
          </w:tcPr>
          <w:p w:rsidR="0033549E" w:rsidRPr="005223BC" w:rsidRDefault="0033549E" w:rsidP="00801B82">
            <w:pPr>
              <w:rPr>
                <w:b/>
                <w:bCs/>
                <w:szCs w:val="20"/>
              </w:rPr>
            </w:pPr>
            <w:r w:rsidRPr="005223BC">
              <w:rPr>
                <w:b/>
                <w:bCs/>
                <w:szCs w:val="20"/>
              </w:rPr>
              <w:t>Message</w:t>
            </w:r>
          </w:p>
        </w:tc>
        <w:tc>
          <w:tcPr>
            <w:tcW w:w="9213" w:type="dxa"/>
            <w:tcBorders>
              <w:bottom w:val="single" w:sz="8" w:space="0" w:color="4F81BD"/>
              <w:right w:val="single" w:sz="8" w:space="0" w:color="4F81BD"/>
            </w:tcBorders>
            <w:shd w:val="clear" w:color="auto" w:fill="D3DFEE"/>
          </w:tcPr>
          <w:p w:rsidR="0033549E" w:rsidRPr="005223BC" w:rsidRDefault="0033549E" w:rsidP="00801B82">
            <w:pPr>
              <w:rPr>
                <w:szCs w:val="20"/>
              </w:rPr>
            </w:pPr>
            <w:r w:rsidRPr="005223BC">
              <w:rPr>
                <w:bCs/>
                <w:szCs w:val="20"/>
              </w:rPr>
              <w:t>The covered item is linked to a warranty.  A new warranty item cannot be sold.</w:t>
            </w:r>
          </w:p>
        </w:tc>
      </w:tr>
      <w:tr w:rsidR="0033549E" w:rsidRPr="005223BC" w:rsidTr="00A36851">
        <w:trPr>
          <w:cantSplit/>
        </w:trPr>
        <w:tc>
          <w:tcPr>
            <w:tcW w:w="1618" w:type="dxa"/>
            <w:tcBorders>
              <w:bottom w:val="single" w:sz="8" w:space="0" w:color="4F81BD"/>
              <w:right w:val="single" w:sz="18" w:space="0" w:color="4F81BD"/>
            </w:tcBorders>
            <w:shd w:val="clear" w:color="auto" w:fill="auto"/>
          </w:tcPr>
          <w:p w:rsidR="0033549E" w:rsidRPr="005223BC" w:rsidRDefault="0033549E" w:rsidP="00801B82">
            <w:pPr>
              <w:rPr>
                <w:b/>
                <w:bCs/>
                <w:szCs w:val="20"/>
              </w:rPr>
            </w:pPr>
            <w:r w:rsidRPr="005223BC">
              <w:rPr>
                <w:b/>
                <w:bCs/>
                <w:szCs w:val="20"/>
              </w:rPr>
              <w:t>Key prompt</w:t>
            </w:r>
          </w:p>
        </w:tc>
        <w:tc>
          <w:tcPr>
            <w:tcW w:w="9213" w:type="dxa"/>
            <w:tcBorders>
              <w:bottom w:val="single" w:sz="8" w:space="0" w:color="4F81BD"/>
              <w:right w:val="single" w:sz="8" w:space="0" w:color="4F81BD"/>
            </w:tcBorders>
          </w:tcPr>
          <w:p w:rsidR="0033549E" w:rsidRPr="005223BC" w:rsidRDefault="0033549E" w:rsidP="00801B82">
            <w:pPr>
              <w:rPr>
                <w:szCs w:val="20"/>
              </w:rPr>
            </w:pPr>
            <w:r w:rsidRPr="005223BC">
              <w:rPr>
                <w:szCs w:val="20"/>
              </w:rPr>
              <w:t>OK</w:t>
            </w:r>
          </w:p>
        </w:tc>
      </w:tr>
      <w:tr w:rsidR="0033549E" w:rsidRPr="005223BC" w:rsidTr="00A36851">
        <w:trPr>
          <w:cantSplit/>
        </w:trPr>
        <w:tc>
          <w:tcPr>
            <w:tcW w:w="1618" w:type="dxa"/>
            <w:tcBorders>
              <w:right w:val="single" w:sz="18" w:space="0" w:color="4F81BD"/>
            </w:tcBorders>
            <w:shd w:val="clear" w:color="auto" w:fill="DBE5F1"/>
          </w:tcPr>
          <w:p w:rsidR="0033549E" w:rsidRPr="005223BC" w:rsidRDefault="0033549E" w:rsidP="00801B82">
            <w:pPr>
              <w:rPr>
                <w:b/>
                <w:bCs/>
                <w:szCs w:val="20"/>
              </w:rPr>
            </w:pPr>
            <w:r w:rsidRPr="005223BC">
              <w:rPr>
                <w:b/>
                <w:bCs/>
                <w:szCs w:val="20"/>
              </w:rPr>
              <w:t>Notes</w:t>
            </w:r>
          </w:p>
        </w:tc>
        <w:tc>
          <w:tcPr>
            <w:tcW w:w="9213" w:type="dxa"/>
            <w:tcBorders>
              <w:right w:val="single" w:sz="8" w:space="0" w:color="4F81BD"/>
            </w:tcBorders>
            <w:shd w:val="clear" w:color="auto" w:fill="DBE5F1"/>
          </w:tcPr>
          <w:p w:rsidR="0033549E" w:rsidRPr="005223BC" w:rsidRDefault="0033549E" w:rsidP="005C56BF">
            <w:pPr>
              <w:rPr>
                <w:szCs w:val="20"/>
              </w:rPr>
            </w:pPr>
            <w:r w:rsidRPr="005223BC">
              <w:rPr>
                <w:szCs w:val="20"/>
              </w:rPr>
              <w:t>Configurable message</w:t>
            </w:r>
          </w:p>
        </w:tc>
      </w:tr>
    </w:tbl>
    <w:p w:rsidR="00D70ABF" w:rsidRPr="005223BC" w:rsidRDefault="00D70ABF" w:rsidP="00D70ABF">
      <w:pPr>
        <w:pStyle w:val="BodyText"/>
        <w:rPr>
          <w:rFonts w:cs="Arial"/>
          <w:sz w:val="24"/>
          <w:szCs w:val="28"/>
        </w:rPr>
      </w:pPr>
      <w:bookmarkStart w:id="339" w:name="_Toc323217690"/>
      <w:bookmarkStart w:id="340" w:name="_Toc320880025"/>
      <w:bookmarkEnd w:id="338"/>
      <w:bookmarkEnd w:id="339"/>
      <w:r w:rsidRPr="005223BC">
        <w:br w:type="page"/>
      </w:r>
    </w:p>
    <w:p w:rsidR="005917F4" w:rsidRPr="005223BC" w:rsidRDefault="005917F4" w:rsidP="005917F4">
      <w:pPr>
        <w:pStyle w:val="Heading2"/>
      </w:pPr>
      <w:bookmarkStart w:id="341" w:name="_Toc415658730"/>
      <w:r w:rsidRPr="005223BC">
        <w:lastRenderedPageBreak/>
        <w:t>Item Entry – Warranty</w:t>
      </w:r>
      <w:bookmarkEnd w:id="341"/>
    </w:p>
    <w:p w:rsidR="005917F4" w:rsidRPr="005223BC" w:rsidRDefault="005917F4" w:rsidP="005917F4">
      <w:pPr>
        <w:pStyle w:val="BodyText"/>
      </w:pPr>
      <w:r w:rsidRPr="005223BC">
        <w:t>The Item Entry – Warranty screen is displayed wh</w:t>
      </w:r>
      <w:r w:rsidR="00A51DF7" w:rsidRPr="005223BC">
        <w:t>en the operator</w:t>
      </w:r>
      <w:r w:rsidRPr="005223BC">
        <w:t xml:space="preserve"> </w:t>
      </w:r>
      <w:r w:rsidR="00CF0FCC" w:rsidRPr="005223BC">
        <w:t>sells</w:t>
      </w:r>
      <w:r w:rsidRPr="005223BC">
        <w:t xml:space="preserve"> a bundled warranty item from the suggested sell list</w:t>
      </w:r>
      <w:r w:rsidR="00CF0FCC" w:rsidRPr="005223BC">
        <w:t xml:space="preserve"> or if warranty item is sold through Item Entry instead of Suggested Sell list</w:t>
      </w:r>
      <w:r w:rsidRPr="005223BC">
        <w:t>.  The screen prompts the operator to select the eligible items in the transaction</w:t>
      </w:r>
      <w:r w:rsidR="00BF4CB8" w:rsidRPr="005223BC">
        <w:t xml:space="preserve"> or to enter in Other Items from a previous transaction</w:t>
      </w:r>
      <w:r w:rsidRPr="005223BC">
        <w:t xml:space="preserve">.  The system displays only those items that </w:t>
      </w:r>
      <w:r w:rsidR="00B14A43" w:rsidRPr="005223BC">
        <w:t xml:space="preserve">are eligible to be covered by the </w:t>
      </w:r>
      <w:r w:rsidRPr="005223BC">
        <w:t>warranty and those items not already linked to a warranty item.  The eligible items are displayed in the order they were added to the transaction.</w:t>
      </w:r>
    </w:p>
    <w:p w:rsidR="005917F4" w:rsidRPr="005223BC" w:rsidRDefault="005917F4" w:rsidP="0074229B">
      <w:pPr>
        <w:pStyle w:val="Heading3"/>
      </w:pPr>
      <w:r w:rsidRPr="005223BC">
        <w:t>Mockup</w:t>
      </w:r>
    </w:p>
    <w:p w:rsidR="005917F4" w:rsidRPr="005223BC" w:rsidRDefault="00BF4CB8" w:rsidP="005917F4">
      <w:pPr>
        <w:pStyle w:val="BodyText"/>
      </w:pPr>
      <w:r w:rsidRPr="005223BC">
        <w:rPr>
          <w:noProof/>
        </w:rPr>
        <w:drawing>
          <wp:inline distT="0" distB="0" distL="0" distR="0" wp14:anchorId="1E65537D" wp14:editId="3040AFE3">
            <wp:extent cx="6858000" cy="4003675"/>
            <wp:effectExtent l="19050" t="0" r="0" b="0"/>
            <wp:docPr id="7" name="Picture 6" descr="Item Entry_Warran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 Entry_Warranty.jpg"/>
                    <pic:cNvPicPr/>
                  </pic:nvPicPr>
                  <pic:blipFill>
                    <a:blip r:embed="rId33" cstate="print"/>
                    <a:stretch>
                      <a:fillRect/>
                    </a:stretch>
                  </pic:blipFill>
                  <pic:spPr>
                    <a:xfrm>
                      <a:off x="0" y="0"/>
                      <a:ext cx="6858000" cy="4003675"/>
                    </a:xfrm>
                    <a:prstGeom prst="rect">
                      <a:avLst/>
                    </a:prstGeom>
                  </pic:spPr>
                </pic:pic>
              </a:graphicData>
            </a:graphic>
          </wp:inline>
        </w:drawing>
      </w:r>
    </w:p>
    <w:p w:rsidR="005917F4" w:rsidRPr="005223BC" w:rsidRDefault="005917F4" w:rsidP="005917F4">
      <w:pPr>
        <w:pStyle w:val="Caption"/>
        <w:rPr>
          <w:color w:val="000000" w:themeColor="text1"/>
        </w:rPr>
      </w:pPr>
      <w:r w:rsidRPr="005223BC">
        <w:rPr>
          <w:color w:val="000000" w:themeColor="text1"/>
        </w:rPr>
        <w:t xml:space="preserve">Figure </w:t>
      </w:r>
      <w:r w:rsidR="00AC5CAD" w:rsidRPr="005223BC">
        <w:rPr>
          <w:color w:val="000000" w:themeColor="text1"/>
        </w:rPr>
        <w:fldChar w:fldCharType="begin"/>
      </w:r>
      <w:r w:rsidRPr="005223BC">
        <w:rPr>
          <w:color w:val="000000" w:themeColor="text1"/>
        </w:rPr>
        <w:instrText xml:space="preserve"> SEQ Figure \* ARABIC </w:instrText>
      </w:r>
      <w:r w:rsidR="00AC5CAD" w:rsidRPr="005223BC">
        <w:rPr>
          <w:color w:val="000000" w:themeColor="text1"/>
        </w:rPr>
        <w:fldChar w:fldCharType="separate"/>
      </w:r>
      <w:r w:rsidR="002B5A7B" w:rsidRPr="005223BC">
        <w:rPr>
          <w:noProof/>
          <w:color w:val="000000" w:themeColor="text1"/>
        </w:rPr>
        <w:t>1</w:t>
      </w:r>
      <w:r w:rsidR="00AC5CAD" w:rsidRPr="005223BC">
        <w:rPr>
          <w:color w:val="000000" w:themeColor="text1"/>
        </w:rPr>
        <w:fldChar w:fldCharType="end"/>
      </w:r>
      <w:r w:rsidRPr="005223BC">
        <w:rPr>
          <w:color w:val="000000" w:themeColor="text1"/>
        </w:rPr>
        <w:t xml:space="preserve">: Item Entry – </w:t>
      </w:r>
      <w:r w:rsidR="00A51DF7" w:rsidRPr="005223BC">
        <w:rPr>
          <w:color w:val="000000" w:themeColor="text1"/>
        </w:rPr>
        <w:t>Select Warranty Covered Item</w:t>
      </w:r>
    </w:p>
    <w:p w:rsidR="005917F4" w:rsidRPr="005223BC" w:rsidRDefault="005917F4" w:rsidP="0074229B">
      <w:pPr>
        <w:pStyle w:val="Heading3"/>
      </w:pPr>
      <w:r w:rsidRPr="005223BC">
        <w:t>Instruction Text Enhancements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0564"/>
      </w:tblGrid>
      <w:tr w:rsidR="005917F4" w:rsidRPr="005223BC" w:rsidTr="005917F4">
        <w:trPr>
          <w:cantSplit/>
        </w:trPr>
        <w:tc>
          <w:tcPr>
            <w:tcW w:w="10809" w:type="dxa"/>
            <w:tcBorders>
              <w:top w:val="single" w:sz="8" w:space="0" w:color="4F81BD"/>
              <w:left w:val="single" w:sz="8" w:space="0" w:color="4F81BD"/>
              <w:bottom w:val="single" w:sz="18" w:space="0" w:color="4F81BD"/>
              <w:right w:val="single" w:sz="8" w:space="0" w:color="4F81BD"/>
            </w:tcBorders>
          </w:tcPr>
          <w:p w:rsidR="005917F4" w:rsidRPr="005223BC" w:rsidRDefault="005917F4" w:rsidP="005917F4">
            <w:pPr>
              <w:rPr>
                <w:b/>
                <w:bCs/>
                <w:szCs w:val="20"/>
              </w:rPr>
            </w:pPr>
            <w:r w:rsidRPr="005223BC">
              <w:rPr>
                <w:b/>
                <w:bCs/>
                <w:szCs w:val="20"/>
              </w:rPr>
              <w:t>Instructions</w:t>
            </w:r>
          </w:p>
        </w:tc>
      </w:tr>
      <w:tr w:rsidR="005917F4" w:rsidRPr="005223BC" w:rsidTr="005917F4">
        <w:trPr>
          <w:cantSplit/>
        </w:trPr>
        <w:tc>
          <w:tcPr>
            <w:tcW w:w="10809" w:type="dxa"/>
            <w:tcBorders>
              <w:top w:val="single" w:sz="8" w:space="0" w:color="4F81BD"/>
              <w:left w:val="single" w:sz="8" w:space="0" w:color="4F81BD"/>
              <w:bottom w:val="single" w:sz="8" w:space="0" w:color="4F81BD"/>
              <w:right w:val="single" w:sz="8" w:space="0" w:color="4F81BD"/>
            </w:tcBorders>
            <w:shd w:val="clear" w:color="auto" w:fill="D3DFEE"/>
          </w:tcPr>
          <w:p w:rsidR="005917F4" w:rsidRPr="005223BC" w:rsidRDefault="005917F4" w:rsidP="005917F4">
            <w:pPr>
              <w:rPr>
                <w:bCs/>
                <w:szCs w:val="20"/>
              </w:rPr>
            </w:pPr>
            <w:r w:rsidRPr="005223BC">
              <w:rPr>
                <w:bCs/>
                <w:szCs w:val="20"/>
              </w:rPr>
              <w:t>None</w:t>
            </w:r>
          </w:p>
        </w:tc>
      </w:tr>
    </w:tbl>
    <w:p w:rsidR="005917F4" w:rsidRPr="005223BC" w:rsidRDefault="005917F4" w:rsidP="0074229B">
      <w:pPr>
        <w:pStyle w:val="Heading3"/>
      </w:pPr>
      <w:r w:rsidRPr="005223BC">
        <w:t>Navigation/Menu Key Enhancements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715"/>
        <w:gridCol w:w="1549"/>
        <w:gridCol w:w="3702"/>
        <w:gridCol w:w="3598"/>
      </w:tblGrid>
      <w:tr w:rsidR="005917F4" w:rsidRPr="005223BC" w:rsidTr="005917F4">
        <w:trPr>
          <w:cantSplit/>
        </w:trPr>
        <w:tc>
          <w:tcPr>
            <w:tcW w:w="1742" w:type="dxa"/>
            <w:tcBorders>
              <w:top w:val="single" w:sz="8" w:space="0" w:color="4F81BD"/>
              <w:left w:val="single" w:sz="8" w:space="0" w:color="4F81BD"/>
              <w:bottom w:val="single" w:sz="18" w:space="0" w:color="4F81BD"/>
              <w:right w:val="single" w:sz="8" w:space="0" w:color="4F81BD"/>
            </w:tcBorders>
          </w:tcPr>
          <w:p w:rsidR="005917F4" w:rsidRPr="005223BC" w:rsidRDefault="005917F4" w:rsidP="005917F4">
            <w:pPr>
              <w:pStyle w:val="BodyText"/>
              <w:spacing w:after="0"/>
              <w:rPr>
                <w:b/>
                <w:bCs/>
              </w:rPr>
            </w:pPr>
            <w:r w:rsidRPr="005223BC">
              <w:rPr>
                <w:b/>
                <w:bCs/>
              </w:rPr>
              <w:t>Label</w:t>
            </w:r>
          </w:p>
        </w:tc>
        <w:tc>
          <w:tcPr>
            <w:tcW w:w="1573" w:type="dxa"/>
            <w:tcBorders>
              <w:top w:val="single" w:sz="8" w:space="0" w:color="4F81BD"/>
              <w:left w:val="single" w:sz="8" w:space="0" w:color="4F81BD"/>
              <w:bottom w:val="single" w:sz="18" w:space="0" w:color="4F81BD"/>
              <w:right w:val="single" w:sz="8" w:space="0" w:color="4F81BD"/>
            </w:tcBorders>
          </w:tcPr>
          <w:p w:rsidR="005917F4" w:rsidRPr="005223BC" w:rsidRDefault="005917F4" w:rsidP="005917F4">
            <w:pPr>
              <w:pStyle w:val="BodyText"/>
              <w:spacing w:after="0"/>
              <w:rPr>
                <w:b/>
                <w:bCs/>
              </w:rPr>
            </w:pPr>
            <w:r w:rsidRPr="005223BC">
              <w:rPr>
                <w:b/>
                <w:bCs/>
              </w:rPr>
              <w:t>State</w:t>
            </w:r>
          </w:p>
        </w:tc>
        <w:tc>
          <w:tcPr>
            <w:tcW w:w="3793" w:type="dxa"/>
            <w:tcBorders>
              <w:top w:val="single" w:sz="8" w:space="0" w:color="4F81BD"/>
              <w:left w:val="single" w:sz="8" w:space="0" w:color="4F81BD"/>
              <w:bottom w:val="single" w:sz="18" w:space="0" w:color="4F81BD"/>
              <w:right w:val="single" w:sz="8" w:space="0" w:color="4F81BD"/>
            </w:tcBorders>
          </w:tcPr>
          <w:p w:rsidR="005917F4" w:rsidRPr="005223BC" w:rsidRDefault="005917F4" w:rsidP="005917F4">
            <w:pPr>
              <w:pStyle w:val="BodyText"/>
              <w:spacing w:after="0"/>
              <w:rPr>
                <w:b/>
                <w:bCs/>
              </w:rPr>
            </w:pPr>
            <w:r w:rsidRPr="005223BC">
              <w:rPr>
                <w:b/>
                <w:bCs/>
              </w:rPr>
              <w:t>Next Screen</w:t>
            </w:r>
          </w:p>
        </w:tc>
        <w:tc>
          <w:tcPr>
            <w:tcW w:w="3701" w:type="dxa"/>
            <w:tcBorders>
              <w:top w:val="single" w:sz="8" w:space="0" w:color="4F81BD"/>
              <w:left w:val="single" w:sz="8" w:space="0" w:color="4F81BD"/>
              <w:bottom w:val="single" w:sz="18" w:space="0" w:color="4F81BD"/>
              <w:right w:val="single" w:sz="8" w:space="0" w:color="4F81BD"/>
            </w:tcBorders>
          </w:tcPr>
          <w:p w:rsidR="005917F4" w:rsidRPr="005223BC" w:rsidRDefault="005917F4" w:rsidP="005917F4">
            <w:pPr>
              <w:pStyle w:val="BodyText"/>
              <w:spacing w:after="0"/>
              <w:rPr>
                <w:b/>
                <w:bCs/>
              </w:rPr>
            </w:pPr>
            <w:r w:rsidRPr="005223BC">
              <w:rPr>
                <w:b/>
                <w:bCs/>
              </w:rPr>
              <w:t>Notes</w:t>
            </w:r>
          </w:p>
        </w:tc>
      </w:tr>
      <w:tr w:rsidR="005917F4" w:rsidRPr="005223BC" w:rsidTr="005917F4">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5917F4" w:rsidRPr="005223BC" w:rsidRDefault="005917F4" w:rsidP="005917F4">
            <w:pPr>
              <w:pStyle w:val="BodyText"/>
              <w:spacing w:after="0"/>
            </w:pPr>
            <w:r w:rsidRPr="005223BC">
              <w:t>Back</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5917F4" w:rsidRPr="005223BC" w:rsidRDefault="005917F4" w:rsidP="005917F4">
            <w:pPr>
              <w:pStyle w:val="BodyText"/>
              <w:spacing w:after="0"/>
            </w:pPr>
            <w:r w:rsidRPr="005223BC">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5917F4" w:rsidRPr="005223BC" w:rsidRDefault="005917F4" w:rsidP="005917F4">
            <w:pPr>
              <w:pStyle w:val="BodyText"/>
              <w:spacing w:after="0"/>
              <w:rPr>
                <w:rFonts w:cs="Arial"/>
                <w:b/>
                <w:bCs/>
                <w:caps/>
                <w:kern w:val="32"/>
                <w:sz w:val="28"/>
              </w:rPr>
            </w:pPr>
            <w:r w:rsidRPr="005223BC">
              <w:t>Sale use case</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5917F4" w:rsidRPr="005223BC" w:rsidRDefault="005917F4" w:rsidP="005917F4">
            <w:pPr>
              <w:pStyle w:val="BodyText"/>
              <w:spacing w:after="0"/>
            </w:pPr>
            <w:r w:rsidRPr="005223BC">
              <w:t>None</w:t>
            </w:r>
          </w:p>
        </w:tc>
      </w:tr>
      <w:tr w:rsidR="005917F4" w:rsidRPr="005223BC" w:rsidTr="005917F4">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5917F4" w:rsidRPr="005223BC" w:rsidRDefault="005917F4" w:rsidP="005917F4">
            <w:pPr>
              <w:pStyle w:val="BodyText"/>
              <w:spacing w:after="0"/>
            </w:pPr>
            <w:r w:rsidRPr="005223BC">
              <w:t>Continue</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5917F4" w:rsidRPr="005223BC" w:rsidRDefault="005917F4" w:rsidP="005917F4">
            <w:pPr>
              <w:pStyle w:val="BodyText"/>
              <w:spacing w:after="0"/>
            </w:pPr>
            <w:r w:rsidRPr="005223BC">
              <w:t>See Notes</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BF4CB8" w:rsidRPr="005223BC" w:rsidRDefault="00BF4CB8" w:rsidP="00723CAE">
            <w:pPr>
              <w:pStyle w:val="BodyText"/>
              <w:numPr>
                <w:ilvl w:val="0"/>
                <w:numId w:val="11"/>
              </w:numPr>
              <w:spacing w:after="0"/>
            </w:pPr>
            <w:r w:rsidRPr="005223BC">
              <w:t xml:space="preserve">Selected Items for non-bundled: </w:t>
            </w:r>
            <w:r w:rsidR="00CF0FCC" w:rsidRPr="005223BC">
              <w:t>Sell Warranty use case, Customer Capture</w:t>
            </w:r>
          </w:p>
          <w:p w:rsidR="005917F4" w:rsidRPr="005223BC" w:rsidRDefault="00B14A43" w:rsidP="00723CAE">
            <w:pPr>
              <w:pStyle w:val="BodyText"/>
              <w:numPr>
                <w:ilvl w:val="0"/>
                <w:numId w:val="11"/>
              </w:numPr>
              <w:spacing w:after="0"/>
            </w:pPr>
            <w:r w:rsidRPr="005223BC">
              <w:t xml:space="preserve">Selected Items within Bundled Banding: </w:t>
            </w:r>
            <w:r w:rsidR="00CF0FCC" w:rsidRPr="005223BC">
              <w:t>Sell Warranty use case, Customer Capture</w:t>
            </w:r>
          </w:p>
          <w:p w:rsidR="00B14A43" w:rsidRPr="005223BC" w:rsidRDefault="00B14A43" w:rsidP="00723CAE">
            <w:pPr>
              <w:pStyle w:val="BodyText"/>
              <w:numPr>
                <w:ilvl w:val="0"/>
                <w:numId w:val="11"/>
              </w:numPr>
              <w:spacing w:after="0"/>
            </w:pPr>
            <w:r w:rsidRPr="005223BC">
              <w:t xml:space="preserve">Selected Items outside Bundled Banding: </w:t>
            </w:r>
            <w:r w:rsidR="00CF0FCC" w:rsidRPr="005223BC">
              <w:t>Eligibility Not Met</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5917F4" w:rsidRPr="005223BC" w:rsidRDefault="00CF0FCC" w:rsidP="00BF50D5">
            <w:pPr>
              <w:pStyle w:val="BodyText"/>
              <w:spacing w:after="0"/>
            </w:pPr>
            <w:r w:rsidRPr="005223BC">
              <w:t>Bundled Warranty Item:  E</w:t>
            </w:r>
            <w:r w:rsidR="005917F4" w:rsidRPr="005223BC">
              <w:t xml:space="preserve">nabled when at least </w:t>
            </w:r>
            <w:r w:rsidR="00BF50D5" w:rsidRPr="005223BC">
              <w:t>two</w:t>
            </w:r>
            <w:r w:rsidR="005917F4" w:rsidRPr="005223BC">
              <w:t xml:space="preserve"> item</w:t>
            </w:r>
            <w:r w:rsidR="00BF50D5" w:rsidRPr="005223BC">
              <w:t>s</w:t>
            </w:r>
            <w:r w:rsidR="005917F4" w:rsidRPr="005223BC">
              <w:t xml:space="preserve"> has been checked</w:t>
            </w:r>
            <w:r w:rsidRPr="005223BC">
              <w:t>.</w:t>
            </w:r>
          </w:p>
          <w:p w:rsidR="00CF0FCC" w:rsidRPr="005223BC" w:rsidRDefault="00CF0FCC" w:rsidP="00BF50D5">
            <w:pPr>
              <w:pStyle w:val="BodyText"/>
              <w:spacing w:after="0"/>
            </w:pPr>
          </w:p>
          <w:p w:rsidR="00CF0FCC" w:rsidRPr="005223BC" w:rsidRDefault="00CF0FCC" w:rsidP="00BF50D5">
            <w:pPr>
              <w:pStyle w:val="BodyText"/>
              <w:spacing w:after="0"/>
            </w:pPr>
            <w:r w:rsidRPr="005223BC">
              <w:t>Non-bundled Warranty Item: Enabled when at least one item has been checked.</w:t>
            </w:r>
          </w:p>
        </w:tc>
      </w:tr>
      <w:tr w:rsidR="00BF4CB8" w:rsidRPr="005223BC" w:rsidTr="005917F4">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BF4CB8" w:rsidRPr="005223BC" w:rsidRDefault="00BF4CB8" w:rsidP="00F43C02">
            <w:pPr>
              <w:pStyle w:val="BodyText"/>
              <w:spacing w:after="0"/>
            </w:pPr>
            <w:r w:rsidRPr="005223BC">
              <w:t>Other Items</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BF4CB8" w:rsidRPr="005223BC" w:rsidRDefault="00BF4CB8" w:rsidP="00F43C02">
            <w:pPr>
              <w:pStyle w:val="BodyText"/>
              <w:spacing w:after="0"/>
            </w:pPr>
            <w:r w:rsidRPr="005223BC">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BF4CB8" w:rsidRPr="005223BC" w:rsidRDefault="00BF4CB8" w:rsidP="00BF4CB8">
            <w:pPr>
              <w:pStyle w:val="BodyText"/>
              <w:numPr>
                <w:ilvl w:val="0"/>
                <w:numId w:val="22"/>
              </w:numPr>
              <w:spacing w:after="0"/>
            </w:pPr>
            <w:r w:rsidRPr="005223BC">
              <w:t>Non-Bundled Warranty: Enter Covered Item</w:t>
            </w:r>
          </w:p>
          <w:p w:rsidR="00BF4CB8" w:rsidRPr="005223BC" w:rsidRDefault="00BF4CB8" w:rsidP="00BF4CB8">
            <w:pPr>
              <w:pStyle w:val="BodyText"/>
              <w:numPr>
                <w:ilvl w:val="0"/>
                <w:numId w:val="22"/>
              </w:numPr>
              <w:spacing w:after="0"/>
            </w:pPr>
            <w:r w:rsidRPr="005223BC">
              <w:t>Bundled Warranty: Enter Covered Item for Bundled Warranty</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BF4CB8" w:rsidRPr="005223BC" w:rsidRDefault="00BF4CB8" w:rsidP="00BF50D5">
            <w:pPr>
              <w:pStyle w:val="BodyText"/>
              <w:spacing w:after="0"/>
            </w:pPr>
            <w:r w:rsidRPr="005223BC">
              <w:t>None</w:t>
            </w:r>
          </w:p>
        </w:tc>
      </w:tr>
    </w:tbl>
    <w:p w:rsidR="003C180B" w:rsidRPr="005223BC" w:rsidRDefault="003C180B" w:rsidP="003C180B">
      <w:pPr>
        <w:pStyle w:val="BodyText"/>
        <w:rPr>
          <w:rFonts w:cs="Arial"/>
          <w:szCs w:val="26"/>
        </w:rPr>
      </w:pPr>
      <w:r w:rsidRPr="005223BC">
        <w:br w:type="page"/>
      </w:r>
    </w:p>
    <w:p w:rsidR="005917F4" w:rsidRPr="005223BC" w:rsidRDefault="005917F4" w:rsidP="0074229B">
      <w:pPr>
        <w:pStyle w:val="Heading3"/>
      </w:pPr>
      <w:r w:rsidRPr="005223BC">
        <w:lastRenderedPageBreak/>
        <w:t>Data/Input Field Enhancements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161"/>
        <w:gridCol w:w="1040"/>
        <w:gridCol w:w="961"/>
        <w:gridCol w:w="1412"/>
        <w:gridCol w:w="1150"/>
        <w:gridCol w:w="1150"/>
        <w:gridCol w:w="3690"/>
      </w:tblGrid>
      <w:tr w:rsidR="005917F4" w:rsidRPr="005223BC" w:rsidTr="005917F4">
        <w:trPr>
          <w:cantSplit/>
        </w:trPr>
        <w:tc>
          <w:tcPr>
            <w:tcW w:w="1182" w:type="dxa"/>
            <w:tcBorders>
              <w:top w:val="single" w:sz="8" w:space="0" w:color="4F81BD"/>
              <w:left w:val="single" w:sz="8" w:space="0" w:color="4F81BD"/>
              <w:bottom w:val="single" w:sz="18" w:space="0" w:color="4F81BD"/>
              <w:right w:val="single" w:sz="8" w:space="0" w:color="4F81BD"/>
            </w:tcBorders>
          </w:tcPr>
          <w:p w:rsidR="005917F4" w:rsidRPr="005223BC" w:rsidRDefault="005917F4" w:rsidP="005917F4">
            <w:pPr>
              <w:pStyle w:val="BodyText"/>
              <w:spacing w:after="0"/>
              <w:rPr>
                <w:b/>
                <w:bCs/>
              </w:rPr>
            </w:pPr>
            <w:r w:rsidRPr="005223BC">
              <w:rPr>
                <w:b/>
                <w:bCs/>
              </w:rPr>
              <w:t>Label</w:t>
            </w:r>
          </w:p>
        </w:tc>
        <w:tc>
          <w:tcPr>
            <w:tcW w:w="1042" w:type="dxa"/>
            <w:tcBorders>
              <w:top w:val="single" w:sz="8" w:space="0" w:color="4F81BD"/>
              <w:left w:val="single" w:sz="8" w:space="0" w:color="4F81BD"/>
              <w:bottom w:val="single" w:sz="18" w:space="0" w:color="4F81BD"/>
              <w:right w:val="single" w:sz="8" w:space="0" w:color="4F81BD"/>
            </w:tcBorders>
          </w:tcPr>
          <w:p w:rsidR="005917F4" w:rsidRPr="005223BC" w:rsidRDefault="005917F4" w:rsidP="005917F4">
            <w:pPr>
              <w:pStyle w:val="BodyText"/>
              <w:spacing w:after="0"/>
              <w:rPr>
                <w:b/>
                <w:bCs/>
              </w:rPr>
            </w:pPr>
            <w:r w:rsidRPr="005223BC">
              <w:rPr>
                <w:b/>
                <w:bCs/>
              </w:rPr>
              <w:t>Editable</w:t>
            </w:r>
          </w:p>
        </w:tc>
        <w:tc>
          <w:tcPr>
            <w:tcW w:w="964" w:type="dxa"/>
            <w:tcBorders>
              <w:top w:val="single" w:sz="8" w:space="0" w:color="4F81BD"/>
              <w:left w:val="single" w:sz="8" w:space="0" w:color="4F81BD"/>
              <w:bottom w:val="single" w:sz="18" w:space="0" w:color="4F81BD"/>
              <w:right w:val="single" w:sz="8" w:space="0" w:color="4F81BD"/>
            </w:tcBorders>
          </w:tcPr>
          <w:p w:rsidR="005917F4" w:rsidRPr="005223BC" w:rsidRDefault="005917F4" w:rsidP="005917F4">
            <w:pPr>
              <w:pStyle w:val="BodyText"/>
              <w:spacing w:after="0"/>
              <w:rPr>
                <w:b/>
                <w:bCs/>
              </w:rPr>
            </w:pPr>
            <w:proofErr w:type="spellStart"/>
            <w:r w:rsidRPr="005223BC">
              <w:rPr>
                <w:b/>
                <w:bCs/>
              </w:rPr>
              <w:t>Req’d</w:t>
            </w:r>
            <w:proofErr w:type="spellEnd"/>
            <w:r w:rsidRPr="005223BC">
              <w:rPr>
                <w:b/>
                <w:bCs/>
              </w:rPr>
              <w:t>?</w:t>
            </w:r>
          </w:p>
        </w:tc>
        <w:tc>
          <w:tcPr>
            <w:tcW w:w="1453" w:type="dxa"/>
            <w:tcBorders>
              <w:top w:val="single" w:sz="8" w:space="0" w:color="4F81BD"/>
              <w:left w:val="single" w:sz="8" w:space="0" w:color="4F81BD"/>
              <w:bottom w:val="single" w:sz="18" w:space="0" w:color="4F81BD"/>
              <w:right w:val="single" w:sz="8" w:space="0" w:color="4F81BD"/>
            </w:tcBorders>
          </w:tcPr>
          <w:p w:rsidR="005917F4" w:rsidRPr="005223BC" w:rsidRDefault="005917F4" w:rsidP="005917F4">
            <w:pPr>
              <w:pStyle w:val="BodyText"/>
              <w:spacing w:after="0"/>
              <w:rPr>
                <w:b/>
                <w:bCs/>
              </w:rPr>
            </w:pPr>
            <w:r w:rsidRPr="005223BC">
              <w:rPr>
                <w:b/>
                <w:bCs/>
              </w:rPr>
              <w:t>Data Type</w:t>
            </w:r>
          </w:p>
        </w:tc>
        <w:tc>
          <w:tcPr>
            <w:tcW w:w="1164" w:type="dxa"/>
            <w:tcBorders>
              <w:top w:val="single" w:sz="8" w:space="0" w:color="4F81BD"/>
              <w:left w:val="single" w:sz="8" w:space="0" w:color="4F81BD"/>
              <w:bottom w:val="single" w:sz="18" w:space="0" w:color="4F81BD"/>
              <w:right w:val="single" w:sz="8" w:space="0" w:color="4F81BD"/>
            </w:tcBorders>
          </w:tcPr>
          <w:p w:rsidR="005917F4" w:rsidRPr="005223BC" w:rsidRDefault="005917F4" w:rsidP="005917F4">
            <w:pPr>
              <w:pStyle w:val="BodyText"/>
              <w:spacing w:after="0"/>
              <w:rPr>
                <w:b/>
                <w:bCs/>
              </w:rPr>
            </w:pPr>
            <w:r w:rsidRPr="005223BC">
              <w:rPr>
                <w:b/>
                <w:bCs/>
              </w:rPr>
              <w:t>Min</w:t>
            </w:r>
          </w:p>
          <w:p w:rsidR="005917F4" w:rsidRPr="005223BC" w:rsidRDefault="005917F4" w:rsidP="005917F4">
            <w:pPr>
              <w:pStyle w:val="BodyText"/>
              <w:spacing w:after="0"/>
              <w:rPr>
                <w:b/>
                <w:bCs/>
              </w:rPr>
            </w:pPr>
            <w:r w:rsidRPr="005223BC">
              <w:rPr>
                <w:b/>
                <w:bCs/>
              </w:rPr>
              <w:t>Length</w:t>
            </w:r>
          </w:p>
        </w:tc>
        <w:tc>
          <w:tcPr>
            <w:tcW w:w="1164" w:type="dxa"/>
            <w:tcBorders>
              <w:top w:val="single" w:sz="8" w:space="0" w:color="4F81BD"/>
              <w:left w:val="single" w:sz="8" w:space="0" w:color="4F81BD"/>
              <w:bottom w:val="single" w:sz="18" w:space="0" w:color="4F81BD"/>
              <w:right w:val="single" w:sz="8" w:space="0" w:color="4F81BD"/>
            </w:tcBorders>
          </w:tcPr>
          <w:p w:rsidR="005917F4" w:rsidRPr="005223BC" w:rsidRDefault="005917F4" w:rsidP="005917F4">
            <w:pPr>
              <w:pStyle w:val="BodyText"/>
              <w:spacing w:after="0"/>
              <w:rPr>
                <w:b/>
                <w:bCs/>
              </w:rPr>
            </w:pPr>
            <w:r w:rsidRPr="005223BC">
              <w:rPr>
                <w:b/>
                <w:bCs/>
              </w:rPr>
              <w:t>Max</w:t>
            </w:r>
          </w:p>
          <w:p w:rsidR="005917F4" w:rsidRPr="005223BC" w:rsidRDefault="005917F4" w:rsidP="005917F4">
            <w:pPr>
              <w:pStyle w:val="BodyText"/>
              <w:spacing w:after="0"/>
              <w:rPr>
                <w:b/>
                <w:bCs/>
              </w:rPr>
            </w:pPr>
            <w:r w:rsidRPr="005223BC">
              <w:rPr>
                <w:b/>
                <w:bCs/>
              </w:rPr>
              <w:t>Length</w:t>
            </w:r>
          </w:p>
        </w:tc>
        <w:tc>
          <w:tcPr>
            <w:tcW w:w="3840" w:type="dxa"/>
            <w:tcBorders>
              <w:top w:val="single" w:sz="8" w:space="0" w:color="4F81BD"/>
              <w:left w:val="single" w:sz="8" w:space="0" w:color="4F81BD"/>
              <w:bottom w:val="single" w:sz="18" w:space="0" w:color="4F81BD"/>
              <w:right w:val="single" w:sz="8" w:space="0" w:color="4F81BD"/>
            </w:tcBorders>
          </w:tcPr>
          <w:p w:rsidR="005917F4" w:rsidRPr="005223BC" w:rsidRDefault="005917F4" w:rsidP="005917F4">
            <w:pPr>
              <w:pStyle w:val="BodyText"/>
              <w:spacing w:after="0"/>
              <w:rPr>
                <w:b/>
                <w:bCs/>
              </w:rPr>
            </w:pPr>
            <w:r w:rsidRPr="005223BC">
              <w:rPr>
                <w:b/>
                <w:bCs/>
              </w:rPr>
              <w:t>Notes</w:t>
            </w:r>
          </w:p>
        </w:tc>
      </w:tr>
      <w:tr w:rsidR="005917F4" w:rsidRPr="005223BC" w:rsidTr="005917F4">
        <w:trPr>
          <w:cantSplit/>
        </w:trPr>
        <w:tc>
          <w:tcPr>
            <w:tcW w:w="1182" w:type="dxa"/>
            <w:tcBorders>
              <w:top w:val="single" w:sz="8" w:space="0" w:color="4F81BD"/>
              <w:left w:val="single" w:sz="8" w:space="0" w:color="4F81BD"/>
              <w:bottom w:val="single" w:sz="8" w:space="0" w:color="4F81BD"/>
              <w:right w:val="single" w:sz="8" w:space="0" w:color="4F81BD"/>
            </w:tcBorders>
            <w:shd w:val="clear" w:color="auto" w:fill="D3DFEE"/>
          </w:tcPr>
          <w:p w:rsidR="005917F4" w:rsidRPr="005223BC" w:rsidRDefault="005917F4" w:rsidP="005917F4">
            <w:pPr>
              <w:pStyle w:val="BodyText"/>
              <w:spacing w:after="0"/>
              <w:rPr>
                <w:bCs/>
              </w:rPr>
            </w:pPr>
            <w:r w:rsidRPr="005223BC">
              <w:rPr>
                <w:bCs/>
              </w:rPr>
              <w:t>Check Box by Item</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5917F4" w:rsidRPr="005223BC" w:rsidRDefault="005917F4" w:rsidP="005917F4">
            <w:pPr>
              <w:pStyle w:val="BodyText"/>
              <w:spacing w:after="0"/>
            </w:pPr>
            <w:r w:rsidRPr="005223BC">
              <w:t>Yes</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5917F4" w:rsidRPr="005223BC" w:rsidRDefault="005917F4" w:rsidP="005917F4">
            <w:pPr>
              <w:pStyle w:val="BodyText"/>
              <w:spacing w:after="0"/>
            </w:pPr>
            <w:r w:rsidRPr="005223BC">
              <w:t>See Notes</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5917F4" w:rsidRPr="005223BC" w:rsidRDefault="005917F4" w:rsidP="005917F4">
            <w:pPr>
              <w:pStyle w:val="BodyText"/>
              <w:spacing w:after="0"/>
            </w:pPr>
            <w:r w:rsidRPr="005223BC">
              <w:t>N/A</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5917F4" w:rsidRPr="005223BC" w:rsidRDefault="005917F4" w:rsidP="005917F4">
            <w:pPr>
              <w:pStyle w:val="BodyText"/>
              <w:spacing w:after="0"/>
            </w:pPr>
            <w:r w:rsidRPr="005223BC">
              <w:t>N/A</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5917F4" w:rsidRPr="005223BC" w:rsidRDefault="005917F4" w:rsidP="005917F4">
            <w:pPr>
              <w:pStyle w:val="BodyText"/>
              <w:spacing w:after="0"/>
            </w:pPr>
            <w:r w:rsidRPr="005223BC">
              <w:t>N/A</w:t>
            </w:r>
          </w:p>
        </w:tc>
        <w:tc>
          <w:tcPr>
            <w:tcW w:w="3840" w:type="dxa"/>
            <w:tcBorders>
              <w:top w:val="single" w:sz="8" w:space="0" w:color="4F81BD"/>
              <w:left w:val="single" w:sz="8" w:space="0" w:color="4F81BD"/>
              <w:bottom w:val="single" w:sz="8" w:space="0" w:color="4F81BD"/>
              <w:right w:val="single" w:sz="8" w:space="0" w:color="4F81BD"/>
            </w:tcBorders>
            <w:shd w:val="clear" w:color="auto" w:fill="D3DFEE"/>
          </w:tcPr>
          <w:p w:rsidR="005917F4" w:rsidRPr="005223BC" w:rsidRDefault="005917F4" w:rsidP="005917F4">
            <w:pPr>
              <w:pStyle w:val="BodyText"/>
              <w:spacing w:after="0"/>
            </w:pPr>
            <w:r w:rsidRPr="005223BC">
              <w:t>All items that are eligible to be covered by a warranty item.</w:t>
            </w:r>
          </w:p>
          <w:p w:rsidR="005917F4" w:rsidRPr="005223BC" w:rsidRDefault="005917F4" w:rsidP="005917F4">
            <w:pPr>
              <w:pStyle w:val="BodyText"/>
              <w:spacing w:after="0"/>
            </w:pPr>
          </w:p>
          <w:p w:rsidR="005917F4" w:rsidRPr="005223BC" w:rsidRDefault="005917F4" w:rsidP="005917F4">
            <w:pPr>
              <w:pStyle w:val="BodyText"/>
              <w:spacing w:after="0"/>
            </w:pPr>
            <w:r w:rsidRPr="005223BC">
              <w:t xml:space="preserve">For Bundled Warranty items, at least two items must be selected.  </w:t>
            </w:r>
          </w:p>
        </w:tc>
      </w:tr>
    </w:tbl>
    <w:p w:rsidR="005917F4" w:rsidRPr="005223BC" w:rsidRDefault="005917F4" w:rsidP="0074229B">
      <w:pPr>
        <w:pStyle w:val="Heading3"/>
      </w:pPr>
      <w:r w:rsidRPr="005223BC">
        <w:t>Reason Code Enhancements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5917F4" w:rsidRPr="005223BC" w:rsidTr="005917F4">
        <w:trPr>
          <w:cantSplit/>
        </w:trPr>
        <w:tc>
          <w:tcPr>
            <w:tcW w:w="1284" w:type="pct"/>
            <w:tcBorders>
              <w:top w:val="single" w:sz="8" w:space="0" w:color="4F81BD"/>
              <w:left w:val="single" w:sz="8" w:space="0" w:color="4F81BD"/>
              <w:bottom w:val="single" w:sz="18" w:space="0" w:color="4F81BD"/>
              <w:right w:val="single" w:sz="8" w:space="0" w:color="4F81BD"/>
            </w:tcBorders>
          </w:tcPr>
          <w:p w:rsidR="005917F4" w:rsidRPr="005223BC" w:rsidRDefault="005917F4" w:rsidP="005917F4">
            <w:pPr>
              <w:rPr>
                <w:b/>
              </w:rPr>
            </w:pPr>
            <w:r w:rsidRPr="005223BC">
              <w:rPr>
                <w:b/>
              </w:rPr>
              <w:t>Reason Code</w:t>
            </w:r>
          </w:p>
        </w:tc>
        <w:tc>
          <w:tcPr>
            <w:tcW w:w="2310" w:type="pct"/>
            <w:tcBorders>
              <w:top w:val="single" w:sz="8" w:space="0" w:color="4F81BD"/>
              <w:left w:val="single" w:sz="8" w:space="0" w:color="4F81BD"/>
              <w:bottom w:val="single" w:sz="18" w:space="0" w:color="4F81BD"/>
              <w:right w:val="single" w:sz="8" w:space="0" w:color="4F81BD"/>
            </w:tcBorders>
          </w:tcPr>
          <w:p w:rsidR="005917F4" w:rsidRPr="005223BC" w:rsidRDefault="005917F4" w:rsidP="005917F4">
            <w:pPr>
              <w:rPr>
                <w:b/>
                <w:szCs w:val="20"/>
              </w:rPr>
            </w:pPr>
            <w:r w:rsidRPr="005223BC">
              <w:rPr>
                <w:b/>
                <w:szCs w:val="20"/>
              </w:rPr>
              <w:t>Valid Values</w:t>
            </w:r>
          </w:p>
        </w:tc>
        <w:tc>
          <w:tcPr>
            <w:tcW w:w="1406" w:type="pct"/>
            <w:tcBorders>
              <w:top w:val="single" w:sz="8" w:space="0" w:color="4F81BD"/>
              <w:left w:val="single" w:sz="8" w:space="0" w:color="4F81BD"/>
              <w:bottom w:val="single" w:sz="18" w:space="0" w:color="4F81BD"/>
              <w:right w:val="single" w:sz="8" w:space="0" w:color="4F81BD"/>
            </w:tcBorders>
          </w:tcPr>
          <w:p w:rsidR="005917F4" w:rsidRPr="005223BC" w:rsidRDefault="005917F4" w:rsidP="005917F4">
            <w:pPr>
              <w:rPr>
                <w:b/>
                <w:szCs w:val="20"/>
              </w:rPr>
            </w:pPr>
            <w:r w:rsidRPr="005223BC">
              <w:rPr>
                <w:b/>
                <w:szCs w:val="20"/>
              </w:rPr>
              <w:t>Default Value</w:t>
            </w:r>
          </w:p>
        </w:tc>
      </w:tr>
      <w:tr w:rsidR="005917F4" w:rsidRPr="005223BC" w:rsidTr="005917F4">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5917F4" w:rsidRPr="005223BC" w:rsidRDefault="005917F4" w:rsidP="005917F4">
            <w:pPr>
              <w:rPr>
                <w:bCs/>
                <w:color w:val="000000" w:themeColor="text1"/>
                <w:szCs w:val="20"/>
              </w:rPr>
            </w:pPr>
            <w:r w:rsidRPr="005223BC">
              <w:rPr>
                <w:bCs/>
                <w:color w:val="000000" w:themeColor="text1"/>
                <w:szCs w:val="20"/>
              </w:rPr>
              <w:t>None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5917F4" w:rsidRPr="005223BC" w:rsidRDefault="005917F4" w:rsidP="00723CAE">
            <w:pPr>
              <w:numPr>
                <w:ilvl w:val="0"/>
                <w:numId w:val="1"/>
              </w:numPr>
              <w:rPr>
                <w:color w:val="000000" w:themeColor="text1"/>
                <w:szCs w:val="20"/>
              </w:rPr>
            </w:pP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5917F4" w:rsidRPr="005223BC" w:rsidRDefault="005917F4" w:rsidP="005917F4">
            <w:pPr>
              <w:rPr>
                <w:color w:val="000000" w:themeColor="text1"/>
                <w:szCs w:val="20"/>
              </w:rPr>
            </w:pPr>
          </w:p>
        </w:tc>
      </w:tr>
    </w:tbl>
    <w:p w:rsidR="003C180B" w:rsidRPr="005223BC" w:rsidRDefault="003C180B" w:rsidP="0074229B">
      <w:pPr>
        <w:pStyle w:val="Heading3"/>
      </w:pPr>
      <w:r w:rsidRPr="005223BC">
        <w:t>Bundled Warranty Eligibility Not Met</w:t>
      </w:r>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B14A43" w:rsidRPr="005223BC" w:rsidTr="005C23DB">
        <w:trPr>
          <w:cantSplit/>
        </w:trPr>
        <w:tc>
          <w:tcPr>
            <w:tcW w:w="1618" w:type="dxa"/>
            <w:tcBorders>
              <w:right w:val="single" w:sz="18" w:space="0" w:color="4F81BD"/>
            </w:tcBorders>
          </w:tcPr>
          <w:p w:rsidR="00B14A43" w:rsidRPr="005223BC" w:rsidRDefault="00B14A43" w:rsidP="005C23DB">
            <w:pPr>
              <w:rPr>
                <w:b/>
                <w:bCs/>
                <w:szCs w:val="20"/>
              </w:rPr>
            </w:pPr>
            <w:r w:rsidRPr="005223BC">
              <w:rPr>
                <w:b/>
                <w:bCs/>
                <w:szCs w:val="20"/>
              </w:rPr>
              <w:t>Description</w:t>
            </w:r>
          </w:p>
        </w:tc>
        <w:tc>
          <w:tcPr>
            <w:tcW w:w="9213" w:type="dxa"/>
            <w:tcBorders>
              <w:right w:val="single" w:sz="8" w:space="0" w:color="4F81BD"/>
            </w:tcBorders>
          </w:tcPr>
          <w:p w:rsidR="00B14A43" w:rsidRPr="005223BC" w:rsidRDefault="00B14A43" w:rsidP="003C180B">
            <w:pPr>
              <w:rPr>
                <w:bCs/>
                <w:szCs w:val="20"/>
              </w:rPr>
            </w:pPr>
            <w:r w:rsidRPr="005223BC">
              <w:rPr>
                <w:bCs/>
                <w:szCs w:val="20"/>
              </w:rPr>
              <w:t xml:space="preserve">This message appears </w:t>
            </w:r>
            <w:r w:rsidR="003C180B" w:rsidRPr="005223BC">
              <w:rPr>
                <w:bCs/>
                <w:szCs w:val="20"/>
              </w:rPr>
              <w:t>if the selected items are not within the bundled warranty’s banding</w:t>
            </w:r>
            <w:r w:rsidRPr="005223BC">
              <w:rPr>
                <w:bCs/>
                <w:szCs w:val="20"/>
              </w:rPr>
              <w:t>.  Acknowledging the message ends the use case and the warranty item is not added to the transaction.</w:t>
            </w:r>
          </w:p>
        </w:tc>
      </w:tr>
      <w:tr w:rsidR="00B14A43" w:rsidRPr="005223BC" w:rsidTr="005C23DB">
        <w:trPr>
          <w:cantSplit/>
        </w:trPr>
        <w:tc>
          <w:tcPr>
            <w:tcW w:w="1618" w:type="dxa"/>
            <w:tcBorders>
              <w:bottom w:val="single" w:sz="8" w:space="0" w:color="4F81BD"/>
              <w:right w:val="single" w:sz="18" w:space="0" w:color="4F81BD"/>
            </w:tcBorders>
            <w:shd w:val="clear" w:color="auto" w:fill="D3DFEE"/>
          </w:tcPr>
          <w:p w:rsidR="00B14A43" w:rsidRPr="005223BC" w:rsidRDefault="00B14A43" w:rsidP="005C23DB">
            <w:pPr>
              <w:rPr>
                <w:b/>
                <w:bCs/>
                <w:szCs w:val="20"/>
              </w:rPr>
            </w:pPr>
            <w:r w:rsidRPr="005223BC">
              <w:rPr>
                <w:b/>
                <w:bCs/>
                <w:szCs w:val="20"/>
              </w:rPr>
              <w:t>Message</w:t>
            </w:r>
          </w:p>
        </w:tc>
        <w:tc>
          <w:tcPr>
            <w:tcW w:w="9213" w:type="dxa"/>
            <w:tcBorders>
              <w:bottom w:val="single" w:sz="8" w:space="0" w:color="4F81BD"/>
              <w:right w:val="single" w:sz="8" w:space="0" w:color="4F81BD"/>
            </w:tcBorders>
            <w:shd w:val="clear" w:color="auto" w:fill="D3DFEE"/>
          </w:tcPr>
          <w:p w:rsidR="00B14A43" w:rsidRPr="005223BC" w:rsidRDefault="003C180B" w:rsidP="005C23DB">
            <w:pPr>
              <w:rPr>
                <w:szCs w:val="20"/>
              </w:rPr>
            </w:pPr>
            <w:r w:rsidRPr="005223BC">
              <w:rPr>
                <w:bCs/>
                <w:szCs w:val="20"/>
              </w:rPr>
              <w:t>The bundled warranty eligibility requirements not met.</w:t>
            </w:r>
          </w:p>
        </w:tc>
      </w:tr>
      <w:tr w:rsidR="00B14A43" w:rsidRPr="005223BC" w:rsidTr="005C23DB">
        <w:trPr>
          <w:cantSplit/>
        </w:trPr>
        <w:tc>
          <w:tcPr>
            <w:tcW w:w="1618" w:type="dxa"/>
            <w:tcBorders>
              <w:bottom w:val="single" w:sz="8" w:space="0" w:color="4F81BD"/>
              <w:right w:val="single" w:sz="18" w:space="0" w:color="4F81BD"/>
            </w:tcBorders>
            <w:shd w:val="clear" w:color="auto" w:fill="auto"/>
          </w:tcPr>
          <w:p w:rsidR="00B14A43" w:rsidRPr="005223BC" w:rsidRDefault="00B14A43" w:rsidP="005C23DB">
            <w:pPr>
              <w:rPr>
                <w:b/>
                <w:bCs/>
                <w:szCs w:val="20"/>
              </w:rPr>
            </w:pPr>
            <w:r w:rsidRPr="005223BC">
              <w:rPr>
                <w:b/>
                <w:bCs/>
                <w:szCs w:val="20"/>
              </w:rPr>
              <w:t>Key prompt</w:t>
            </w:r>
          </w:p>
        </w:tc>
        <w:tc>
          <w:tcPr>
            <w:tcW w:w="9213" w:type="dxa"/>
            <w:tcBorders>
              <w:bottom w:val="single" w:sz="8" w:space="0" w:color="4F81BD"/>
              <w:right w:val="single" w:sz="8" w:space="0" w:color="4F81BD"/>
            </w:tcBorders>
          </w:tcPr>
          <w:p w:rsidR="00B14A43" w:rsidRPr="005223BC" w:rsidRDefault="00B14A43" w:rsidP="005C23DB">
            <w:pPr>
              <w:rPr>
                <w:szCs w:val="20"/>
              </w:rPr>
            </w:pPr>
            <w:r w:rsidRPr="005223BC">
              <w:rPr>
                <w:szCs w:val="20"/>
              </w:rPr>
              <w:t>OK</w:t>
            </w:r>
          </w:p>
        </w:tc>
      </w:tr>
      <w:tr w:rsidR="00B14A43" w:rsidRPr="005223BC" w:rsidTr="005C23DB">
        <w:trPr>
          <w:cantSplit/>
        </w:trPr>
        <w:tc>
          <w:tcPr>
            <w:tcW w:w="1618" w:type="dxa"/>
            <w:tcBorders>
              <w:right w:val="single" w:sz="18" w:space="0" w:color="4F81BD"/>
            </w:tcBorders>
            <w:shd w:val="clear" w:color="auto" w:fill="DBE5F1"/>
          </w:tcPr>
          <w:p w:rsidR="00B14A43" w:rsidRPr="005223BC" w:rsidRDefault="00B14A43" w:rsidP="005C23DB">
            <w:pPr>
              <w:rPr>
                <w:b/>
                <w:bCs/>
                <w:szCs w:val="20"/>
              </w:rPr>
            </w:pPr>
            <w:r w:rsidRPr="005223BC">
              <w:rPr>
                <w:b/>
                <w:bCs/>
                <w:szCs w:val="20"/>
              </w:rPr>
              <w:t>Notes</w:t>
            </w:r>
          </w:p>
        </w:tc>
        <w:tc>
          <w:tcPr>
            <w:tcW w:w="9213" w:type="dxa"/>
            <w:tcBorders>
              <w:right w:val="single" w:sz="8" w:space="0" w:color="4F81BD"/>
            </w:tcBorders>
            <w:shd w:val="clear" w:color="auto" w:fill="DBE5F1"/>
          </w:tcPr>
          <w:p w:rsidR="00B14A43" w:rsidRPr="005223BC" w:rsidRDefault="00B14A43" w:rsidP="005C23DB">
            <w:pPr>
              <w:rPr>
                <w:szCs w:val="20"/>
              </w:rPr>
            </w:pPr>
            <w:r w:rsidRPr="005223BC">
              <w:rPr>
                <w:szCs w:val="20"/>
              </w:rPr>
              <w:t>Configurable message</w:t>
            </w:r>
          </w:p>
        </w:tc>
      </w:tr>
    </w:tbl>
    <w:p w:rsidR="00CF0FCC" w:rsidRPr="005223BC" w:rsidRDefault="00CF0FCC" w:rsidP="00CF0FCC">
      <w:pPr>
        <w:pStyle w:val="Heading2"/>
      </w:pPr>
      <w:bookmarkStart w:id="342" w:name="_Toc334555150"/>
      <w:bookmarkStart w:id="343" w:name="_Toc415658731"/>
      <w:r w:rsidRPr="005223BC">
        <w:t>Enter Covered Item</w:t>
      </w:r>
      <w:bookmarkEnd w:id="342"/>
      <w:bookmarkEnd w:id="343"/>
    </w:p>
    <w:p w:rsidR="00CF0FCC" w:rsidRPr="005223BC" w:rsidRDefault="00CF0FCC" w:rsidP="00CF0FCC">
      <w:pPr>
        <w:pStyle w:val="BodyText"/>
        <w:jc w:val="both"/>
      </w:pPr>
      <w:r w:rsidRPr="005223BC">
        <w:t>The Enter Covered Item screen is displayed when the operator sells a warranty item through item entry instead of through suggested sell.  The screen prompts the entry of an item eligible to be sold with warranty item.  Scanning is an implied enter.</w:t>
      </w:r>
    </w:p>
    <w:p w:rsidR="00CF0FCC" w:rsidRPr="005223BC" w:rsidRDefault="00CF0FCC" w:rsidP="0074229B">
      <w:pPr>
        <w:pStyle w:val="Heading3"/>
      </w:pPr>
      <w:r w:rsidRPr="005223BC">
        <w:t>Mockup</w:t>
      </w:r>
    </w:p>
    <w:p w:rsidR="00CF0FCC" w:rsidRPr="005223BC" w:rsidRDefault="00CF0FCC" w:rsidP="00CF0FCC">
      <w:pPr>
        <w:pStyle w:val="BodyText"/>
      </w:pPr>
      <w:r w:rsidRPr="005223BC">
        <w:rPr>
          <w:noProof/>
        </w:rPr>
        <w:drawing>
          <wp:inline distT="0" distB="0" distL="0" distR="0" wp14:anchorId="3CA86A43" wp14:editId="24015B2B">
            <wp:extent cx="6858000" cy="4046855"/>
            <wp:effectExtent l="19050" t="0" r="0" b="0"/>
            <wp:docPr id="5" name="Picture 5" descr="Enter Covered Item Pop 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r Covered Item Pop Over.jpg"/>
                    <pic:cNvPicPr/>
                  </pic:nvPicPr>
                  <pic:blipFill>
                    <a:blip r:embed="rId34" cstate="print"/>
                    <a:stretch>
                      <a:fillRect/>
                    </a:stretch>
                  </pic:blipFill>
                  <pic:spPr>
                    <a:xfrm>
                      <a:off x="0" y="0"/>
                      <a:ext cx="6858000" cy="4046855"/>
                    </a:xfrm>
                    <a:prstGeom prst="rect">
                      <a:avLst/>
                    </a:prstGeom>
                  </pic:spPr>
                </pic:pic>
              </a:graphicData>
            </a:graphic>
          </wp:inline>
        </w:drawing>
      </w:r>
    </w:p>
    <w:p w:rsidR="00CF0FCC" w:rsidRPr="005223BC" w:rsidRDefault="00CF0FCC" w:rsidP="00CF0FCC">
      <w:pPr>
        <w:pStyle w:val="BodyText"/>
      </w:pPr>
    </w:p>
    <w:p w:rsidR="00CF0FCC" w:rsidRPr="005223BC" w:rsidRDefault="00CF0FCC" w:rsidP="0074229B">
      <w:pPr>
        <w:pStyle w:val="Heading3"/>
      </w:pPr>
      <w:r w:rsidRPr="005223BC">
        <w:lastRenderedPageBreak/>
        <w:t>Instruction Text</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0564"/>
      </w:tblGrid>
      <w:tr w:rsidR="00CF0FCC" w:rsidRPr="005223BC" w:rsidTr="00F43C02">
        <w:trPr>
          <w:cantSplit/>
        </w:trPr>
        <w:tc>
          <w:tcPr>
            <w:tcW w:w="10809" w:type="dxa"/>
            <w:tcBorders>
              <w:top w:val="single" w:sz="8" w:space="0" w:color="4F81BD"/>
              <w:left w:val="single" w:sz="8" w:space="0" w:color="4F81BD"/>
              <w:bottom w:val="single" w:sz="18" w:space="0" w:color="4F81BD"/>
              <w:right w:val="single" w:sz="8" w:space="0" w:color="4F81BD"/>
            </w:tcBorders>
          </w:tcPr>
          <w:p w:rsidR="00CF0FCC" w:rsidRPr="005223BC" w:rsidRDefault="00CF0FCC" w:rsidP="00F43C02">
            <w:pPr>
              <w:rPr>
                <w:b/>
                <w:bCs/>
                <w:szCs w:val="20"/>
              </w:rPr>
            </w:pPr>
            <w:r w:rsidRPr="005223BC">
              <w:rPr>
                <w:b/>
                <w:bCs/>
                <w:szCs w:val="20"/>
              </w:rPr>
              <w:t>Instructions</w:t>
            </w:r>
          </w:p>
        </w:tc>
      </w:tr>
      <w:tr w:rsidR="00CF0FCC" w:rsidRPr="005223BC" w:rsidTr="00F43C02">
        <w:trPr>
          <w:cantSplit/>
        </w:trPr>
        <w:tc>
          <w:tcPr>
            <w:tcW w:w="10809"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rPr>
                <w:bCs/>
                <w:szCs w:val="20"/>
              </w:rPr>
            </w:pPr>
            <w:r w:rsidRPr="005223BC">
              <w:rPr>
                <w:bCs/>
                <w:szCs w:val="20"/>
              </w:rPr>
              <w:t>None</w:t>
            </w:r>
          </w:p>
        </w:tc>
      </w:tr>
    </w:tbl>
    <w:p w:rsidR="00CF0FCC" w:rsidRPr="005223BC" w:rsidRDefault="00CF0FCC" w:rsidP="0074229B">
      <w:pPr>
        <w:pStyle w:val="Heading3"/>
      </w:pPr>
      <w:r w:rsidRPr="005223BC">
        <w:t>Navigation/Menu Keys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714"/>
        <w:gridCol w:w="1549"/>
        <w:gridCol w:w="3709"/>
        <w:gridCol w:w="3592"/>
      </w:tblGrid>
      <w:tr w:rsidR="00CF0FCC" w:rsidRPr="005223BC" w:rsidTr="00F43C02">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FFFFFF" w:themeFill="background1"/>
          </w:tcPr>
          <w:p w:rsidR="00CF0FCC" w:rsidRPr="005223BC" w:rsidRDefault="00CF0FCC" w:rsidP="00F43C02">
            <w:pPr>
              <w:pStyle w:val="BodyText"/>
              <w:spacing w:after="0"/>
              <w:rPr>
                <w:b/>
              </w:rPr>
            </w:pPr>
            <w:r w:rsidRPr="005223BC">
              <w:rPr>
                <w:b/>
              </w:rPr>
              <w:t>Label</w:t>
            </w:r>
          </w:p>
        </w:tc>
        <w:tc>
          <w:tcPr>
            <w:tcW w:w="1573" w:type="dxa"/>
            <w:tcBorders>
              <w:top w:val="single" w:sz="8" w:space="0" w:color="4F81BD"/>
              <w:left w:val="single" w:sz="8" w:space="0" w:color="4F81BD"/>
              <w:bottom w:val="single" w:sz="8" w:space="0" w:color="4F81BD"/>
              <w:right w:val="single" w:sz="8" w:space="0" w:color="4F81BD"/>
            </w:tcBorders>
            <w:shd w:val="clear" w:color="auto" w:fill="FFFFFF" w:themeFill="background1"/>
          </w:tcPr>
          <w:p w:rsidR="00CF0FCC" w:rsidRPr="005223BC" w:rsidRDefault="00CF0FCC" w:rsidP="00F43C02">
            <w:pPr>
              <w:pStyle w:val="BodyText"/>
              <w:spacing w:after="0"/>
              <w:rPr>
                <w:b/>
              </w:rPr>
            </w:pPr>
            <w:r w:rsidRPr="005223BC">
              <w:rPr>
                <w:b/>
              </w:rPr>
              <w:t>State</w:t>
            </w:r>
          </w:p>
        </w:tc>
        <w:tc>
          <w:tcPr>
            <w:tcW w:w="3793" w:type="dxa"/>
            <w:tcBorders>
              <w:top w:val="single" w:sz="8" w:space="0" w:color="4F81BD"/>
              <w:left w:val="single" w:sz="8" w:space="0" w:color="4F81BD"/>
              <w:bottom w:val="single" w:sz="8" w:space="0" w:color="4F81BD"/>
              <w:right w:val="single" w:sz="8" w:space="0" w:color="4F81BD"/>
            </w:tcBorders>
            <w:shd w:val="clear" w:color="auto" w:fill="FFFFFF" w:themeFill="background1"/>
          </w:tcPr>
          <w:p w:rsidR="00CF0FCC" w:rsidRPr="005223BC" w:rsidRDefault="00CF0FCC" w:rsidP="00F43C02">
            <w:pPr>
              <w:pStyle w:val="BodyText"/>
              <w:spacing w:after="0"/>
              <w:ind w:left="360" w:hanging="360"/>
              <w:rPr>
                <w:b/>
              </w:rPr>
            </w:pPr>
            <w:r w:rsidRPr="005223BC">
              <w:rPr>
                <w:b/>
              </w:rPr>
              <w:t>Next Screen</w:t>
            </w:r>
          </w:p>
        </w:tc>
        <w:tc>
          <w:tcPr>
            <w:tcW w:w="3701" w:type="dxa"/>
            <w:tcBorders>
              <w:top w:val="single" w:sz="8" w:space="0" w:color="4F81BD"/>
              <w:left w:val="single" w:sz="8" w:space="0" w:color="4F81BD"/>
              <w:bottom w:val="single" w:sz="8" w:space="0" w:color="4F81BD"/>
              <w:right w:val="single" w:sz="8" w:space="0" w:color="4F81BD"/>
            </w:tcBorders>
            <w:shd w:val="clear" w:color="auto" w:fill="FFFFFF" w:themeFill="background1"/>
          </w:tcPr>
          <w:p w:rsidR="00CF0FCC" w:rsidRPr="005223BC" w:rsidRDefault="00CF0FCC" w:rsidP="00F43C02">
            <w:pPr>
              <w:pStyle w:val="BodyText"/>
              <w:spacing w:after="0"/>
              <w:rPr>
                <w:b/>
              </w:rPr>
            </w:pPr>
            <w:r w:rsidRPr="005223BC">
              <w:rPr>
                <w:b/>
              </w:rPr>
              <w:t>Notes</w:t>
            </w:r>
          </w:p>
        </w:tc>
      </w:tr>
      <w:tr w:rsidR="00CF0FCC" w:rsidRPr="005223BC" w:rsidTr="00F43C02">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pStyle w:val="BodyText"/>
              <w:spacing w:after="0"/>
            </w:pPr>
            <w:r w:rsidRPr="005223BC">
              <w:t>Back</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pStyle w:val="BodyText"/>
              <w:spacing w:after="0"/>
            </w:pPr>
            <w:r w:rsidRPr="005223BC">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CF0FCC">
            <w:pPr>
              <w:pStyle w:val="BodyText"/>
              <w:numPr>
                <w:ilvl w:val="0"/>
                <w:numId w:val="22"/>
              </w:numPr>
              <w:spacing w:after="0"/>
            </w:pPr>
            <w:r w:rsidRPr="005223BC">
              <w:t>Sale use case</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pStyle w:val="BodyText"/>
              <w:spacing w:after="0"/>
            </w:pPr>
            <w:r w:rsidRPr="005223BC">
              <w:t>None</w:t>
            </w:r>
          </w:p>
        </w:tc>
      </w:tr>
      <w:tr w:rsidR="00CF0FCC" w:rsidRPr="005223BC" w:rsidTr="00F43C02">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pStyle w:val="BodyText"/>
              <w:spacing w:after="0"/>
            </w:pPr>
            <w:r w:rsidRPr="005223BC">
              <w:t>Continue</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pStyle w:val="BodyText"/>
              <w:spacing w:after="0"/>
            </w:pPr>
            <w:r w:rsidRPr="005223BC">
              <w:t>See notes</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CF0FCC">
            <w:pPr>
              <w:pStyle w:val="BodyText"/>
              <w:numPr>
                <w:ilvl w:val="0"/>
                <w:numId w:val="22"/>
              </w:numPr>
              <w:spacing w:after="0"/>
            </w:pPr>
            <w:r w:rsidRPr="005223BC">
              <w:t>Covered Item not Warranty Eligible:  Item not Eligible for Warranty</w:t>
            </w:r>
          </w:p>
          <w:p w:rsidR="00CF0FCC" w:rsidRPr="005223BC" w:rsidRDefault="00CF0FCC" w:rsidP="00CF0FCC">
            <w:pPr>
              <w:pStyle w:val="BodyText"/>
              <w:numPr>
                <w:ilvl w:val="0"/>
                <w:numId w:val="22"/>
              </w:numPr>
              <w:spacing w:after="0"/>
            </w:pPr>
            <w:r w:rsidRPr="005223BC">
              <w:t>Covered Item in Current Transaction: Warranty Use Case</w:t>
            </w:r>
          </w:p>
          <w:p w:rsidR="00CF0FCC" w:rsidRPr="005223BC" w:rsidRDefault="00CF0FCC" w:rsidP="00CF0FCC">
            <w:pPr>
              <w:pStyle w:val="BodyText"/>
              <w:numPr>
                <w:ilvl w:val="0"/>
                <w:numId w:val="22"/>
              </w:numPr>
              <w:spacing w:after="0"/>
            </w:pPr>
            <w:r w:rsidRPr="005223BC">
              <w:t>Covered Item not in current transaction: Enter Transaction Information</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pStyle w:val="BodyText"/>
              <w:spacing w:after="0"/>
            </w:pPr>
            <w:r w:rsidRPr="005223BC">
              <w:t>Enabled upon data entry</w:t>
            </w:r>
          </w:p>
        </w:tc>
      </w:tr>
    </w:tbl>
    <w:p w:rsidR="00CF0FCC" w:rsidRPr="005223BC" w:rsidRDefault="00CF0FCC" w:rsidP="0074229B">
      <w:pPr>
        <w:pStyle w:val="Heading3"/>
      </w:pPr>
      <w:r w:rsidRPr="005223BC">
        <w:t>Data/Input Fields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217"/>
        <w:gridCol w:w="1039"/>
        <w:gridCol w:w="960"/>
        <w:gridCol w:w="1419"/>
        <w:gridCol w:w="1144"/>
        <w:gridCol w:w="1144"/>
        <w:gridCol w:w="3641"/>
      </w:tblGrid>
      <w:tr w:rsidR="00CF0FCC" w:rsidRPr="005223BC" w:rsidTr="00F43C02">
        <w:trPr>
          <w:cantSplit/>
        </w:trPr>
        <w:tc>
          <w:tcPr>
            <w:tcW w:w="1231" w:type="dxa"/>
            <w:tcBorders>
              <w:top w:val="single" w:sz="8" w:space="0" w:color="4F81BD"/>
              <w:left w:val="single" w:sz="8" w:space="0" w:color="4F81BD"/>
              <w:bottom w:val="single" w:sz="18" w:space="0" w:color="4F81BD"/>
              <w:right w:val="single" w:sz="8" w:space="0" w:color="4F81BD"/>
            </w:tcBorders>
          </w:tcPr>
          <w:p w:rsidR="00CF0FCC" w:rsidRPr="005223BC" w:rsidRDefault="00CF0FCC" w:rsidP="00F43C02">
            <w:pPr>
              <w:pStyle w:val="BodyText"/>
              <w:spacing w:after="0"/>
              <w:rPr>
                <w:b/>
                <w:bCs/>
              </w:rPr>
            </w:pPr>
            <w:r w:rsidRPr="005223BC">
              <w:rPr>
                <w:b/>
                <w:bCs/>
              </w:rPr>
              <w:t>Label</w:t>
            </w:r>
          </w:p>
        </w:tc>
        <w:tc>
          <w:tcPr>
            <w:tcW w:w="1041" w:type="dxa"/>
            <w:tcBorders>
              <w:top w:val="single" w:sz="8" w:space="0" w:color="4F81BD"/>
              <w:left w:val="single" w:sz="8" w:space="0" w:color="4F81BD"/>
              <w:bottom w:val="single" w:sz="18" w:space="0" w:color="4F81BD"/>
              <w:right w:val="single" w:sz="8" w:space="0" w:color="4F81BD"/>
            </w:tcBorders>
          </w:tcPr>
          <w:p w:rsidR="00CF0FCC" w:rsidRPr="005223BC" w:rsidRDefault="00CF0FCC" w:rsidP="00F43C02">
            <w:pPr>
              <w:pStyle w:val="BodyText"/>
              <w:spacing w:after="0"/>
              <w:rPr>
                <w:b/>
                <w:bCs/>
              </w:rPr>
            </w:pPr>
            <w:r w:rsidRPr="005223BC">
              <w:rPr>
                <w:b/>
                <w:bCs/>
              </w:rPr>
              <w:t>Editable</w:t>
            </w:r>
          </w:p>
        </w:tc>
        <w:tc>
          <w:tcPr>
            <w:tcW w:w="963" w:type="dxa"/>
            <w:tcBorders>
              <w:top w:val="single" w:sz="8" w:space="0" w:color="4F81BD"/>
              <w:left w:val="single" w:sz="8" w:space="0" w:color="4F81BD"/>
              <w:bottom w:val="single" w:sz="18" w:space="0" w:color="4F81BD"/>
              <w:right w:val="single" w:sz="8" w:space="0" w:color="4F81BD"/>
            </w:tcBorders>
          </w:tcPr>
          <w:p w:rsidR="00CF0FCC" w:rsidRPr="005223BC" w:rsidRDefault="00CF0FCC" w:rsidP="00F43C02">
            <w:pPr>
              <w:pStyle w:val="BodyText"/>
              <w:spacing w:after="0"/>
              <w:rPr>
                <w:b/>
                <w:bCs/>
              </w:rPr>
            </w:pPr>
            <w:proofErr w:type="spellStart"/>
            <w:r w:rsidRPr="005223BC">
              <w:rPr>
                <w:b/>
                <w:bCs/>
              </w:rPr>
              <w:t>Req’d</w:t>
            </w:r>
            <w:proofErr w:type="spellEnd"/>
            <w:r w:rsidRPr="005223BC">
              <w:rPr>
                <w:b/>
                <w:bCs/>
              </w:rPr>
              <w:t>?</w:t>
            </w:r>
          </w:p>
        </w:tc>
        <w:tc>
          <w:tcPr>
            <w:tcW w:w="1445" w:type="dxa"/>
            <w:tcBorders>
              <w:top w:val="single" w:sz="8" w:space="0" w:color="4F81BD"/>
              <w:left w:val="single" w:sz="8" w:space="0" w:color="4F81BD"/>
              <w:bottom w:val="single" w:sz="18" w:space="0" w:color="4F81BD"/>
              <w:right w:val="single" w:sz="8" w:space="0" w:color="4F81BD"/>
            </w:tcBorders>
          </w:tcPr>
          <w:p w:rsidR="00CF0FCC" w:rsidRPr="005223BC" w:rsidRDefault="00CF0FCC" w:rsidP="00F43C02">
            <w:pPr>
              <w:pStyle w:val="BodyText"/>
              <w:spacing w:after="0"/>
              <w:rPr>
                <w:b/>
                <w:bCs/>
              </w:rPr>
            </w:pPr>
            <w:r w:rsidRPr="005223BC">
              <w:rPr>
                <w:b/>
                <w:bCs/>
              </w:rPr>
              <w:t>Data Type</w:t>
            </w:r>
          </w:p>
        </w:tc>
        <w:tc>
          <w:tcPr>
            <w:tcW w:w="1159" w:type="dxa"/>
            <w:tcBorders>
              <w:top w:val="single" w:sz="8" w:space="0" w:color="4F81BD"/>
              <w:left w:val="single" w:sz="8" w:space="0" w:color="4F81BD"/>
              <w:bottom w:val="single" w:sz="18" w:space="0" w:color="4F81BD"/>
              <w:right w:val="single" w:sz="8" w:space="0" w:color="4F81BD"/>
            </w:tcBorders>
          </w:tcPr>
          <w:p w:rsidR="00CF0FCC" w:rsidRPr="005223BC" w:rsidRDefault="00CF0FCC" w:rsidP="00F43C02">
            <w:pPr>
              <w:pStyle w:val="BodyText"/>
              <w:spacing w:after="0"/>
              <w:rPr>
                <w:b/>
                <w:bCs/>
              </w:rPr>
            </w:pPr>
            <w:r w:rsidRPr="005223BC">
              <w:rPr>
                <w:b/>
                <w:bCs/>
              </w:rPr>
              <w:t>Min</w:t>
            </w:r>
          </w:p>
          <w:p w:rsidR="00CF0FCC" w:rsidRPr="005223BC" w:rsidRDefault="00CF0FCC" w:rsidP="00F43C02">
            <w:pPr>
              <w:pStyle w:val="BodyText"/>
              <w:spacing w:after="0"/>
              <w:rPr>
                <w:b/>
                <w:bCs/>
              </w:rPr>
            </w:pPr>
            <w:r w:rsidRPr="005223BC">
              <w:rPr>
                <w:b/>
                <w:bCs/>
              </w:rPr>
              <w:t>Length</w:t>
            </w:r>
          </w:p>
        </w:tc>
        <w:tc>
          <w:tcPr>
            <w:tcW w:w="1159" w:type="dxa"/>
            <w:tcBorders>
              <w:top w:val="single" w:sz="8" w:space="0" w:color="4F81BD"/>
              <w:left w:val="single" w:sz="8" w:space="0" w:color="4F81BD"/>
              <w:bottom w:val="single" w:sz="18" w:space="0" w:color="4F81BD"/>
              <w:right w:val="single" w:sz="8" w:space="0" w:color="4F81BD"/>
            </w:tcBorders>
          </w:tcPr>
          <w:p w:rsidR="00CF0FCC" w:rsidRPr="005223BC" w:rsidRDefault="00CF0FCC" w:rsidP="00F43C02">
            <w:pPr>
              <w:pStyle w:val="BodyText"/>
              <w:spacing w:after="0"/>
              <w:rPr>
                <w:b/>
                <w:bCs/>
              </w:rPr>
            </w:pPr>
            <w:r w:rsidRPr="005223BC">
              <w:rPr>
                <w:b/>
                <w:bCs/>
              </w:rPr>
              <w:t>Max</w:t>
            </w:r>
          </w:p>
          <w:p w:rsidR="00CF0FCC" w:rsidRPr="005223BC" w:rsidRDefault="00CF0FCC" w:rsidP="00F43C02">
            <w:pPr>
              <w:pStyle w:val="BodyText"/>
              <w:spacing w:after="0"/>
              <w:rPr>
                <w:b/>
                <w:bCs/>
              </w:rPr>
            </w:pPr>
            <w:r w:rsidRPr="005223BC">
              <w:rPr>
                <w:b/>
                <w:bCs/>
              </w:rPr>
              <w:t>Length</w:t>
            </w:r>
          </w:p>
        </w:tc>
        <w:tc>
          <w:tcPr>
            <w:tcW w:w="3811" w:type="dxa"/>
            <w:tcBorders>
              <w:top w:val="single" w:sz="8" w:space="0" w:color="4F81BD"/>
              <w:left w:val="single" w:sz="8" w:space="0" w:color="4F81BD"/>
              <w:bottom w:val="single" w:sz="18" w:space="0" w:color="4F81BD"/>
              <w:right w:val="single" w:sz="8" w:space="0" w:color="4F81BD"/>
            </w:tcBorders>
          </w:tcPr>
          <w:p w:rsidR="00CF0FCC" w:rsidRPr="005223BC" w:rsidRDefault="00CF0FCC" w:rsidP="00F43C02">
            <w:pPr>
              <w:pStyle w:val="BodyText"/>
              <w:spacing w:after="0"/>
              <w:rPr>
                <w:b/>
                <w:bCs/>
              </w:rPr>
            </w:pPr>
            <w:r w:rsidRPr="005223BC">
              <w:rPr>
                <w:b/>
                <w:bCs/>
              </w:rPr>
              <w:t>Notes</w:t>
            </w:r>
          </w:p>
        </w:tc>
      </w:tr>
      <w:tr w:rsidR="00CF0FCC" w:rsidRPr="005223BC" w:rsidTr="00F43C02">
        <w:trPr>
          <w:cantSplit/>
        </w:trPr>
        <w:tc>
          <w:tcPr>
            <w:tcW w:w="1231"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pStyle w:val="BodyText"/>
              <w:spacing w:after="0"/>
              <w:rPr>
                <w:bCs/>
              </w:rPr>
            </w:pPr>
            <w:r w:rsidRPr="005223BC">
              <w:rPr>
                <w:bCs/>
              </w:rPr>
              <w:t>Enter Covered Item</w:t>
            </w:r>
          </w:p>
        </w:tc>
        <w:tc>
          <w:tcPr>
            <w:tcW w:w="1041"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pStyle w:val="BodyText"/>
              <w:spacing w:after="0"/>
            </w:pPr>
            <w:r w:rsidRPr="005223BC">
              <w:t>Yes</w:t>
            </w:r>
          </w:p>
        </w:tc>
        <w:tc>
          <w:tcPr>
            <w:tcW w:w="963"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r w:rsidRPr="005223BC">
              <w:t>Yes</w:t>
            </w:r>
          </w:p>
        </w:tc>
        <w:tc>
          <w:tcPr>
            <w:tcW w:w="1445"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pStyle w:val="BodyText"/>
              <w:spacing w:after="0"/>
            </w:pPr>
            <w:r w:rsidRPr="005223BC">
              <w:t>Numeric</w:t>
            </w:r>
          </w:p>
        </w:tc>
        <w:tc>
          <w:tcPr>
            <w:tcW w:w="1159"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pStyle w:val="BodyText"/>
              <w:spacing w:after="0"/>
            </w:pPr>
            <w:r w:rsidRPr="005223BC">
              <w:t>1</w:t>
            </w:r>
          </w:p>
        </w:tc>
        <w:tc>
          <w:tcPr>
            <w:tcW w:w="1159"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r w:rsidRPr="005223BC">
              <w:t>8</w:t>
            </w:r>
          </w:p>
        </w:tc>
        <w:tc>
          <w:tcPr>
            <w:tcW w:w="3811"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pStyle w:val="BodyText"/>
              <w:spacing w:after="0"/>
            </w:pPr>
          </w:p>
        </w:tc>
      </w:tr>
    </w:tbl>
    <w:p w:rsidR="00CF0FCC" w:rsidRPr="005223BC" w:rsidRDefault="00CF0FCC" w:rsidP="0074229B">
      <w:pPr>
        <w:pStyle w:val="Heading3"/>
      </w:pPr>
      <w:r w:rsidRPr="005223BC">
        <w:t>Reason Codes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CF0FCC" w:rsidRPr="005223BC" w:rsidTr="00F43C02">
        <w:trPr>
          <w:cantSplit/>
        </w:trPr>
        <w:tc>
          <w:tcPr>
            <w:tcW w:w="1284" w:type="pct"/>
            <w:tcBorders>
              <w:top w:val="single" w:sz="8" w:space="0" w:color="4F81BD"/>
              <w:left w:val="single" w:sz="8" w:space="0" w:color="4F81BD"/>
              <w:bottom w:val="single" w:sz="18" w:space="0" w:color="4F81BD"/>
              <w:right w:val="single" w:sz="8" w:space="0" w:color="4F81BD"/>
            </w:tcBorders>
          </w:tcPr>
          <w:p w:rsidR="00CF0FCC" w:rsidRPr="005223BC" w:rsidRDefault="00CF0FCC" w:rsidP="00F43C02">
            <w:pPr>
              <w:rPr>
                <w:b/>
              </w:rPr>
            </w:pPr>
            <w:r w:rsidRPr="005223BC">
              <w:rPr>
                <w:b/>
              </w:rPr>
              <w:t>Reason Code</w:t>
            </w:r>
          </w:p>
        </w:tc>
        <w:tc>
          <w:tcPr>
            <w:tcW w:w="2310" w:type="pct"/>
            <w:tcBorders>
              <w:top w:val="single" w:sz="8" w:space="0" w:color="4F81BD"/>
              <w:left w:val="single" w:sz="8" w:space="0" w:color="4F81BD"/>
              <w:bottom w:val="single" w:sz="18" w:space="0" w:color="4F81BD"/>
              <w:right w:val="single" w:sz="8" w:space="0" w:color="4F81BD"/>
            </w:tcBorders>
          </w:tcPr>
          <w:p w:rsidR="00CF0FCC" w:rsidRPr="005223BC" w:rsidRDefault="00CF0FCC" w:rsidP="00F43C02">
            <w:pPr>
              <w:rPr>
                <w:b/>
                <w:szCs w:val="20"/>
              </w:rPr>
            </w:pPr>
            <w:r w:rsidRPr="005223BC">
              <w:rPr>
                <w:b/>
                <w:szCs w:val="20"/>
              </w:rPr>
              <w:t>Valid Values</w:t>
            </w:r>
          </w:p>
        </w:tc>
        <w:tc>
          <w:tcPr>
            <w:tcW w:w="1406" w:type="pct"/>
            <w:tcBorders>
              <w:top w:val="single" w:sz="8" w:space="0" w:color="4F81BD"/>
              <w:left w:val="single" w:sz="8" w:space="0" w:color="4F81BD"/>
              <w:bottom w:val="single" w:sz="18" w:space="0" w:color="4F81BD"/>
              <w:right w:val="single" w:sz="8" w:space="0" w:color="4F81BD"/>
            </w:tcBorders>
          </w:tcPr>
          <w:p w:rsidR="00CF0FCC" w:rsidRPr="005223BC" w:rsidRDefault="00CF0FCC" w:rsidP="00F43C02">
            <w:pPr>
              <w:rPr>
                <w:b/>
                <w:szCs w:val="20"/>
              </w:rPr>
            </w:pPr>
            <w:r w:rsidRPr="005223BC">
              <w:rPr>
                <w:b/>
                <w:szCs w:val="20"/>
              </w:rPr>
              <w:t>Default Value</w:t>
            </w:r>
          </w:p>
        </w:tc>
      </w:tr>
      <w:tr w:rsidR="00CF0FCC" w:rsidRPr="005223BC" w:rsidTr="00F43C02">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rPr>
                <w:bCs/>
                <w:szCs w:val="20"/>
              </w:rPr>
            </w:pPr>
            <w:r w:rsidRPr="005223BC">
              <w:rPr>
                <w:bCs/>
                <w:szCs w:val="20"/>
              </w:rPr>
              <w:t>None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rPr>
                <w:szCs w:val="20"/>
              </w:rPr>
            </w:pP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rPr>
                <w:szCs w:val="20"/>
              </w:rPr>
            </w:pPr>
          </w:p>
        </w:tc>
      </w:tr>
    </w:tbl>
    <w:p w:rsidR="00CF0FCC" w:rsidRPr="005223BC" w:rsidRDefault="00CF0FCC" w:rsidP="0074229B">
      <w:pPr>
        <w:pStyle w:val="Heading3"/>
      </w:pPr>
      <w:r w:rsidRPr="005223BC">
        <w:t>Item not Eligible for Warranty</w:t>
      </w:r>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CF0FCC" w:rsidRPr="005223BC" w:rsidTr="00F43C02">
        <w:trPr>
          <w:cantSplit/>
        </w:trPr>
        <w:tc>
          <w:tcPr>
            <w:tcW w:w="1618" w:type="dxa"/>
            <w:tcBorders>
              <w:right w:val="single" w:sz="18" w:space="0" w:color="4F81BD"/>
            </w:tcBorders>
          </w:tcPr>
          <w:p w:rsidR="00CF0FCC" w:rsidRPr="005223BC" w:rsidRDefault="00CF0FCC" w:rsidP="00F43C02">
            <w:pPr>
              <w:rPr>
                <w:b/>
                <w:bCs/>
                <w:szCs w:val="20"/>
              </w:rPr>
            </w:pPr>
            <w:r w:rsidRPr="005223BC">
              <w:rPr>
                <w:b/>
                <w:bCs/>
                <w:szCs w:val="20"/>
              </w:rPr>
              <w:t>Description</w:t>
            </w:r>
          </w:p>
        </w:tc>
        <w:tc>
          <w:tcPr>
            <w:tcW w:w="9213" w:type="dxa"/>
            <w:tcBorders>
              <w:right w:val="single" w:sz="8" w:space="0" w:color="4F81BD"/>
            </w:tcBorders>
          </w:tcPr>
          <w:p w:rsidR="00CF0FCC" w:rsidRPr="005223BC" w:rsidRDefault="00CF0FCC" w:rsidP="00F43C02">
            <w:pPr>
              <w:rPr>
                <w:bCs/>
                <w:szCs w:val="20"/>
              </w:rPr>
            </w:pPr>
            <w:r w:rsidRPr="005223BC">
              <w:rPr>
                <w:bCs/>
                <w:szCs w:val="20"/>
              </w:rPr>
              <w:t>This message appears when a warranty item is sold through item entry and the covered item that is entered is not eligible to be linked to a warranty item.</w:t>
            </w:r>
          </w:p>
        </w:tc>
      </w:tr>
      <w:tr w:rsidR="00CF0FCC" w:rsidRPr="005223BC" w:rsidTr="00F43C02">
        <w:trPr>
          <w:cantSplit/>
        </w:trPr>
        <w:tc>
          <w:tcPr>
            <w:tcW w:w="1618" w:type="dxa"/>
            <w:tcBorders>
              <w:bottom w:val="single" w:sz="8" w:space="0" w:color="4F81BD"/>
              <w:right w:val="single" w:sz="18" w:space="0" w:color="4F81BD"/>
            </w:tcBorders>
            <w:shd w:val="clear" w:color="auto" w:fill="D3DFEE"/>
          </w:tcPr>
          <w:p w:rsidR="00CF0FCC" w:rsidRPr="005223BC" w:rsidRDefault="00CF0FCC" w:rsidP="00F43C02">
            <w:pPr>
              <w:rPr>
                <w:b/>
                <w:bCs/>
                <w:szCs w:val="20"/>
              </w:rPr>
            </w:pPr>
            <w:r w:rsidRPr="005223BC">
              <w:rPr>
                <w:b/>
                <w:bCs/>
                <w:szCs w:val="20"/>
              </w:rPr>
              <w:t>Message</w:t>
            </w:r>
          </w:p>
        </w:tc>
        <w:tc>
          <w:tcPr>
            <w:tcW w:w="9213" w:type="dxa"/>
            <w:tcBorders>
              <w:bottom w:val="single" w:sz="8" w:space="0" w:color="4F81BD"/>
              <w:right w:val="single" w:sz="8" w:space="0" w:color="4F81BD"/>
            </w:tcBorders>
            <w:shd w:val="clear" w:color="auto" w:fill="D3DFEE"/>
          </w:tcPr>
          <w:p w:rsidR="00CF0FCC" w:rsidRPr="005223BC" w:rsidRDefault="00CF0FCC" w:rsidP="00F43C02">
            <w:pPr>
              <w:rPr>
                <w:szCs w:val="20"/>
              </w:rPr>
            </w:pPr>
            <w:r w:rsidRPr="005223BC">
              <w:rPr>
                <w:szCs w:val="20"/>
              </w:rPr>
              <w:t>The covered item is not eligible to be linked to a warranty item.</w:t>
            </w:r>
          </w:p>
        </w:tc>
      </w:tr>
      <w:tr w:rsidR="00CF0FCC" w:rsidRPr="005223BC" w:rsidTr="00F43C02">
        <w:trPr>
          <w:cantSplit/>
        </w:trPr>
        <w:tc>
          <w:tcPr>
            <w:tcW w:w="1618" w:type="dxa"/>
            <w:tcBorders>
              <w:bottom w:val="single" w:sz="8" w:space="0" w:color="4F81BD"/>
              <w:right w:val="single" w:sz="18" w:space="0" w:color="4F81BD"/>
            </w:tcBorders>
            <w:shd w:val="clear" w:color="auto" w:fill="auto"/>
          </w:tcPr>
          <w:p w:rsidR="00CF0FCC" w:rsidRPr="005223BC" w:rsidRDefault="00CF0FCC" w:rsidP="00F43C02">
            <w:pPr>
              <w:rPr>
                <w:b/>
                <w:bCs/>
                <w:szCs w:val="20"/>
              </w:rPr>
            </w:pPr>
            <w:r w:rsidRPr="005223BC">
              <w:rPr>
                <w:b/>
                <w:bCs/>
                <w:szCs w:val="20"/>
              </w:rPr>
              <w:t>Key prompt</w:t>
            </w:r>
          </w:p>
        </w:tc>
        <w:tc>
          <w:tcPr>
            <w:tcW w:w="9213" w:type="dxa"/>
            <w:tcBorders>
              <w:bottom w:val="single" w:sz="8" w:space="0" w:color="4F81BD"/>
              <w:right w:val="single" w:sz="8" w:space="0" w:color="4F81BD"/>
            </w:tcBorders>
          </w:tcPr>
          <w:p w:rsidR="00CF0FCC" w:rsidRPr="005223BC" w:rsidRDefault="00CF0FCC" w:rsidP="00F43C02">
            <w:pPr>
              <w:rPr>
                <w:szCs w:val="20"/>
              </w:rPr>
            </w:pPr>
            <w:r w:rsidRPr="005223BC">
              <w:rPr>
                <w:szCs w:val="20"/>
              </w:rPr>
              <w:t>OK</w:t>
            </w:r>
          </w:p>
        </w:tc>
      </w:tr>
      <w:tr w:rsidR="00CF0FCC" w:rsidRPr="005223BC" w:rsidTr="00F43C02">
        <w:trPr>
          <w:cantSplit/>
        </w:trPr>
        <w:tc>
          <w:tcPr>
            <w:tcW w:w="1618" w:type="dxa"/>
            <w:tcBorders>
              <w:right w:val="single" w:sz="18" w:space="0" w:color="4F81BD"/>
            </w:tcBorders>
            <w:shd w:val="clear" w:color="auto" w:fill="DBE5F1"/>
          </w:tcPr>
          <w:p w:rsidR="00CF0FCC" w:rsidRPr="005223BC" w:rsidRDefault="00CF0FCC" w:rsidP="00F43C02">
            <w:pPr>
              <w:rPr>
                <w:b/>
                <w:bCs/>
                <w:szCs w:val="20"/>
              </w:rPr>
            </w:pPr>
            <w:r w:rsidRPr="005223BC">
              <w:rPr>
                <w:b/>
                <w:bCs/>
                <w:szCs w:val="20"/>
              </w:rPr>
              <w:t>Notes</w:t>
            </w:r>
          </w:p>
        </w:tc>
        <w:tc>
          <w:tcPr>
            <w:tcW w:w="9213" w:type="dxa"/>
            <w:tcBorders>
              <w:right w:val="single" w:sz="8" w:space="0" w:color="4F81BD"/>
            </w:tcBorders>
            <w:shd w:val="clear" w:color="auto" w:fill="DBE5F1"/>
          </w:tcPr>
          <w:p w:rsidR="00CF0FCC" w:rsidRPr="005223BC" w:rsidRDefault="00CF0FCC" w:rsidP="00F43C02">
            <w:pPr>
              <w:rPr>
                <w:szCs w:val="20"/>
              </w:rPr>
            </w:pPr>
            <w:r w:rsidRPr="005223BC">
              <w:rPr>
                <w:szCs w:val="20"/>
              </w:rPr>
              <w:t>Configurable message</w:t>
            </w:r>
          </w:p>
        </w:tc>
      </w:tr>
    </w:tbl>
    <w:p w:rsidR="00CF0FCC" w:rsidRPr="005223BC" w:rsidRDefault="00CF0FCC" w:rsidP="0074229B">
      <w:pPr>
        <w:pStyle w:val="Heading3"/>
      </w:pPr>
      <w:r w:rsidRPr="005223BC">
        <w:t xml:space="preserve">Covered Item not Found </w:t>
      </w:r>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CF0FCC" w:rsidRPr="005223BC" w:rsidTr="00F43C02">
        <w:trPr>
          <w:cantSplit/>
        </w:trPr>
        <w:tc>
          <w:tcPr>
            <w:tcW w:w="1618" w:type="dxa"/>
            <w:tcBorders>
              <w:right w:val="single" w:sz="18" w:space="0" w:color="4F81BD"/>
            </w:tcBorders>
          </w:tcPr>
          <w:p w:rsidR="00CF0FCC" w:rsidRPr="005223BC" w:rsidRDefault="00CF0FCC" w:rsidP="00F43C02">
            <w:pPr>
              <w:rPr>
                <w:b/>
                <w:bCs/>
                <w:szCs w:val="20"/>
              </w:rPr>
            </w:pPr>
            <w:r w:rsidRPr="005223BC">
              <w:rPr>
                <w:b/>
                <w:bCs/>
                <w:szCs w:val="20"/>
              </w:rPr>
              <w:t>Description</w:t>
            </w:r>
          </w:p>
        </w:tc>
        <w:tc>
          <w:tcPr>
            <w:tcW w:w="9213" w:type="dxa"/>
            <w:tcBorders>
              <w:right w:val="single" w:sz="8" w:space="0" w:color="4F81BD"/>
            </w:tcBorders>
          </w:tcPr>
          <w:p w:rsidR="00CF0FCC" w:rsidRPr="005223BC" w:rsidRDefault="00CF0FCC" w:rsidP="00F43C02">
            <w:pPr>
              <w:rPr>
                <w:bCs/>
                <w:szCs w:val="20"/>
              </w:rPr>
            </w:pPr>
            <w:r w:rsidRPr="005223BC">
              <w:rPr>
                <w:bCs/>
                <w:szCs w:val="20"/>
              </w:rPr>
              <w:t>This message appears when the covered item cannot be found in the transaction – either in current transaction or in previous transaction.</w:t>
            </w:r>
          </w:p>
        </w:tc>
      </w:tr>
      <w:tr w:rsidR="00CF0FCC" w:rsidRPr="005223BC" w:rsidTr="00F43C02">
        <w:trPr>
          <w:cantSplit/>
        </w:trPr>
        <w:tc>
          <w:tcPr>
            <w:tcW w:w="1618" w:type="dxa"/>
            <w:tcBorders>
              <w:bottom w:val="single" w:sz="8" w:space="0" w:color="4F81BD"/>
              <w:right w:val="single" w:sz="18" w:space="0" w:color="4F81BD"/>
            </w:tcBorders>
            <w:shd w:val="clear" w:color="auto" w:fill="D3DFEE"/>
          </w:tcPr>
          <w:p w:rsidR="00CF0FCC" w:rsidRPr="005223BC" w:rsidRDefault="00CF0FCC" w:rsidP="00F43C02">
            <w:pPr>
              <w:rPr>
                <w:b/>
                <w:bCs/>
                <w:szCs w:val="20"/>
              </w:rPr>
            </w:pPr>
            <w:r w:rsidRPr="005223BC">
              <w:rPr>
                <w:b/>
                <w:bCs/>
                <w:szCs w:val="20"/>
              </w:rPr>
              <w:t>Message</w:t>
            </w:r>
          </w:p>
        </w:tc>
        <w:tc>
          <w:tcPr>
            <w:tcW w:w="9213" w:type="dxa"/>
            <w:tcBorders>
              <w:bottom w:val="single" w:sz="8" w:space="0" w:color="4F81BD"/>
              <w:right w:val="single" w:sz="8" w:space="0" w:color="4F81BD"/>
            </w:tcBorders>
            <w:shd w:val="clear" w:color="auto" w:fill="D3DFEE"/>
          </w:tcPr>
          <w:p w:rsidR="00CF0FCC" w:rsidRPr="005223BC" w:rsidRDefault="00CF0FCC" w:rsidP="00F43C02">
            <w:pPr>
              <w:rPr>
                <w:szCs w:val="20"/>
              </w:rPr>
            </w:pPr>
            <w:r w:rsidRPr="005223BC">
              <w:rPr>
                <w:szCs w:val="20"/>
              </w:rPr>
              <w:t>The covered item is not found.</w:t>
            </w:r>
          </w:p>
        </w:tc>
      </w:tr>
      <w:tr w:rsidR="00CF0FCC" w:rsidRPr="005223BC" w:rsidTr="00F43C02">
        <w:trPr>
          <w:cantSplit/>
        </w:trPr>
        <w:tc>
          <w:tcPr>
            <w:tcW w:w="1618" w:type="dxa"/>
            <w:tcBorders>
              <w:bottom w:val="single" w:sz="8" w:space="0" w:color="4F81BD"/>
              <w:right w:val="single" w:sz="18" w:space="0" w:color="4F81BD"/>
            </w:tcBorders>
            <w:shd w:val="clear" w:color="auto" w:fill="auto"/>
          </w:tcPr>
          <w:p w:rsidR="00CF0FCC" w:rsidRPr="005223BC" w:rsidRDefault="00CF0FCC" w:rsidP="00F43C02">
            <w:pPr>
              <w:rPr>
                <w:b/>
                <w:bCs/>
                <w:szCs w:val="20"/>
              </w:rPr>
            </w:pPr>
            <w:r w:rsidRPr="005223BC">
              <w:rPr>
                <w:b/>
                <w:bCs/>
                <w:szCs w:val="20"/>
              </w:rPr>
              <w:t>Key prompt</w:t>
            </w:r>
          </w:p>
        </w:tc>
        <w:tc>
          <w:tcPr>
            <w:tcW w:w="9213" w:type="dxa"/>
            <w:tcBorders>
              <w:bottom w:val="single" w:sz="8" w:space="0" w:color="4F81BD"/>
              <w:right w:val="single" w:sz="8" w:space="0" w:color="4F81BD"/>
            </w:tcBorders>
          </w:tcPr>
          <w:p w:rsidR="00CF0FCC" w:rsidRPr="005223BC" w:rsidRDefault="00CF0FCC" w:rsidP="00F43C02">
            <w:pPr>
              <w:rPr>
                <w:szCs w:val="20"/>
              </w:rPr>
            </w:pPr>
            <w:r w:rsidRPr="005223BC">
              <w:rPr>
                <w:szCs w:val="20"/>
              </w:rPr>
              <w:t>OK</w:t>
            </w:r>
          </w:p>
        </w:tc>
      </w:tr>
      <w:tr w:rsidR="00CF0FCC" w:rsidRPr="005223BC" w:rsidTr="00F43C02">
        <w:trPr>
          <w:cantSplit/>
        </w:trPr>
        <w:tc>
          <w:tcPr>
            <w:tcW w:w="1618" w:type="dxa"/>
            <w:tcBorders>
              <w:right w:val="single" w:sz="18" w:space="0" w:color="4F81BD"/>
            </w:tcBorders>
            <w:shd w:val="clear" w:color="auto" w:fill="DBE5F1"/>
          </w:tcPr>
          <w:p w:rsidR="00CF0FCC" w:rsidRPr="005223BC" w:rsidRDefault="00CF0FCC" w:rsidP="00F43C02">
            <w:pPr>
              <w:rPr>
                <w:b/>
                <w:bCs/>
                <w:szCs w:val="20"/>
              </w:rPr>
            </w:pPr>
            <w:r w:rsidRPr="005223BC">
              <w:rPr>
                <w:b/>
                <w:bCs/>
                <w:szCs w:val="20"/>
              </w:rPr>
              <w:t>Notes</w:t>
            </w:r>
          </w:p>
        </w:tc>
        <w:tc>
          <w:tcPr>
            <w:tcW w:w="9213" w:type="dxa"/>
            <w:tcBorders>
              <w:right w:val="single" w:sz="8" w:space="0" w:color="4F81BD"/>
            </w:tcBorders>
            <w:shd w:val="clear" w:color="auto" w:fill="DBE5F1"/>
          </w:tcPr>
          <w:p w:rsidR="00CF0FCC" w:rsidRPr="005223BC" w:rsidRDefault="00CF0FCC" w:rsidP="00F43C02">
            <w:pPr>
              <w:rPr>
                <w:szCs w:val="20"/>
              </w:rPr>
            </w:pPr>
            <w:r w:rsidRPr="005223BC">
              <w:rPr>
                <w:szCs w:val="20"/>
              </w:rPr>
              <w:t>Configurable message</w:t>
            </w:r>
          </w:p>
        </w:tc>
      </w:tr>
    </w:tbl>
    <w:p w:rsidR="00CF0FCC" w:rsidRPr="005223BC" w:rsidRDefault="00CF0FCC" w:rsidP="0074229B">
      <w:pPr>
        <w:pStyle w:val="Heading3"/>
      </w:pPr>
      <w:r w:rsidRPr="005223BC">
        <w:t>Item Already Covered</w:t>
      </w:r>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CF0FCC" w:rsidRPr="005223BC" w:rsidTr="00F43C02">
        <w:trPr>
          <w:cantSplit/>
        </w:trPr>
        <w:tc>
          <w:tcPr>
            <w:tcW w:w="1618" w:type="dxa"/>
            <w:tcBorders>
              <w:right w:val="single" w:sz="18" w:space="0" w:color="4F81BD"/>
            </w:tcBorders>
          </w:tcPr>
          <w:p w:rsidR="00CF0FCC" w:rsidRPr="005223BC" w:rsidRDefault="00CF0FCC" w:rsidP="00F43C02">
            <w:pPr>
              <w:rPr>
                <w:b/>
                <w:bCs/>
                <w:szCs w:val="20"/>
              </w:rPr>
            </w:pPr>
            <w:r w:rsidRPr="005223BC">
              <w:rPr>
                <w:b/>
                <w:bCs/>
                <w:szCs w:val="20"/>
              </w:rPr>
              <w:t>Description</w:t>
            </w:r>
          </w:p>
        </w:tc>
        <w:tc>
          <w:tcPr>
            <w:tcW w:w="9213" w:type="dxa"/>
            <w:tcBorders>
              <w:right w:val="single" w:sz="8" w:space="0" w:color="4F81BD"/>
            </w:tcBorders>
          </w:tcPr>
          <w:p w:rsidR="00CF0FCC" w:rsidRPr="005223BC" w:rsidRDefault="00CF0FCC" w:rsidP="00F43C02">
            <w:pPr>
              <w:rPr>
                <w:bCs/>
                <w:szCs w:val="20"/>
              </w:rPr>
            </w:pPr>
            <w:r w:rsidRPr="005223BC">
              <w:rPr>
                <w:bCs/>
                <w:szCs w:val="20"/>
              </w:rPr>
              <w:t>This message appears after eligibility has been validated and the covered item already has a linked warranty item.  Acknowledging the message ends the use case and the warranty item is not added to the transaction.</w:t>
            </w:r>
          </w:p>
        </w:tc>
      </w:tr>
      <w:tr w:rsidR="00CF0FCC" w:rsidRPr="005223BC" w:rsidTr="00F43C02">
        <w:trPr>
          <w:cantSplit/>
        </w:trPr>
        <w:tc>
          <w:tcPr>
            <w:tcW w:w="1618" w:type="dxa"/>
            <w:tcBorders>
              <w:bottom w:val="single" w:sz="8" w:space="0" w:color="4F81BD"/>
              <w:right w:val="single" w:sz="18" w:space="0" w:color="4F81BD"/>
            </w:tcBorders>
            <w:shd w:val="clear" w:color="auto" w:fill="D3DFEE"/>
          </w:tcPr>
          <w:p w:rsidR="00CF0FCC" w:rsidRPr="005223BC" w:rsidRDefault="00CF0FCC" w:rsidP="00F43C02">
            <w:pPr>
              <w:rPr>
                <w:b/>
                <w:bCs/>
                <w:szCs w:val="20"/>
              </w:rPr>
            </w:pPr>
            <w:r w:rsidRPr="005223BC">
              <w:rPr>
                <w:b/>
                <w:bCs/>
                <w:szCs w:val="20"/>
              </w:rPr>
              <w:t>Message</w:t>
            </w:r>
          </w:p>
        </w:tc>
        <w:tc>
          <w:tcPr>
            <w:tcW w:w="9213" w:type="dxa"/>
            <w:tcBorders>
              <w:bottom w:val="single" w:sz="8" w:space="0" w:color="4F81BD"/>
              <w:right w:val="single" w:sz="8" w:space="0" w:color="4F81BD"/>
            </w:tcBorders>
            <w:shd w:val="clear" w:color="auto" w:fill="D3DFEE"/>
          </w:tcPr>
          <w:p w:rsidR="00CF0FCC" w:rsidRPr="005223BC" w:rsidRDefault="00CF0FCC" w:rsidP="00F43C02">
            <w:pPr>
              <w:rPr>
                <w:szCs w:val="20"/>
              </w:rPr>
            </w:pPr>
            <w:r w:rsidRPr="005223BC">
              <w:rPr>
                <w:bCs/>
                <w:szCs w:val="20"/>
              </w:rPr>
              <w:t>The covered item is linked to a warranty.  A new warranty item cannot be sold.</w:t>
            </w:r>
          </w:p>
        </w:tc>
      </w:tr>
      <w:tr w:rsidR="00CF0FCC" w:rsidRPr="005223BC" w:rsidTr="00F43C02">
        <w:trPr>
          <w:cantSplit/>
        </w:trPr>
        <w:tc>
          <w:tcPr>
            <w:tcW w:w="1618" w:type="dxa"/>
            <w:tcBorders>
              <w:bottom w:val="single" w:sz="8" w:space="0" w:color="4F81BD"/>
              <w:right w:val="single" w:sz="18" w:space="0" w:color="4F81BD"/>
            </w:tcBorders>
            <w:shd w:val="clear" w:color="auto" w:fill="auto"/>
          </w:tcPr>
          <w:p w:rsidR="00CF0FCC" w:rsidRPr="005223BC" w:rsidRDefault="00CF0FCC" w:rsidP="00F43C02">
            <w:pPr>
              <w:rPr>
                <w:b/>
                <w:bCs/>
                <w:szCs w:val="20"/>
              </w:rPr>
            </w:pPr>
            <w:r w:rsidRPr="005223BC">
              <w:rPr>
                <w:b/>
                <w:bCs/>
                <w:szCs w:val="20"/>
              </w:rPr>
              <w:t>Key prompt</w:t>
            </w:r>
          </w:p>
        </w:tc>
        <w:tc>
          <w:tcPr>
            <w:tcW w:w="9213" w:type="dxa"/>
            <w:tcBorders>
              <w:bottom w:val="single" w:sz="8" w:space="0" w:color="4F81BD"/>
              <w:right w:val="single" w:sz="8" w:space="0" w:color="4F81BD"/>
            </w:tcBorders>
          </w:tcPr>
          <w:p w:rsidR="00CF0FCC" w:rsidRPr="005223BC" w:rsidRDefault="00CF0FCC" w:rsidP="00F43C02">
            <w:pPr>
              <w:rPr>
                <w:szCs w:val="20"/>
              </w:rPr>
            </w:pPr>
            <w:r w:rsidRPr="005223BC">
              <w:rPr>
                <w:szCs w:val="20"/>
              </w:rPr>
              <w:t>OK</w:t>
            </w:r>
          </w:p>
        </w:tc>
      </w:tr>
      <w:tr w:rsidR="00CF0FCC" w:rsidRPr="005223BC" w:rsidTr="00F43C02">
        <w:trPr>
          <w:cantSplit/>
        </w:trPr>
        <w:tc>
          <w:tcPr>
            <w:tcW w:w="1618" w:type="dxa"/>
            <w:tcBorders>
              <w:right w:val="single" w:sz="18" w:space="0" w:color="4F81BD"/>
            </w:tcBorders>
            <w:shd w:val="clear" w:color="auto" w:fill="DBE5F1"/>
          </w:tcPr>
          <w:p w:rsidR="00CF0FCC" w:rsidRPr="005223BC" w:rsidRDefault="00CF0FCC" w:rsidP="00F43C02">
            <w:pPr>
              <w:rPr>
                <w:b/>
                <w:bCs/>
                <w:szCs w:val="20"/>
              </w:rPr>
            </w:pPr>
            <w:r w:rsidRPr="005223BC">
              <w:rPr>
                <w:b/>
                <w:bCs/>
                <w:szCs w:val="20"/>
              </w:rPr>
              <w:t>Notes</w:t>
            </w:r>
          </w:p>
        </w:tc>
        <w:tc>
          <w:tcPr>
            <w:tcW w:w="9213" w:type="dxa"/>
            <w:tcBorders>
              <w:right w:val="single" w:sz="8" w:space="0" w:color="4F81BD"/>
            </w:tcBorders>
            <w:shd w:val="clear" w:color="auto" w:fill="DBE5F1"/>
          </w:tcPr>
          <w:p w:rsidR="00CF0FCC" w:rsidRPr="005223BC" w:rsidRDefault="00CF0FCC" w:rsidP="00F43C02">
            <w:pPr>
              <w:rPr>
                <w:szCs w:val="20"/>
              </w:rPr>
            </w:pPr>
            <w:r w:rsidRPr="005223BC">
              <w:rPr>
                <w:szCs w:val="20"/>
              </w:rPr>
              <w:t>Configurable message</w:t>
            </w:r>
          </w:p>
        </w:tc>
      </w:tr>
    </w:tbl>
    <w:p w:rsidR="00CF0FCC" w:rsidRPr="005223BC" w:rsidRDefault="00CF0FCC" w:rsidP="00CF0FCC">
      <w:pPr>
        <w:pStyle w:val="BodyText"/>
        <w:rPr>
          <w:rFonts w:cs="Arial"/>
          <w:sz w:val="24"/>
          <w:szCs w:val="28"/>
        </w:rPr>
      </w:pPr>
      <w:bookmarkStart w:id="344" w:name="_Toc334555151"/>
      <w:r w:rsidRPr="005223BC">
        <w:br w:type="page"/>
      </w:r>
    </w:p>
    <w:p w:rsidR="00CF0FCC" w:rsidRPr="005223BC" w:rsidRDefault="00CF0FCC" w:rsidP="00CF0FCC">
      <w:pPr>
        <w:pStyle w:val="Heading2"/>
      </w:pPr>
      <w:bookmarkStart w:id="345" w:name="_Toc415658732"/>
      <w:r w:rsidRPr="005223BC">
        <w:lastRenderedPageBreak/>
        <w:t>Enter Covered Item for Bundled Warranty</w:t>
      </w:r>
      <w:bookmarkEnd w:id="344"/>
      <w:bookmarkEnd w:id="345"/>
    </w:p>
    <w:p w:rsidR="00CF0FCC" w:rsidRPr="005223BC" w:rsidRDefault="00CF0FCC" w:rsidP="00CF0FCC">
      <w:pPr>
        <w:pStyle w:val="BodyText"/>
        <w:jc w:val="both"/>
      </w:pPr>
      <w:r w:rsidRPr="005223BC">
        <w:t>The enter covered item for bundled warranty screen is displayed when the operator sells a bundled warranty item either through item entry instead of through suggested sell.  The screen prompts the entry of multiple items that the warranty covers, for example a washer and dryer.  Scanning is an implied enter for the current field and will move to the next enter item text box.  A minimum of two items needs to be entered to continue.</w:t>
      </w:r>
    </w:p>
    <w:p w:rsidR="00CF0FCC" w:rsidRPr="005223BC" w:rsidRDefault="00CF0FCC" w:rsidP="0074229B">
      <w:pPr>
        <w:pStyle w:val="Heading3"/>
      </w:pPr>
      <w:r w:rsidRPr="005223BC">
        <w:t>Mockup</w:t>
      </w:r>
    </w:p>
    <w:p w:rsidR="00CF0FCC" w:rsidRPr="005223BC" w:rsidRDefault="00CF0FCC" w:rsidP="00CF0FCC">
      <w:pPr>
        <w:pStyle w:val="BodyText"/>
      </w:pPr>
      <w:r w:rsidRPr="005223BC">
        <w:rPr>
          <w:noProof/>
        </w:rPr>
        <w:drawing>
          <wp:inline distT="0" distB="0" distL="0" distR="0" wp14:anchorId="63133764" wp14:editId="7340EF10">
            <wp:extent cx="6858000" cy="4046855"/>
            <wp:effectExtent l="19050" t="0" r="0" b="0"/>
            <wp:docPr id="8" name="Picture 7" descr="Enter bundled Covered Item Pop 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r bundled Covered Item Pop Over.jpg"/>
                    <pic:cNvPicPr/>
                  </pic:nvPicPr>
                  <pic:blipFill>
                    <a:blip r:embed="rId35" cstate="print"/>
                    <a:stretch>
                      <a:fillRect/>
                    </a:stretch>
                  </pic:blipFill>
                  <pic:spPr>
                    <a:xfrm>
                      <a:off x="0" y="0"/>
                      <a:ext cx="6858000" cy="4046855"/>
                    </a:xfrm>
                    <a:prstGeom prst="rect">
                      <a:avLst/>
                    </a:prstGeom>
                  </pic:spPr>
                </pic:pic>
              </a:graphicData>
            </a:graphic>
          </wp:inline>
        </w:drawing>
      </w:r>
    </w:p>
    <w:p w:rsidR="00CF0FCC" w:rsidRPr="005223BC" w:rsidRDefault="00CF0FCC" w:rsidP="0074229B">
      <w:pPr>
        <w:pStyle w:val="Heading3"/>
      </w:pPr>
      <w:r w:rsidRPr="005223BC">
        <w:t>Instruction Text</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0564"/>
      </w:tblGrid>
      <w:tr w:rsidR="00CF0FCC" w:rsidRPr="005223BC" w:rsidTr="00F43C02">
        <w:trPr>
          <w:cantSplit/>
        </w:trPr>
        <w:tc>
          <w:tcPr>
            <w:tcW w:w="10809" w:type="dxa"/>
            <w:tcBorders>
              <w:top w:val="single" w:sz="8" w:space="0" w:color="4F81BD"/>
              <w:left w:val="single" w:sz="8" w:space="0" w:color="4F81BD"/>
              <w:bottom w:val="single" w:sz="18" w:space="0" w:color="4F81BD"/>
              <w:right w:val="single" w:sz="8" w:space="0" w:color="4F81BD"/>
            </w:tcBorders>
          </w:tcPr>
          <w:p w:rsidR="00CF0FCC" w:rsidRPr="005223BC" w:rsidRDefault="00CF0FCC" w:rsidP="00F43C02">
            <w:pPr>
              <w:rPr>
                <w:b/>
                <w:bCs/>
                <w:szCs w:val="20"/>
              </w:rPr>
            </w:pPr>
            <w:r w:rsidRPr="005223BC">
              <w:rPr>
                <w:b/>
                <w:bCs/>
                <w:szCs w:val="20"/>
              </w:rPr>
              <w:t>Instructions</w:t>
            </w:r>
          </w:p>
        </w:tc>
      </w:tr>
      <w:tr w:rsidR="00CF0FCC" w:rsidRPr="005223BC" w:rsidTr="00F43C02">
        <w:trPr>
          <w:cantSplit/>
        </w:trPr>
        <w:tc>
          <w:tcPr>
            <w:tcW w:w="10809"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rPr>
                <w:bCs/>
                <w:szCs w:val="20"/>
              </w:rPr>
            </w:pPr>
            <w:r w:rsidRPr="005223BC">
              <w:rPr>
                <w:bCs/>
                <w:szCs w:val="20"/>
              </w:rPr>
              <w:t>None</w:t>
            </w:r>
          </w:p>
        </w:tc>
      </w:tr>
    </w:tbl>
    <w:p w:rsidR="00CF0FCC" w:rsidRPr="005223BC" w:rsidRDefault="00CF0FCC" w:rsidP="0074229B">
      <w:pPr>
        <w:pStyle w:val="Heading3"/>
      </w:pPr>
      <w:r w:rsidRPr="005223BC">
        <w:t>Navigation/Menu Keys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714"/>
        <w:gridCol w:w="1549"/>
        <w:gridCol w:w="3709"/>
        <w:gridCol w:w="3592"/>
      </w:tblGrid>
      <w:tr w:rsidR="00CF0FCC" w:rsidRPr="005223BC" w:rsidTr="00F43C02">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FFFFFF" w:themeFill="background1"/>
          </w:tcPr>
          <w:p w:rsidR="00CF0FCC" w:rsidRPr="005223BC" w:rsidRDefault="00CF0FCC" w:rsidP="00F43C02">
            <w:pPr>
              <w:pStyle w:val="BodyText"/>
              <w:spacing w:after="0"/>
              <w:rPr>
                <w:b/>
              </w:rPr>
            </w:pPr>
            <w:r w:rsidRPr="005223BC">
              <w:rPr>
                <w:b/>
              </w:rPr>
              <w:t>Label</w:t>
            </w:r>
          </w:p>
        </w:tc>
        <w:tc>
          <w:tcPr>
            <w:tcW w:w="1573" w:type="dxa"/>
            <w:tcBorders>
              <w:top w:val="single" w:sz="8" w:space="0" w:color="4F81BD"/>
              <w:left w:val="single" w:sz="8" w:space="0" w:color="4F81BD"/>
              <w:bottom w:val="single" w:sz="8" w:space="0" w:color="4F81BD"/>
              <w:right w:val="single" w:sz="8" w:space="0" w:color="4F81BD"/>
            </w:tcBorders>
            <w:shd w:val="clear" w:color="auto" w:fill="FFFFFF" w:themeFill="background1"/>
          </w:tcPr>
          <w:p w:rsidR="00CF0FCC" w:rsidRPr="005223BC" w:rsidRDefault="00CF0FCC" w:rsidP="00F43C02">
            <w:pPr>
              <w:pStyle w:val="BodyText"/>
              <w:spacing w:after="0"/>
              <w:rPr>
                <w:b/>
              </w:rPr>
            </w:pPr>
            <w:r w:rsidRPr="005223BC">
              <w:rPr>
                <w:b/>
              </w:rPr>
              <w:t>State</w:t>
            </w:r>
          </w:p>
        </w:tc>
        <w:tc>
          <w:tcPr>
            <w:tcW w:w="3793" w:type="dxa"/>
            <w:tcBorders>
              <w:top w:val="single" w:sz="8" w:space="0" w:color="4F81BD"/>
              <w:left w:val="single" w:sz="8" w:space="0" w:color="4F81BD"/>
              <w:bottom w:val="single" w:sz="8" w:space="0" w:color="4F81BD"/>
              <w:right w:val="single" w:sz="8" w:space="0" w:color="4F81BD"/>
            </w:tcBorders>
            <w:shd w:val="clear" w:color="auto" w:fill="FFFFFF" w:themeFill="background1"/>
          </w:tcPr>
          <w:p w:rsidR="00CF0FCC" w:rsidRPr="005223BC" w:rsidRDefault="00CF0FCC" w:rsidP="00F43C02">
            <w:pPr>
              <w:pStyle w:val="BodyText"/>
              <w:spacing w:after="0"/>
              <w:ind w:left="360" w:hanging="360"/>
              <w:rPr>
                <w:b/>
              </w:rPr>
            </w:pPr>
            <w:r w:rsidRPr="005223BC">
              <w:rPr>
                <w:b/>
              </w:rPr>
              <w:t>Next Screen</w:t>
            </w:r>
          </w:p>
        </w:tc>
        <w:tc>
          <w:tcPr>
            <w:tcW w:w="3701" w:type="dxa"/>
            <w:tcBorders>
              <w:top w:val="single" w:sz="8" w:space="0" w:color="4F81BD"/>
              <w:left w:val="single" w:sz="8" w:space="0" w:color="4F81BD"/>
              <w:bottom w:val="single" w:sz="8" w:space="0" w:color="4F81BD"/>
              <w:right w:val="single" w:sz="8" w:space="0" w:color="4F81BD"/>
            </w:tcBorders>
            <w:shd w:val="clear" w:color="auto" w:fill="FFFFFF" w:themeFill="background1"/>
          </w:tcPr>
          <w:p w:rsidR="00CF0FCC" w:rsidRPr="005223BC" w:rsidRDefault="00CF0FCC" w:rsidP="00F43C02">
            <w:pPr>
              <w:pStyle w:val="BodyText"/>
              <w:spacing w:after="0"/>
              <w:rPr>
                <w:b/>
              </w:rPr>
            </w:pPr>
            <w:r w:rsidRPr="005223BC">
              <w:rPr>
                <w:b/>
              </w:rPr>
              <w:t>Notes</w:t>
            </w:r>
          </w:p>
        </w:tc>
      </w:tr>
      <w:tr w:rsidR="00CF0FCC" w:rsidRPr="005223BC" w:rsidTr="00F43C02">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pStyle w:val="BodyText"/>
              <w:spacing w:after="0"/>
            </w:pPr>
            <w:r w:rsidRPr="005223BC">
              <w:t>Back</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pStyle w:val="BodyText"/>
              <w:spacing w:after="0"/>
            </w:pPr>
            <w:r w:rsidRPr="005223BC">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CF0FCC">
            <w:pPr>
              <w:pStyle w:val="BodyText"/>
              <w:numPr>
                <w:ilvl w:val="0"/>
                <w:numId w:val="22"/>
              </w:numPr>
              <w:spacing w:after="0"/>
            </w:pPr>
            <w:r w:rsidRPr="005223BC">
              <w:t>Sale use case</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pStyle w:val="BodyText"/>
              <w:spacing w:after="0"/>
            </w:pPr>
            <w:r w:rsidRPr="005223BC">
              <w:t>None</w:t>
            </w:r>
          </w:p>
        </w:tc>
      </w:tr>
      <w:tr w:rsidR="00CF0FCC" w:rsidRPr="005223BC" w:rsidTr="00F43C02">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pStyle w:val="BodyText"/>
              <w:spacing w:after="0"/>
            </w:pPr>
            <w:r w:rsidRPr="005223BC">
              <w:t>Continue</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pStyle w:val="BodyText"/>
              <w:spacing w:after="0"/>
            </w:pPr>
            <w:r w:rsidRPr="005223BC">
              <w:t>See notes</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CF0FCC">
            <w:pPr>
              <w:pStyle w:val="BodyText"/>
              <w:numPr>
                <w:ilvl w:val="0"/>
                <w:numId w:val="22"/>
              </w:numPr>
              <w:spacing w:after="0"/>
            </w:pPr>
            <w:r w:rsidRPr="005223BC">
              <w:t>At least one Covered Item not Warranty Eligible:  Item not Eligible for Warranty</w:t>
            </w:r>
          </w:p>
          <w:p w:rsidR="00CF0FCC" w:rsidRPr="005223BC" w:rsidRDefault="00CF0FCC" w:rsidP="00CF0FCC">
            <w:pPr>
              <w:pStyle w:val="BodyText"/>
              <w:numPr>
                <w:ilvl w:val="0"/>
                <w:numId w:val="22"/>
              </w:numPr>
              <w:spacing w:after="0"/>
            </w:pPr>
            <w:r w:rsidRPr="005223BC">
              <w:t>Covered Items in Current Transaction: Warranty Use Case</w:t>
            </w:r>
          </w:p>
          <w:p w:rsidR="00CF0FCC" w:rsidRPr="005223BC" w:rsidRDefault="00CF0FCC" w:rsidP="00CF0FCC">
            <w:pPr>
              <w:pStyle w:val="BodyText"/>
              <w:numPr>
                <w:ilvl w:val="0"/>
                <w:numId w:val="22"/>
              </w:numPr>
              <w:spacing w:after="0"/>
            </w:pPr>
            <w:r w:rsidRPr="005223BC">
              <w:t>Covered Items not in current transaction: Enter Transaction Information</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pStyle w:val="BodyText"/>
              <w:spacing w:after="0"/>
            </w:pPr>
            <w:r w:rsidRPr="005223BC">
              <w:t>Enabled upon data entry of at least two covered items</w:t>
            </w:r>
          </w:p>
        </w:tc>
      </w:tr>
    </w:tbl>
    <w:p w:rsidR="00CF0FCC" w:rsidRPr="005223BC" w:rsidRDefault="00CF0FCC" w:rsidP="0074229B">
      <w:pPr>
        <w:pStyle w:val="Heading3"/>
      </w:pPr>
      <w:r w:rsidRPr="005223BC">
        <w:t>Data/Input Fields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217"/>
        <w:gridCol w:w="1039"/>
        <w:gridCol w:w="960"/>
        <w:gridCol w:w="1419"/>
        <w:gridCol w:w="1144"/>
        <w:gridCol w:w="1144"/>
        <w:gridCol w:w="3641"/>
      </w:tblGrid>
      <w:tr w:rsidR="00CF0FCC" w:rsidRPr="005223BC" w:rsidTr="00F43C02">
        <w:trPr>
          <w:cantSplit/>
        </w:trPr>
        <w:tc>
          <w:tcPr>
            <w:tcW w:w="1231" w:type="dxa"/>
            <w:tcBorders>
              <w:top w:val="single" w:sz="8" w:space="0" w:color="4F81BD"/>
              <w:left w:val="single" w:sz="8" w:space="0" w:color="4F81BD"/>
              <w:bottom w:val="single" w:sz="18" w:space="0" w:color="4F81BD"/>
              <w:right w:val="single" w:sz="8" w:space="0" w:color="4F81BD"/>
            </w:tcBorders>
          </w:tcPr>
          <w:p w:rsidR="00CF0FCC" w:rsidRPr="005223BC" w:rsidRDefault="00CF0FCC" w:rsidP="00F43C02">
            <w:pPr>
              <w:pStyle w:val="BodyText"/>
              <w:spacing w:after="0"/>
              <w:rPr>
                <w:b/>
                <w:bCs/>
              </w:rPr>
            </w:pPr>
            <w:r w:rsidRPr="005223BC">
              <w:rPr>
                <w:b/>
                <w:bCs/>
              </w:rPr>
              <w:t>Label</w:t>
            </w:r>
          </w:p>
        </w:tc>
        <w:tc>
          <w:tcPr>
            <w:tcW w:w="1041" w:type="dxa"/>
            <w:tcBorders>
              <w:top w:val="single" w:sz="8" w:space="0" w:color="4F81BD"/>
              <w:left w:val="single" w:sz="8" w:space="0" w:color="4F81BD"/>
              <w:bottom w:val="single" w:sz="18" w:space="0" w:color="4F81BD"/>
              <w:right w:val="single" w:sz="8" w:space="0" w:color="4F81BD"/>
            </w:tcBorders>
          </w:tcPr>
          <w:p w:rsidR="00CF0FCC" w:rsidRPr="005223BC" w:rsidRDefault="00CF0FCC" w:rsidP="00F43C02">
            <w:pPr>
              <w:pStyle w:val="BodyText"/>
              <w:spacing w:after="0"/>
              <w:rPr>
                <w:b/>
                <w:bCs/>
              </w:rPr>
            </w:pPr>
            <w:r w:rsidRPr="005223BC">
              <w:rPr>
                <w:b/>
                <w:bCs/>
              </w:rPr>
              <w:t>Editable</w:t>
            </w:r>
          </w:p>
        </w:tc>
        <w:tc>
          <w:tcPr>
            <w:tcW w:w="963" w:type="dxa"/>
            <w:tcBorders>
              <w:top w:val="single" w:sz="8" w:space="0" w:color="4F81BD"/>
              <w:left w:val="single" w:sz="8" w:space="0" w:color="4F81BD"/>
              <w:bottom w:val="single" w:sz="18" w:space="0" w:color="4F81BD"/>
              <w:right w:val="single" w:sz="8" w:space="0" w:color="4F81BD"/>
            </w:tcBorders>
          </w:tcPr>
          <w:p w:rsidR="00CF0FCC" w:rsidRPr="005223BC" w:rsidRDefault="00CF0FCC" w:rsidP="00F43C02">
            <w:pPr>
              <w:pStyle w:val="BodyText"/>
              <w:spacing w:after="0"/>
              <w:rPr>
                <w:b/>
                <w:bCs/>
              </w:rPr>
            </w:pPr>
            <w:proofErr w:type="spellStart"/>
            <w:r w:rsidRPr="005223BC">
              <w:rPr>
                <w:b/>
                <w:bCs/>
              </w:rPr>
              <w:t>Req’d</w:t>
            </w:r>
            <w:proofErr w:type="spellEnd"/>
            <w:r w:rsidRPr="005223BC">
              <w:rPr>
                <w:b/>
                <w:bCs/>
              </w:rPr>
              <w:t>?</w:t>
            </w:r>
          </w:p>
        </w:tc>
        <w:tc>
          <w:tcPr>
            <w:tcW w:w="1445" w:type="dxa"/>
            <w:tcBorders>
              <w:top w:val="single" w:sz="8" w:space="0" w:color="4F81BD"/>
              <w:left w:val="single" w:sz="8" w:space="0" w:color="4F81BD"/>
              <w:bottom w:val="single" w:sz="18" w:space="0" w:color="4F81BD"/>
              <w:right w:val="single" w:sz="8" w:space="0" w:color="4F81BD"/>
            </w:tcBorders>
          </w:tcPr>
          <w:p w:rsidR="00CF0FCC" w:rsidRPr="005223BC" w:rsidRDefault="00CF0FCC" w:rsidP="00F43C02">
            <w:pPr>
              <w:pStyle w:val="BodyText"/>
              <w:spacing w:after="0"/>
              <w:rPr>
                <w:b/>
                <w:bCs/>
              </w:rPr>
            </w:pPr>
            <w:r w:rsidRPr="005223BC">
              <w:rPr>
                <w:b/>
                <w:bCs/>
              </w:rPr>
              <w:t>Data Type</w:t>
            </w:r>
          </w:p>
        </w:tc>
        <w:tc>
          <w:tcPr>
            <w:tcW w:w="1159" w:type="dxa"/>
            <w:tcBorders>
              <w:top w:val="single" w:sz="8" w:space="0" w:color="4F81BD"/>
              <w:left w:val="single" w:sz="8" w:space="0" w:color="4F81BD"/>
              <w:bottom w:val="single" w:sz="18" w:space="0" w:color="4F81BD"/>
              <w:right w:val="single" w:sz="8" w:space="0" w:color="4F81BD"/>
            </w:tcBorders>
          </w:tcPr>
          <w:p w:rsidR="00CF0FCC" w:rsidRPr="005223BC" w:rsidRDefault="00CF0FCC" w:rsidP="00F43C02">
            <w:pPr>
              <w:pStyle w:val="BodyText"/>
              <w:spacing w:after="0"/>
              <w:rPr>
                <w:b/>
                <w:bCs/>
              </w:rPr>
            </w:pPr>
            <w:r w:rsidRPr="005223BC">
              <w:rPr>
                <w:b/>
                <w:bCs/>
              </w:rPr>
              <w:t>Min</w:t>
            </w:r>
          </w:p>
          <w:p w:rsidR="00CF0FCC" w:rsidRPr="005223BC" w:rsidRDefault="00CF0FCC" w:rsidP="00F43C02">
            <w:pPr>
              <w:pStyle w:val="BodyText"/>
              <w:spacing w:after="0"/>
              <w:rPr>
                <w:b/>
                <w:bCs/>
              </w:rPr>
            </w:pPr>
            <w:r w:rsidRPr="005223BC">
              <w:rPr>
                <w:b/>
                <w:bCs/>
              </w:rPr>
              <w:t>Length</w:t>
            </w:r>
          </w:p>
        </w:tc>
        <w:tc>
          <w:tcPr>
            <w:tcW w:w="1159" w:type="dxa"/>
            <w:tcBorders>
              <w:top w:val="single" w:sz="8" w:space="0" w:color="4F81BD"/>
              <w:left w:val="single" w:sz="8" w:space="0" w:color="4F81BD"/>
              <w:bottom w:val="single" w:sz="18" w:space="0" w:color="4F81BD"/>
              <w:right w:val="single" w:sz="8" w:space="0" w:color="4F81BD"/>
            </w:tcBorders>
          </w:tcPr>
          <w:p w:rsidR="00CF0FCC" w:rsidRPr="005223BC" w:rsidRDefault="00CF0FCC" w:rsidP="00F43C02">
            <w:pPr>
              <w:pStyle w:val="BodyText"/>
              <w:spacing w:after="0"/>
              <w:rPr>
                <w:b/>
                <w:bCs/>
              </w:rPr>
            </w:pPr>
            <w:r w:rsidRPr="005223BC">
              <w:rPr>
                <w:b/>
                <w:bCs/>
              </w:rPr>
              <w:t>Max</w:t>
            </w:r>
          </w:p>
          <w:p w:rsidR="00CF0FCC" w:rsidRPr="005223BC" w:rsidRDefault="00CF0FCC" w:rsidP="00F43C02">
            <w:pPr>
              <w:pStyle w:val="BodyText"/>
              <w:spacing w:after="0"/>
              <w:rPr>
                <w:b/>
                <w:bCs/>
              </w:rPr>
            </w:pPr>
            <w:r w:rsidRPr="005223BC">
              <w:rPr>
                <w:b/>
                <w:bCs/>
              </w:rPr>
              <w:t>Length</w:t>
            </w:r>
          </w:p>
        </w:tc>
        <w:tc>
          <w:tcPr>
            <w:tcW w:w="3811" w:type="dxa"/>
            <w:tcBorders>
              <w:top w:val="single" w:sz="8" w:space="0" w:color="4F81BD"/>
              <w:left w:val="single" w:sz="8" w:space="0" w:color="4F81BD"/>
              <w:bottom w:val="single" w:sz="18" w:space="0" w:color="4F81BD"/>
              <w:right w:val="single" w:sz="8" w:space="0" w:color="4F81BD"/>
            </w:tcBorders>
          </w:tcPr>
          <w:p w:rsidR="00CF0FCC" w:rsidRPr="005223BC" w:rsidRDefault="00CF0FCC" w:rsidP="00F43C02">
            <w:pPr>
              <w:pStyle w:val="BodyText"/>
              <w:spacing w:after="0"/>
              <w:rPr>
                <w:b/>
                <w:bCs/>
              </w:rPr>
            </w:pPr>
            <w:r w:rsidRPr="005223BC">
              <w:rPr>
                <w:b/>
                <w:bCs/>
              </w:rPr>
              <w:t>Notes</w:t>
            </w:r>
          </w:p>
        </w:tc>
      </w:tr>
      <w:tr w:rsidR="00CF0FCC" w:rsidRPr="005223BC" w:rsidTr="00F43C02">
        <w:trPr>
          <w:cantSplit/>
        </w:trPr>
        <w:tc>
          <w:tcPr>
            <w:tcW w:w="1231"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pStyle w:val="BodyText"/>
              <w:spacing w:after="0"/>
              <w:rPr>
                <w:bCs/>
              </w:rPr>
            </w:pPr>
            <w:r w:rsidRPr="005223BC">
              <w:rPr>
                <w:bCs/>
              </w:rPr>
              <w:t>Enter Covered Item</w:t>
            </w:r>
          </w:p>
        </w:tc>
        <w:tc>
          <w:tcPr>
            <w:tcW w:w="1041"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pStyle w:val="BodyText"/>
              <w:spacing w:after="0"/>
            </w:pPr>
            <w:r w:rsidRPr="005223BC">
              <w:t>Yes</w:t>
            </w:r>
          </w:p>
        </w:tc>
        <w:tc>
          <w:tcPr>
            <w:tcW w:w="963"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r w:rsidRPr="005223BC">
              <w:t>Yes</w:t>
            </w:r>
          </w:p>
        </w:tc>
        <w:tc>
          <w:tcPr>
            <w:tcW w:w="1445"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pStyle w:val="BodyText"/>
              <w:spacing w:after="0"/>
            </w:pPr>
            <w:r w:rsidRPr="005223BC">
              <w:t>Numeric</w:t>
            </w:r>
          </w:p>
        </w:tc>
        <w:tc>
          <w:tcPr>
            <w:tcW w:w="1159"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pStyle w:val="BodyText"/>
              <w:spacing w:after="0"/>
            </w:pPr>
            <w:r w:rsidRPr="005223BC">
              <w:t>1</w:t>
            </w:r>
          </w:p>
        </w:tc>
        <w:tc>
          <w:tcPr>
            <w:tcW w:w="1159"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r w:rsidRPr="005223BC">
              <w:t>8</w:t>
            </w:r>
          </w:p>
        </w:tc>
        <w:tc>
          <w:tcPr>
            <w:tcW w:w="3811"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BD6C31" w:rsidP="00F43C02">
            <w:pPr>
              <w:pStyle w:val="BodyText"/>
              <w:spacing w:after="0"/>
            </w:pPr>
            <w:r w:rsidRPr="005223BC">
              <w:t>None</w:t>
            </w:r>
          </w:p>
        </w:tc>
      </w:tr>
    </w:tbl>
    <w:p w:rsidR="00CF0FCC" w:rsidRPr="005223BC" w:rsidRDefault="00CF0FCC" w:rsidP="0074229B">
      <w:pPr>
        <w:pStyle w:val="Heading3"/>
      </w:pPr>
      <w:r w:rsidRPr="005223BC">
        <w:lastRenderedPageBreak/>
        <w:t>Reason Codes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CF0FCC" w:rsidRPr="005223BC" w:rsidTr="00F43C02">
        <w:trPr>
          <w:cantSplit/>
        </w:trPr>
        <w:tc>
          <w:tcPr>
            <w:tcW w:w="1284" w:type="pct"/>
            <w:tcBorders>
              <w:top w:val="single" w:sz="8" w:space="0" w:color="4F81BD"/>
              <w:left w:val="single" w:sz="8" w:space="0" w:color="4F81BD"/>
              <w:bottom w:val="single" w:sz="18" w:space="0" w:color="4F81BD"/>
              <w:right w:val="single" w:sz="8" w:space="0" w:color="4F81BD"/>
            </w:tcBorders>
          </w:tcPr>
          <w:p w:rsidR="00CF0FCC" w:rsidRPr="005223BC" w:rsidRDefault="00CF0FCC" w:rsidP="00F43C02">
            <w:pPr>
              <w:rPr>
                <w:b/>
              </w:rPr>
            </w:pPr>
            <w:r w:rsidRPr="005223BC">
              <w:rPr>
                <w:b/>
              </w:rPr>
              <w:t>Reason Code</w:t>
            </w:r>
          </w:p>
        </w:tc>
        <w:tc>
          <w:tcPr>
            <w:tcW w:w="2310" w:type="pct"/>
            <w:tcBorders>
              <w:top w:val="single" w:sz="8" w:space="0" w:color="4F81BD"/>
              <w:left w:val="single" w:sz="8" w:space="0" w:color="4F81BD"/>
              <w:bottom w:val="single" w:sz="18" w:space="0" w:color="4F81BD"/>
              <w:right w:val="single" w:sz="8" w:space="0" w:color="4F81BD"/>
            </w:tcBorders>
          </w:tcPr>
          <w:p w:rsidR="00CF0FCC" w:rsidRPr="005223BC" w:rsidRDefault="00CF0FCC" w:rsidP="00F43C02">
            <w:pPr>
              <w:rPr>
                <w:b/>
                <w:szCs w:val="20"/>
              </w:rPr>
            </w:pPr>
            <w:r w:rsidRPr="005223BC">
              <w:rPr>
                <w:b/>
                <w:szCs w:val="20"/>
              </w:rPr>
              <w:t>Valid Values</w:t>
            </w:r>
          </w:p>
        </w:tc>
        <w:tc>
          <w:tcPr>
            <w:tcW w:w="1406" w:type="pct"/>
            <w:tcBorders>
              <w:top w:val="single" w:sz="8" w:space="0" w:color="4F81BD"/>
              <w:left w:val="single" w:sz="8" w:space="0" w:color="4F81BD"/>
              <w:bottom w:val="single" w:sz="18" w:space="0" w:color="4F81BD"/>
              <w:right w:val="single" w:sz="8" w:space="0" w:color="4F81BD"/>
            </w:tcBorders>
          </w:tcPr>
          <w:p w:rsidR="00CF0FCC" w:rsidRPr="005223BC" w:rsidRDefault="00CF0FCC" w:rsidP="00F43C02">
            <w:pPr>
              <w:rPr>
                <w:b/>
                <w:szCs w:val="20"/>
              </w:rPr>
            </w:pPr>
            <w:r w:rsidRPr="005223BC">
              <w:rPr>
                <w:b/>
                <w:szCs w:val="20"/>
              </w:rPr>
              <w:t>Default Value</w:t>
            </w:r>
          </w:p>
        </w:tc>
      </w:tr>
      <w:tr w:rsidR="00CF0FCC" w:rsidRPr="005223BC" w:rsidTr="00F43C02">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rPr>
                <w:bCs/>
                <w:szCs w:val="20"/>
              </w:rPr>
            </w:pPr>
            <w:r w:rsidRPr="005223BC">
              <w:rPr>
                <w:bCs/>
                <w:szCs w:val="20"/>
              </w:rPr>
              <w:t>None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rPr>
                <w:szCs w:val="20"/>
              </w:rPr>
            </w:pP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rPr>
                <w:szCs w:val="20"/>
              </w:rPr>
            </w:pPr>
          </w:p>
        </w:tc>
      </w:tr>
    </w:tbl>
    <w:p w:rsidR="00CF0FCC" w:rsidRPr="005223BC" w:rsidRDefault="00CF0FCC" w:rsidP="0074229B">
      <w:pPr>
        <w:pStyle w:val="Heading3"/>
      </w:pPr>
      <w:r w:rsidRPr="005223BC">
        <w:t>Item not Eligible for Warranty</w:t>
      </w:r>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CF0FCC" w:rsidRPr="005223BC" w:rsidTr="00F43C02">
        <w:trPr>
          <w:cantSplit/>
        </w:trPr>
        <w:tc>
          <w:tcPr>
            <w:tcW w:w="1618" w:type="dxa"/>
            <w:tcBorders>
              <w:right w:val="single" w:sz="18" w:space="0" w:color="4F81BD"/>
            </w:tcBorders>
          </w:tcPr>
          <w:p w:rsidR="00CF0FCC" w:rsidRPr="005223BC" w:rsidRDefault="00CF0FCC" w:rsidP="00F43C02">
            <w:pPr>
              <w:rPr>
                <w:b/>
                <w:bCs/>
                <w:szCs w:val="20"/>
              </w:rPr>
            </w:pPr>
            <w:r w:rsidRPr="005223BC">
              <w:rPr>
                <w:b/>
                <w:bCs/>
                <w:szCs w:val="20"/>
              </w:rPr>
              <w:t>Description</w:t>
            </w:r>
          </w:p>
        </w:tc>
        <w:tc>
          <w:tcPr>
            <w:tcW w:w="9213" w:type="dxa"/>
            <w:tcBorders>
              <w:right w:val="single" w:sz="8" w:space="0" w:color="4F81BD"/>
            </w:tcBorders>
          </w:tcPr>
          <w:p w:rsidR="00CF0FCC" w:rsidRPr="005223BC" w:rsidRDefault="00CF0FCC" w:rsidP="00F43C02">
            <w:pPr>
              <w:rPr>
                <w:bCs/>
                <w:szCs w:val="20"/>
              </w:rPr>
            </w:pPr>
            <w:r w:rsidRPr="005223BC">
              <w:rPr>
                <w:bCs/>
                <w:szCs w:val="20"/>
              </w:rPr>
              <w:t>This message appears when a warranty item is sold through item entry and the covered item that is entered is not eligible to be linked to a warranty item.</w:t>
            </w:r>
          </w:p>
        </w:tc>
      </w:tr>
      <w:tr w:rsidR="00CF0FCC" w:rsidRPr="005223BC" w:rsidTr="00F43C02">
        <w:trPr>
          <w:cantSplit/>
        </w:trPr>
        <w:tc>
          <w:tcPr>
            <w:tcW w:w="1618" w:type="dxa"/>
            <w:tcBorders>
              <w:bottom w:val="single" w:sz="8" w:space="0" w:color="4F81BD"/>
              <w:right w:val="single" w:sz="18" w:space="0" w:color="4F81BD"/>
            </w:tcBorders>
            <w:shd w:val="clear" w:color="auto" w:fill="D3DFEE"/>
          </w:tcPr>
          <w:p w:rsidR="00CF0FCC" w:rsidRPr="005223BC" w:rsidRDefault="00CF0FCC" w:rsidP="00F43C02">
            <w:pPr>
              <w:rPr>
                <w:b/>
                <w:bCs/>
                <w:szCs w:val="20"/>
              </w:rPr>
            </w:pPr>
            <w:r w:rsidRPr="005223BC">
              <w:rPr>
                <w:b/>
                <w:bCs/>
                <w:szCs w:val="20"/>
              </w:rPr>
              <w:t>Message</w:t>
            </w:r>
          </w:p>
        </w:tc>
        <w:tc>
          <w:tcPr>
            <w:tcW w:w="9213" w:type="dxa"/>
            <w:tcBorders>
              <w:bottom w:val="single" w:sz="8" w:space="0" w:color="4F81BD"/>
              <w:right w:val="single" w:sz="8" w:space="0" w:color="4F81BD"/>
            </w:tcBorders>
            <w:shd w:val="clear" w:color="auto" w:fill="D3DFEE"/>
          </w:tcPr>
          <w:p w:rsidR="00CF0FCC" w:rsidRPr="005223BC" w:rsidRDefault="00CF0FCC" w:rsidP="00F43C02">
            <w:pPr>
              <w:rPr>
                <w:szCs w:val="20"/>
              </w:rPr>
            </w:pPr>
            <w:r w:rsidRPr="005223BC">
              <w:rPr>
                <w:szCs w:val="20"/>
              </w:rPr>
              <w:t>The covered item is not eligible to be linked to a warranty item.</w:t>
            </w:r>
          </w:p>
        </w:tc>
      </w:tr>
      <w:tr w:rsidR="00CF0FCC" w:rsidRPr="005223BC" w:rsidTr="00F43C02">
        <w:trPr>
          <w:cantSplit/>
        </w:trPr>
        <w:tc>
          <w:tcPr>
            <w:tcW w:w="1618" w:type="dxa"/>
            <w:tcBorders>
              <w:bottom w:val="single" w:sz="8" w:space="0" w:color="4F81BD"/>
              <w:right w:val="single" w:sz="18" w:space="0" w:color="4F81BD"/>
            </w:tcBorders>
            <w:shd w:val="clear" w:color="auto" w:fill="auto"/>
          </w:tcPr>
          <w:p w:rsidR="00CF0FCC" w:rsidRPr="005223BC" w:rsidRDefault="00CF0FCC" w:rsidP="00F43C02">
            <w:pPr>
              <w:rPr>
                <w:b/>
                <w:bCs/>
                <w:szCs w:val="20"/>
              </w:rPr>
            </w:pPr>
            <w:r w:rsidRPr="005223BC">
              <w:rPr>
                <w:b/>
                <w:bCs/>
                <w:szCs w:val="20"/>
              </w:rPr>
              <w:t>Key prompt</w:t>
            </w:r>
          </w:p>
        </w:tc>
        <w:tc>
          <w:tcPr>
            <w:tcW w:w="9213" w:type="dxa"/>
            <w:tcBorders>
              <w:bottom w:val="single" w:sz="8" w:space="0" w:color="4F81BD"/>
              <w:right w:val="single" w:sz="8" w:space="0" w:color="4F81BD"/>
            </w:tcBorders>
          </w:tcPr>
          <w:p w:rsidR="00CF0FCC" w:rsidRPr="005223BC" w:rsidRDefault="00CF0FCC" w:rsidP="00F43C02">
            <w:pPr>
              <w:rPr>
                <w:szCs w:val="20"/>
              </w:rPr>
            </w:pPr>
            <w:r w:rsidRPr="005223BC">
              <w:rPr>
                <w:szCs w:val="20"/>
              </w:rPr>
              <w:t>OK</w:t>
            </w:r>
          </w:p>
        </w:tc>
      </w:tr>
      <w:tr w:rsidR="00CF0FCC" w:rsidRPr="005223BC" w:rsidTr="00F43C02">
        <w:trPr>
          <w:cantSplit/>
        </w:trPr>
        <w:tc>
          <w:tcPr>
            <w:tcW w:w="1618" w:type="dxa"/>
            <w:tcBorders>
              <w:right w:val="single" w:sz="18" w:space="0" w:color="4F81BD"/>
            </w:tcBorders>
            <w:shd w:val="clear" w:color="auto" w:fill="DBE5F1"/>
          </w:tcPr>
          <w:p w:rsidR="00CF0FCC" w:rsidRPr="005223BC" w:rsidRDefault="00CF0FCC" w:rsidP="00F43C02">
            <w:pPr>
              <w:rPr>
                <w:b/>
                <w:bCs/>
                <w:szCs w:val="20"/>
              </w:rPr>
            </w:pPr>
            <w:r w:rsidRPr="005223BC">
              <w:rPr>
                <w:b/>
                <w:bCs/>
                <w:szCs w:val="20"/>
              </w:rPr>
              <w:t>Notes</w:t>
            </w:r>
          </w:p>
        </w:tc>
        <w:tc>
          <w:tcPr>
            <w:tcW w:w="9213" w:type="dxa"/>
            <w:tcBorders>
              <w:right w:val="single" w:sz="8" w:space="0" w:color="4F81BD"/>
            </w:tcBorders>
            <w:shd w:val="clear" w:color="auto" w:fill="DBE5F1"/>
          </w:tcPr>
          <w:p w:rsidR="00CF0FCC" w:rsidRPr="005223BC" w:rsidRDefault="00CF0FCC" w:rsidP="00F43C02">
            <w:pPr>
              <w:rPr>
                <w:szCs w:val="20"/>
              </w:rPr>
            </w:pPr>
            <w:r w:rsidRPr="005223BC">
              <w:rPr>
                <w:szCs w:val="20"/>
              </w:rPr>
              <w:t>Configurable message</w:t>
            </w:r>
          </w:p>
        </w:tc>
      </w:tr>
    </w:tbl>
    <w:p w:rsidR="00CF0FCC" w:rsidRPr="005223BC" w:rsidRDefault="00CF0FCC" w:rsidP="0074229B">
      <w:pPr>
        <w:pStyle w:val="Heading3"/>
      </w:pPr>
      <w:r w:rsidRPr="005223BC">
        <w:t xml:space="preserve">Covered Item not Found </w:t>
      </w:r>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CF0FCC" w:rsidRPr="005223BC" w:rsidTr="00F43C02">
        <w:trPr>
          <w:cantSplit/>
        </w:trPr>
        <w:tc>
          <w:tcPr>
            <w:tcW w:w="1618" w:type="dxa"/>
            <w:tcBorders>
              <w:right w:val="single" w:sz="18" w:space="0" w:color="4F81BD"/>
            </w:tcBorders>
          </w:tcPr>
          <w:p w:rsidR="00CF0FCC" w:rsidRPr="005223BC" w:rsidRDefault="00CF0FCC" w:rsidP="00F43C02">
            <w:pPr>
              <w:rPr>
                <w:b/>
                <w:bCs/>
                <w:szCs w:val="20"/>
              </w:rPr>
            </w:pPr>
            <w:r w:rsidRPr="005223BC">
              <w:rPr>
                <w:b/>
                <w:bCs/>
                <w:szCs w:val="20"/>
              </w:rPr>
              <w:t>Description</w:t>
            </w:r>
          </w:p>
        </w:tc>
        <w:tc>
          <w:tcPr>
            <w:tcW w:w="9213" w:type="dxa"/>
            <w:tcBorders>
              <w:right w:val="single" w:sz="8" w:space="0" w:color="4F81BD"/>
            </w:tcBorders>
          </w:tcPr>
          <w:p w:rsidR="00CF0FCC" w:rsidRPr="005223BC" w:rsidRDefault="00CF0FCC" w:rsidP="00F43C02">
            <w:pPr>
              <w:rPr>
                <w:bCs/>
                <w:szCs w:val="20"/>
              </w:rPr>
            </w:pPr>
            <w:r w:rsidRPr="005223BC">
              <w:rPr>
                <w:bCs/>
                <w:szCs w:val="20"/>
              </w:rPr>
              <w:t>This message appears when the covered item cannot be found in the transaction – either in current transaction or in previous transaction.</w:t>
            </w:r>
          </w:p>
        </w:tc>
      </w:tr>
      <w:tr w:rsidR="00CF0FCC" w:rsidRPr="005223BC" w:rsidTr="00F43C02">
        <w:trPr>
          <w:cantSplit/>
        </w:trPr>
        <w:tc>
          <w:tcPr>
            <w:tcW w:w="1618" w:type="dxa"/>
            <w:tcBorders>
              <w:bottom w:val="single" w:sz="8" w:space="0" w:color="4F81BD"/>
              <w:right w:val="single" w:sz="18" w:space="0" w:color="4F81BD"/>
            </w:tcBorders>
            <w:shd w:val="clear" w:color="auto" w:fill="D3DFEE"/>
          </w:tcPr>
          <w:p w:rsidR="00CF0FCC" w:rsidRPr="005223BC" w:rsidRDefault="00CF0FCC" w:rsidP="00F43C02">
            <w:pPr>
              <w:rPr>
                <w:b/>
                <w:bCs/>
                <w:szCs w:val="20"/>
              </w:rPr>
            </w:pPr>
            <w:r w:rsidRPr="005223BC">
              <w:rPr>
                <w:b/>
                <w:bCs/>
                <w:szCs w:val="20"/>
              </w:rPr>
              <w:t>Message</w:t>
            </w:r>
          </w:p>
        </w:tc>
        <w:tc>
          <w:tcPr>
            <w:tcW w:w="9213" w:type="dxa"/>
            <w:tcBorders>
              <w:bottom w:val="single" w:sz="8" w:space="0" w:color="4F81BD"/>
              <w:right w:val="single" w:sz="8" w:space="0" w:color="4F81BD"/>
            </w:tcBorders>
            <w:shd w:val="clear" w:color="auto" w:fill="D3DFEE"/>
          </w:tcPr>
          <w:p w:rsidR="00CF0FCC" w:rsidRPr="005223BC" w:rsidRDefault="00CF0FCC" w:rsidP="00F43C02">
            <w:pPr>
              <w:rPr>
                <w:szCs w:val="20"/>
              </w:rPr>
            </w:pPr>
            <w:r w:rsidRPr="005223BC">
              <w:rPr>
                <w:szCs w:val="20"/>
              </w:rPr>
              <w:t>The covered item is not found.</w:t>
            </w:r>
          </w:p>
        </w:tc>
      </w:tr>
      <w:tr w:rsidR="00CF0FCC" w:rsidRPr="005223BC" w:rsidTr="00F43C02">
        <w:trPr>
          <w:cantSplit/>
        </w:trPr>
        <w:tc>
          <w:tcPr>
            <w:tcW w:w="1618" w:type="dxa"/>
            <w:tcBorders>
              <w:bottom w:val="single" w:sz="8" w:space="0" w:color="4F81BD"/>
              <w:right w:val="single" w:sz="18" w:space="0" w:color="4F81BD"/>
            </w:tcBorders>
            <w:shd w:val="clear" w:color="auto" w:fill="auto"/>
          </w:tcPr>
          <w:p w:rsidR="00CF0FCC" w:rsidRPr="005223BC" w:rsidRDefault="00CF0FCC" w:rsidP="00F43C02">
            <w:pPr>
              <w:rPr>
                <w:b/>
                <w:bCs/>
                <w:szCs w:val="20"/>
              </w:rPr>
            </w:pPr>
            <w:r w:rsidRPr="005223BC">
              <w:rPr>
                <w:b/>
                <w:bCs/>
                <w:szCs w:val="20"/>
              </w:rPr>
              <w:t>Key prompt</w:t>
            </w:r>
          </w:p>
        </w:tc>
        <w:tc>
          <w:tcPr>
            <w:tcW w:w="9213" w:type="dxa"/>
            <w:tcBorders>
              <w:bottom w:val="single" w:sz="8" w:space="0" w:color="4F81BD"/>
              <w:right w:val="single" w:sz="8" w:space="0" w:color="4F81BD"/>
            </w:tcBorders>
          </w:tcPr>
          <w:p w:rsidR="00CF0FCC" w:rsidRPr="005223BC" w:rsidRDefault="00CF0FCC" w:rsidP="00F43C02">
            <w:pPr>
              <w:rPr>
                <w:szCs w:val="20"/>
              </w:rPr>
            </w:pPr>
            <w:r w:rsidRPr="005223BC">
              <w:rPr>
                <w:szCs w:val="20"/>
              </w:rPr>
              <w:t>OK</w:t>
            </w:r>
          </w:p>
        </w:tc>
      </w:tr>
      <w:tr w:rsidR="00CF0FCC" w:rsidRPr="005223BC" w:rsidTr="00F43C02">
        <w:trPr>
          <w:cantSplit/>
        </w:trPr>
        <w:tc>
          <w:tcPr>
            <w:tcW w:w="1618" w:type="dxa"/>
            <w:tcBorders>
              <w:right w:val="single" w:sz="18" w:space="0" w:color="4F81BD"/>
            </w:tcBorders>
            <w:shd w:val="clear" w:color="auto" w:fill="DBE5F1"/>
          </w:tcPr>
          <w:p w:rsidR="00CF0FCC" w:rsidRPr="005223BC" w:rsidRDefault="00CF0FCC" w:rsidP="00F43C02">
            <w:pPr>
              <w:rPr>
                <w:b/>
                <w:bCs/>
                <w:szCs w:val="20"/>
              </w:rPr>
            </w:pPr>
            <w:r w:rsidRPr="005223BC">
              <w:rPr>
                <w:b/>
                <w:bCs/>
                <w:szCs w:val="20"/>
              </w:rPr>
              <w:t>Notes</w:t>
            </w:r>
          </w:p>
        </w:tc>
        <w:tc>
          <w:tcPr>
            <w:tcW w:w="9213" w:type="dxa"/>
            <w:tcBorders>
              <w:right w:val="single" w:sz="8" w:space="0" w:color="4F81BD"/>
            </w:tcBorders>
            <w:shd w:val="clear" w:color="auto" w:fill="DBE5F1"/>
          </w:tcPr>
          <w:p w:rsidR="00CF0FCC" w:rsidRPr="005223BC" w:rsidRDefault="00CF0FCC" w:rsidP="00F43C02">
            <w:pPr>
              <w:rPr>
                <w:szCs w:val="20"/>
              </w:rPr>
            </w:pPr>
            <w:r w:rsidRPr="005223BC">
              <w:rPr>
                <w:szCs w:val="20"/>
              </w:rPr>
              <w:t>Configurable message</w:t>
            </w:r>
          </w:p>
        </w:tc>
      </w:tr>
    </w:tbl>
    <w:p w:rsidR="00CF0FCC" w:rsidRPr="005223BC" w:rsidRDefault="00CF0FCC" w:rsidP="0074229B">
      <w:pPr>
        <w:pStyle w:val="Heading3"/>
      </w:pPr>
      <w:r w:rsidRPr="005223BC">
        <w:t>Item Already Covered</w:t>
      </w:r>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CF0FCC" w:rsidRPr="005223BC" w:rsidTr="00F43C02">
        <w:trPr>
          <w:cantSplit/>
        </w:trPr>
        <w:tc>
          <w:tcPr>
            <w:tcW w:w="1618" w:type="dxa"/>
            <w:tcBorders>
              <w:right w:val="single" w:sz="18" w:space="0" w:color="4F81BD"/>
            </w:tcBorders>
          </w:tcPr>
          <w:p w:rsidR="00CF0FCC" w:rsidRPr="005223BC" w:rsidRDefault="00CF0FCC" w:rsidP="00F43C02">
            <w:pPr>
              <w:rPr>
                <w:b/>
                <w:bCs/>
                <w:szCs w:val="20"/>
              </w:rPr>
            </w:pPr>
            <w:r w:rsidRPr="005223BC">
              <w:rPr>
                <w:b/>
                <w:bCs/>
                <w:szCs w:val="20"/>
              </w:rPr>
              <w:t>Description</w:t>
            </w:r>
          </w:p>
        </w:tc>
        <w:tc>
          <w:tcPr>
            <w:tcW w:w="9213" w:type="dxa"/>
            <w:tcBorders>
              <w:right w:val="single" w:sz="8" w:space="0" w:color="4F81BD"/>
            </w:tcBorders>
          </w:tcPr>
          <w:p w:rsidR="00CF0FCC" w:rsidRPr="005223BC" w:rsidRDefault="00CF0FCC" w:rsidP="00F43C02">
            <w:pPr>
              <w:rPr>
                <w:bCs/>
                <w:szCs w:val="20"/>
              </w:rPr>
            </w:pPr>
            <w:r w:rsidRPr="005223BC">
              <w:rPr>
                <w:bCs/>
                <w:szCs w:val="20"/>
              </w:rPr>
              <w:t>This message appears after eligibility has been validated and the covered item already has a linked warranty item.  Acknowledging the message ends the use case and the warranty item is not added to the transaction.</w:t>
            </w:r>
          </w:p>
        </w:tc>
      </w:tr>
      <w:tr w:rsidR="00CF0FCC" w:rsidRPr="005223BC" w:rsidTr="00F43C02">
        <w:trPr>
          <w:cantSplit/>
        </w:trPr>
        <w:tc>
          <w:tcPr>
            <w:tcW w:w="1618" w:type="dxa"/>
            <w:tcBorders>
              <w:bottom w:val="single" w:sz="8" w:space="0" w:color="4F81BD"/>
              <w:right w:val="single" w:sz="18" w:space="0" w:color="4F81BD"/>
            </w:tcBorders>
            <w:shd w:val="clear" w:color="auto" w:fill="D3DFEE"/>
          </w:tcPr>
          <w:p w:rsidR="00CF0FCC" w:rsidRPr="005223BC" w:rsidRDefault="00CF0FCC" w:rsidP="00F43C02">
            <w:pPr>
              <w:rPr>
                <w:b/>
                <w:bCs/>
                <w:szCs w:val="20"/>
              </w:rPr>
            </w:pPr>
            <w:r w:rsidRPr="005223BC">
              <w:rPr>
                <w:b/>
                <w:bCs/>
                <w:szCs w:val="20"/>
              </w:rPr>
              <w:t>Message</w:t>
            </w:r>
          </w:p>
        </w:tc>
        <w:tc>
          <w:tcPr>
            <w:tcW w:w="9213" w:type="dxa"/>
            <w:tcBorders>
              <w:bottom w:val="single" w:sz="8" w:space="0" w:color="4F81BD"/>
              <w:right w:val="single" w:sz="8" w:space="0" w:color="4F81BD"/>
            </w:tcBorders>
            <w:shd w:val="clear" w:color="auto" w:fill="D3DFEE"/>
          </w:tcPr>
          <w:p w:rsidR="00CF0FCC" w:rsidRPr="005223BC" w:rsidRDefault="00CF0FCC" w:rsidP="00F43C02">
            <w:pPr>
              <w:rPr>
                <w:szCs w:val="20"/>
              </w:rPr>
            </w:pPr>
            <w:r w:rsidRPr="005223BC">
              <w:rPr>
                <w:bCs/>
                <w:szCs w:val="20"/>
              </w:rPr>
              <w:t>The covered item is linked to a warranty.  A new warranty item cannot be sold.</w:t>
            </w:r>
          </w:p>
        </w:tc>
      </w:tr>
      <w:tr w:rsidR="00CF0FCC" w:rsidRPr="005223BC" w:rsidTr="00F43C02">
        <w:trPr>
          <w:cantSplit/>
        </w:trPr>
        <w:tc>
          <w:tcPr>
            <w:tcW w:w="1618" w:type="dxa"/>
            <w:tcBorders>
              <w:bottom w:val="single" w:sz="8" w:space="0" w:color="4F81BD"/>
              <w:right w:val="single" w:sz="18" w:space="0" w:color="4F81BD"/>
            </w:tcBorders>
            <w:shd w:val="clear" w:color="auto" w:fill="auto"/>
          </w:tcPr>
          <w:p w:rsidR="00CF0FCC" w:rsidRPr="005223BC" w:rsidRDefault="00CF0FCC" w:rsidP="00F43C02">
            <w:pPr>
              <w:rPr>
                <w:b/>
                <w:bCs/>
                <w:szCs w:val="20"/>
              </w:rPr>
            </w:pPr>
            <w:r w:rsidRPr="005223BC">
              <w:rPr>
                <w:b/>
                <w:bCs/>
                <w:szCs w:val="20"/>
              </w:rPr>
              <w:t>Key prompt</w:t>
            </w:r>
          </w:p>
        </w:tc>
        <w:tc>
          <w:tcPr>
            <w:tcW w:w="9213" w:type="dxa"/>
            <w:tcBorders>
              <w:bottom w:val="single" w:sz="8" w:space="0" w:color="4F81BD"/>
              <w:right w:val="single" w:sz="8" w:space="0" w:color="4F81BD"/>
            </w:tcBorders>
          </w:tcPr>
          <w:p w:rsidR="00CF0FCC" w:rsidRPr="005223BC" w:rsidRDefault="00CF0FCC" w:rsidP="00F43C02">
            <w:pPr>
              <w:rPr>
                <w:szCs w:val="20"/>
              </w:rPr>
            </w:pPr>
            <w:r w:rsidRPr="005223BC">
              <w:rPr>
                <w:szCs w:val="20"/>
              </w:rPr>
              <w:t>OK</w:t>
            </w:r>
          </w:p>
        </w:tc>
      </w:tr>
      <w:tr w:rsidR="00CF0FCC" w:rsidRPr="005223BC" w:rsidTr="00F43C02">
        <w:trPr>
          <w:cantSplit/>
        </w:trPr>
        <w:tc>
          <w:tcPr>
            <w:tcW w:w="1618" w:type="dxa"/>
            <w:tcBorders>
              <w:right w:val="single" w:sz="18" w:space="0" w:color="4F81BD"/>
            </w:tcBorders>
            <w:shd w:val="clear" w:color="auto" w:fill="DBE5F1"/>
          </w:tcPr>
          <w:p w:rsidR="00CF0FCC" w:rsidRPr="005223BC" w:rsidRDefault="00CF0FCC" w:rsidP="00F43C02">
            <w:pPr>
              <w:rPr>
                <w:b/>
                <w:bCs/>
                <w:szCs w:val="20"/>
              </w:rPr>
            </w:pPr>
            <w:r w:rsidRPr="005223BC">
              <w:rPr>
                <w:b/>
                <w:bCs/>
                <w:szCs w:val="20"/>
              </w:rPr>
              <w:t>Notes</w:t>
            </w:r>
          </w:p>
        </w:tc>
        <w:tc>
          <w:tcPr>
            <w:tcW w:w="9213" w:type="dxa"/>
            <w:tcBorders>
              <w:right w:val="single" w:sz="8" w:space="0" w:color="4F81BD"/>
            </w:tcBorders>
            <w:shd w:val="clear" w:color="auto" w:fill="DBE5F1"/>
          </w:tcPr>
          <w:p w:rsidR="00CF0FCC" w:rsidRPr="005223BC" w:rsidRDefault="00CF0FCC" w:rsidP="00F43C02">
            <w:pPr>
              <w:rPr>
                <w:szCs w:val="20"/>
              </w:rPr>
            </w:pPr>
            <w:r w:rsidRPr="005223BC">
              <w:rPr>
                <w:szCs w:val="20"/>
              </w:rPr>
              <w:t>Configurable message</w:t>
            </w:r>
          </w:p>
        </w:tc>
      </w:tr>
    </w:tbl>
    <w:p w:rsidR="00BD6C31" w:rsidRPr="005223BC" w:rsidRDefault="00BD6C31" w:rsidP="00BD6C31">
      <w:pPr>
        <w:pStyle w:val="BodyText"/>
        <w:rPr>
          <w:rFonts w:cs="Arial"/>
          <w:sz w:val="24"/>
          <w:szCs w:val="28"/>
        </w:rPr>
      </w:pPr>
      <w:bookmarkStart w:id="346" w:name="_Toc334555152"/>
      <w:r w:rsidRPr="005223BC">
        <w:br w:type="page"/>
      </w:r>
    </w:p>
    <w:p w:rsidR="00CF0FCC" w:rsidRPr="005223BC" w:rsidRDefault="00CF0FCC" w:rsidP="00CF0FCC">
      <w:pPr>
        <w:pStyle w:val="Heading2"/>
      </w:pPr>
      <w:bookmarkStart w:id="347" w:name="_Toc415658733"/>
      <w:r w:rsidRPr="005223BC">
        <w:lastRenderedPageBreak/>
        <w:t>Enter Transaction Information</w:t>
      </w:r>
      <w:bookmarkEnd w:id="346"/>
      <w:bookmarkEnd w:id="347"/>
    </w:p>
    <w:p w:rsidR="00CF0FCC" w:rsidRPr="005223BC" w:rsidRDefault="00CF0FCC" w:rsidP="00CF0FCC">
      <w:pPr>
        <w:pStyle w:val="BodyText"/>
        <w:jc w:val="both"/>
      </w:pPr>
      <w:r w:rsidRPr="005223BC">
        <w:t>The enter transaction information screen is displayed when the covered items are not in the current transaction and the lookup previous transaction parameter is enabled.  The screen allows the scanning of the barcode to accept the transaction key along with keying in the 4 parts.  All four fields are required.</w:t>
      </w:r>
    </w:p>
    <w:p w:rsidR="00CF0FCC" w:rsidRPr="005223BC" w:rsidRDefault="00CF0FCC" w:rsidP="00CF0FCC">
      <w:pPr>
        <w:pStyle w:val="BodyText"/>
        <w:jc w:val="both"/>
      </w:pPr>
      <w:r w:rsidRPr="005223BC">
        <w:t>Previous transaction must be from the same brand as the current store.  Future Shop stores brand is 11 and Best Buy stores brand is 10.</w:t>
      </w:r>
    </w:p>
    <w:p w:rsidR="00CF0FCC" w:rsidRPr="005223BC" w:rsidRDefault="00CF0FCC" w:rsidP="0074229B">
      <w:pPr>
        <w:pStyle w:val="Heading3"/>
      </w:pPr>
      <w:r w:rsidRPr="005223BC">
        <w:t>Mockup</w:t>
      </w:r>
    </w:p>
    <w:p w:rsidR="00BD6C31" w:rsidRPr="005223BC" w:rsidRDefault="00BD6C31" w:rsidP="00BD6C31">
      <w:pPr>
        <w:pStyle w:val="BodyText"/>
      </w:pPr>
      <w:r w:rsidRPr="005223BC">
        <w:t xml:space="preserve">Note:  The Enter Transaction Key screen used for other parts of MPOS is used for this process.  Below is a general mockup.  </w:t>
      </w:r>
    </w:p>
    <w:p w:rsidR="00CF0FCC" w:rsidRPr="005223BC" w:rsidRDefault="00CF0FCC" w:rsidP="00CF0FCC">
      <w:pPr>
        <w:pStyle w:val="BodyText"/>
      </w:pPr>
      <w:r w:rsidRPr="005223BC">
        <w:rPr>
          <w:noProof/>
        </w:rPr>
        <w:drawing>
          <wp:inline distT="0" distB="0" distL="0" distR="0" wp14:anchorId="1D201CB2" wp14:editId="73F99115">
            <wp:extent cx="6858000" cy="4046855"/>
            <wp:effectExtent l="19050" t="0" r="0" b="0"/>
            <wp:docPr id="6" name="Picture 1" descr="transaction 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 key.jpg"/>
                    <pic:cNvPicPr/>
                  </pic:nvPicPr>
                  <pic:blipFill>
                    <a:blip r:embed="rId36" cstate="print"/>
                    <a:stretch>
                      <a:fillRect/>
                    </a:stretch>
                  </pic:blipFill>
                  <pic:spPr>
                    <a:xfrm>
                      <a:off x="0" y="0"/>
                      <a:ext cx="6858000" cy="4046855"/>
                    </a:xfrm>
                    <a:prstGeom prst="rect">
                      <a:avLst/>
                    </a:prstGeom>
                  </pic:spPr>
                </pic:pic>
              </a:graphicData>
            </a:graphic>
          </wp:inline>
        </w:drawing>
      </w:r>
    </w:p>
    <w:p w:rsidR="00CF0FCC" w:rsidRPr="005223BC" w:rsidRDefault="00CF0FCC" w:rsidP="0074229B">
      <w:pPr>
        <w:pStyle w:val="Heading3"/>
      </w:pPr>
      <w:r w:rsidRPr="005223BC">
        <w:t>Instruction Text</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0564"/>
      </w:tblGrid>
      <w:tr w:rsidR="00CF0FCC" w:rsidRPr="005223BC" w:rsidTr="00F43C02">
        <w:trPr>
          <w:cantSplit/>
        </w:trPr>
        <w:tc>
          <w:tcPr>
            <w:tcW w:w="10809" w:type="dxa"/>
            <w:tcBorders>
              <w:top w:val="single" w:sz="8" w:space="0" w:color="4F81BD"/>
              <w:left w:val="single" w:sz="8" w:space="0" w:color="4F81BD"/>
              <w:bottom w:val="single" w:sz="18" w:space="0" w:color="4F81BD"/>
              <w:right w:val="single" w:sz="8" w:space="0" w:color="4F81BD"/>
            </w:tcBorders>
          </w:tcPr>
          <w:p w:rsidR="00CF0FCC" w:rsidRPr="005223BC" w:rsidRDefault="00CF0FCC" w:rsidP="00F43C02">
            <w:pPr>
              <w:rPr>
                <w:b/>
                <w:bCs/>
                <w:szCs w:val="20"/>
              </w:rPr>
            </w:pPr>
            <w:r w:rsidRPr="005223BC">
              <w:rPr>
                <w:b/>
                <w:bCs/>
                <w:szCs w:val="20"/>
              </w:rPr>
              <w:t>Instructions</w:t>
            </w:r>
          </w:p>
        </w:tc>
      </w:tr>
      <w:tr w:rsidR="00CF0FCC" w:rsidRPr="005223BC" w:rsidTr="00F43C02">
        <w:trPr>
          <w:cantSplit/>
        </w:trPr>
        <w:tc>
          <w:tcPr>
            <w:tcW w:w="10809"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rPr>
                <w:bCs/>
                <w:szCs w:val="20"/>
              </w:rPr>
            </w:pPr>
            <w:r w:rsidRPr="005223BC">
              <w:rPr>
                <w:bCs/>
                <w:szCs w:val="20"/>
              </w:rPr>
              <w:t>None</w:t>
            </w:r>
          </w:p>
        </w:tc>
      </w:tr>
    </w:tbl>
    <w:p w:rsidR="00CF0FCC" w:rsidRPr="005223BC" w:rsidRDefault="00CF0FCC" w:rsidP="00CF0FCC">
      <w:pPr>
        <w:pStyle w:val="BodyText"/>
        <w:rPr>
          <w:rFonts w:cs="Arial"/>
          <w:szCs w:val="26"/>
        </w:rPr>
      </w:pPr>
      <w:r w:rsidRPr="005223BC">
        <w:br w:type="page"/>
      </w:r>
    </w:p>
    <w:p w:rsidR="00CF0FCC" w:rsidRPr="005223BC" w:rsidRDefault="00CF0FCC" w:rsidP="0074229B">
      <w:pPr>
        <w:pStyle w:val="Heading3"/>
      </w:pPr>
      <w:r w:rsidRPr="005223BC">
        <w:lastRenderedPageBreak/>
        <w:t>Navigation/Menu Keys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714"/>
        <w:gridCol w:w="1550"/>
        <w:gridCol w:w="3712"/>
        <w:gridCol w:w="3588"/>
      </w:tblGrid>
      <w:tr w:rsidR="00CF0FCC" w:rsidRPr="005223BC" w:rsidTr="00F43C02">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FFFFFF" w:themeFill="background1"/>
          </w:tcPr>
          <w:p w:rsidR="00CF0FCC" w:rsidRPr="005223BC" w:rsidRDefault="00CF0FCC" w:rsidP="00F43C02">
            <w:pPr>
              <w:pStyle w:val="BodyText"/>
              <w:spacing w:after="0"/>
              <w:rPr>
                <w:b/>
              </w:rPr>
            </w:pPr>
            <w:r w:rsidRPr="005223BC">
              <w:rPr>
                <w:b/>
              </w:rPr>
              <w:t>Label</w:t>
            </w:r>
          </w:p>
        </w:tc>
        <w:tc>
          <w:tcPr>
            <w:tcW w:w="1573" w:type="dxa"/>
            <w:tcBorders>
              <w:top w:val="single" w:sz="8" w:space="0" w:color="4F81BD"/>
              <w:left w:val="single" w:sz="8" w:space="0" w:color="4F81BD"/>
              <w:bottom w:val="single" w:sz="8" w:space="0" w:color="4F81BD"/>
              <w:right w:val="single" w:sz="8" w:space="0" w:color="4F81BD"/>
            </w:tcBorders>
            <w:shd w:val="clear" w:color="auto" w:fill="FFFFFF" w:themeFill="background1"/>
          </w:tcPr>
          <w:p w:rsidR="00CF0FCC" w:rsidRPr="005223BC" w:rsidRDefault="00CF0FCC" w:rsidP="00F43C02">
            <w:pPr>
              <w:pStyle w:val="BodyText"/>
              <w:spacing w:after="0"/>
              <w:rPr>
                <w:b/>
              </w:rPr>
            </w:pPr>
            <w:r w:rsidRPr="005223BC">
              <w:rPr>
                <w:b/>
              </w:rPr>
              <w:t>State</w:t>
            </w:r>
          </w:p>
        </w:tc>
        <w:tc>
          <w:tcPr>
            <w:tcW w:w="3793" w:type="dxa"/>
            <w:tcBorders>
              <w:top w:val="single" w:sz="8" w:space="0" w:color="4F81BD"/>
              <w:left w:val="single" w:sz="8" w:space="0" w:color="4F81BD"/>
              <w:bottom w:val="single" w:sz="8" w:space="0" w:color="4F81BD"/>
              <w:right w:val="single" w:sz="8" w:space="0" w:color="4F81BD"/>
            </w:tcBorders>
            <w:shd w:val="clear" w:color="auto" w:fill="FFFFFF" w:themeFill="background1"/>
          </w:tcPr>
          <w:p w:rsidR="00CF0FCC" w:rsidRPr="005223BC" w:rsidRDefault="00CF0FCC" w:rsidP="00F43C02">
            <w:pPr>
              <w:pStyle w:val="BodyText"/>
              <w:spacing w:after="0"/>
              <w:ind w:left="360" w:hanging="360"/>
              <w:rPr>
                <w:b/>
              </w:rPr>
            </w:pPr>
            <w:r w:rsidRPr="005223BC">
              <w:rPr>
                <w:b/>
              </w:rPr>
              <w:t>Next Screen</w:t>
            </w:r>
          </w:p>
        </w:tc>
        <w:tc>
          <w:tcPr>
            <w:tcW w:w="3701" w:type="dxa"/>
            <w:tcBorders>
              <w:top w:val="single" w:sz="8" w:space="0" w:color="4F81BD"/>
              <w:left w:val="single" w:sz="8" w:space="0" w:color="4F81BD"/>
              <w:bottom w:val="single" w:sz="8" w:space="0" w:color="4F81BD"/>
              <w:right w:val="single" w:sz="8" w:space="0" w:color="4F81BD"/>
            </w:tcBorders>
            <w:shd w:val="clear" w:color="auto" w:fill="FFFFFF" w:themeFill="background1"/>
          </w:tcPr>
          <w:p w:rsidR="00CF0FCC" w:rsidRPr="005223BC" w:rsidRDefault="00CF0FCC" w:rsidP="00F43C02">
            <w:pPr>
              <w:pStyle w:val="BodyText"/>
              <w:spacing w:after="0"/>
              <w:rPr>
                <w:b/>
              </w:rPr>
            </w:pPr>
            <w:r w:rsidRPr="005223BC">
              <w:rPr>
                <w:b/>
              </w:rPr>
              <w:t>Notes</w:t>
            </w:r>
          </w:p>
        </w:tc>
      </w:tr>
      <w:tr w:rsidR="00CF0FCC" w:rsidRPr="005223BC" w:rsidTr="00F43C02">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pStyle w:val="BodyText"/>
              <w:spacing w:after="0"/>
            </w:pPr>
            <w:r w:rsidRPr="005223BC">
              <w:t>Back</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pStyle w:val="BodyText"/>
              <w:spacing w:after="0"/>
            </w:pP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CF0FCC">
            <w:pPr>
              <w:pStyle w:val="BodyText"/>
              <w:numPr>
                <w:ilvl w:val="0"/>
                <w:numId w:val="23"/>
              </w:numPr>
              <w:spacing w:after="0"/>
            </w:pPr>
            <w:r w:rsidRPr="005223BC">
              <w:t>Non-</w:t>
            </w:r>
            <w:proofErr w:type="spellStart"/>
            <w:r w:rsidRPr="005223BC">
              <w:t>bunlded</w:t>
            </w:r>
            <w:proofErr w:type="spellEnd"/>
            <w:r w:rsidRPr="005223BC">
              <w:t xml:space="preserve"> Item: Enter Covered Item</w:t>
            </w:r>
          </w:p>
          <w:p w:rsidR="00CF0FCC" w:rsidRPr="005223BC" w:rsidRDefault="00CF0FCC" w:rsidP="00CF0FCC">
            <w:pPr>
              <w:pStyle w:val="BodyText"/>
              <w:numPr>
                <w:ilvl w:val="0"/>
                <w:numId w:val="23"/>
              </w:numPr>
              <w:spacing w:after="0"/>
            </w:pPr>
            <w:r w:rsidRPr="005223BC">
              <w:t>Bundled Item: Enter Covered Item for Bundled Warranty</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BD6C31" w:rsidP="00F43C02">
            <w:pPr>
              <w:pStyle w:val="BodyText"/>
              <w:spacing w:after="0"/>
            </w:pPr>
            <w:r w:rsidRPr="005223BC">
              <w:t>None</w:t>
            </w:r>
          </w:p>
        </w:tc>
      </w:tr>
      <w:tr w:rsidR="00CF0FCC" w:rsidRPr="005223BC" w:rsidTr="00F43C02">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pStyle w:val="BodyText"/>
              <w:spacing w:after="0"/>
            </w:pPr>
            <w:r w:rsidRPr="005223BC">
              <w:t>Continue</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pStyle w:val="BodyText"/>
              <w:spacing w:after="0"/>
            </w:pP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CF0FCC">
            <w:pPr>
              <w:pStyle w:val="BodyText"/>
              <w:numPr>
                <w:ilvl w:val="0"/>
                <w:numId w:val="22"/>
              </w:numPr>
              <w:spacing w:after="0"/>
            </w:pPr>
            <w:r w:rsidRPr="005223BC">
              <w:t>Scan error: Invalid Transaction</w:t>
            </w:r>
          </w:p>
          <w:p w:rsidR="00CF0FCC" w:rsidRPr="005223BC" w:rsidRDefault="00CF0FCC" w:rsidP="00CF0FCC">
            <w:pPr>
              <w:pStyle w:val="BodyText"/>
              <w:numPr>
                <w:ilvl w:val="0"/>
                <w:numId w:val="22"/>
              </w:numPr>
              <w:spacing w:after="0"/>
            </w:pPr>
            <w:r w:rsidRPr="005223BC">
              <w:t>Previous Transaction not from same brand: Invalid Transaction</w:t>
            </w:r>
          </w:p>
          <w:p w:rsidR="00CF0FCC" w:rsidRPr="005223BC" w:rsidRDefault="00CF0FCC" w:rsidP="00CF0FCC">
            <w:pPr>
              <w:pStyle w:val="BodyText"/>
              <w:numPr>
                <w:ilvl w:val="0"/>
                <w:numId w:val="22"/>
              </w:numPr>
              <w:spacing w:after="0"/>
            </w:pPr>
            <w:r w:rsidRPr="005223BC">
              <w:t>Transaction found with Covered Item in Transaction:  Sale use case</w:t>
            </w:r>
          </w:p>
          <w:p w:rsidR="00CF0FCC" w:rsidRPr="005223BC" w:rsidRDefault="00CF0FCC" w:rsidP="00CF0FCC">
            <w:pPr>
              <w:pStyle w:val="BodyText"/>
              <w:numPr>
                <w:ilvl w:val="0"/>
                <w:numId w:val="22"/>
              </w:numPr>
              <w:spacing w:after="0"/>
            </w:pPr>
            <w:r w:rsidRPr="005223BC">
              <w:t>Transaction Not Found response: Transaction Not Found</w:t>
            </w:r>
          </w:p>
          <w:p w:rsidR="00CF0FCC" w:rsidRPr="005223BC" w:rsidRDefault="00CF0FCC" w:rsidP="00CF0FCC">
            <w:pPr>
              <w:pStyle w:val="BodyText"/>
              <w:numPr>
                <w:ilvl w:val="0"/>
                <w:numId w:val="22"/>
              </w:numPr>
              <w:spacing w:after="0"/>
            </w:pPr>
            <w:r w:rsidRPr="005223BC">
              <w:t>Transaction found but covered item not in transaction: Covered Item Not in Transaction</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BD6C31" w:rsidP="00F43C02">
            <w:pPr>
              <w:pStyle w:val="BodyText"/>
              <w:spacing w:after="0"/>
            </w:pPr>
            <w:r w:rsidRPr="005223BC">
              <w:t>None</w:t>
            </w:r>
          </w:p>
        </w:tc>
      </w:tr>
      <w:tr w:rsidR="00BD6C31" w:rsidRPr="005223BC" w:rsidTr="00F43C02">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BD6C31" w:rsidRPr="005223BC" w:rsidRDefault="00BD6C31" w:rsidP="00F43C02">
            <w:pPr>
              <w:pStyle w:val="BodyText"/>
              <w:spacing w:after="0"/>
            </w:pPr>
            <w:r w:rsidRPr="005223BC">
              <w:t>NA</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BD6C31" w:rsidRPr="005223BC" w:rsidRDefault="00BD6C31" w:rsidP="00F43C02">
            <w:pPr>
              <w:pStyle w:val="BodyText"/>
              <w:spacing w:after="0"/>
            </w:pPr>
            <w:r w:rsidRPr="005223BC">
              <w:t>Scan Receipt Barcode</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BD6C31" w:rsidRPr="005223BC" w:rsidRDefault="00BD6C31" w:rsidP="00F43C02">
            <w:pPr>
              <w:pStyle w:val="BodyText"/>
              <w:numPr>
                <w:ilvl w:val="0"/>
                <w:numId w:val="22"/>
              </w:numPr>
              <w:spacing w:after="0"/>
            </w:pPr>
            <w:r w:rsidRPr="005223BC">
              <w:t>Scan error: Invalid Transaction</w:t>
            </w:r>
          </w:p>
          <w:p w:rsidR="00BD6C31" w:rsidRPr="005223BC" w:rsidRDefault="00BD6C31" w:rsidP="00F43C02">
            <w:pPr>
              <w:pStyle w:val="BodyText"/>
              <w:numPr>
                <w:ilvl w:val="0"/>
                <w:numId w:val="22"/>
              </w:numPr>
              <w:spacing w:after="0"/>
            </w:pPr>
            <w:r w:rsidRPr="005223BC">
              <w:t>Previous Transaction not from same brand: Invalid Transaction</w:t>
            </w:r>
          </w:p>
          <w:p w:rsidR="00BD6C31" w:rsidRPr="005223BC" w:rsidRDefault="00BD6C31" w:rsidP="00F43C02">
            <w:pPr>
              <w:pStyle w:val="BodyText"/>
              <w:numPr>
                <w:ilvl w:val="0"/>
                <w:numId w:val="22"/>
              </w:numPr>
              <w:spacing w:after="0"/>
            </w:pPr>
            <w:r w:rsidRPr="005223BC">
              <w:t>Transaction found with Covered Item in Transaction:  Sale use case</w:t>
            </w:r>
          </w:p>
          <w:p w:rsidR="00BD6C31" w:rsidRPr="005223BC" w:rsidRDefault="00BD6C31" w:rsidP="00F43C02">
            <w:pPr>
              <w:pStyle w:val="BodyText"/>
              <w:numPr>
                <w:ilvl w:val="0"/>
                <w:numId w:val="22"/>
              </w:numPr>
              <w:spacing w:after="0"/>
            </w:pPr>
            <w:r w:rsidRPr="005223BC">
              <w:t>Transaction Not Found response: Transaction Not Found</w:t>
            </w:r>
          </w:p>
          <w:p w:rsidR="00BD6C31" w:rsidRPr="005223BC" w:rsidRDefault="00BD6C31" w:rsidP="00F43C02">
            <w:pPr>
              <w:pStyle w:val="BodyText"/>
              <w:numPr>
                <w:ilvl w:val="0"/>
                <w:numId w:val="22"/>
              </w:numPr>
              <w:spacing w:after="0"/>
            </w:pPr>
            <w:r w:rsidRPr="005223BC">
              <w:t>Transaction found but covered item not in transaction: Covered Item Not in Transaction</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BD6C31" w:rsidRPr="005223BC" w:rsidRDefault="00BD6C31" w:rsidP="00F43C02">
            <w:pPr>
              <w:pStyle w:val="BodyText"/>
              <w:spacing w:after="0"/>
            </w:pPr>
            <w:r w:rsidRPr="005223BC">
              <w:t>None</w:t>
            </w:r>
          </w:p>
        </w:tc>
      </w:tr>
    </w:tbl>
    <w:p w:rsidR="00CF0FCC" w:rsidRPr="005223BC" w:rsidRDefault="00CF0FCC" w:rsidP="0074229B">
      <w:pPr>
        <w:pStyle w:val="Heading3"/>
      </w:pPr>
      <w:r w:rsidRPr="005223BC">
        <w:t>Data/Input Fields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276"/>
        <w:gridCol w:w="1039"/>
        <w:gridCol w:w="958"/>
        <w:gridCol w:w="1409"/>
        <w:gridCol w:w="1138"/>
        <w:gridCol w:w="1138"/>
        <w:gridCol w:w="3606"/>
      </w:tblGrid>
      <w:tr w:rsidR="00CF0FCC" w:rsidRPr="005223BC" w:rsidTr="00F43C02">
        <w:trPr>
          <w:cantSplit/>
        </w:trPr>
        <w:tc>
          <w:tcPr>
            <w:tcW w:w="1275" w:type="dxa"/>
            <w:tcBorders>
              <w:top w:val="single" w:sz="8" w:space="0" w:color="4F81BD"/>
              <w:left w:val="single" w:sz="8" w:space="0" w:color="4F81BD"/>
              <w:bottom w:val="single" w:sz="18" w:space="0" w:color="4F81BD"/>
              <w:right w:val="single" w:sz="8" w:space="0" w:color="4F81BD"/>
            </w:tcBorders>
          </w:tcPr>
          <w:p w:rsidR="00CF0FCC" w:rsidRPr="005223BC" w:rsidRDefault="00CF0FCC" w:rsidP="00F43C02">
            <w:pPr>
              <w:pStyle w:val="BodyText"/>
              <w:spacing w:after="0"/>
              <w:rPr>
                <w:b/>
                <w:bCs/>
              </w:rPr>
            </w:pPr>
            <w:r w:rsidRPr="005223BC">
              <w:rPr>
                <w:b/>
                <w:bCs/>
              </w:rPr>
              <w:t>Label</w:t>
            </w:r>
          </w:p>
        </w:tc>
        <w:tc>
          <w:tcPr>
            <w:tcW w:w="1041" w:type="dxa"/>
            <w:tcBorders>
              <w:top w:val="single" w:sz="8" w:space="0" w:color="4F81BD"/>
              <w:left w:val="single" w:sz="8" w:space="0" w:color="4F81BD"/>
              <w:bottom w:val="single" w:sz="18" w:space="0" w:color="4F81BD"/>
              <w:right w:val="single" w:sz="8" w:space="0" w:color="4F81BD"/>
            </w:tcBorders>
          </w:tcPr>
          <w:p w:rsidR="00CF0FCC" w:rsidRPr="005223BC" w:rsidRDefault="00CF0FCC" w:rsidP="00F43C02">
            <w:pPr>
              <w:pStyle w:val="BodyText"/>
              <w:spacing w:after="0"/>
              <w:rPr>
                <w:b/>
                <w:bCs/>
              </w:rPr>
            </w:pPr>
            <w:r w:rsidRPr="005223BC">
              <w:rPr>
                <w:b/>
                <w:bCs/>
              </w:rPr>
              <w:t>Editable</w:t>
            </w:r>
          </w:p>
        </w:tc>
        <w:tc>
          <w:tcPr>
            <w:tcW w:w="962" w:type="dxa"/>
            <w:tcBorders>
              <w:top w:val="single" w:sz="8" w:space="0" w:color="4F81BD"/>
              <w:left w:val="single" w:sz="8" w:space="0" w:color="4F81BD"/>
              <w:bottom w:val="single" w:sz="18" w:space="0" w:color="4F81BD"/>
              <w:right w:val="single" w:sz="8" w:space="0" w:color="4F81BD"/>
            </w:tcBorders>
          </w:tcPr>
          <w:p w:rsidR="00CF0FCC" w:rsidRPr="005223BC" w:rsidRDefault="00CF0FCC" w:rsidP="00F43C02">
            <w:pPr>
              <w:pStyle w:val="BodyText"/>
              <w:spacing w:after="0"/>
              <w:rPr>
                <w:b/>
                <w:bCs/>
              </w:rPr>
            </w:pPr>
            <w:proofErr w:type="spellStart"/>
            <w:r w:rsidRPr="005223BC">
              <w:rPr>
                <w:b/>
                <w:bCs/>
              </w:rPr>
              <w:t>Req’d</w:t>
            </w:r>
            <w:proofErr w:type="spellEnd"/>
            <w:r w:rsidRPr="005223BC">
              <w:rPr>
                <w:b/>
                <w:bCs/>
              </w:rPr>
              <w:t>?</w:t>
            </w:r>
          </w:p>
        </w:tc>
        <w:tc>
          <w:tcPr>
            <w:tcW w:w="1440" w:type="dxa"/>
            <w:tcBorders>
              <w:top w:val="single" w:sz="8" w:space="0" w:color="4F81BD"/>
              <w:left w:val="single" w:sz="8" w:space="0" w:color="4F81BD"/>
              <w:bottom w:val="single" w:sz="18" w:space="0" w:color="4F81BD"/>
              <w:right w:val="single" w:sz="8" w:space="0" w:color="4F81BD"/>
            </w:tcBorders>
          </w:tcPr>
          <w:p w:rsidR="00CF0FCC" w:rsidRPr="005223BC" w:rsidRDefault="00CF0FCC" w:rsidP="00F43C02">
            <w:pPr>
              <w:pStyle w:val="BodyText"/>
              <w:spacing w:after="0"/>
              <w:rPr>
                <w:b/>
                <w:bCs/>
              </w:rPr>
            </w:pPr>
            <w:r w:rsidRPr="005223BC">
              <w:rPr>
                <w:b/>
                <w:bCs/>
              </w:rPr>
              <w:t>Data Type</w:t>
            </w:r>
          </w:p>
        </w:tc>
        <w:tc>
          <w:tcPr>
            <w:tcW w:w="1156" w:type="dxa"/>
            <w:tcBorders>
              <w:top w:val="single" w:sz="8" w:space="0" w:color="4F81BD"/>
              <w:left w:val="single" w:sz="8" w:space="0" w:color="4F81BD"/>
              <w:bottom w:val="single" w:sz="18" w:space="0" w:color="4F81BD"/>
              <w:right w:val="single" w:sz="8" w:space="0" w:color="4F81BD"/>
            </w:tcBorders>
          </w:tcPr>
          <w:p w:rsidR="00CF0FCC" w:rsidRPr="005223BC" w:rsidRDefault="00CF0FCC" w:rsidP="00F43C02">
            <w:pPr>
              <w:pStyle w:val="BodyText"/>
              <w:spacing w:after="0"/>
              <w:rPr>
                <w:b/>
                <w:bCs/>
              </w:rPr>
            </w:pPr>
            <w:r w:rsidRPr="005223BC">
              <w:rPr>
                <w:b/>
                <w:bCs/>
              </w:rPr>
              <w:t>Min</w:t>
            </w:r>
          </w:p>
          <w:p w:rsidR="00CF0FCC" w:rsidRPr="005223BC" w:rsidRDefault="00CF0FCC" w:rsidP="00F43C02">
            <w:pPr>
              <w:pStyle w:val="BodyText"/>
              <w:spacing w:after="0"/>
              <w:rPr>
                <w:b/>
                <w:bCs/>
              </w:rPr>
            </w:pPr>
            <w:r w:rsidRPr="005223BC">
              <w:rPr>
                <w:b/>
                <w:bCs/>
              </w:rPr>
              <w:t>Length</w:t>
            </w:r>
          </w:p>
        </w:tc>
        <w:tc>
          <w:tcPr>
            <w:tcW w:w="1156" w:type="dxa"/>
            <w:tcBorders>
              <w:top w:val="single" w:sz="8" w:space="0" w:color="4F81BD"/>
              <w:left w:val="single" w:sz="8" w:space="0" w:color="4F81BD"/>
              <w:bottom w:val="single" w:sz="18" w:space="0" w:color="4F81BD"/>
              <w:right w:val="single" w:sz="8" w:space="0" w:color="4F81BD"/>
            </w:tcBorders>
          </w:tcPr>
          <w:p w:rsidR="00CF0FCC" w:rsidRPr="005223BC" w:rsidRDefault="00CF0FCC" w:rsidP="00F43C02">
            <w:pPr>
              <w:pStyle w:val="BodyText"/>
              <w:spacing w:after="0"/>
              <w:rPr>
                <w:b/>
                <w:bCs/>
              </w:rPr>
            </w:pPr>
            <w:r w:rsidRPr="005223BC">
              <w:rPr>
                <w:b/>
                <w:bCs/>
              </w:rPr>
              <w:t>Max</w:t>
            </w:r>
          </w:p>
          <w:p w:rsidR="00CF0FCC" w:rsidRPr="005223BC" w:rsidRDefault="00CF0FCC" w:rsidP="00F43C02">
            <w:pPr>
              <w:pStyle w:val="BodyText"/>
              <w:spacing w:after="0"/>
              <w:rPr>
                <w:b/>
                <w:bCs/>
              </w:rPr>
            </w:pPr>
            <w:r w:rsidRPr="005223BC">
              <w:rPr>
                <w:b/>
                <w:bCs/>
              </w:rPr>
              <w:t>Length</w:t>
            </w:r>
          </w:p>
        </w:tc>
        <w:tc>
          <w:tcPr>
            <w:tcW w:w="3779" w:type="dxa"/>
            <w:tcBorders>
              <w:top w:val="single" w:sz="8" w:space="0" w:color="4F81BD"/>
              <w:left w:val="single" w:sz="8" w:space="0" w:color="4F81BD"/>
              <w:bottom w:val="single" w:sz="18" w:space="0" w:color="4F81BD"/>
              <w:right w:val="single" w:sz="8" w:space="0" w:color="4F81BD"/>
            </w:tcBorders>
          </w:tcPr>
          <w:p w:rsidR="00CF0FCC" w:rsidRPr="005223BC" w:rsidRDefault="00CF0FCC" w:rsidP="00F43C02">
            <w:pPr>
              <w:pStyle w:val="BodyText"/>
              <w:spacing w:after="0"/>
              <w:rPr>
                <w:b/>
                <w:bCs/>
              </w:rPr>
            </w:pPr>
            <w:r w:rsidRPr="005223BC">
              <w:rPr>
                <w:b/>
                <w:bCs/>
              </w:rPr>
              <w:t>Notes</w:t>
            </w:r>
          </w:p>
        </w:tc>
      </w:tr>
      <w:tr w:rsidR="00CF0FCC" w:rsidRPr="005223BC" w:rsidTr="00F43C02">
        <w:trPr>
          <w:cantSplit/>
        </w:trPr>
        <w:tc>
          <w:tcPr>
            <w:tcW w:w="1275"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pStyle w:val="BodyText"/>
              <w:spacing w:after="0"/>
              <w:rPr>
                <w:bCs/>
              </w:rPr>
            </w:pPr>
            <w:r w:rsidRPr="005223BC">
              <w:rPr>
                <w:bCs/>
              </w:rPr>
              <w:t>Store</w:t>
            </w:r>
          </w:p>
        </w:tc>
        <w:tc>
          <w:tcPr>
            <w:tcW w:w="1041"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pStyle w:val="BodyText"/>
              <w:spacing w:after="0"/>
            </w:pPr>
            <w:r w:rsidRPr="005223BC">
              <w:t>Yes</w:t>
            </w:r>
          </w:p>
        </w:tc>
        <w:tc>
          <w:tcPr>
            <w:tcW w:w="962"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r w:rsidRPr="005223BC">
              <w:t>Yes</w:t>
            </w:r>
          </w:p>
        </w:tc>
        <w:tc>
          <w:tcPr>
            <w:tcW w:w="1440"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pStyle w:val="BodyText"/>
              <w:spacing w:after="0"/>
            </w:pPr>
            <w:r w:rsidRPr="005223BC">
              <w:t>Numeric</w:t>
            </w:r>
          </w:p>
        </w:tc>
        <w:tc>
          <w:tcPr>
            <w:tcW w:w="1156"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pStyle w:val="BodyText"/>
              <w:spacing w:after="0"/>
            </w:pPr>
            <w:r w:rsidRPr="005223BC">
              <w:t>1</w:t>
            </w:r>
          </w:p>
        </w:tc>
        <w:tc>
          <w:tcPr>
            <w:tcW w:w="1156"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r w:rsidRPr="005223BC">
              <w:t>4</w:t>
            </w:r>
          </w:p>
        </w:tc>
        <w:tc>
          <w:tcPr>
            <w:tcW w:w="3779"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BD6C31" w:rsidP="00F43C02">
            <w:pPr>
              <w:pStyle w:val="BodyText"/>
              <w:spacing w:after="0"/>
            </w:pPr>
            <w:r w:rsidRPr="005223BC">
              <w:t>None</w:t>
            </w:r>
          </w:p>
        </w:tc>
      </w:tr>
      <w:tr w:rsidR="00CF0FCC" w:rsidRPr="005223BC" w:rsidTr="00F43C02">
        <w:trPr>
          <w:cantSplit/>
        </w:trPr>
        <w:tc>
          <w:tcPr>
            <w:tcW w:w="1275"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pStyle w:val="BodyText"/>
              <w:spacing w:after="0"/>
              <w:rPr>
                <w:bCs/>
              </w:rPr>
            </w:pPr>
            <w:r w:rsidRPr="005223BC">
              <w:rPr>
                <w:bCs/>
              </w:rPr>
              <w:t>Date</w:t>
            </w:r>
          </w:p>
        </w:tc>
        <w:tc>
          <w:tcPr>
            <w:tcW w:w="1041"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pStyle w:val="BodyText"/>
              <w:spacing w:after="0"/>
            </w:pPr>
            <w:r w:rsidRPr="005223BC">
              <w:t>Yes</w:t>
            </w:r>
          </w:p>
        </w:tc>
        <w:tc>
          <w:tcPr>
            <w:tcW w:w="962"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r w:rsidRPr="005223BC">
              <w:t>Yes</w:t>
            </w:r>
          </w:p>
        </w:tc>
        <w:tc>
          <w:tcPr>
            <w:tcW w:w="1440"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pStyle w:val="BodyText"/>
              <w:spacing w:after="0"/>
            </w:pPr>
            <w:r w:rsidRPr="005223BC">
              <w:t>Date</w:t>
            </w:r>
          </w:p>
        </w:tc>
        <w:tc>
          <w:tcPr>
            <w:tcW w:w="1156"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r w:rsidRPr="005223BC">
              <w:t>1</w:t>
            </w:r>
          </w:p>
        </w:tc>
        <w:tc>
          <w:tcPr>
            <w:tcW w:w="1156"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tc>
        <w:tc>
          <w:tcPr>
            <w:tcW w:w="3779"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pStyle w:val="BodyText"/>
              <w:spacing w:after="0"/>
            </w:pPr>
            <w:r w:rsidRPr="005223BC">
              <w:t>Format is MM/DD/YY</w:t>
            </w:r>
          </w:p>
        </w:tc>
      </w:tr>
      <w:tr w:rsidR="00CF0FCC" w:rsidRPr="005223BC" w:rsidTr="00F43C02">
        <w:trPr>
          <w:cantSplit/>
        </w:trPr>
        <w:tc>
          <w:tcPr>
            <w:tcW w:w="1275"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pStyle w:val="BodyText"/>
              <w:spacing w:after="0"/>
              <w:rPr>
                <w:bCs/>
              </w:rPr>
            </w:pPr>
            <w:r w:rsidRPr="005223BC">
              <w:rPr>
                <w:bCs/>
              </w:rPr>
              <w:t>Register Number</w:t>
            </w:r>
          </w:p>
        </w:tc>
        <w:tc>
          <w:tcPr>
            <w:tcW w:w="1041"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pStyle w:val="BodyText"/>
              <w:spacing w:after="0"/>
            </w:pPr>
            <w:r w:rsidRPr="005223BC">
              <w:t>Yes</w:t>
            </w:r>
          </w:p>
        </w:tc>
        <w:tc>
          <w:tcPr>
            <w:tcW w:w="962"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r w:rsidRPr="005223BC">
              <w:t>Yes</w:t>
            </w:r>
          </w:p>
        </w:tc>
        <w:tc>
          <w:tcPr>
            <w:tcW w:w="1440"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pStyle w:val="BodyText"/>
              <w:spacing w:after="0"/>
            </w:pPr>
            <w:r w:rsidRPr="005223BC">
              <w:t>Numeric</w:t>
            </w:r>
          </w:p>
        </w:tc>
        <w:tc>
          <w:tcPr>
            <w:tcW w:w="1156"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r w:rsidRPr="005223BC">
              <w:t>1</w:t>
            </w:r>
          </w:p>
        </w:tc>
        <w:tc>
          <w:tcPr>
            <w:tcW w:w="1156"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r w:rsidRPr="005223BC">
              <w:t>4</w:t>
            </w:r>
          </w:p>
        </w:tc>
        <w:tc>
          <w:tcPr>
            <w:tcW w:w="3779"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BD6C31" w:rsidP="00F43C02">
            <w:pPr>
              <w:pStyle w:val="BodyText"/>
              <w:spacing w:after="0"/>
              <w:rPr>
                <w:rFonts w:cs="Arial"/>
              </w:rPr>
            </w:pPr>
            <w:r w:rsidRPr="005223BC">
              <w:rPr>
                <w:rFonts w:cs="Arial"/>
              </w:rPr>
              <w:t>None</w:t>
            </w:r>
          </w:p>
        </w:tc>
      </w:tr>
      <w:tr w:rsidR="00CF0FCC" w:rsidRPr="005223BC" w:rsidTr="00F43C02">
        <w:trPr>
          <w:cantSplit/>
        </w:trPr>
        <w:tc>
          <w:tcPr>
            <w:tcW w:w="1275"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pStyle w:val="BodyText"/>
              <w:spacing w:after="0"/>
              <w:rPr>
                <w:bCs/>
              </w:rPr>
            </w:pPr>
            <w:r w:rsidRPr="005223BC">
              <w:rPr>
                <w:bCs/>
              </w:rPr>
              <w:t>Transaction Number</w:t>
            </w:r>
          </w:p>
        </w:tc>
        <w:tc>
          <w:tcPr>
            <w:tcW w:w="1041"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pStyle w:val="BodyText"/>
              <w:spacing w:after="0"/>
            </w:pPr>
            <w:r w:rsidRPr="005223BC">
              <w:t>Yes</w:t>
            </w:r>
          </w:p>
        </w:tc>
        <w:tc>
          <w:tcPr>
            <w:tcW w:w="962"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pStyle w:val="BodyText"/>
              <w:spacing w:after="0"/>
            </w:pPr>
            <w:r w:rsidRPr="005223BC">
              <w:t>Yes</w:t>
            </w:r>
          </w:p>
        </w:tc>
        <w:tc>
          <w:tcPr>
            <w:tcW w:w="1440"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pStyle w:val="BodyText"/>
              <w:spacing w:after="0"/>
            </w:pPr>
            <w:r w:rsidRPr="005223BC">
              <w:t>Numeric</w:t>
            </w:r>
          </w:p>
        </w:tc>
        <w:tc>
          <w:tcPr>
            <w:tcW w:w="1156"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pStyle w:val="BodyText"/>
              <w:spacing w:after="0"/>
            </w:pPr>
            <w:r w:rsidRPr="005223BC">
              <w:t>1</w:t>
            </w:r>
          </w:p>
        </w:tc>
        <w:tc>
          <w:tcPr>
            <w:tcW w:w="1156"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pStyle w:val="BodyText"/>
              <w:spacing w:after="0"/>
            </w:pPr>
            <w:r w:rsidRPr="005223BC">
              <w:t>6</w:t>
            </w:r>
          </w:p>
        </w:tc>
        <w:tc>
          <w:tcPr>
            <w:tcW w:w="3779" w:type="dxa"/>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BD6C31" w:rsidP="00F43C02">
            <w:pPr>
              <w:pStyle w:val="BodyText"/>
              <w:spacing w:after="0"/>
              <w:rPr>
                <w:rFonts w:cs="Arial"/>
              </w:rPr>
            </w:pPr>
            <w:r w:rsidRPr="005223BC">
              <w:rPr>
                <w:rFonts w:cs="Arial"/>
              </w:rPr>
              <w:t>None</w:t>
            </w:r>
          </w:p>
        </w:tc>
      </w:tr>
    </w:tbl>
    <w:p w:rsidR="00CF0FCC" w:rsidRPr="005223BC" w:rsidRDefault="00CF0FCC" w:rsidP="0074229B">
      <w:pPr>
        <w:pStyle w:val="Heading3"/>
      </w:pPr>
      <w:r w:rsidRPr="005223BC">
        <w:t>Reason Codes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CF0FCC" w:rsidRPr="005223BC" w:rsidTr="00F43C02">
        <w:trPr>
          <w:cantSplit/>
        </w:trPr>
        <w:tc>
          <w:tcPr>
            <w:tcW w:w="1284" w:type="pct"/>
            <w:tcBorders>
              <w:top w:val="single" w:sz="8" w:space="0" w:color="4F81BD"/>
              <w:left w:val="single" w:sz="8" w:space="0" w:color="4F81BD"/>
              <w:bottom w:val="single" w:sz="18" w:space="0" w:color="4F81BD"/>
              <w:right w:val="single" w:sz="8" w:space="0" w:color="4F81BD"/>
            </w:tcBorders>
          </w:tcPr>
          <w:p w:rsidR="00CF0FCC" w:rsidRPr="005223BC" w:rsidRDefault="00CF0FCC" w:rsidP="00F43C02">
            <w:pPr>
              <w:rPr>
                <w:b/>
              </w:rPr>
            </w:pPr>
            <w:r w:rsidRPr="005223BC">
              <w:rPr>
                <w:b/>
              </w:rPr>
              <w:t>Reason Code</w:t>
            </w:r>
          </w:p>
        </w:tc>
        <w:tc>
          <w:tcPr>
            <w:tcW w:w="2310" w:type="pct"/>
            <w:tcBorders>
              <w:top w:val="single" w:sz="8" w:space="0" w:color="4F81BD"/>
              <w:left w:val="single" w:sz="8" w:space="0" w:color="4F81BD"/>
              <w:bottom w:val="single" w:sz="18" w:space="0" w:color="4F81BD"/>
              <w:right w:val="single" w:sz="8" w:space="0" w:color="4F81BD"/>
            </w:tcBorders>
          </w:tcPr>
          <w:p w:rsidR="00CF0FCC" w:rsidRPr="005223BC" w:rsidRDefault="00CF0FCC" w:rsidP="00F43C02">
            <w:pPr>
              <w:rPr>
                <w:b/>
                <w:szCs w:val="20"/>
              </w:rPr>
            </w:pPr>
            <w:r w:rsidRPr="005223BC">
              <w:rPr>
                <w:b/>
                <w:szCs w:val="20"/>
              </w:rPr>
              <w:t>Valid Values</w:t>
            </w:r>
          </w:p>
        </w:tc>
        <w:tc>
          <w:tcPr>
            <w:tcW w:w="1406" w:type="pct"/>
            <w:tcBorders>
              <w:top w:val="single" w:sz="8" w:space="0" w:color="4F81BD"/>
              <w:left w:val="single" w:sz="8" w:space="0" w:color="4F81BD"/>
              <w:bottom w:val="single" w:sz="18" w:space="0" w:color="4F81BD"/>
              <w:right w:val="single" w:sz="8" w:space="0" w:color="4F81BD"/>
            </w:tcBorders>
          </w:tcPr>
          <w:p w:rsidR="00CF0FCC" w:rsidRPr="005223BC" w:rsidRDefault="00CF0FCC" w:rsidP="00F43C02">
            <w:pPr>
              <w:rPr>
                <w:b/>
                <w:szCs w:val="20"/>
              </w:rPr>
            </w:pPr>
            <w:r w:rsidRPr="005223BC">
              <w:rPr>
                <w:b/>
                <w:szCs w:val="20"/>
              </w:rPr>
              <w:t>Default Value</w:t>
            </w:r>
          </w:p>
        </w:tc>
      </w:tr>
      <w:tr w:rsidR="00CF0FCC" w:rsidRPr="005223BC" w:rsidTr="00F43C02">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rPr>
                <w:bCs/>
                <w:szCs w:val="20"/>
              </w:rPr>
            </w:pPr>
            <w:r w:rsidRPr="005223BC">
              <w:rPr>
                <w:bCs/>
                <w:szCs w:val="20"/>
              </w:rPr>
              <w:t>None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rPr>
                <w:szCs w:val="20"/>
              </w:rPr>
            </w:pP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CF0FCC" w:rsidRPr="005223BC" w:rsidRDefault="00CF0FCC" w:rsidP="00F43C02">
            <w:pPr>
              <w:rPr>
                <w:szCs w:val="20"/>
              </w:rPr>
            </w:pPr>
          </w:p>
        </w:tc>
      </w:tr>
    </w:tbl>
    <w:p w:rsidR="00CF0FCC" w:rsidRPr="005223BC" w:rsidRDefault="00CF0FCC" w:rsidP="0074229B">
      <w:pPr>
        <w:pStyle w:val="Heading3"/>
      </w:pPr>
      <w:r w:rsidRPr="005223BC">
        <w:t>Invalid Transaction</w:t>
      </w:r>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CF0FCC" w:rsidRPr="005223BC" w:rsidTr="00F43C02">
        <w:trPr>
          <w:cantSplit/>
        </w:trPr>
        <w:tc>
          <w:tcPr>
            <w:tcW w:w="1618" w:type="dxa"/>
            <w:tcBorders>
              <w:right w:val="single" w:sz="18" w:space="0" w:color="4F81BD"/>
            </w:tcBorders>
          </w:tcPr>
          <w:p w:rsidR="00CF0FCC" w:rsidRPr="005223BC" w:rsidRDefault="00CF0FCC" w:rsidP="00F43C02">
            <w:pPr>
              <w:rPr>
                <w:b/>
                <w:bCs/>
                <w:szCs w:val="20"/>
              </w:rPr>
            </w:pPr>
            <w:r w:rsidRPr="005223BC">
              <w:rPr>
                <w:b/>
                <w:bCs/>
                <w:szCs w:val="20"/>
              </w:rPr>
              <w:t>Description</w:t>
            </w:r>
          </w:p>
        </w:tc>
        <w:tc>
          <w:tcPr>
            <w:tcW w:w="9213" w:type="dxa"/>
            <w:tcBorders>
              <w:right w:val="single" w:sz="8" w:space="0" w:color="4F81BD"/>
            </w:tcBorders>
          </w:tcPr>
          <w:p w:rsidR="00CF0FCC" w:rsidRPr="005223BC" w:rsidRDefault="00CF0FCC" w:rsidP="0010748B">
            <w:pPr>
              <w:rPr>
                <w:bCs/>
                <w:szCs w:val="20"/>
              </w:rPr>
            </w:pPr>
            <w:r w:rsidRPr="005223BC">
              <w:rPr>
                <w:bCs/>
                <w:szCs w:val="20"/>
              </w:rPr>
              <w:t xml:space="preserve">The Invalid Transaction message displays when the receipt that was scanned </w:t>
            </w:r>
            <w:r w:rsidR="0010748B" w:rsidRPr="005223BC">
              <w:rPr>
                <w:bCs/>
                <w:szCs w:val="20"/>
              </w:rPr>
              <w:t>where the</w:t>
            </w:r>
            <w:r w:rsidRPr="005223BC">
              <w:rPr>
                <w:bCs/>
                <w:szCs w:val="20"/>
              </w:rPr>
              <w:t xml:space="preserve"> barcode on the receipt could not be read or transaction is not in the same brand as the current transaction.  </w:t>
            </w:r>
            <w:r w:rsidRPr="005223BC">
              <w:rPr>
                <w:rFonts w:cs="Arial"/>
              </w:rPr>
              <w:t>Upon acknowledging the message, the system returns to the Enter Transaction Key screen.</w:t>
            </w:r>
          </w:p>
        </w:tc>
      </w:tr>
      <w:tr w:rsidR="00CF0FCC" w:rsidRPr="005223BC" w:rsidTr="00F43C02">
        <w:trPr>
          <w:cantSplit/>
        </w:trPr>
        <w:tc>
          <w:tcPr>
            <w:tcW w:w="1618" w:type="dxa"/>
            <w:tcBorders>
              <w:bottom w:val="single" w:sz="8" w:space="0" w:color="4F81BD"/>
              <w:right w:val="single" w:sz="18" w:space="0" w:color="4F81BD"/>
            </w:tcBorders>
            <w:shd w:val="clear" w:color="auto" w:fill="D3DFEE"/>
          </w:tcPr>
          <w:p w:rsidR="00CF0FCC" w:rsidRPr="005223BC" w:rsidRDefault="00CF0FCC" w:rsidP="00F43C02">
            <w:pPr>
              <w:rPr>
                <w:b/>
                <w:bCs/>
                <w:szCs w:val="20"/>
              </w:rPr>
            </w:pPr>
            <w:r w:rsidRPr="005223BC">
              <w:rPr>
                <w:b/>
                <w:bCs/>
                <w:szCs w:val="20"/>
              </w:rPr>
              <w:t>Message</w:t>
            </w:r>
          </w:p>
        </w:tc>
        <w:tc>
          <w:tcPr>
            <w:tcW w:w="9213" w:type="dxa"/>
            <w:tcBorders>
              <w:bottom w:val="single" w:sz="8" w:space="0" w:color="4F81BD"/>
              <w:right w:val="single" w:sz="8" w:space="0" w:color="4F81BD"/>
            </w:tcBorders>
            <w:shd w:val="clear" w:color="auto" w:fill="D3DFEE"/>
          </w:tcPr>
          <w:p w:rsidR="00CF0FCC" w:rsidRPr="005223BC" w:rsidRDefault="00CF0FCC" w:rsidP="00F43C02">
            <w:pPr>
              <w:rPr>
                <w:szCs w:val="20"/>
              </w:rPr>
            </w:pPr>
            <w:r w:rsidRPr="005223BC">
              <w:rPr>
                <w:bCs/>
                <w:szCs w:val="20"/>
              </w:rPr>
              <w:t>Transaction is invalid</w:t>
            </w:r>
          </w:p>
        </w:tc>
      </w:tr>
      <w:tr w:rsidR="00CF0FCC" w:rsidRPr="005223BC" w:rsidTr="00F43C02">
        <w:trPr>
          <w:cantSplit/>
        </w:trPr>
        <w:tc>
          <w:tcPr>
            <w:tcW w:w="1618" w:type="dxa"/>
            <w:tcBorders>
              <w:bottom w:val="single" w:sz="8" w:space="0" w:color="4F81BD"/>
              <w:right w:val="single" w:sz="18" w:space="0" w:color="4F81BD"/>
            </w:tcBorders>
            <w:shd w:val="clear" w:color="auto" w:fill="auto"/>
          </w:tcPr>
          <w:p w:rsidR="00CF0FCC" w:rsidRPr="005223BC" w:rsidRDefault="00CF0FCC" w:rsidP="00F43C02">
            <w:pPr>
              <w:rPr>
                <w:b/>
                <w:bCs/>
                <w:szCs w:val="20"/>
              </w:rPr>
            </w:pPr>
            <w:r w:rsidRPr="005223BC">
              <w:rPr>
                <w:b/>
                <w:bCs/>
                <w:szCs w:val="20"/>
              </w:rPr>
              <w:t>Key prompt</w:t>
            </w:r>
          </w:p>
        </w:tc>
        <w:tc>
          <w:tcPr>
            <w:tcW w:w="9213" w:type="dxa"/>
            <w:tcBorders>
              <w:bottom w:val="single" w:sz="8" w:space="0" w:color="4F81BD"/>
              <w:right w:val="single" w:sz="8" w:space="0" w:color="4F81BD"/>
            </w:tcBorders>
          </w:tcPr>
          <w:p w:rsidR="00CF0FCC" w:rsidRPr="005223BC" w:rsidRDefault="00CF0FCC" w:rsidP="00F43C02">
            <w:pPr>
              <w:rPr>
                <w:szCs w:val="20"/>
              </w:rPr>
            </w:pPr>
            <w:r w:rsidRPr="005223BC">
              <w:rPr>
                <w:szCs w:val="20"/>
              </w:rPr>
              <w:t>OK</w:t>
            </w:r>
          </w:p>
        </w:tc>
      </w:tr>
      <w:tr w:rsidR="00CF0FCC" w:rsidRPr="005223BC" w:rsidTr="00F43C02">
        <w:trPr>
          <w:cantSplit/>
        </w:trPr>
        <w:tc>
          <w:tcPr>
            <w:tcW w:w="1618" w:type="dxa"/>
            <w:tcBorders>
              <w:right w:val="single" w:sz="18" w:space="0" w:color="4F81BD"/>
            </w:tcBorders>
            <w:shd w:val="clear" w:color="auto" w:fill="DBE5F1"/>
          </w:tcPr>
          <w:p w:rsidR="00CF0FCC" w:rsidRPr="005223BC" w:rsidRDefault="00CF0FCC" w:rsidP="00F43C02">
            <w:pPr>
              <w:rPr>
                <w:b/>
                <w:bCs/>
                <w:szCs w:val="20"/>
              </w:rPr>
            </w:pPr>
            <w:r w:rsidRPr="005223BC">
              <w:rPr>
                <w:b/>
                <w:bCs/>
                <w:szCs w:val="20"/>
              </w:rPr>
              <w:t>Notes</w:t>
            </w:r>
          </w:p>
        </w:tc>
        <w:tc>
          <w:tcPr>
            <w:tcW w:w="9213" w:type="dxa"/>
            <w:tcBorders>
              <w:right w:val="single" w:sz="8" w:space="0" w:color="4F81BD"/>
            </w:tcBorders>
            <w:shd w:val="clear" w:color="auto" w:fill="DBE5F1"/>
          </w:tcPr>
          <w:p w:rsidR="00CF0FCC" w:rsidRPr="005223BC" w:rsidRDefault="00CF0FCC" w:rsidP="00F43C02">
            <w:pPr>
              <w:rPr>
                <w:szCs w:val="20"/>
              </w:rPr>
            </w:pPr>
            <w:r w:rsidRPr="005223BC">
              <w:rPr>
                <w:szCs w:val="20"/>
              </w:rPr>
              <w:t>Configurable database message</w:t>
            </w:r>
          </w:p>
        </w:tc>
      </w:tr>
    </w:tbl>
    <w:p w:rsidR="0010748B" w:rsidRPr="005223BC" w:rsidRDefault="0010748B" w:rsidP="0074229B">
      <w:pPr>
        <w:pStyle w:val="Heading3"/>
      </w:pPr>
      <w:r w:rsidRPr="005223BC">
        <w:t>Previous Transaction Too Old</w:t>
      </w:r>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10748B" w:rsidRPr="005223BC" w:rsidTr="00585E96">
        <w:trPr>
          <w:cantSplit/>
        </w:trPr>
        <w:tc>
          <w:tcPr>
            <w:tcW w:w="1618" w:type="dxa"/>
            <w:tcBorders>
              <w:right w:val="single" w:sz="18" w:space="0" w:color="4F81BD"/>
            </w:tcBorders>
          </w:tcPr>
          <w:p w:rsidR="0010748B" w:rsidRPr="005223BC" w:rsidRDefault="0010748B" w:rsidP="00585E96">
            <w:pPr>
              <w:rPr>
                <w:b/>
                <w:bCs/>
                <w:szCs w:val="20"/>
              </w:rPr>
            </w:pPr>
            <w:r w:rsidRPr="005223BC">
              <w:rPr>
                <w:b/>
                <w:bCs/>
                <w:szCs w:val="20"/>
              </w:rPr>
              <w:t>Description</w:t>
            </w:r>
          </w:p>
        </w:tc>
        <w:tc>
          <w:tcPr>
            <w:tcW w:w="9213" w:type="dxa"/>
            <w:tcBorders>
              <w:right w:val="single" w:sz="8" w:space="0" w:color="4F81BD"/>
            </w:tcBorders>
          </w:tcPr>
          <w:p w:rsidR="0010748B" w:rsidRPr="005223BC" w:rsidRDefault="0010748B" w:rsidP="00585E96">
            <w:pPr>
              <w:rPr>
                <w:bCs/>
                <w:szCs w:val="20"/>
              </w:rPr>
            </w:pPr>
            <w:r w:rsidRPr="005223BC">
              <w:rPr>
                <w:bCs/>
                <w:szCs w:val="20"/>
              </w:rPr>
              <w:t>This message is displayed if the entered transaction is past the Previous Transaction Number of Days</w:t>
            </w:r>
          </w:p>
        </w:tc>
      </w:tr>
      <w:tr w:rsidR="0010748B" w:rsidRPr="005223BC" w:rsidTr="00585E96">
        <w:trPr>
          <w:cantSplit/>
        </w:trPr>
        <w:tc>
          <w:tcPr>
            <w:tcW w:w="1618" w:type="dxa"/>
            <w:tcBorders>
              <w:bottom w:val="single" w:sz="8" w:space="0" w:color="4F81BD"/>
              <w:right w:val="single" w:sz="18" w:space="0" w:color="4F81BD"/>
            </w:tcBorders>
            <w:shd w:val="clear" w:color="auto" w:fill="D3DFEE"/>
          </w:tcPr>
          <w:p w:rsidR="0010748B" w:rsidRPr="005223BC" w:rsidRDefault="0010748B" w:rsidP="00585E96">
            <w:pPr>
              <w:rPr>
                <w:b/>
                <w:bCs/>
                <w:szCs w:val="20"/>
              </w:rPr>
            </w:pPr>
            <w:r w:rsidRPr="005223BC">
              <w:rPr>
                <w:b/>
                <w:bCs/>
                <w:szCs w:val="20"/>
              </w:rPr>
              <w:t>Message</w:t>
            </w:r>
          </w:p>
        </w:tc>
        <w:tc>
          <w:tcPr>
            <w:tcW w:w="9213" w:type="dxa"/>
            <w:tcBorders>
              <w:bottom w:val="single" w:sz="8" w:space="0" w:color="4F81BD"/>
              <w:right w:val="single" w:sz="8" w:space="0" w:color="4F81BD"/>
            </w:tcBorders>
            <w:shd w:val="clear" w:color="auto" w:fill="D3DFEE"/>
          </w:tcPr>
          <w:p w:rsidR="0010748B" w:rsidRPr="005223BC" w:rsidRDefault="00127D80" w:rsidP="00585E96">
            <w:pPr>
              <w:rPr>
                <w:szCs w:val="20"/>
              </w:rPr>
            </w:pPr>
            <w:r w:rsidRPr="005223BC">
              <w:rPr>
                <w:bCs/>
                <w:szCs w:val="20"/>
              </w:rPr>
              <w:t>The previous transaction is too old.  Continue with Manager Override?</w:t>
            </w:r>
          </w:p>
        </w:tc>
      </w:tr>
      <w:tr w:rsidR="0010748B" w:rsidRPr="005223BC" w:rsidTr="00585E96">
        <w:trPr>
          <w:cantSplit/>
        </w:trPr>
        <w:tc>
          <w:tcPr>
            <w:tcW w:w="1618" w:type="dxa"/>
            <w:tcBorders>
              <w:bottom w:val="single" w:sz="8" w:space="0" w:color="4F81BD"/>
              <w:right w:val="single" w:sz="18" w:space="0" w:color="4F81BD"/>
            </w:tcBorders>
            <w:shd w:val="clear" w:color="auto" w:fill="auto"/>
          </w:tcPr>
          <w:p w:rsidR="0010748B" w:rsidRPr="005223BC" w:rsidRDefault="0010748B" w:rsidP="00585E96">
            <w:pPr>
              <w:rPr>
                <w:b/>
                <w:bCs/>
                <w:szCs w:val="20"/>
              </w:rPr>
            </w:pPr>
            <w:r w:rsidRPr="005223BC">
              <w:rPr>
                <w:b/>
                <w:bCs/>
                <w:szCs w:val="20"/>
              </w:rPr>
              <w:lastRenderedPageBreak/>
              <w:t>Key prompt</w:t>
            </w:r>
          </w:p>
        </w:tc>
        <w:tc>
          <w:tcPr>
            <w:tcW w:w="9213" w:type="dxa"/>
            <w:tcBorders>
              <w:bottom w:val="single" w:sz="8" w:space="0" w:color="4F81BD"/>
              <w:right w:val="single" w:sz="8" w:space="0" w:color="4F81BD"/>
            </w:tcBorders>
          </w:tcPr>
          <w:p w:rsidR="0010748B" w:rsidRPr="005223BC" w:rsidRDefault="00127D80" w:rsidP="00127D80">
            <w:pPr>
              <w:pStyle w:val="ListParagraph"/>
              <w:numPr>
                <w:ilvl w:val="0"/>
                <w:numId w:val="29"/>
              </w:numPr>
              <w:rPr>
                <w:szCs w:val="20"/>
              </w:rPr>
            </w:pPr>
            <w:r w:rsidRPr="005223BC">
              <w:rPr>
                <w:szCs w:val="20"/>
              </w:rPr>
              <w:t>Yes: The system executes manager override use case</w:t>
            </w:r>
          </w:p>
          <w:p w:rsidR="00127D80" w:rsidRPr="005223BC" w:rsidRDefault="00127D80" w:rsidP="00127D80">
            <w:pPr>
              <w:pStyle w:val="ListParagraph"/>
              <w:numPr>
                <w:ilvl w:val="0"/>
                <w:numId w:val="29"/>
              </w:numPr>
              <w:rPr>
                <w:szCs w:val="20"/>
              </w:rPr>
            </w:pPr>
            <w:r w:rsidRPr="005223BC">
              <w:rPr>
                <w:szCs w:val="20"/>
              </w:rPr>
              <w:t>No: The system returns to the Enter Transaction Key screen</w:t>
            </w:r>
          </w:p>
        </w:tc>
      </w:tr>
      <w:tr w:rsidR="0010748B" w:rsidRPr="005223BC" w:rsidTr="00585E96">
        <w:trPr>
          <w:cantSplit/>
        </w:trPr>
        <w:tc>
          <w:tcPr>
            <w:tcW w:w="1618" w:type="dxa"/>
            <w:tcBorders>
              <w:right w:val="single" w:sz="18" w:space="0" w:color="4F81BD"/>
            </w:tcBorders>
            <w:shd w:val="clear" w:color="auto" w:fill="DBE5F1"/>
          </w:tcPr>
          <w:p w:rsidR="0010748B" w:rsidRPr="005223BC" w:rsidRDefault="0010748B" w:rsidP="00585E96">
            <w:pPr>
              <w:rPr>
                <w:b/>
                <w:bCs/>
                <w:szCs w:val="20"/>
              </w:rPr>
            </w:pPr>
            <w:r w:rsidRPr="005223BC">
              <w:rPr>
                <w:b/>
                <w:bCs/>
                <w:szCs w:val="20"/>
              </w:rPr>
              <w:t>Notes</w:t>
            </w:r>
          </w:p>
        </w:tc>
        <w:tc>
          <w:tcPr>
            <w:tcW w:w="9213" w:type="dxa"/>
            <w:tcBorders>
              <w:right w:val="single" w:sz="8" w:space="0" w:color="4F81BD"/>
            </w:tcBorders>
            <w:shd w:val="clear" w:color="auto" w:fill="DBE5F1"/>
          </w:tcPr>
          <w:p w:rsidR="0010748B" w:rsidRPr="005223BC" w:rsidRDefault="0010748B" w:rsidP="00585E96">
            <w:pPr>
              <w:rPr>
                <w:szCs w:val="20"/>
              </w:rPr>
            </w:pPr>
            <w:r w:rsidRPr="005223BC">
              <w:rPr>
                <w:szCs w:val="20"/>
              </w:rPr>
              <w:t>Configurable message</w:t>
            </w:r>
          </w:p>
        </w:tc>
      </w:tr>
    </w:tbl>
    <w:p w:rsidR="00CF0FCC" w:rsidRPr="005223BC" w:rsidRDefault="00CF0FCC" w:rsidP="0074229B">
      <w:pPr>
        <w:pStyle w:val="Heading3"/>
      </w:pPr>
      <w:r w:rsidRPr="005223BC">
        <w:t>Transaction Not Found</w:t>
      </w:r>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CF0FCC" w:rsidRPr="005223BC" w:rsidTr="00F43C02">
        <w:trPr>
          <w:cantSplit/>
        </w:trPr>
        <w:tc>
          <w:tcPr>
            <w:tcW w:w="1618" w:type="dxa"/>
            <w:tcBorders>
              <w:right w:val="single" w:sz="18" w:space="0" w:color="4F81BD"/>
            </w:tcBorders>
          </w:tcPr>
          <w:p w:rsidR="00CF0FCC" w:rsidRPr="005223BC" w:rsidRDefault="00CF0FCC" w:rsidP="00F43C02">
            <w:pPr>
              <w:rPr>
                <w:b/>
                <w:bCs/>
                <w:szCs w:val="20"/>
              </w:rPr>
            </w:pPr>
            <w:r w:rsidRPr="005223BC">
              <w:rPr>
                <w:b/>
                <w:bCs/>
                <w:szCs w:val="20"/>
              </w:rPr>
              <w:t>Description</w:t>
            </w:r>
          </w:p>
        </w:tc>
        <w:tc>
          <w:tcPr>
            <w:tcW w:w="9213" w:type="dxa"/>
            <w:tcBorders>
              <w:right w:val="single" w:sz="8" w:space="0" w:color="4F81BD"/>
            </w:tcBorders>
          </w:tcPr>
          <w:p w:rsidR="00CF0FCC" w:rsidRPr="005223BC" w:rsidRDefault="00CF0FCC" w:rsidP="00F43C02">
            <w:pPr>
              <w:rPr>
                <w:bCs/>
                <w:szCs w:val="20"/>
              </w:rPr>
            </w:pPr>
            <w:r w:rsidRPr="005223BC">
              <w:rPr>
                <w:bCs/>
                <w:szCs w:val="20"/>
              </w:rPr>
              <w:t>This message appears when the previous transaction cannot be found by the external system or if received an offline/timeout from the external system.</w:t>
            </w:r>
          </w:p>
        </w:tc>
      </w:tr>
      <w:tr w:rsidR="00CF0FCC" w:rsidRPr="005223BC" w:rsidTr="00F43C02">
        <w:trPr>
          <w:cantSplit/>
        </w:trPr>
        <w:tc>
          <w:tcPr>
            <w:tcW w:w="1618" w:type="dxa"/>
            <w:tcBorders>
              <w:bottom w:val="single" w:sz="8" w:space="0" w:color="4F81BD"/>
              <w:right w:val="single" w:sz="18" w:space="0" w:color="4F81BD"/>
            </w:tcBorders>
            <w:shd w:val="clear" w:color="auto" w:fill="D3DFEE"/>
          </w:tcPr>
          <w:p w:rsidR="00CF0FCC" w:rsidRPr="005223BC" w:rsidRDefault="00CF0FCC" w:rsidP="00F43C02">
            <w:pPr>
              <w:rPr>
                <w:b/>
                <w:bCs/>
                <w:szCs w:val="20"/>
              </w:rPr>
            </w:pPr>
            <w:r w:rsidRPr="005223BC">
              <w:rPr>
                <w:b/>
                <w:bCs/>
                <w:szCs w:val="20"/>
              </w:rPr>
              <w:t>Message</w:t>
            </w:r>
          </w:p>
        </w:tc>
        <w:tc>
          <w:tcPr>
            <w:tcW w:w="9213" w:type="dxa"/>
            <w:tcBorders>
              <w:bottom w:val="single" w:sz="8" w:space="0" w:color="4F81BD"/>
              <w:right w:val="single" w:sz="8" w:space="0" w:color="4F81BD"/>
            </w:tcBorders>
            <w:shd w:val="clear" w:color="auto" w:fill="D3DFEE"/>
          </w:tcPr>
          <w:p w:rsidR="00CF0FCC" w:rsidRPr="005223BC" w:rsidRDefault="00CF0FCC" w:rsidP="00F43C02">
            <w:pPr>
              <w:rPr>
                <w:szCs w:val="20"/>
              </w:rPr>
            </w:pPr>
            <w:r w:rsidRPr="005223BC">
              <w:rPr>
                <w:szCs w:val="20"/>
              </w:rPr>
              <w:t>Transaction not found.</w:t>
            </w:r>
          </w:p>
        </w:tc>
      </w:tr>
      <w:tr w:rsidR="00CF0FCC" w:rsidRPr="005223BC" w:rsidTr="00F43C02">
        <w:trPr>
          <w:cantSplit/>
        </w:trPr>
        <w:tc>
          <w:tcPr>
            <w:tcW w:w="1618" w:type="dxa"/>
            <w:tcBorders>
              <w:bottom w:val="single" w:sz="8" w:space="0" w:color="4F81BD"/>
              <w:right w:val="single" w:sz="18" w:space="0" w:color="4F81BD"/>
            </w:tcBorders>
            <w:shd w:val="clear" w:color="auto" w:fill="auto"/>
          </w:tcPr>
          <w:p w:rsidR="00CF0FCC" w:rsidRPr="005223BC" w:rsidRDefault="00CF0FCC" w:rsidP="00F43C02">
            <w:pPr>
              <w:rPr>
                <w:b/>
                <w:bCs/>
                <w:szCs w:val="20"/>
              </w:rPr>
            </w:pPr>
            <w:r w:rsidRPr="005223BC">
              <w:rPr>
                <w:b/>
                <w:bCs/>
                <w:szCs w:val="20"/>
              </w:rPr>
              <w:t>Key prompt</w:t>
            </w:r>
          </w:p>
        </w:tc>
        <w:tc>
          <w:tcPr>
            <w:tcW w:w="9213" w:type="dxa"/>
            <w:tcBorders>
              <w:bottom w:val="single" w:sz="8" w:space="0" w:color="4F81BD"/>
              <w:right w:val="single" w:sz="8" w:space="0" w:color="4F81BD"/>
            </w:tcBorders>
          </w:tcPr>
          <w:p w:rsidR="00CF0FCC" w:rsidRPr="005223BC" w:rsidRDefault="00CF0FCC" w:rsidP="00F43C02">
            <w:pPr>
              <w:rPr>
                <w:szCs w:val="20"/>
              </w:rPr>
            </w:pPr>
            <w:r w:rsidRPr="005223BC">
              <w:rPr>
                <w:szCs w:val="20"/>
              </w:rPr>
              <w:t>OK</w:t>
            </w:r>
          </w:p>
        </w:tc>
      </w:tr>
      <w:tr w:rsidR="00CF0FCC" w:rsidRPr="005223BC" w:rsidTr="00F43C02">
        <w:trPr>
          <w:cantSplit/>
        </w:trPr>
        <w:tc>
          <w:tcPr>
            <w:tcW w:w="1618" w:type="dxa"/>
            <w:tcBorders>
              <w:right w:val="single" w:sz="18" w:space="0" w:color="4F81BD"/>
            </w:tcBorders>
            <w:shd w:val="clear" w:color="auto" w:fill="DBE5F1"/>
          </w:tcPr>
          <w:p w:rsidR="00CF0FCC" w:rsidRPr="005223BC" w:rsidRDefault="00CF0FCC" w:rsidP="00F43C02">
            <w:pPr>
              <w:rPr>
                <w:b/>
                <w:bCs/>
                <w:szCs w:val="20"/>
              </w:rPr>
            </w:pPr>
            <w:r w:rsidRPr="005223BC">
              <w:rPr>
                <w:b/>
                <w:bCs/>
                <w:szCs w:val="20"/>
              </w:rPr>
              <w:t>Notes</w:t>
            </w:r>
          </w:p>
        </w:tc>
        <w:tc>
          <w:tcPr>
            <w:tcW w:w="9213" w:type="dxa"/>
            <w:tcBorders>
              <w:right w:val="single" w:sz="8" w:space="0" w:color="4F81BD"/>
            </w:tcBorders>
            <w:shd w:val="clear" w:color="auto" w:fill="DBE5F1"/>
          </w:tcPr>
          <w:p w:rsidR="00CF0FCC" w:rsidRPr="005223BC" w:rsidRDefault="00CF0FCC" w:rsidP="00F43C02">
            <w:pPr>
              <w:rPr>
                <w:szCs w:val="20"/>
              </w:rPr>
            </w:pPr>
            <w:r w:rsidRPr="005223BC">
              <w:rPr>
                <w:szCs w:val="20"/>
              </w:rPr>
              <w:t>Configurable message</w:t>
            </w:r>
          </w:p>
        </w:tc>
      </w:tr>
    </w:tbl>
    <w:p w:rsidR="00CF0FCC" w:rsidRPr="005223BC" w:rsidRDefault="00CF0FCC" w:rsidP="0074229B">
      <w:pPr>
        <w:pStyle w:val="Heading3"/>
      </w:pPr>
      <w:r w:rsidRPr="005223BC">
        <w:t xml:space="preserve">Covered Item not Found </w:t>
      </w:r>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CF0FCC" w:rsidRPr="005223BC" w:rsidTr="00F43C02">
        <w:trPr>
          <w:cantSplit/>
        </w:trPr>
        <w:tc>
          <w:tcPr>
            <w:tcW w:w="1618" w:type="dxa"/>
            <w:tcBorders>
              <w:right w:val="single" w:sz="18" w:space="0" w:color="4F81BD"/>
            </w:tcBorders>
          </w:tcPr>
          <w:p w:rsidR="00CF0FCC" w:rsidRPr="005223BC" w:rsidRDefault="00CF0FCC" w:rsidP="00F43C02">
            <w:pPr>
              <w:rPr>
                <w:b/>
                <w:bCs/>
                <w:szCs w:val="20"/>
              </w:rPr>
            </w:pPr>
            <w:r w:rsidRPr="005223BC">
              <w:rPr>
                <w:b/>
                <w:bCs/>
                <w:szCs w:val="20"/>
              </w:rPr>
              <w:t>Description</w:t>
            </w:r>
          </w:p>
        </w:tc>
        <w:tc>
          <w:tcPr>
            <w:tcW w:w="9213" w:type="dxa"/>
            <w:tcBorders>
              <w:right w:val="single" w:sz="8" w:space="0" w:color="4F81BD"/>
            </w:tcBorders>
          </w:tcPr>
          <w:p w:rsidR="00CF0FCC" w:rsidRPr="005223BC" w:rsidRDefault="00CF0FCC" w:rsidP="00F43C02">
            <w:pPr>
              <w:rPr>
                <w:bCs/>
                <w:szCs w:val="20"/>
              </w:rPr>
            </w:pPr>
            <w:r w:rsidRPr="005223BC">
              <w:rPr>
                <w:bCs/>
                <w:szCs w:val="20"/>
              </w:rPr>
              <w:t>This message appears when the covered item cannot be found in the transaction – either in current transaction or in previous transaction.</w:t>
            </w:r>
          </w:p>
        </w:tc>
      </w:tr>
      <w:tr w:rsidR="00CF0FCC" w:rsidRPr="005223BC" w:rsidTr="00F43C02">
        <w:trPr>
          <w:cantSplit/>
        </w:trPr>
        <w:tc>
          <w:tcPr>
            <w:tcW w:w="1618" w:type="dxa"/>
            <w:tcBorders>
              <w:bottom w:val="single" w:sz="8" w:space="0" w:color="4F81BD"/>
              <w:right w:val="single" w:sz="18" w:space="0" w:color="4F81BD"/>
            </w:tcBorders>
            <w:shd w:val="clear" w:color="auto" w:fill="D3DFEE"/>
          </w:tcPr>
          <w:p w:rsidR="00CF0FCC" w:rsidRPr="005223BC" w:rsidRDefault="00CF0FCC" w:rsidP="00F43C02">
            <w:pPr>
              <w:rPr>
                <w:b/>
                <w:bCs/>
                <w:szCs w:val="20"/>
              </w:rPr>
            </w:pPr>
            <w:r w:rsidRPr="005223BC">
              <w:rPr>
                <w:b/>
                <w:bCs/>
                <w:szCs w:val="20"/>
              </w:rPr>
              <w:t>Message</w:t>
            </w:r>
          </w:p>
        </w:tc>
        <w:tc>
          <w:tcPr>
            <w:tcW w:w="9213" w:type="dxa"/>
            <w:tcBorders>
              <w:bottom w:val="single" w:sz="8" w:space="0" w:color="4F81BD"/>
              <w:right w:val="single" w:sz="8" w:space="0" w:color="4F81BD"/>
            </w:tcBorders>
            <w:shd w:val="clear" w:color="auto" w:fill="D3DFEE"/>
          </w:tcPr>
          <w:p w:rsidR="00CF0FCC" w:rsidRPr="005223BC" w:rsidRDefault="00CF0FCC" w:rsidP="00F43C02">
            <w:pPr>
              <w:rPr>
                <w:szCs w:val="20"/>
              </w:rPr>
            </w:pPr>
            <w:r w:rsidRPr="005223BC">
              <w:rPr>
                <w:szCs w:val="20"/>
              </w:rPr>
              <w:t>The covered item is not found.</w:t>
            </w:r>
          </w:p>
        </w:tc>
      </w:tr>
      <w:tr w:rsidR="00CF0FCC" w:rsidRPr="005223BC" w:rsidTr="00F43C02">
        <w:trPr>
          <w:cantSplit/>
        </w:trPr>
        <w:tc>
          <w:tcPr>
            <w:tcW w:w="1618" w:type="dxa"/>
            <w:tcBorders>
              <w:bottom w:val="single" w:sz="8" w:space="0" w:color="4F81BD"/>
              <w:right w:val="single" w:sz="18" w:space="0" w:color="4F81BD"/>
            </w:tcBorders>
            <w:shd w:val="clear" w:color="auto" w:fill="auto"/>
          </w:tcPr>
          <w:p w:rsidR="00CF0FCC" w:rsidRPr="005223BC" w:rsidRDefault="00CF0FCC" w:rsidP="00F43C02">
            <w:pPr>
              <w:rPr>
                <w:b/>
                <w:bCs/>
                <w:szCs w:val="20"/>
              </w:rPr>
            </w:pPr>
            <w:r w:rsidRPr="005223BC">
              <w:rPr>
                <w:b/>
                <w:bCs/>
                <w:szCs w:val="20"/>
              </w:rPr>
              <w:t>Key prompt</w:t>
            </w:r>
          </w:p>
        </w:tc>
        <w:tc>
          <w:tcPr>
            <w:tcW w:w="9213" w:type="dxa"/>
            <w:tcBorders>
              <w:bottom w:val="single" w:sz="8" w:space="0" w:color="4F81BD"/>
              <w:right w:val="single" w:sz="8" w:space="0" w:color="4F81BD"/>
            </w:tcBorders>
          </w:tcPr>
          <w:p w:rsidR="00CF0FCC" w:rsidRPr="005223BC" w:rsidRDefault="00CF0FCC" w:rsidP="00F43C02">
            <w:pPr>
              <w:rPr>
                <w:szCs w:val="20"/>
              </w:rPr>
            </w:pPr>
            <w:r w:rsidRPr="005223BC">
              <w:rPr>
                <w:szCs w:val="20"/>
              </w:rPr>
              <w:t>OK</w:t>
            </w:r>
          </w:p>
        </w:tc>
      </w:tr>
      <w:tr w:rsidR="00CF0FCC" w:rsidRPr="005223BC" w:rsidTr="00F43C02">
        <w:trPr>
          <w:cantSplit/>
        </w:trPr>
        <w:tc>
          <w:tcPr>
            <w:tcW w:w="1618" w:type="dxa"/>
            <w:tcBorders>
              <w:right w:val="single" w:sz="18" w:space="0" w:color="4F81BD"/>
            </w:tcBorders>
            <w:shd w:val="clear" w:color="auto" w:fill="DBE5F1"/>
          </w:tcPr>
          <w:p w:rsidR="00CF0FCC" w:rsidRPr="005223BC" w:rsidRDefault="00CF0FCC" w:rsidP="00F43C02">
            <w:pPr>
              <w:rPr>
                <w:b/>
                <w:bCs/>
                <w:szCs w:val="20"/>
              </w:rPr>
            </w:pPr>
            <w:r w:rsidRPr="005223BC">
              <w:rPr>
                <w:b/>
                <w:bCs/>
                <w:szCs w:val="20"/>
              </w:rPr>
              <w:t>Notes</w:t>
            </w:r>
          </w:p>
        </w:tc>
        <w:tc>
          <w:tcPr>
            <w:tcW w:w="9213" w:type="dxa"/>
            <w:tcBorders>
              <w:right w:val="single" w:sz="8" w:space="0" w:color="4F81BD"/>
            </w:tcBorders>
            <w:shd w:val="clear" w:color="auto" w:fill="DBE5F1"/>
          </w:tcPr>
          <w:p w:rsidR="00CF0FCC" w:rsidRPr="005223BC" w:rsidRDefault="00CF0FCC" w:rsidP="00F43C02">
            <w:pPr>
              <w:rPr>
                <w:szCs w:val="20"/>
              </w:rPr>
            </w:pPr>
            <w:r w:rsidRPr="005223BC">
              <w:rPr>
                <w:szCs w:val="20"/>
              </w:rPr>
              <w:t>Configurable message</w:t>
            </w:r>
          </w:p>
        </w:tc>
      </w:tr>
    </w:tbl>
    <w:p w:rsidR="00A36851" w:rsidRPr="005223BC" w:rsidRDefault="00A36851" w:rsidP="0033549E">
      <w:pPr>
        <w:pStyle w:val="Heading1"/>
        <w:pBdr>
          <w:bottom w:val="single" w:sz="6" w:space="0" w:color="auto"/>
        </w:pBdr>
        <w:rPr>
          <w:i/>
        </w:rPr>
      </w:pPr>
      <w:bookmarkStart w:id="348" w:name="_Toc415658734"/>
      <w:r w:rsidRPr="005223BC">
        <w:rPr>
          <w:i/>
        </w:rPr>
        <w:t>Business Sign Off</w:t>
      </w:r>
      <w:bookmarkEnd w:id="340"/>
      <w:bookmarkEnd w:id="348"/>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3671"/>
        <w:gridCol w:w="3325"/>
        <w:gridCol w:w="3568"/>
      </w:tblGrid>
      <w:tr w:rsidR="00A36851" w:rsidRPr="005223BC" w:rsidTr="0045212D">
        <w:trPr>
          <w:cantSplit/>
        </w:trPr>
        <w:tc>
          <w:tcPr>
            <w:tcW w:w="3791" w:type="dxa"/>
            <w:tcBorders>
              <w:top w:val="single" w:sz="8" w:space="0" w:color="4F81BD"/>
              <w:left w:val="single" w:sz="8" w:space="0" w:color="4F81BD"/>
              <w:bottom w:val="single" w:sz="18" w:space="0" w:color="4F81BD"/>
              <w:right w:val="single" w:sz="8" w:space="0" w:color="4F81BD"/>
            </w:tcBorders>
          </w:tcPr>
          <w:p w:rsidR="00A36851" w:rsidRPr="005223BC" w:rsidRDefault="00A36851" w:rsidP="00801B82">
            <w:pPr>
              <w:rPr>
                <w:b/>
              </w:rPr>
            </w:pPr>
            <w:r w:rsidRPr="005223BC">
              <w:rPr>
                <w:b/>
              </w:rPr>
              <w:t>Name</w:t>
            </w:r>
          </w:p>
        </w:tc>
        <w:tc>
          <w:tcPr>
            <w:tcW w:w="3405" w:type="dxa"/>
            <w:tcBorders>
              <w:top w:val="single" w:sz="8" w:space="0" w:color="4F81BD"/>
              <w:left w:val="single" w:sz="8" w:space="0" w:color="4F81BD"/>
              <w:bottom w:val="single" w:sz="18" w:space="0" w:color="4F81BD"/>
              <w:right w:val="single" w:sz="8" w:space="0" w:color="4F81BD"/>
            </w:tcBorders>
          </w:tcPr>
          <w:p w:rsidR="00A36851" w:rsidRPr="005223BC" w:rsidRDefault="00A36851" w:rsidP="00801B82">
            <w:pPr>
              <w:rPr>
                <w:b/>
                <w:szCs w:val="20"/>
              </w:rPr>
            </w:pPr>
            <w:r w:rsidRPr="005223BC">
              <w:rPr>
                <w:b/>
                <w:szCs w:val="20"/>
              </w:rPr>
              <w:t>Organization</w:t>
            </w:r>
          </w:p>
        </w:tc>
        <w:tc>
          <w:tcPr>
            <w:tcW w:w="3691" w:type="dxa"/>
            <w:tcBorders>
              <w:top w:val="single" w:sz="8" w:space="0" w:color="4F81BD"/>
              <w:left w:val="single" w:sz="8" w:space="0" w:color="4F81BD"/>
              <w:bottom w:val="single" w:sz="18" w:space="0" w:color="4F81BD"/>
              <w:right w:val="single" w:sz="8" w:space="0" w:color="4F81BD"/>
            </w:tcBorders>
          </w:tcPr>
          <w:p w:rsidR="00A36851" w:rsidRPr="005223BC" w:rsidRDefault="00A36851" w:rsidP="00801B82">
            <w:pPr>
              <w:rPr>
                <w:b/>
                <w:szCs w:val="20"/>
              </w:rPr>
            </w:pPr>
            <w:r w:rsidRPr="005223BC">
              <w:rPr>
                <w:b/>
                <w:szCs w:val="20"/>
              </w:rPr>
              <w:t>Date</w:t>
            </w:r>
          </w:p>
        </w:tc>
      </w:tr>
      <w:tr w:rsidR="00A36851" w:rsidRPr="005223BC" w:rsidTr="0045212D">
        <w:trPr>
          <w:cantSplit/>
        </w:trPr>
        <w:tc>
          <w:tcPr>
            <w:tcW w:w="3791" w:type="dxa"/>
            <w:tcBorders>
              <w:top w:val="single" w:sz="8" w:space="0" w:color="4F81BD"/>
              <w:left w:val="single" w:sz="8" w:space="0" w:color="4F81BD"/>
              <w:bottom w:val="single" w:sz="8" w:space="0" w:color="4F81BD"/>
              <w:right w:val="single" w:sz="8" w:space="0" w:color="4F81BD"/>
            </w:tcBorders>
            <w:shd w:val="clear" w:color="auto" w:fill="D3DFEE"/>
          </w:tcPr>
          <w:p w:rsidR="00A36851" w:rsidRPr="005223BC" w:rsidRDefault="00A36851" w:rsidP="00801B82">
            <w:pPr>
              <w:rPr>
                <w:szCs w:val="20"/>
              </w:rPr>
            </w:pPr>
            <w:del w:id="349" w:author="Amy Byers" w:date="2015-04-01T13:35:00Z">
              <w:r w:rsidRPr="005223BC" w:rsidDel="0074229B">
                <w:rPr>
                  <w:szCs w:val="20"/>
                </w:rPr>
                <w:delText>&lt;Name of signer&gt;</w:delText>
              </w:r>
            </w:del>
          </w:p>
        </w:tc>
        <w:tc>
          <w:tcPr>
            <w:tcW w:w="3405" w:type="dxa"/>
            <w:tcBorders>
              <w:top w:val="single" w:sz="8" w:space="0" w:color="4F81BD"/>
              <w:left w:val="single" w:sz="8" w:space="0" w:color="4F81BD"/>
              <w:bottom w:val="single" w:sz="8" w:space="0" w:color="4F81BD"/>
              <w:right w:val="single" w:sz="8" w:space="0" w:color="4F81BD"/>
            </w:tcBorders>
            <w:shd w:val="clear" w:color="auto" w:fill="D3DFEE"/>
          </w:tcPr>
          <w:p w:rsidR="00A36851" w:rsidRPr="005223BC" w:rsidRDefault="00A36851" w:rsidP="00801B82">
            <w:pPr>
              <w:rPr>
                <w:szCs w:val="20"/>
              </w:rPr>
            </w:pPr>
            <w:del w:id="350" w:author="Amy Byers" w:date="2015-04-01T13:35:00Z">
              <w:r w:rsidRPr="005223BC" w:rsidDel="0074229B">
                <w:rPr>
                  <w:szCs w:val="20"/>
                </w:rPr>
                <w:delText>&lt;Organization of signer if applicable&gt;</w:delText>
              </w:r>
            </w:del>
          </w:p>
        </w:tc>
        <w:tc>
          <w:tcPr>
            <w:tcW w:w="3691" w:type="dxa"/>
            <w:tcBorders>
              <w:top w:val="single" w:sz="8" w:space="0" w:color="4F81BD"/>
              <w:left w:val="single" w:sz="8" w:space="0" w:color="4F81BD"/>
              <w:bottom w:val="single" w:sz="8" w:space="0" w:color="4F81BD"/>
              <w:right w:val="single" w:sz="8" w:space="0" w:color="4F81BD"/>
            </w:tcBorders>
            <w:shd w:val="clear" w:color="auto" w:fill="D3DFEE"/>
          </w:tcPr>
          <w:p w:rsidR="00A36851" w:rsidRPr="005223BC" w:rsidRDefault="00A36851" w:rsidP="00801B82">
            <w:pPr>
              <w:rPr>
                <w:szCs w:val="20"/>
              </w:rPr>
            </w:pPr>
            <w:del w:id="351" w:author="Amy Byers" w:date="2015-04-01T13:35:00Z">
              <w:r w:rsidRPr="005223BC" w:rsidDel="0074229B">
                <w:rPr>
                  <w:szCs w:val="20"/>
                </w:rPr>
                <w:delText>&lt;date of sign off&gt;</w:delText>
              </w:r>
            </w:del>
          </w:p>
        </w:tc>
      </w:tr>
    </w:tbl>
    <w:p w:rsidR="00A36851" w:rsidRPr="005223BC" w:rsidRDefault="00A36851" w:rsidP="00A36851">
      <w:pPr>
        <w:pStyle w:val="Heading1"/>
        <w:rPr>
          <w:i/>
        </w:rPr>
      </w:pPr>
      <w:bookmarkStart w:id="352" w:name="_Toc320880026"/>
      <w:bookmarkStart w:id="353" w:name="_Toc415658735"/>
      <w:r w:rsidRPr="005223BC">
        <w:rPr>
          <w:i/>
        </w:rPr>
        <w:t>Revision History</w:t>
      </w:r>
      <w:bookmarkEnd w:id="352"/>
      <w:bookmarkEnd w:id="353"/>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980"/>
        <w:gridCol w:w="5990"/>
        <w:gridCol w:w="1440"/>
        <w:gridCol w:w="1154"/>
      </w:tblGrid>
      <w:tr w:rsidR="00A36851" w:rsidRPr="005223BC" w:rsidTr="00801B82">
        <w:trPr>
          <w:cantSplit/>
        </w:trPr>
        <w:tc>
          <w:tcPr>
            <w:tcW w:w="2022" w:type="dxa"/>
            <w:tcBorders>
              <w:top w:val="single" w:sz="8" w:space="0" w:color="4F81BD"/>
              <w:left w:val="single" w:sz="8" w:space="0" w:color="4F81BD"/>
              <w:bottom w:val="single" w:sz="18" w:space="0" w:color="4F81BD"/>
              <w:right w:val="single" w:sz="8" w:space="0" w:color="4F81BD"/>
            </w:tcBorders>
          </w:tcPr>
          <w:p w:rsidR="00A36851" w:rsidRPr="005223BC" w:rsidRDefault="00A36851" w:rsidP="00801B82">
            <w:pPr>
              <w:rPr>
                <w:b/>
              </w:rPr>
            </w:pPr>
            <w:r w:rsidRPr="005223BC">
              <w:rPr>
                <w:b/>
              </w:rPr>
              <w:t>Reviser</w:t>
            </w:r>
          </w:p>
        </w:tc>
        <w:tc>
          <w:tcPr>
            <w:tcW w:w="6177" w:type="dxa"/>
            <w:tcBorders>
              <w:top w:val="single" w:sz="8" w:space="0" w:color="4F81BD"/>
              <w:left w:val="single" w:sz="8" w:space="0" w:color="4F81BD"/>
              <w:bottom w:val="single" w:sz="18" w:space="0" w:color="4F81BD"/>
              <w:right w:val="single" w:sz="8" w:space="0" w:color="4F81BD"/>
            </w:tcBorders>
          </w:tcPr>
          <w:p w:rsidR="00A36851" w:rsidRPr="005223BC" w:rsidRDefault="00A36851" w:rsidP="00801B82">
            <w:pPr>
              <w:rPr>
                <w:b/>
                <w:vanish/>
                <w:szCs w:val="20"/>
              </w:rPr>
            </w:pPr>
            <w:r w:rsidRPr="005223BC">
              <w:rPr>
                <w:b/>
                <w:szCs w:val="20"/>
              </w:rPr>
              <w:t>Revision</w:t>
            </w:r>
          </w:p>
        </w:tc>
        <w:tc>
          <w:tcPr>
            <w:tcW w:w="1448" w:type="dxa"/>
            <w:tcBorders>
              <w:top w:val="single" w:sz="8" w:space="0" w:color="4F81BD"/>
              <w:left w:val="single" w:sz="8" w:space="0" w:color="4F81BD"/>
              <w:bottom w:val="single" w:sz="18" w:space="0" w:color="4F81BD"/>
              <w:right w:val="single" w:sz="8" w:space="0" w:color="4F81BD"/>
            </w:tcBorders>
          </w:tcPr>
          <w:p w:rsidR="00A36851" w:rsidRPr="005223BC" w:rsidRDefault="00A36851" w:rsidP="00801B82">
            <w:pPr>
              <w:rPr>
                <w:b/>
                <w:szCs w:val="20"/>
              </w:rPr>
            </w:pPr>
            <w:r w:rsidRPr="005223BC">
              <w:rPr>
                <w:b/>
                <w:szCs w:val="20"/>
              </w:rPr>
              <w:t>Date</w:t>
            </w:r>
          </w:p>
        </w:tc>
        <w:tc>
          <w:tcPr>
            <w:tcW w:w="1162" w:type="dxa"/>
            <w:tcBorders>
              <w:top w:val="single" w:sz="8" w:space="0" w:color="4F81BD"/>
              <w:left w:val="single" w:sz="8" w:space="0" w:color="4F81BD"/>
              <w:bottom w:val="single" w:sz="18" w:space="0" w:color="4F81BD"/>
              <w:right w:val="single" w:sz="8" w:space="0" w:color="4F81BD"/>
            </w:tcBorders>
          </w:tcPr>
          <w:p w:rsidR="00A36851" w:rsidRPr="005223BC" w:rsidRDefault="00A36851" w:rsidP="00801B82">
            <w:pPr>
              <w:rPr>
                <w:b/>
                <w:szCs w:val="20"/>
              </w:rPr>
            </w:pPr>
            <w:r w:rsidRPr="005223BC">
              <w:rPr>
                <w:b/>
                <w:szCs w:val="20"/>
              </w:rPr>
              <w:t>Version</w:t>
            </w:r>
          </w:p>
        </w:tc>
      </w:tr>
      <w:tr w:rsidR="00EB496A" w:rsidRPr="005223BC" w:rsidTr="00801B82">
        <w:trPr>
          <w:cantSplit/>
        </w:trPr>
        <w:tc>
          <w:tcPr>
            <w:tcW w:w="2022" w:type="dxa"/>
            <w:tcBorders>
              <w:top w:val="single" w:sz="8" w:space="0" w:color="4F81BD"/>
              <w:left w:val="single" w:sz="8" w:space="0" w:color="4F81BD"/>
              <w:bottom w:val="single" w:sz="8" w:space="0" w:color="4F81BD"/>
              <w:right w:val="single" w:sz="8" w:space="0" w:color="4F81BD"/>
            </w:tcBorders>
            <w:shd w:val="clear" w:color="auto" w:fill="D3DFEE"/>
          </w:tcPr>
          <w:p w:rsidR="00EB496A" w:rsidRPr="005223BC" w:rsidRDefault="003073D2" w:rsidP="00801B82">
            <w:pPr>
              <w:rPr>
                <w:szCs w:val="20"/>
              </w:rPr>
            </w:pPr>
            <w:r w:rsidRPr="005223BC">
              <w:rPr>
                <w:szCs w:val="20"/>
              </w:rPr>
              <w:t>Amy Lackas</w:t>
            </w:r>
          </w:p>
        </w:tc>
        <w:tc>
          <w:tcPr>
            <w:tcW w:w="6177" w:type="dxa"/>
            <w:tcBorders>
              <w:top w:val="single" w:sz="8" w:space="0" w:color="4F81BD"/>
              <w:left w:val="single" w:sz="8" w:space="0" w:color="4F81BD"/>
              <w:bottom w:val="single" w:sz="8" w:space="0" w:color="4F81BD"/>
              <w:right w:val="single" w:sz="8" w:space="0" w:color="4F81BD"/>
            </w:tcBorders>
            <w:shd w:val="clear" w:color="auto" w:fill="D3DFEE"/>
          </w:tcPr>
          <w:p w:rsidR="00EB496A" w:rsidRPr="005223BC" w:rsidRDefault="0043233C" w:rsidP="00EB496A">
            <w:pPr>
              <w:rPr>
                <w:szCs w:val="20"/>
              </w:rPr>
            </w:pPr>
            <w:r w:rsidRPr="005223BC">
              <w:rPr>
                <w:szCs w:val="20"/>
              </w:rPr>
              <w:t>Initial document created</w:t>
            </w:r>
          </w:p>
        </w:tc>
        <w:tc>
          <w:tcPr>
            <w:tcW w:w="1448" w:type="dxa"/>
            <w:tcBorders>
              <w:top w:val="single" w:sz="8" w:space="0" w:color="4F81BD"/>
              <w:left w:val="single" w:sz="8" w:space="0" w:color="4F81BD"/>
              <w:bottom w:val="single" w:sz="8" w:space="0" w:color="4F81BD"/>
              <w:right w:val="single" w:sz="8" w:space="0" w:color="4F81BD"/>
            </w:tcBorders>
            <w:shd w:val="clear" w:color="auto" w:fill="D3DFEE"/>
          </w:tcPr>
          <w:p w:rsidR="00EB496A" w:rsidRPr="005223BC" w:rsidRDefault="00BD6C31" w:rsidP="0047438B">
            <w:pPr>
              <w:rPr>
                <w:szCs w:val="20"/>
              </w:rPr>
            </w:pPr>
            <w:r w:rsidRPr="005223BC">
              <w:rPr>
                <w:szCs w:val="20"/>
              </w:rPr>
              <w:t>03/26</w:t>
            </w:r>
            <w:r w:rsidR="005C23DB" w:rsidRPr="005223BC">
              <w:rPr>
                <w:szCs w:val="20"/>
              </w:rPr>
              <w:t>/2013</w:t>
            </w:r>
          </w:p>
        </w:tc>
        <w:tc>
          <w:tcPr>
            <w:tcW w:w="1162" w:type="dxa"/>
            <w:tcBorders>
              <w:top w:val="single" w:sz="8" w:space="0" w:color="4F81BD"/>
              <w:left w:val="single" w:sz="8" w:space="0" w:color="4F81BD"/>
              <w:bottom w:val="single" w:sz="8" w:space="0" w:color="4F81BD"/>
              <w:right w:val="single" w:sz="8" w:space="0" w:color="4F81BD"/>
            </w:tcBorders>
            <w:shd w:val="clear" w:color="auto" w:fill="D3DFEE"/>
          </w:tcPr>
          <w:p w:rsidR="00EB496A" w:rsidRPr="005223BC" w:rsidRDefault="0047438B" w:rsidP="00647FFD">
            <w:pPr>
              <w:rPr>
                <w:szCs w:val="20"/>
              </w:rPr>
            </w:pPr>
            <w:r w:rsidRPr="005223BC">
              <w:rPr>
                <w:szCs w:val="20"/>
              </w:rPr>
              <w:t>1.0</w:t>
            </w:r>
          </w:p>
        </w:tc>
      </w:tr>
      <w:tr w:rsidR="00127D80" w:rsidRPr="005223BC" w:rsidTr="00801B82">
        <w:trPr>
          <w:cantSplit/>
        </w:trPr>
        <w:tc>
          <w:tcPr>
            <w:tcW w:w="2022" w:type="dxa"/>
            <w:tcBorders>
              <w:top w:val="single" w:sz="8" w:space="0" w:color="4F81BD"/>
              <w:left w:val="single" w:sz="8" w:space="0" w:color="4F81BD"/>
              <w:bottom w:val="single" w:sz="8" w:space="0" w:color="4F81BD"/>
              <w:right w:val="single" w:sz="8" w:space="0" w:color="4F81BD"/>
            </w:tcBorders>
            <w:shd w:val="clear" w:color="auto" w:fill="D3DFEE"/>
          </w:tcPr>
          <w:p w:rsidR="00127D80" w:rsidRPr="005223BC" w:rsidRDefault="00127D80" w:rsidP="00801B82">
            <w:pPr>
              <w:rPr>
                <w:szCs w:val="20"/>
              </w:rPr>
            </w:pPr>
            <w:r w:rsidRPr="005223BC">
              <w:rPr>
                <w:szCs w:val="20"/>
              </w:rPr>
              <w:t>Amy Lackas</w:t>
            </w:r>
          </w:p>
        </w:tc>
        <w:tc>
          <w:tcPr>
            <w:tcW w:w="6177" w:type="dxa"/>
            <w:tcBorders>
              <w:top w:val="single" w:sz="8" w:space="0" w:color="4F81BD"/>
              <w:left w:val="single" w:sz="8" w:space="0" w:color="4F81BD"/>
              <w:bottom w:val="single" w:sz="8" w:space="0" w:color="4F81BD"/>
              <w:right w:val="single" w:sz="8" w:space="0" w:color="4F81BD"/>
            </w:tcBorders>
            <w:shd w:val="clear" w:color="auto" w:fill="D3DFEE"/>
          </w:tcPr>
          <w:p w:rsidR="00127D80" w:rsidRPr="005223BC" w:rsidRDefault="00127D80" w:rsidP="00EB496A">
            <w:pPr>
              <w:rPr>
                <w:szCs w:val="20"/>
              </w:rPr>
            </w:pPr>
            <w:r w:rsidRPr="005223BC">
              <w:rPr>
                <w:szCs w:val="20"/>
              </w:rPr>
              <w:t>Updates after internal review</w:t>
            </w:r>
          </w:p>
        </w:tc>
        <w:tc>
          <w:tcPr>
            <w:tcW w:w="1448" w:type="dxa"/>
            <w:tcBorders>
              <w:top w:val="single" w:sz="8" w:space="0" w:color="4F81BD"/>
              <w:left w:val="single" w:sz="8" w:space="0" w:color="4F81BD"/>
              <w:bottom w:val="single" w:sz="8" w:space="0" w:color="4F81BD"/>
              <w:right w:val="single" w:sz="8" w:space="0" w:color="4F81BD"/>
            </w:tcBorders>
            <w:shd w:val="clear" w:color="auto" w:fill="D3DFEE"/>
          </w:tcPr>
          <w:p w:rsidR="00127D80" w:rsidRPr="005223BC" w:rsidRDefault="00127D80" w:rsidP="0047438B">
            <w:pPr>
              <w:rPr>
                <w:szCs w:val="20"/>
              </w:rPr>
            </w:pPr>
            <w:r w:rsidRPr="005223BC">
              <w:rPr>
                <w:szCs w:val="20"/>
              </w:rPr>
              <w:t>04/01/2013</w:t>
            </w:r>
          </w:p>
        </w:tc>
        <w:tc>
          <w:tcPr>
            <w:tcW w:w="1162" w:type="dxa"/>
            <w:tcBorders>
              <w:top w:val="single" w:sz="8" w:space="0" w:color="4F81BD"/>
              <w:left w:val="single" w:sz="8" w:space="0" w:color="4F81BD"/>
              <w:bottom w:val="single" w:sz="8" w:space="0" w:color="4F81BD"/>
              <w:right w:val="single" w:sz="8" w:space="0" w:color="4F81BD"/>
            </w:tcBorders>
            <w:shd w:val="clear" w:color="auto" w:fill="D3DFEE"/>
          </w:tcPr>
          <w:p w:rsidR="00127D80" w:rsidRPr="005223BC" w:rsidRDefault="00127D80" w:rsidP="00647FFD">
            <w:pPr>
              <w:rPr>
                <w:szCs w:val="20"/>
              </w:rPr>
            </w:pPr>
            <w:r w:rsidRPr="005223BC">
              <w:rPr>
                <w:szCs w:val="20"/>
              </w:rPr>
              <w:t>1.1</w:t>
            </w:r>
          </w:p>
        </w:tc>
      </w:tr>
      <w:tr w:rsidR="00460D9F" w:rsidRPr="005223BC" w:rsidTr="00801B82">
        <w:trPr>
          <w:cantSplit/>
        </w:trPr>
        <w:tc>
          <w:tcPr>
            <w:tcW w:w="2022" w:type="dxa"/>
            <w:tcBorders>
              <w:top w:val="single" w:sz="8" w:space="0" w:color="4F81BD"/>
              <w:left w:val="single" w:sz="8" w:space="0" w:color="4F81BD"/>
              <w:bottom w:val="single" w:sz="8" w:space="0" w:color="4F81BD"/>
              <w:right w:val="single" w:sz="8" w:space="0" w:color="4F81BD"/>
            </w:tcBorders>
            <w:shd w:val="clear" w:color="auto" w:fill="D3DFEE"/>
          </w:tcPr>
          <w:p w:rsidR="00460D9F" w:rsidRPr="005223BC" w:rsidRDefault="00460D9F" w:rsidP="00801B82">
            <w:pPr>
              <w:rPr>
                <w:szCs w:val="20"/>
              </w:rPr>
            </w:pPr>
            <w:r>
              <w:rPr>
                <w:szCs w:val="20"/>
              </w:rPr>
              <w:t>Amy Byers</w:t>
            </w:r>
          </w:p>
        </w:tc>
        <w:tc>
          <w:tcPr>
            <w:tcW w:w="6177" w:type="dxa"/>
            <w:tcBorders>
              <w:top w:val="single" w:sz="8" w:space="0" w:color="4F81BD"/>
              <w:left w:val="single" w:sz="8" w:space="0" w:color="4F81BD"/>
              <w:bottom w:val="single" w:sz="8" w:space="0" w:color="4F81BD"/>
              <w:right w:val="single" w:sz="8" w:space="0" w:color="4F81BD"/>
            </w:tcBorders>
            <w:shd w:val="clear" w:color="auto" w:fill="D3DFEE"/>
          </w:tcPr>
          <w:p w:rsidR="00460D9F" w:rsidRDefault="00460D9F" w:rsidP="00EB496A">
            <w:pPr>
              <w:rPr>
                <w:szCs w:val="20"/>
              </w:rPr>
            </w:pPr>
            <w:r>
              <w:rPr>
                <w:szCs w:val="20"/>
              </w:rPr>
              <w:t>Added that items with a quantity greater than 1 are not eligible for warranties.</w:t>
            </w:r>
          </w:p>
          <w:p w:rsidR="001C63AC" w:rsidRPr="005223BC" w:rsidRDefault="001C63AC" w:rsidP="00EB496A">
            <w:pPr>
              <w:rPr>
                <w:szCs w:val="20"/>
              </w:rPr>
            </w:pPr>
            <w:r>
              <w:rPr>
                <w:szCs w:val="20"/>
              </w:rPr>
              <w:t>System does not validate quantity on previous transactions.</w:t>
            </w:r>
          </w:p>
        </w:tc>
        <w:tc>
          <w:tcPr>
            <w:tcW w:w="1448" w:type="dxa"/>
            <w:tcBorders>
              <w:top w:val="single" w:sz="8" w:space="0" w:color="4F81BD"/>
              <w:left w:val="single" w:sz="8" w:space="0" w:color="4F81BD"/>
              <w:bottom w:val="single" w:sz="8" w:space="0" w:color="4F81BD"/>
              <w:right w:val="single" w:sz="8" w:space="0" w:color="4F81BD"/>
            </w:tcBorders>
            <w:shd w:val="clear" w:color="auto" w:fill="D3DFEE"/>
          </w:tcPr>
          <w:p w:rsidR="00460D9F" w:rsidRPr="005223BC" w:rsidRDefault="00460D9F" w:rsidP="0047438B">
            <w:pPr>
              <w:rPr>
                <w:szCs w:val="20"/>
              </w:rPr>
            </w:pPr>
            <w:r>
              <w:rPr>
                <w:szCs w:val="20"/>
              </w:rPr>
              <w:t>3/20/2015</w:t>
            </w:r>
          </w:p>
        </w:tc>
        <w:tc>
          <w:tcPr>
            <w:tcW w:w="1162" w:type="dxa"/>
            <w:tcBorders>
              <w:top w:val="single" w:sz="8" w:space="0" w:color="4F81BD"/>
              <w:left w:val="single" w:sz="8" w:space="0" w:color="4F81BD"/>
              <w:bottom w:val="single" w:sz="8" w:space="0" w:color="4F81BD"/>
              <w:right w:val="single" w:sz="8" w:space="0" w:color="4F81BD"/>
            </w:tcBorders>
            <w:shd w:val="clear" w:color="auto" w:fill="D3DFEE"/>
          </w:tcPr>
          <w:p w:rsidR="00460D9F" w:rsidRPr="005223BC" w:rsidRDefault="00460D9F" w:rsidP="00647FFD">
            <w:pPr>
              <w:rPr>
                <w:szCs w:val="20"/>
              </w:rPr>
            </w:pPr>
            <w:r>
              <w:rPr>
                <w:szCs w:val="20"/>
              </w:rPr>
              <w:t>1.2</w:t>
            </w:r>
          </w:p>
        </w:tc>
      </w:tr>
      <w:tr w:rsidR="0074229B" w:rsidRPr="005223BC" w:rsidTr="00801B82">
        <w:trPr>
          <w:cantSplit/>
          <w:ins w:id="354" w:author="Amy Byers" w:date="2015-04-01T13:35:00Z"/>
        </w:trPr>
        <w:tc>
          <w:tcPr>
            <w:tcW w:w="2022" w:type="dxa"/>
            <w:tcBorders>
              <w:top w:val="single" w:sz="8" w:space="0" w:color="4F81BD"/>
              <w:left w:val="single" w:sz="8" w:space="0" w:color="4F81BD"/>
              <w:bottom w:val="single" w:sz="8" w:space="0" w:color="4F81BD"/>
              <w:right w:val="single" w:sz="8" w:space="0" w:color="4F81BD"/>
            </w:tcBorders>
            <w:shd w:val="clear" w:color="auto" w:fill="D3DFEE"/>
          </w:tcPr>
          <w:p w:rsidR="0074229B" w:rsidRDefault="0074229B" w:rsidP="00801B82">
            <w:pPr>
              <w:rPr>
                <w:ins w:id="355" w:author="Amy Byers" w:date="2015-04-01T13:35:00Z"/>
                <w:szCs w:val="20"/>
              </w:rPr>
            </w:pPr>
            <w:ins w:id="356" w:author="Amy Byers" w:date="2015-04-01T13:35:00Z">
              <w:r>
                <w:rPr>
                  <w:szCs w:val="20"/>
                </w:rPr>
                <w:t>Amy Byers</w:t>
              </w:r>
            </w:ins>
          </w:p>
        </w:tc>
        <w:tc>
          <w:tcPr>
            <w:tcW w:w="6177" w:type="dxa"/>
            <w:tcBorders>
              <w:top w:val="single" w:sz="8" w:space="0" w:color="4F81BD"/>
              <w:left w:val="single" w:sz="8" w:space="0" w:color="4F81BD"/>
              <w:bottom w:val="single" w:sz="8" w:space="0" w:color="4F81BD"/>
              <w:right w:val="single" w:sz="8" w:space="0" w:color="4F81BD"/>
            </w:tcBorders>
            <w:shd w:val="clear" w:color="auto" w:fill="D3DFEE"/>
          </w:tcPr>
          <w:p w:rsidR="0074229B" w:rsidRDefault="0074229B" w:rsidP="00EB496A">
            <w:pPr>
              <w:rPr>
                <w:ins w:id="357" w:author="Amy Byers" w:date="2015-04-01T13:35:00Z"/>
                <w:szCs w:val="20"/>
              </w:rPr>
            </w:pPr>
            <w:ins w:id="358" w:author="Amy Byers" w:date="2015-04-01T13:35:00Z">
              <w:r>
                <w:rPr>
                  <w:szCs w:val="20"/>
                </w:rPr>
                <w:t>Added Skip PSP PRP Validation IBH flag</w:t>
              </w:r>
            </w:ins>
          </w:p>
        </w:tc>
        <w:tc>
          <w:tcPr>
            <w:tcW w:w="1448" w:type="dxa"/>
            <w:tcBorders>
              <w:top w:val="single" w:sz="8" w:space="0" w:color="4F81BD"/>
              <w:left w:val="single" w:sz="8" w:space="0" w:color="4F81BD"/>
              <w:bottom w:val="single" w:sz="8" w:space="0" w:color="4F81BD"/>
              <w:right w:val="single" w:sz="8" w:space="0" w:color="4F81BD"/>
            </w:tcBorders>
            <w:shd w:val="clear" w:color="auto" w:fill="D3DFEE"/>
          </w:tcPr>
          <w:p w:rsidR="0074229B" w:rsidRDefault="0074229B" w:rsidP="0047438B">
            <w:pPr>
              <w:rPr>
                <w:ins w:id="359" w:author="Amy Byers" w:date="2015-04-01T13:35:00Z"/>
                <w:szCs w:val="20"/>
              </w:rPr>
            </w:pPr>
            <w:ins w:id="360" w:author="Amy Byers" w:date="2015-04-01T13:35:00Z">
              <w:r>
                <w:rPr>
                  <w:szCs w:val="20"/>
                </w:rPr>
                <w:t>4/1/2015</w:t>
              </w:r>
            </w:ins>
          </w:p>
        </w:tc>
        <w:tc>
          <w:tcPr>
            <w:tcW w:w="1162" w:type="dxa"/>
            <w:tcBorders>
              <w:top w:val="single" w:sz="8" w:space="0" w:color="4F81BD"/>
              <w:left w:val="single" w:sz="8" w:space="0" w:color="4F81BD"/>
              <w:bottom w:val="single" w:sz="8" w:space="0" w:color="4F81BD"/>
              <w:right w:val="single" w:sz="8" w:space="0" w:color="4F81BD"/>
            </w:tcBorders>
            <w:shd w:val="clear" w:color="auto" w:fill="D3DFEE"/>
          </w:tcPr>
          <w:p w:rsidR="0074229B" w:rsidRDefault="0074229B" w:rsidP="00647FFD">
            <w:pPr>
              <w:rPr>
                <w:ins w:id="361" w:author="Amy Byers" w:date="2015-04-01T13:35:00Z"/>
                <w:szCs w:val="20"/>
              </w:rPr>
            </w:pPr>
            <w:ins w:id="362" w:author="Amy Byers" w:date="2015-04-01T13:35:00Z">
              <w:r>
                <w:rPr>
                  <w:szCs w:val="20"/>
                </w:rPr>
                <w:t>1.3</w:t>
              </w:r>
            </w:ins>
          </w:p>
        </w:tc>
      </w:tr>
    </w:tbl>
    <w:p w:rsidR="00A36851" w:rsidRPr="005223BC" w:rsidRDefault="00A36851" w:rsidP="00A36851">
      <w:pPr>
        <w:pStyle w:val="Heading1"/>
        <w:rPr>
          <w:i/>
        </w:rPr>
      </w:pPr>
      <w:bookmarkStart w:id="363" w:name="_Toc320880027"/>
      <w:bookmarkStart w:id="364" w:name="_Toc415658736"/>
      <w:r w:rsidRPr="005223BC">
        <w:rPr>
          <w:i/>
        </w:rPr>
        <w:t>Appendix A: Glossary</w:t>
      </w:r>
      <w:bookmarkEnd w:id="363"/>
      <w:bookmarkEnd w:id="364"/>
    </w:p>
    <w:tbl>
      <w:tblPr>
        <w:tblW w:w="489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853"/>
        <w:gridCol w:w="8690"/>
      </w:tblGrid>
      <w:tr w:rsidR="00A36851" w:rsidRPr="005223BC" w:rsidTr="0033549E">
        <w:trPr>
          <w:cantSplit/>
        </w:trPr>
        <w:tc>
          <w:tcPr>
            <w:tcW w:w="1879" w:type="dxa"/>
            <w:tcBorders>
              <w:top w:val="single" w:sz="8" w:space="0" w:color="4F81BD"/>
              <w:left w:val="single" w:sz="8" w:space="0" w:color="4F81BD"/>
              <w:bottom w:val="single" w:sz="18" w:space="0" w:color="4F81BD"/>
              <w:right w:val="single" w:sz="8" w:space="0" w:color="4F81BD"/>
            </w:tcBorders>
          </w:tcPr>
          <w:p w:rsidR="00A36851" w:rsidRPr="005223BC" w:rsidRDefault="00A36851" w:rsidP="00801B82">
            <w:pPr>
              <w:rPr>
                <w:b/>
                <w:bCs/>
                <w:szCs w:val="20"/>
              </w:rPr>
            </w:pPr>
            <w:r w:rsidRPr="005223BC">
              <w:rPr>
                <w:b/>
                <w:bCs/>
                <w:szCs w:val="20"/>
              </w:rPr>
              <w:t>Term</w:t>
            </w:r>
          </w:p>
        </w:tc>
        <w:tc>
          <w:tcPr>
            <w:tcW w:w="8908" w:type="dxa"/>
            <w:tcBorders>
              <w:top w:val="single" w:sz="8" w:space="0" w:color="4F81BD"/>
              <w:left w:val="single" w:sz="8" w:space="0" w:color="4F81BD"/>
              <w:bottom w:val="single" w:sz="18" w:space="0" w:color="4F81BD"/>
              <w:right w:val="single" w:sz="8" w:space="0" w:color="4F81BD"/>
            </w:tcBorders>
          </w:tcPr>
          <w:p w:rsidR="00A36851" w:rsidRPr="005223BC" w:rsidRDefault="00A36851" w:rsidP="00801B82">
            <w:pPr>
              <w:rPr>
                <w:b/>
                <w:bCs/>
                <w:szCs w:val="20"/>
              </w:rPr>
            </w:pPr>
            <w:r w:rsidRPr="005223BC">
              <w:rPr>
                <w:b/>
                <w:bCs/>
                <w:szCs w:val="20"/>
              </w:rPr>
              <w:t>Definition</w:t>
            </w:r>
          </w:p>
        </w:tc>
      </w:tr>
      <w:tr w:rsidR="0033549E" w:rsidRPr="005223BC" w:rsidTr="0033549E">
        <w:trPr>
          <w:cantSplit/>
        </w:trPr>
        <w:tc>
          <w:tcPr>
            <w:tcW w:w="1879" w:type="dxa"/>
            <w:tcBorders>
              <w:top w:val="single" w:sz="8" w:space="0" w:color="4F81BD"/>
              <w:left w:val="single" w:sz="8" w:space="0" w:color="4F81BD"/>
              <w:bottom w:val="single" w:sz="8" w:space="0" w:color="4F81BD"/>
              <w:right w:val="single" w:sz="8" w:space="0" w:color="4F81BD"/>
            </w:tcBorders>
            <w:shd w:val="clear" w:color="auto" w:fill="D3DFEE"/>
          </w:tcPr>
          <w:p w:rsidR="0033549E" w:rsidRPr="005223BC" w:rsidRDefault="0033549E" w:rsidP="00801B82">
            <w:pPr>
              <w:rPr>
                <w:bCs/>
                <w:szCs w:val="20"/>
              </w:rPr>
            </w:pPr>
            <w:r w:rsidRPr="005223BC">
              <w:rPr>
                <w:bCs/>
                <w:szCs w:val="20"/>
              </w:rPr>
              <w:t>Covered item</w:t>
            </w:r>
          </w:p>
        </w:tc>
        <w:tc>
          <w:tcPr>
            <w:tcW w:w="8908" w:type="dxa"/>
            <w:tcBorders>
              <w:top w:val="single" w:sz="8" w:space="0" w:color="4F81BD"/>
              <w:left w:val="single" w:sz="8" w:space="0" w:color="4F81BD"/>
              <w:bottom w:val="single" w:sz="8" w:space="0" w:color="4F81BD"/>
              <w:right w:val="single" w:sz="8" w:space="0" w:color="4F81BD"/>
            </w:tcBorders>
            <w:shd w:val="clear" w:color="auto" w:fill="D3DFEE"/>
          </w:tcPr>
          <w:p w:rsidR="0033549E" w:rsidRPr="005223BC" w:rsidRDefault="0033549E" w:rsidP="00801B82">
            <w:pPr>
              <w:rPr>
                <w:szCs w:val="20"/>
              </w:rPr>
            </w:pPr>
            <w:r w:rsidRPr="005223BC">
              <w:rPr>
                <w:szCs w:val="20"/>
              </w:rPr>
              <w:t>Item to be covered by a warranty item</w:t>
            </w:r>
          </w:p>
        </w:tc>
      </w:tr>
      <w:tr w:rsidR="00063C48" w:rsidRPr="005223BC" w:rsidTr="0033549E">
        <w:trPr>
          <w:cantSplit/>
        </w:trPr>
        <w:tc>
          <w:tcPr>
            <w:tcW w:w="1879" w:type="dxa"/>
            <w:tcBorders>
              <w:top w:val="single" w:sz="8" w:space="0" w:color="4F81BD"/>
              <w:left w:val="single" w:sz="8" w:space="0" w:color="4F81BD"/>
              <w:bottom w:val="single" w:sz="8" w:space="0" w:color="4F81BD"/>
              <w:right w:val="single" w:sz="8" w:space="0" w:color="4F81BD"/>
            </w:tcBorders>
            <w:shd w:val="clear" w:color="auto" w:fill="D3DFEE"/>
          </w:tcPr>
          <w:p w:rsidR="00063C48" w:rsidRPr="005223BC" w:rsidRDefault="00063C48" w:rsidP="00801B82">
            <w:pPr>
              <w:rPr>
                <w:bCs/>
                <w:szCs w:val="20"/>
              </w:rPr>
            </w:pPr>
            <w:r w:rsidRPr="005223BC">
              <w:rPr>
                <w:bCs/>
                <w:szCs w:val="20"/>
              </w:rPr>
              <w:t>PSP</w:t>
            </w:r>
          </w:p>
        </w:tc>
        <w:tc>
          <w:tcPr>
            <w:tcW w:w="8908" w:type="dxa"/>
            <w:tcBorders>
              <w:top w:val="single" w:sz="8" w:space="0" w:color="4F81BD"/>
              <w:left w:val="single" w:sz="8" w:space="0" w:color="4F81BD"/>
              <w:bottom w:val="single" w:sz="8" w:space="0" w:color="4F81BD"/>
              <w:right w:val="single" w:sz="8" w:space="0" w:color="4F81BD"/>
            </w:tcBorders>
            <w:shd w:val="clear" w:color="auto" w:fill="D3DFEE"/>
          </w:tcPr>
          <w:p w:rsidR="00063C48" w:rsidRPr="005223BC" w:rsidRDefault="00063C48" w:rsidP="00801B82">
            <w:pPr>
              <w:rPr>
                <w:szCs w:val="20"/>
              </w:rPr>
            </w:pPr>
            <w:r w:rsidRPr="005223BC">
              <w:rPr>
                <w:szCs w:val="20"/>
              </w:rPr>
              <w:t>Product Service Plan</w:t>
            </w:r>
          </w:p>
        </w:tc>
      </w:tr>
      <w:tr w:rsidR="00063C48" w:rsidRPr="0033549E" w:rsidTr="0033549E">
        <w:trPr>
          <w:cantSplit/>
        </w:trPr>
        <w:tc>
          <w:tcPr>
            <w:tcW w:w="1879" w:type="dxa"/>
            <w:tcBorders>
              <w:top w:val="single" w:sz="8" w:space="0" w:color="4F81BD"/>
              <w:left w:val="single" w:sz="8" w:space="0" w:color="4F81BD"/>
              <w:bottom w:val="single" w:sz="8" w:space="0" w:color="4F81BD"/>
              <w:right w:val="single" w:sz="8" w:space="0" w:color="4F81BD"/>
            </w:tcBorders>
            <w:shd w:val="clear" w:color="auto" w:fill="D3DFEE"/>
          </w:tcPr>
          <w:p w:rsidR="00063C48" w:rsidRPr="005223BC" w:rsidRDefault="00063C48" w:rsidP="00801B82">
            <w:pPr>
              <w:rPr>
                <w:bCs/>
                <w:szCs w:val="20"/>
              </w:rPr>
            </w:pPr>
            <w:r w:rsidRPr="005223BC">
              <w:rPr>
                <w:bCs/>
                <w:szCs w:val="20"/>
              </w:rPr>
              <w:t>PRP</w:t>
            </w:r>
          </w:p>
        </w:tc>
        <w:tc>
          <w:tcPr>
            <w:tcW w:w="8908" w:type="dxa"/>
            <w:tcBorders>
              <w:top w:val="single" w:sz="8" w:space="0" w:color="4F81BD"/>
              <w:left w:val="single" w:sz="8" w:space="0" w:color="4F81BD"/>
              <w:bottom w:val="single" w:sz="8" w:space="0" w:color="4F81BD"/>
              <w:right w:val="single" w:sz="8" w:space="0" w:color="4F81BD"/>
            </w:tcBorders>
            <w:shd w:val="clear" w:color="auto" w:fill="D3DFEE"/>
          </w:tcPr>
          <w:p w:rsidR="00063C48" w:rsidRDefault="00063C48" w:rsidP="00801B82">
            <w:pPr>
              <w:rPr>
                <w:szCs w:val="20"/>
              </w:rPr>
            </w:pPr>
            <w:r w:rsidRPr="005223BC">
              <w:rPr>
                <w:szCs w:val="20"/>
              </w:rPr>
              <w:t>Product Replacement Plan</w:t>
            </w:r>
          </w:p>
        </w:tc>
      </w:tr>
      <w:tr w:rsidR="0074229B" w:rsidRPr="0033549E" w:rsidTr="0033549E">
        <w:trPr>
          <w:cantSplit/>
          <w:ins w:id="365" w:author="Amy Byers" w:date="2015-04-01T13:35:00Z"/>
        </w:trPr>
        <w:tc>
          <w:tcPr>
            <w:tcW w:w="1879" w:type="dxa"/>
            <w:tcBorders>
              <w:top w:val="single" w:sz="8" w:space="0" w:color="4F81BD"/>
              <w:left w:val="single" w:sz="8" w:space="0" w:color="4F81BD"/>
              <w:bottom w:val="single" w:sz="8" w:space="0" w:color="4F81BD"/>
              <w:right w:val="single" w:sz="8" w:space="0" w:color="4F81BD"/>
            </w:tcBorders>
            <w:shd w:val="clear" w:color="auto" w:fill="D3DFEE"/>
          </w:tcPr>
          <w:p w:rsidR="0074229B" w:rsidRPr="005223BC" w:rsidRDefault="0074229B" w:rsidP="00801B82">
            <w:pPr>
              <w:rPr>
                <w:ins w:id="366" w:author="Amy Byers" w:date="2015-04-01T13:35:00Z"/>
                <w:bCs/>
                <w:szCs w:val="20"/>
              </w:rPr>
            </w:pPr>
            <w:ins w:id="367" w:author="Amy Byers" w:date="2015-04-01T13:35:00Z">
              <w:r>
                <w:rPr>
                  <w:bCs/>
                  <w:szCs w:val="20"/>
                </w:rPr>
                <w:t>IBH</w:t>
              </w:r>
            </w:ins>
          </w:p>
        </w:tc>
        <w:tc>
          <w:tcPr>
            <w:tcW w:w="8908" w:type="dxa"/>
            <w:tcBorders>
              <w:top w:val="single" w:sz="8" w:space="0" w:color="4F81BD"/>
              <w:left w:val="single" w:sz="8" w:space="0" w:color="4F81BD"/>
              <w:bottom w:val="single" w:sz="8" w:space="0" w:color="4F81BD"/>
              <w:right w:val="single" w:sz="8" w:space="0" w:color="4F81BD"/>
            </w:tcBorders>
            <w:shd w:val="clear" w:color="auto" w:fill="D3DFEE"/>
          </w:tcPr>
          <w:p w:rsidR="0074229B" w:rsidRPr="005223BC" w:rsidRDefault="0074229B" w:rsidP="00801B82">
            <w:pPr>
              <w:rPr>
                <w:ins w:id="368" w:author="Amy Byers" w:date="2015-04-01T13:35:00Z"/>
                <w:szCs w:val="20"/>
              </w:rPr>
            </w:pPr>
            <w:ins w:id="369" w:author="Amy Byers" w:date="2015-04-01T13:35:00Z">
              <w:r>
                <w:rPr>
                  <w:szCs w:val="20"/>
                </w:rPr>
                <w:t xml:space="preserve">International Business Hierarchy </w:t>
              </w:r>
            </w:ins>
          </w:p>
        </w:tc>
      </w:tr>
    </w:tbl>
    <w:p w:rsidR="00E202D4" w:rsidRDefault="00E202D4" w:rsidP="00414418">
      <w:pPr>
        <w:rPr>
          <w:b/>
          <w:sz w:val="24"/>
        </w:rPr>
      </w:pPr>
    </w:p>
    <w:p w:rsidR="00E202D4" w:rsidRPr="00E202D4" w:rsidRDefault="00E202D4" w:rsidP="00E202D4">
      <w:pPr>
        <w:rPr>
          <w:sz w:val="24"/>
        </w:rPr>
      </w:pPr>
    </w:p>
    <w:p w:rsidR="00E202D4" w:rsidRPr="00E202D4" w:rsidRDefault="00E202D4" w:rsidP="00E202D4">
      <w:pPr>
        <w:rPr>
          <w:sz w:val="24"/>
        </w:rPr>
      </w:pPr>
    </w:p>
    <w:p w:rsidR="00E202D4" w:rsidRDefault="00E202D4" w:rsidP="00E202D4">
      <w:pPr>
        <w:rPr>
          <w:sz w:val="24"/>
        </w:rPr>
      </w:pPr>
    </w:p>
    <w:p w:rsidR="00CB18A7" w:rsidRPr="00E202D4" w:rsidRDefault="00E202D4" w:rsidP="00E202D4">
      <w:pPr>
        <w:tabs>
          <w:tab w:val="left" w:pos="8573"/>
        </w:tabs>
        <w:rPr>
          <w:sz w:val="24"/>
        </w:rPr>
      </w:pPr>
      <w:r>
        <w:rPr>
          <w:sz w:val="24"/>
        </w:rPr>
        <w:tab/>
      </w:r>
    </w:p>
    <w:sectPr w:rsidR="00CB18A7" w:rsidRPr="00E202D4" w:rsidSect="00DD7ACA">
      <w:headerReference w:type="default" r:id="rId37"/>
      <w:footerReference w:type="default" r:id="rId38"/>
      <w:footerReference w:type="first" r:id="rId39"/>
      <w:pgSz w:w="12240" w:h="15840" w:code="1"/>
      <w:pgMar w:top="720" w:right="720" w:bottom="720" w:left="720" w:header="432" w:footer="43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52DA" w:rsidRDefault="000852DA">
      <w:r>
        <w:separator/>
      </w:r>
    </w:p>
  </w:endnote>
  <w:endnote w:type="continuationSeparator" w:id="0">
    <w:p w:rsidR="000852DA" w:rsidRDefault="000852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5E96" w:rsidRPr="00A6001F" w:rsidRDefault="00585E96" w:rsidP="00A6001F">
    <w:pPr>
      <w:pStyle w:val="Footer"/>
      <w:jc w:val="right"/>
      <w:rPr>
        <w:sz w:val="18"/>
        <w:szCs w:val="18"/>
      </w:rPr>
    </w:pPr>
    <w:r>
      <w:ptab w:relativeTo="margin" w:alignment="center" w:leader="none"/>
    </w:r>
    <w:r>
      <w:ptab w:relativeTo="margin" w:alignment="right" w:leader="none"/>
    </w:r>
    <w:r w:rsidRPr="00091B36">
      <w:rPr>
        <w:i/>
        <w:sz w:val="18"/>
        <w:szCs w:val="18"/>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5E96" w:rsidRDefault="00917325" w:rsidP="005C23DB">
    <w:pPr>
      <w:ind w:left="72"/>
      <w:rPr>
        <w:rFonts w:cs="Arial"/>
        <w:szCs w:val="20"/>
      </w:rPr>
    </w:pPr>
    <w:proofErr w:type="spellStart"/>
    <w:r>
      <w:rPr>
        <w:rStyle w:val="Strong"/>
        <w:rFonts w:cs="Arial"/>
        <w:b w:val="0"/>
        <w:sz w:val="24"/>
        <w:bdr w:val="none" w:sz="0" w:space="0" w:color="auto" w:frame="1"/>
      </w:rPr>
      <w:t>Storeworks</w:t>
    </w:r>
    <w:proofErr w:type="spellEnd"/>
    <w:r w:rsidR="00585E96" w:rsidRPr="003C0044">
      <w:rPr>
        <w:rStyle w:val="Strong"/>
        <w:rFonts w:cs="Arial"/>
        <w:b w:val="0"/>
        <w:sz w:val="24"/>
        <w:bdr w:val="none" w:sz="0" w:space="0" w:color="auto" w:frame="1"/>
      </w:rPr>
      <w:t xml:space="preserve"> Technologies, </w:t>
    </w:r>
    <w:proofErr w:type="spellStart"/>
    <w:r w:rsidR="00585E96" w:rsidRPr="003C0044">
      <w:rPr>
        <w:rStyle w:val="Strong"/>
        <w:rFonts w:cs="Arial"/>
        <w:b w:val="0"/>
        <w:sz w:val="24"/>
        <w:bdr w:val="none" w:sz="0" w:space="0" w:color="auto" w:frame="1"/>
      </w:rPr>
      <w:t>Inc</w:t>
    </w:r>
    <w:proofErr w:type="spellEnd"/>
    <w:r w:rsidR="00585E96" w:rsidRPr="005E21B2">
      <w:rPr>
        <w:rFonts w:cs="Arial"/>
        <w:sz w:val="24"/>
      </w:rPr>
      <w:br/>
    </w:r>
    <w:r w:rsidR="00585E96">
      <w:rPr>
        <w:rFonts w:cs="Arial"/>
        <w:szCs w:val="20"/>
      </w:rPr>
      <w:t>11635 North Park Drive</w:t>
    </w:r>
  </w:p>
  <w:p w:rsidR="00585E96" w:rsidRDefault="00585E96" w:rsidP="005C23DB">
    <w:pPr>
      <w:ind w:left="72"/>
      <w:rPr>
        <w:rFonts w:cs="Arial"/>
        <w:szCs w:val="20"/>
      </w:rPr>
    </w:pPr>
    <w:r>
      <w:rPr>
        <w:rFonts w:cs="Arial"/>
        <w:szCs w:val="20"/>
      </w:rPr>
      <w:t>Suite 100</w:t>
    </w:r>
  </w:p>
  <w:p w:rsidR="00585E96" w:rsidRDefault="00585E96" w:rsidP="005C23DB">
    <w:pPr>
      <w:ind w:left="72"/>
      <w:rPr>
        <w:rFonts w:cs="Arial"/>
        <w:szCs w:val="20"/>
      </w:rPr>
    </w:pPr>
    <w:r>
      <w:rPr>
        <w:rFonts w:cs="Arial"/>
        <w:szCs w:val="20"/>
      </w:rPr>
      <w:t>Wake Forest, NC 27587</w:t>
    </w:r>
    <w:r w:rsidRPr="005E21B2">
      <w:rPr>
        <w:rFonts w:cs="Arial"/>
        <w:szCs w:val="20"/>
      </w:rPr>
      <w:br/>
    </w:r>
    <w:r>
      <w:rPr>
        <w:rFonts w:cs="Arial"/>
        <w:szCs w:val="20"/>
      </w:rPr>
      <w:t>919.435.9900</w:t>
    </w:r>
  </w:p>
  <w:p w:rsidR="00585E96" w:rsidRPr="005E21B2" w:rsidRDefault="00585E96" w:rsidP="005C23DB">
    <w:pPr>
      <w:ind w:left="72"/>
      <w:jc w:val="right"/>
      <w:rPr>
        <w:b/>
        <w:iCs/>
        <w:sz w:val="24"/>
      </w:rPr>
    </w:pPr>
    <w:r w:rsidRPr="00CB6F29">
      <w:rPr>
        <w:rFonts w:cs="Arial"/>
        <w:noProof/>
        <w:szCs w:val="20"/>
      </w:rPr>
      <w:drawing>
        <wp:inline distT="0" distB="0" distL="0" distR="0">
          <wp:extent cx="6858000" cy="447818"/>
          <wp:effectExtent l="19050" t="0" r="0" b="0"/>
          <wp:docPr id="2" name="Picture 1" descr="doc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_header.png"/>
                  <pic:cNvPicPr/>
                </pic:nvPicPr>
                <pic:blipFill>
                  <a:blip r:embed="rId1"/>
                  <a:stretch>
                    <a:fillRect/>
                  </a:stretch>
                </pic:blipFill>
                <pic:spPr>
                  <a:xfrm>
                    <a:off x="0" y="0"/>
                    <a:ext cx="6858000" cy="447818"/>
                  </a:xfrm>
                  <a:prstGeom prst="rect">
                    <a:avLst/>
                  </a:prstGeom>
                </pic:spPr>
              </pic:pic>
            </a:graphicData>
          </a:graphic>
        </wp:inline>
      </w:drawing>
    </w:r>
  </w:p>
  <w:p w:rsidR="00585E96" w:rsidRPr="005C23DB" w:rsidRDefault="00585E96" w:rsidP="005C23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52DA" w:rsidRDefault="000852DA">
      <w:r>
        <w:separator/>
      </w:r>
    </w:p>
  </w:footnote>
  <w:footnote w:type="continuationSeparator" w:id="0">
    <w:p w:rsidR="000852DA" w:rsidRDefault="000852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00" w:type="pct"/>
      <w:tblInd w:w="144" w:type="dxa"/>
      <w:tblLook w:val="04A0" w:firstRow="1" w:lastRow="0" w:firstColumn="1" w:lastColumn="0" w:noHBand="0" w:noVBand="1"/>
    </w:tblPr>
    <w:tblGrid>
      <w:gridCol w:w="5292"/>
      <w:gridCol w:w="5292"/>
    </w:tblGrid>
    <w:tr w:rsidR="00585E96" w:rsidRPr="0033549E" w:rsidTr="00091B36">
      <w:trPr>
        <w:trHeight w:val="267"/>
      </w:trPr>
      <w:tc>
        <w:tcPr>
          <w:tcW w:w="5508" w:type="dxa"/>
          <w:vAlign w:val="center"/>
        </w:tcPr>
        <w:p w:rsidR="00585E96" w:rsidRPr="0033549E" w:rsidRDefault="00585E96" w:rsidP="003B6D48">
          <w:pPr>
            <w:pStyle w:val="Header"/>
            <w:rPr>
              <w:i/>
              <w:iCs/>
              <w:sz w:val="18"/>
              <w:szCs w:val="18"/>
            </w:rPr>
          </w:pPr>
          <w:r w:rsidRPr="0033549E">
            <w:rPr>
              <w:i/>
              <w:iCs/>
              <w:sz w:val="18"/>
              <w:szCs w:val="18"/>
            </w:rPr>
            <w:t>Warranty Feature Document</w:t>
          </w:r>
        </w:p>
      </w:tc>
      <w:tc>
        <w:tcPr>
          <w:tcW w:w="5508" w:type="dxa"/>
          <w:vAlign w:val="center"/>
        </w:tcPr>
        <w:p w:rsidR="00585E96" w:rsidRPr="0033549E" w:rsidRDefault="00585E96" w:rsidP="0074229B">
          <w:pPr>
            <w:pStyle w:val="Header"/>
            <w:jc w:val="right"/>
            <w:rPr>
              <w:i/>
              <w:sz w:val="18"/>
              <w:szCs w:val="18"/>
            </w:rPr>
          </w:pPr>
          <w:r w:rsidRPr="0033549E">
            <w:rPr>
              <w:i/>
              <w:sz w:val="18"/>
              <w:szCs w:val="18"/>
            </w:rPr>
            <w:t xml:space="preserve">Revision Date: </w:t>
          </w:r>
          <w:del w:id="370" w:author="Amy Byers" w:date="2015-04-01T13:30:00Z">
            <w:r w:rsidR="00917325" w:rsidDel="0074229B">
              <w:rPr>
                <w:i/>
                <w:sz w:val="18"/>
                <w:szCs w:val="18"/>
              </w:rPr>
              <w:delText>3/20</w:delText>
            </w:r>
          </w:del>
          <w:ins w:id="371" w:author="Amy Byers" w:date="2015-04-01T13:30:00Z">
            <w:r w:rsidR="0074229B">
              <w:rPr>
                <w:i/>
                <w:sz w:val="18"/>
                <w:szCs w:val="18"/>
              </w:rPr>
              <w:t>4/1</w:t>
            </w:r>
          </w:ins>
          <w:r w:rsidR="00917325">
            <w:rPr>
              <w:i/>
              <w:sz w:val="18"/>
              <w:szCs w:val="18"/>
            </w:rPr>
            <w:t>/2015</w:t>
          </w:r>
        </w:p>
      </w:tc>
    </w:tr>
    <w:tr w:rsidR="00585E96" w:rsidRPr="001E1F93" w:rsidTr="001E1F93">
      <w:tc>
        <w:tcPr>
          <w:tcW w:w="5508" w:type="dxa"/>
          <w:vAlign w:val="center"/>
        </w:tcPr>
        <w:p w:rsidR="00585E96" w:rsidRPr="001E1F93" w:rsidRDefault="00917325" w:rsidP="00A36851">
          <w:pPr>
            <w:pStyle w:val="Header"/>
            <w:rPr>
              <w:b/>
              <w:i/>
              <w:iCs/>
              <w:sz w:val="18"/>
              <w:szCs w:val="18"/>
            </w:rPr>
          </w:pPr>
          <w:proofErr w:type="spellStart"/>
          <w:r>
            <w:rPr>
              <w:b/>
              <w:i/>
              <w:iCs/>
              <w:sz w:val="18"/>
              <w:szCs w:val="18"/>
            </w:rPr>
            <w:t>Storeworks</w:t>
          </w:r>
          <w:proofErr w:type="spellEnd"/>
          <w:r w:rsidR="00585E96" w:rsidRPr="001E1F93">
            <w:rPr>
              <w:b/>
              <w:i/>
              <w:iCs/>
              <w:sz w:val="18"/>
              <w:szCs w:val="18"/>
            </w:rPr>
            <w:t xml:space="preserve"> </w:t>
          </w:r>
          <w:r w:rsidR="00585E96">
            <w:rPr>
              <w:b/>
              <w:i/>
              <w:iCs/>
              <w:sz w:val="18"/>
              <w:szCs w:val="18"/>
            </w:rPr>
            <w:t xml:space="preserve">and Best Buy Canada </w:t>
          </w:r>
          <w:r w:rsidR="00585E96" w:rsidRPr="001E1F93">
            <w:rPr>
              <w:b/>
              <w:i/>
              <w:iCs/>
              <w:sz w:val="18"/>
              <w:szCs w:val="18"/>
            </w:rPr>
            <w:t>Confidential</w:t>
          </w:r>
        </w:p>
      </w:tc>
      <w:tc>
        <w:tcPr>
          <w:tcW w:w="5508" w:type="dxa"/>
          <w:vAlign w:val="center"/>
        </w:tcPr>
        <w:p w:rsidR="00585E96" w:rsidRPr="00AA76BC" w:rsidRDefault="00585E96" w:rsidP="00AA76BC">
          <w:pPr>
            <w:pStyle w:val="Footer"/>
            <w:jc w:val="right"/>
            <w:rPr>
              <w:sz w:val="18"/>
              <w:szCs w:val="18"/>
            </w:rPr>
          </w:pPr>
          <w:r w:rsidRPr="001E1F93">
            <w:rPr>
              <w:i/>
              <w:sz w:val="18"/>
              <w:szCs w:val="18"/>
            </w:rPr>
            <w:t xml:space="preserve">Page </w:t>
          </w:r>
          <w:r w:rsidRPr="001E1F93">
            <w:rPr>
              <w:i/>
              <w:sz w:val="18"/>
              <w:szCs w:val="18"/>
            </w:rPr>
            <w:fldChar w:fldCharType="begin"/>
          </w:r>
          <w:r w:rsidRPr="001E1F93">
            <w:rPr>
              <w:i/>
              <w:sz w:val="18"/>
              <w:szCs w:val="18"/>
            </w:rPr>
            <w:instrText xml:space="preserve"> PAGE </w:instrText>
          </w:r>
          <w:r w:rsidRPr="001E1F93">
            <w:rPr>
              <w:i/>
              <w:sz w:val="18"/>
              <w:szCs w:val="18"/>
            </w:rPr>
            <w:fldChar w:fldCharType="separate"/>
          </w:r>
          <w:r w:rsidR="000505A3">
            <w:rPr>
              <w:i/>
              <w:noProof/>
              <w:sz w:val="18"/>
              <w:szCs w:val="18"/>
            </w:rPr>
            <w:t>32</w:t>
          </w:r>
          <w:r w:rsidRPr="001E1F93">
            <w:rPr>
              <w:i/>
              <w:sz w:val="18"/>
              <w:szCs w:val="18"/>
            </w:rPr>
            <w:fldChar w:fldCharType="end"/>
          </w:r>
          <w:r w:rsidRPr="001E1F93">
            <w:rPr>
              <w:i/>
              <w:sz w:val="18"/>
              <w:szCs w:val="18"/>
            </w:rPr>
            <w:t xml:space="preserve"> of </w:t>
          </w:r>
          <w:r w:rsidRPr="001E1F93">
            <w:rPr>
              <w:i/>
              <w:sz w:val="18"/>
              <w:szCs w:val="18"/>
            </w:rPr>
            <w:fldChar w:fldCharType="begin"/>
          </w:r>
          <w:r w:rsidRPr="001E1F93">
            <w:rPr>
              <w:i/>
              <w:sz w:val="18"/>
              <w:szCs w:val="18"/>
            </w:rPr>
            <w:instrText xml:space="preserve"> NUMPAGES </w:instrText>
          </w:r>
          <w:r w:rsidRPr="001E1F93">
            <w:rPr>
              <w:i/>
              <w:sz w:val="18"/>
              <w:szCs w:val="18"/>
            </w:rPr>
            <w:fldChar w:fldCharType="separate"/>
          </w:r>
          <w:r w:rsidR="000505A3">
            <w:rPr>
              <w:i/>
              <w:noProof/>
              <w:sz w:val="18"/>
              <w:szCs w:val="18"/>
            </w:rPr>
            <w:t>32</w:t>
          </w:r>
          <w:r w:rsidRPr="001E1F93">
            <w:rPr>
              <w:i/>
              <w:sz w:val="18"/>
              <w:szCs w:val="18"/>
            </w:rPr>
            <w:fldChar w:fldCharType="end"/>
          </w:r>
        </w:p>
      </w:tc>
    </w:tr>
  </w:tbl>
  <w:p w:rsidR="00585E96" w:rsidRPr="008E55BA" w:rsidRDefault="00585E96" w:rsidP="001164C3">
    <w:pPr>
      <w:pStyle w:val="Heade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11950"/>
    <w:multiLevelType w:val="hybridMultilevel"/>
    <w:tmpl w:val="AF34FB0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8C102D5"/>
    <w:multiLevelType w:val="multilevel"/>
    <w:tmpl w:val="79B2420C"/>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pStyle w:val="Heading4"/>
      <w:lvlText w:val="%1.%2.%3.%4."/>
      <w:lvlJc w:val="left"/>
      <w:pPr>
        <w:tabs>
          <w:tab w:val="num" w:pos="2160"/>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
    <w:nsid w:val="09D6161E"/>
    <w:multiLevelType w:val="hybridMultilevel"/>
    <w:tmpl w:val="D7F698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00B1F88"/>
    <w:multiLevelType w:val="hybridMultilevel"/>
    <w:tmpl w:val="D7F698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15340DA"/>
    <w:multiLevelType w:val="hybridMultilevel"/>
    <w:tmpl w:val="4B06A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C27C4E"/>
    <w:multiLevelType w:val="hybridMultilevel"/>
    <w:tmpl w:val="D7F698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E875E2A"/>
    <w:multiLevelType w:val="hybridMultilevel"/>
    <w:tmpl w:val="8C6EDA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21D6AA3"/>
    <w:multiLevelType w:val="hybridMultilevel"/>
    <w:tmpl w:val="38568C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22C3D86"/>
    <w:multiLevelType w:val="hybridMultilevel"/>
    <w:tmpl w:val="1B2CDC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FD51127"/>
    <w:multiLevelType w:val="hybridMultilevel"/>
    <w:tmpl w:val="D7F698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47F75C6"/>
    <w:multiLevelType w:val="hybridMultilevel"/>
    <w:tmpl w:val="D7F698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63B7D93"/>
    <w:multiLevelType w:val="multilevel"/>
    <w:tmpl w:val="29E8FB4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648"/>
      </w:pPr>
      <w:rPr>
        <w:rFonts w:hint="default"/>
      </w:rPr>
    </w:lvl>
    <w:lvl w:ilvl="2">
      <w:start w:val="1"/>
      <w:numFmt w:val="decimal"/>
      <w:lvlText w:val="%1.%2.%3"/>
      <w:lvlJc w:val="left"/>
      <w:pPr>
        <w:tabs>
          <w:tab w:val="num" w:pos="1440"/>
        </w:tabs>
        <w:ind w:left="1224" w:hanging="504"/>
      </w:pPr>
      <w:rPr>
        <w:rFonts w:hint="default"/>
      </w:rPr>
    </w:lvl>
    <w:lvl w:ilvl="3">
      <w:start w:val="1"/>
      <w:numFmt w:val="decimal"/>
      <w:pStyle w:val="H3"/>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2">
    <w:nsid w:val="467D6F47"/>
    <w:multiLevelType w:val="hybridMultilevel"/>
    <w:tmpl w:val="D7F698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46C713B5"/>
    <w:multiLevelType w:val="hybridMultilevel"/>
    <w:tmpl w:val="724088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986662F"/>
    <w:multiLevelType w:val="hybridMultilevel"/>
    <w:tmpl w:val="629A2C2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C4B1E82"/>
    <w:multiLevelType w:val="hybridMultilevel"/>
    <w:tmpl w:val="D7F698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DD93768"/>
    <w:multiLevelType w:val="hybridMultilevel"/>
    <w:tmpl w:val="38568C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018642D"/>
    <w:multiLevelType w:val="hybridMultilevel"/>
    <w:tmpl w:val="38568C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501B6A99"/>
    <w:multiLevelType w:val="hybridMultilevel"/>
    <w:tmpl w:val="629A2C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57215336"/>
    <w:multiLevelType w:val="hybridMultilevel"/>
    <w:tmpl w:val="D7F698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5D681A93"/>
    <w:multiLevelType w:val="hybridMultilevel"/>
    <w:tmpl w:val="D7F698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60EA3EB4"/>
    <w:multiLevelType w:val="hybridMultilevel"/>
    <w:tmpl w:val="D7F698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661875DF"/>
    <w:multiLevelType w:val="hybridMultilevel"/>
    <w:tmpl w:val="69147A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8F25C12"/>
    <w:multiLevelType w:val="hybridMultilevel"/>
    <w:tmpl w:val="D7F698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6AD9534C"/>
    <w:multiLevelType w:val="hybridMultilevel"/>
    <w:tmpl w:val="38568C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6F112D6D"/>
    <w:multiLevelType w:val="hybridMultilevel"/>
    <w:tmpl w:val="D7F698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6FB953EF"/>
    <w:multiLevelType w:val="hybridMultilevel"/>
    <w:tmpl w:val="D7F698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749305BB"/>
    <w:multiLevelType w:val="hybridMultilevel"/>
    <w:tmpl w:val="09D20F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76394D43"/>
    <w:multiLevelType w:val="hybridMultilevel"/>
    <w:tmpl w:val="AF20CD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783D15A6"/>
    <w:multiLevelType w:val="hybridMultilevel"/>
    <w:tmpl w:val="7B0E62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78D565C4"/>
    <w:multiLevelType w:val="hybridMultilevel"/>
    <w:tmpl w:val="EA8A3B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7B5E1E08"/>
    <w:multiLevelType w:val="hybridMultilevel"/>
    <w:tmpl w:val="629A2C2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7BD27A17"/>
    <w:multiLevelType w:val="hybridMultilevel"/>
    <w:tmpl w:val="38568C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0"/>
  </w:num>
  <w:num w:numId="2">
    <w:abstractNumId w:val="1"/>
  </w:num>
  <w:num w:numId="3">
    <w:abstractNumId w:val="11"/>
  </w:num>
  <w:num w:numId="4">
    <w:abstractNumId w:val="0"/>
  </w:num>
  <w:num w:numId="5">
    <w:abstractNumId w:val="23"/>
  </w:num>
  <w:num w:numId="6">
    <w:abstractNumId w:val="18"/>
  </w:num>
  <w:num w:numId="7">
    <w:abstractNumId w:val="22"/>
  </w:num>
  <w:num w:numId="8">
    <w:abstractNumId w:val="21"/>
  </w:num>
  <w:num w:numId="9">
    <w:abstractNumId w:val="14"/>
  </w:num>
  <w:num w:numId="10">
    <w:abstractNumId w:val="8"/>
  </w:num>
  <w:num w:numId="11">
    <w:abstractNumId w:val="6"/>
  </w:num>
  <w:num w:numId="12">
    <w:abstractNumId w:val="28"/>
  </w:num>
  <w:num w:numId="1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4"/>
  </w:num>
  <w:num w:numId="15">
    <w:abstractNumId w:val="3"/>
  </w:num>
  <w:num w:numId="16">
    <w:abstractNumId w:val="7"/>
  </w:num>
  <w:num w:numId="17">
    <w:abstractNumId w:val="31"/>
  </w:num>
  <w:num w:numId="18">
    <w:abstractNumId w:val="19"/>
  </w:num>
  <w:num w:numId="19">
    <w:abstractNumId w:val="17"/>
  </w:num>
  <w:num w:numId="20">
    <w:abstractNumId w:val="16"/>
  </w:num>
  <w:num w:numId="21">
    <w:abstractNumId w:val="9"/>
  </w:num>
  <w:num w:numId="22">
    <w:abstractNumId w:val="29"/>
  </w:num>
  <w:num w:numId="23">
    <w:abstractNumId w:val="13"/>
  </w:num>
  <w:num w:numId="24">
    <w:abstractNumId w:val="15"/>
  </w:num>
  <w:num w:numId="25">
    <w:abstractNumId w:val="5"/>
  </w:num>
  <w:num w:numId="26">
    <w:abstractNumId w:val="2"/>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num>
  <w:num w:numId="30">
    <w:abstractNumId w:val="26"/>
  </w:num>
  <w:num w:numId="31">
    <w:abstractNumId w:val="10"/>
  </w:num>
  <w:num w:numId="32">
    <w:abstractNumId w:val="25"/>
  </w:num>
  <w:num w:numId="33">
    <w:abstractNumId w:val="20"/>
  </w:num>
  <w:num w:numId="34">
    <w:abstractNumId w:val="12"/>
  </w:num>
  <w:num w:numId="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num>
  <w:num w:numId="38">
    <w:abstractNumId w:val="1"/>
  </w:num>
  <w:numIdMacAtCleanup w:val="1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my Byers">
    <w15:presenceInfo w15:providerId="AD" w15:userId="S-1-5-21-1937516682-3587700642-2321761428-11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trackRevisions/>
  <w:doNotTrackFormatting/>
  <w:defaultTabStop w:val="720"/>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258"/>
    <w:rsid w:val="00003F23"/>
    <w:rsid w:val="00006E45"/>
    <w:rsid w:val="00027F72"/>
    <w:rsid w:val="000319F1"/>
    <w:rsid w:val="00033621"/>
    <w:rsid w:val="00041038"/>
    <w:rsid w:val="00044518"/>
    <w:rsid w:val="00045070"/>
    <w:rsid w:val="0004636C"/>
    <w:rsid w:val="000505A3"/>
    <w:rsid w:val="00051E40"/>
    <w:rsid w:val="00057E3B"/>
    <w:rsid w:val="00057F27"/>
    <w:rsid w:val="000600F0"/>
    <w:rsid w:val="00063C48"/>
    <w:rsid w:val="00066883"/>
    <w:rsid w:val="0008094E"/>
    <w:rsid w:val="00081E3A"/>
    <w:rsid w:val="000852DA"/>
    <w:rsid w:val="0009029B"/>
    <w:rsid w:val="000916F9"/>
    <w:rsid w:val="00091A22"/>
    <w:rsid w:val="00091B36"/>
    <w:rsid w:val="00092CBA"/>
    <w:rsid w:val="000A0B8D"/>
    <w:rsid w:val="000A0C45"/>
    <w:rsid w:val="000A1810"/>
    <w:rsid w:val="000B2636"/>
    <w:rsid w:val="000B2A9D"/>
    <w:rsid w:val="000B38FA"/>
    <w:rsid w:val="000B559C"/>
    <w:rsid w:val="000B59A1"/>
    <w:rsid w:val="000D325A"/>
    <w:rsid w:val="000D42DE"/>
    <w:rsid w:val="000D4CD4"/>
    <w:rsid w:val="000D6F5D"/>
    <w:rsid w:val="000E1080"/>
    <w:rsid w:val="000E1BD0"/>
    <w:rsid w:val="000E52BB"/>
    <w:rsid w:val="000E559C"/>
    <w:rsid w:val="00103F4A"/>
    <w:rsid w:val="0010748B"/>
    <w:rsid w:val="00111F1F"/>
    <w:rsid w:val="001141C4"/>
    <w:rsid w:val="00115BDE"/>
    <w:rsid w:val="001164C3"/>
    <w:rsid w:val="00124ECE"/>
    <w:rsid w:val="00125DA6"/>
    <w:rsid w:val="00127D80"/>
    <w:rsid w:val="00132481"/>
    <w:rsid w:val="00145772"/>
    <w:rsid w:val="0015173B"/>
    <w:rsid w:val="001526A5"/>
    <w:rsid w:val="00153041"/>
    <w:rsid w:val="00153183"/>
    <w:rsid w:val="0016259E"/>
    <w:rsid w:val="00166947"/>
    <w:rsid w:val="00166DCE"/>
    <w:rsid w:val="001723BE"/>
    <w:rsid w:val="00172AE1"/>
    <w:rsid w:val="001773E0"/>
    <w:rsid w:val="00181D3C"/>
    <w:rsid w:val="001827F0"/>
    <w:rsid w:val="00185B56"/>
    <w:rsid w:val="0019273A"/>
    <w:rsid w:val="00196A4F"/>
    <w:rsid w:val="001A0897"/>
    <w:rsid w:val="001A475B"/>
    <w:rsid w:val="001B1EE2"/>
    <w:rsid w:val="001B67D0"/>
    <w:rsid w:val="001C1554"/>
    <w:rsid w:val="001C1CBE"/>
    <w:rsid w:val="001C1E2A"/>
    <w:rsid w:val="001C4CC0"/>
    <w:rsid w:val="001C63AC"/>
    <w:rsid w:val="001C7BA6"/>
    <w:rsid w:val="001D2B93"/>
    <w:rsid w:val="001D3A0B"/>
    <w:rsid w:val="001D3EDF"/>
    <w:rsid w:val="001D3F56"/>
    <w:rsid w:val="001E1F93"/>
    <w:rsid w:val="001E4EA8"/>
    <w:rsid w:val="001E73F7"/>
    <w:rsid w:val="001E7558"/>
    <w:rsid w:val="001F04B8"/>
    <w:rsid w:val="00204714"/>
    <w:rsid w:val="002061B2"/>
    <w:rsid w:val="0021017E"/>
    <w:rsid w:val="0021254E"/>
    <w:rsid w:val="00214B0D"/>
    <w:rsid w:val="00217BFF"/>
    <w:rsid w:val="002332EB"/>
    <w:rsid w:val="00234825"/>
    <w:rsid w:val="00240C1E"/>
    <w:rsid w:val="002410ED"/>
    <w:rsid w:val="0024163E"/>
    <w:rsid w:val="002467F5"/>
    <w:rsid w:val="00250E49"/>
    <w:rsid w:val="00251252"/>
    <w:rsid w:val="00257032"/>
    <w:rsid w:val="00265366"/>
    <w:rsid w:val="0026699F"/>
    <w:rsid w:val="0026723D"/>
    <w:rsid w:val="0027093D"/>
    <w:rsid w:val="00272E9F"/>
    <w:rsid w:val="00275DB5"/>
    <w:rsid w:val="00283F40"/>
    <w:rsid w:val="00285A4E"/>
    <w:rsid w:val="00287B14"/>
    <w:rsid w:val="002920E5"/>
    <w:rsid w:val="0029257D"/>
    <w:rsid w:val="002948BD"/>
    <w:rsid w:val="00295827"/>
    <w:rsid w:val="002A2D8D"/>
    <w:rsid w:val="002A338B"/>
    <w:rsid w:val="002B05C0"/>
    <w:rsid w:val="002B14F0"/>
    <w:rsid w:val="002B26B0"/>
    <w:rsid w:val="002B3456"/>
    <w:rsid w:val="002B3CC0"/>
    <w:rsid w:val="002B5A7B"/>
    <w:rsid w:val="002B63E9"/>
    <w:rsid w:val="002B7BC4"/>
    <w:rsid w:val="002C01B3"/>
    <w:rsid w:val="002C76DD"/>
    <w:rsid w:val="002D00D7"/>
    <w:rsid w:val="002D0D92"/>
    <w:rsid w:val="002D264A"/>
    <w:rsid w:val="002D457D"/>
    <w:rsid w:val="002D61CD"/>
    <w:rsid w:val="002E2827"/>
    <w:rsid w:val="002E2B74"/>
    <w:rsid w:val="002E6C36"/>
    <w:rsid w:val="002E733C"/>
    <w:rsid w:val="002F275C"/>
    <w:rsid w:val="002F2CC7"/>
    <w:rsid w:val="002F3AD1"/>
    <w:rsid w:val="00305B5F"/>
    <w:rsid w:val="0030664E"/>
    <w:rsid w:val="003073D2"/>
    <w:rsid w:val="003075F6"/>
    <w:rsid w:val="00310181"/>
    <w:rsid w:val="003113FA"/>
    <w:rsid w:val="00315981"/>
    <w:rsid w:val="0031760C"/>
    <w:rsid w:val="00320A86"/>
    <w:rsid w:val="00320DD3"/>
    <w:rsid w:val="0032190D"/>
    <w:rsid w:val="00325DEE"/>
    <w:rsid w:val="00334375"/>
    <w:rsid w:val="0033549E"/>
    <w:rsid w:val="00336620"/>
    <w:rsid w:val="00337215"/>
    <w:rsid w:val="00341299"/>
    <w:rsid w:val="00342344"/>
    <w:rsid w:val="00346A2E"/>
    <w:rsid w:val="003477B8"/>
    <w:rsid w:val="00347D18"/>
    <w:rsid w:val="00352B4A"/>
    <w:rsid w:val="00356C69"/>
    <w:rsid w:val="00363873"/>
    <w:rsid w:val="00366130"/>
    <w:rsid w:val="0037381E"/>
    <w:rsid w:val="003740F8"/>
    <w:rsid w:val="0037641C"/>
    <w:rsid w:val="00381D5D"/>
    <w:rsid w:val="0039092A"/>
    <w:rsid w:val="00390A17"/>
    <w:rsid w:val="00391788"/>
    <w:rsid w:val="00392806"/>
    <w:rsid w:val="00395324"/>
    <w:rsid w:val="0039539A"/>
    <w:rsid w:val="00395BE1"/>
    <w:rsid w:val="003A31C9"/>
    <w:rsid w:val="003A372C"/>
    <w:rsid w:val="003A7D06"/>
    <w:rsid w:val="003B0BAD"/>
    <w:rsid w:val="003B6D48"/>
    <w:rsid w:val="003C0044"/>
    <w:rsid w:val="003C180B"/>
    <w:rsid w:val="003C243B"/>
    <w:rsid w:val="003C4BF0"/>
    <w:rsid w:val="003C5E6D"/>
    <w:rsid w:val="003C787D"/>
    <w:rsid w:val="003D572C"/>
    <w:rsid w:val="003D7502"/>
    <w:rsid w:val="003E2091"/>
    <w:rsid w:val="003E27AA"/>
    <w:rsid w:val="003E6D12"/>
    <w:rsid w:val="003E714C"/>
    <w:rsid w:val="003F0F99"/>
    <w:rsid w:val="003F4A29"/>
    <w:rsid w:val="003F531A"/>
    <w:rsid w:val="00401CE4"/>
    <w:rsid w:val="00402B28"/>
    <w:rsid w:val="00402BDB"/>
    <w:rsid w:val="00406A08"/>
    <w:rsid w:val="00407840"/>
    <w:rsid w:val="00412E93"/>
    <w:rsid w:val="00413942"/>
    <w:rsid w:val="00414418"/>
    <w:rsid w:val="00414FEC"/>
    <w:rsid w:val="0042187E"/>
    <w:rsid w:val="00426783"/>
    <w:rsid w:val="0043233C"/>
    <w:rsid w:val="0043295B"/>
    <w:rsid w:val="00435ADE"/>
    <w:rsid w:val="0043653D"/>
    <w:rsid w:val="00441601"/>
    <w:rsid w:val="004423DD"/>
    <w:rsid w:val="004433E7"/>
    <w:rsid w:val="0045158B"/>
    <w:rsid w:val="0045212D"/>
    <w:rsid w:val="0045307E"/>
    <w:rsid w:val="00460D9E"/>
    <w:rsid w:val="00460D9F"/>
    <w:rsid w:val="00460EBB"/>
    <w:rsid w:val="004618E7"/>
    <w:rsid w:val="00465BF1"/>
    <w:rsid w:val="00473E68"/>
    <w:rsid w:val="0047438B"/>
    <w:rsid w:val="004754CA"/>
    <w:rsid w:val="00475581"/>
    <w:rsid w:val="004833FC"/>
    <w:rsid w:val="004855CF"/>
    <w:rsid w:val="00491C33"/>
    <w:rsid w:val="00494858"/>
    <w:rsid w:val="0049762C"/>
    <w:rsid w:val="004979C0"/>
    <w:rsid w:val="00497A05"/>
    <w:rsid w:val="004A4B16"/>
    <w:rsid w:val="004B2C0E"/>
    <w:rsid w:val="004B422B"/>
    <w:rsid w:val="004B42AA"/>
    <w:rsid w:val="004B67CC"/>
    <w:rsid w:val="004B6D8D"/>
    <w:rsid w:val="004C2E94"/>
    <w:rsid w:val="004C7295"/>
    <w:rsid w:val="004D1413"/>
    <w:rsid w:val="004D1EE5"/>
    <w:rsid w:val="004E04F1"/>
    <w:rsid w:val="004E2365"/>
    <w:rsid w:val="004E46FA"/>
    <w:rsid w:val="004E55FD"/>
    <w:rsid w:val="004F3634"/>
    <w:rsid w:val="004F72C3"/>
    <w:rsid w:val="00500C48"/>
    <w:rsid w:val="00503A6B"/>
    <w:rsid w:val="00507073"/>
    <w:rsid w:val="00510DBC"/>
    <w:rsid w:val="0051277F"/>
    <w:rsid w:val="005169BD"/>
    <w:rsid w:val="00517CA9"/>
    <w:rsid w:val="005223BC"/>
    <w:rsid w:val="0052770C"/>
    <w:rsid w:val="00530FAC"/>
    <w:rsid w:val="00535B22"/>
    <w:rsid w:val="00535E1D"/>
    <w:rsid w:val="005370C3"/>
    <w:rsid w:val="0054037C"/>
    <w:rsid w:val="005409DE"/>
    <w:rsid w:val="00541917"/>
    <w:rsid w:val="00547E56"/>
    <w:rsid w:val="0055040B"/>
    <w:rsid w:val="00550481"/>
    <w:rsid w:val="0056491E"/>
    <w:rsid w:val="00566CC7"/>
    <w:rsid w:val="00566F98"/>
    <w:rsid w:val="00567ED9"/>
    <w:rsid w:val="00584C42"/>
    <w:rsid w:val="00585E96"/>
    <w:rsid w:val="0058708D"/>
    <w:rsid w:val="00590257"/>
    <w:rsid w:val="005917F4"/>
    <w:rsid w:val="005949D3"/>
    <w:rsid w:val="0059713B"/>
    <w:rsid w:val="005A14A5"/>
    <w:rsid w:val="005A238B"/>
    <w:rsid w:val="005A5521"/>
    <w:rsid w:val="005B008D"/>
    <w:rsid w:val="005C11F8"/>
    <w:rsid w:val="005C23DB"/>
    <w:rsid w:val="005C5549"/>
    <w:rsid w:val="005C56BF"/>
    <w:rsid w:val="005C58B2"/>
    <w:rsid w:val="005D33EE"/>
    <w:rsid w:val="005E21B2"/>
    <w:rsid w:val="005E267C"/>
    <w:rsid w:val="005E3236"/>
    <w:rsid w:val="005E602C"/>
    <w:rsid w:val="005F239C"/>
    <w:rsid w:val="005F305E"/>
    <w:rsid w:val="005F78F9"/>
    <w:rsid w:val="006002A3"/>
    <w:rsid w:val="0060062C"/>
    <w:rsid w:val="00603033"/>
    <w:rsid w:val="00603E71"/>
    <w:rsid w:val="006129B2"/>
    <w:rsid w:val="00614A12"/>
    <w:rsid w:val="006176AC"/>
    <w:rsid w:val="0062533E"/>
    <w:rsid w:val="00626D5A"/>
    <w:rsid w:val="006306BD"/>
    <w:rsid w:val="0063125C"/>
    <w:rsid w:val="00631F2B"/>
    <w:rsid w:val="00635B7F"/>
    <w:rsid w:val="006378B2"/>
    <w:rsid w:val="00642666"/>
    <w:rsid w:val="00647FFD"/>
    <w:rsid w:val="006518B7"/>
    <w:rsid w:val="00657EBA"/>
    <w:rsid w:val="006608E7"/>
    <w:rsid w:val="00664B7C"/>
    <w:rsid w:val="006658E7"/>
    <w:rsid w:val="0066627A"/>
    <w:rsid w:val="00670A94"/>
    <w:rsid w:val="0067185A"/>
    <w:rsid w:val="00677E6A"/>
    <w:rsid w:val="00680F2D"/>
    <w:rsid w:val="00681145"/>
    <w:rsid w:val="00684E9D"/>
    <w:rsid w:val="00684FA0"/>
    <w:rsid w:val="00687453"/>
    <w:rsid w:val="00690081"/>
    <w:rsid w:val="006940B6"/>
    <w:rsid w:val="00694FB9"/>
    <w:rsid w:val="006952A3"/>
    <w:rsid w:val="006A25A6"/>
    <w:rsid w:val="006A5454"/>
    <w:rsid w:val="006A5947"/>
    <w:rsid w:val="006B0B15"/>
    <w:rsid w:val="006B0ED2"/>
    <w:rsid w:val="006B4981"/>
    <w:rsid w:val="006C55D9"/>
    <w:rsid w:val="006D10B4"/>
    <w:rsid w:val="006D24AB"/>
    <w:rsid w:val="006D5E7D"/>
    <w:rsid w:val="006D79C5"/>
    <w:rsid w:val="006D7E11"/>
    <w:rsid w:val="006E229A"/>
    <w:rsid w:val="006E238A"/>
    <w:rsid w:val="006E30BB"/>
    <w:rsid w:val="006F19B4"/>
    <w:rsid w:val="006F35DD"/>
    <w:rsid w:val="00701E87"/>
    <w:rsid w:val="00703FFD"/>
    <w:rsid w:val="0070539B"/>
    <w:rsid w:val="0070676F"/>
    <w:rsid w:val="007114DB"/>
    <w:rsid w:val="00711DD6"/>
    <w:rsid w:val="00713F77"/>
    <w:rsid w:val="0071531C"/>
    <w:rsid w:val="0072172B"/>
    <w:rsid w:val="00721745"/>
    <w:rsid w:val="00721C7C"/>
    <w:rsid w:val="00722BEC"/>
    <w:rsid w:val="00723CAE"/>
    <w:rsid w:val="00731DE3"/>
    <w:rsid w:val="007345D8"/>
    <w:rsid w:val="007345F4"/>
    <w:rsid w:val="0074024C"/>
    <w:rsid w:val="0074229B"/>
    <w:rsid w:val="00742AD2"/>
    <w:rsid w:val="00742C6B"/>
    <w:rsid w:val="00743397"/>
    <w:rsid w:val="00750589"/>
    <w:rsid w:val="00751D38"/>
    <w:rsid w:val="00754B2E"/>
    <w:rsid w:val="0075542B"/>
    <w:rsid w:val="00755B64"/>
    <w:rsid w:val="00761EFD"/>
    <w:rsid w:val="00762F14"/>
    <w:rsid w:val="00763E93"/>
    <w:rsid w:val="007833FD"/>
    <w:rsid w:val="007837D8"/>
    <w:rsid w:val="00785B71"/>
    <w:rsid w:val="00791019"/>
    <w:rsid w:val="007926DE"/>
    <w:rsid w:val="00796618"/>
    <w:rsid w:val="007A0F40"/>
    <w:rsid w:val="007A7B45"/>
    <w:rsid w:val="007A7CDB"/>
    <w:rsid w:val="007B374D"/>
    <w:rsid w:val="007B5258"/>
    <w:rsid w:val="007B6CD4"/>
    <w:rsid w:val="007B762B"/>
    <w:rsid w:val="007C5414"/>
    <w:rsid w:val="007C6B69"/>
    <w:rsid w:val="007D05E5"/>
    <w:rsid w:val="007D0777"/>
    <w:rsid w:val="007E0D4C"/>
    <w:rsid w:val="007E2601"/>
    <w:rsid w:val="007E27B3"/>
    <w:rsid w:val="007E383E"/>
    <w:rsid w:val="007E5DBE"/>
    <w:rsid w:val="007F05E8"/>
    <w:rsid w:val="007F66C9"/>
    <w:rsid w:val="00801B82"/>
    <w:rsid w:val="008078BD"/>
    <w:rsid w:val="00810DFF"/>
    <w:rsid w:val="00813925"/>
    <w:rsid w:val="008163BF"/>
    <w:rsid w:val="00816693"/>
    <w:rsid w:val="00820A87"/>
    <w:rsid w:val="00820BAC"/>
    <w:rsid w:val="008217D6"/>
    <w:rsid w:val="008236AC"/>
    <w:rsid w:val="00826DFB"/>
    <w:rsid w:val="008327C2"/>
    <w:rsid w:val="008339B3"/>
    <w:rsid w:val="00833A64"/>
    <w:rsid w:val="0084183E"/>
    <w:rsid w:val="00853264"/>
    <w:rsid w:val="00853DB2"/>
    <w:rsid w:val="00854E6A"/>
    <w:rsid w:val="00861D6A"/>
    <w:rsid w:val="00873AD1"/>
    <w:rsid w:val="00874D1C"/>
    <w:rsid w:val="008752FB"/>
    <w:rsid w:val="00876294"/>
    <w:rsid w:val="008922E6"/>
    <w:rsid w:val="008A0D9D"/>
    <w:rsid w:val="008A3629"/>
    <w:rsid w:val="008A4907"/>
    <w:rsid w:val="008B7389"/>
    <w:rsid w:val="008B7CA7"/>
    <w:rsid w:val="008C15EA"/>
    <w:rsid w:val="008C60DE"/>
    <w:rsid w:val="008D0EDA"/>
    <w:rsid w:val="008D1C19"/>
    <w:rsid w:val="008E08A7"/>
    <w:rsid w:val="008E4F9B"/>
    <w:rsid w:val="008E55BA"/>
    <w:rsid w:val="008F032C"/>
    <w:rsid w:val="008F16C7"/>
    <w:rsid w:val="008F35BD"/>
    <w:rsid w:val="00901827"/>
    <w:rsid w:val="00905B54"/>
    <w:rsid w:val="0090606B"/>
    <w:rsid w:val="00916A52"/>
    <w:rsid w:val="00917325"/>
    <w:rsid w:val="00917AD7"/>
    <w:rsid w:val="00921DBB"/>
    <w:rsid w:val="009255DF"/>
    <w:rsid w:val="00926898"/>
    <w:rsid w:val="009318F6"/>
    <w:rsid w:val="00936FF8"/>
    <w:rsid w:val="009374F5"/>
    <w:rsid w:val="00937E31"/>
    <w:rsid w:val="009414AB"/>
    <w:rsid w:val="009424F1"/>
    <w:rsid w:val="009430AD"/>
    <w:rsid w:val="00943595"/>
    <w:rsid w:val="009439F2"/>
    <w:rsid w:val="009447C9"/>
    <w:rsid w:val="0095022B"/>
    <w:rsid w:val="00951280"/>
    <w:rsid w:val="009550DD"/>
    <w:rsid w:val="009621B6"/>
    <w:rsid w:val="009758AF"/>
    <w:rsid w:val="0097690B"/>
    <w:rsid w:val="00977258"/>
    <w:rsid w:val="00981219"/>
    <w:rsid w:val="00983899"/>
    <w:rsid w:val="00986CB0"/>
    <w:rsid w:val="00987A25"/>
    <w:rsid w:val="009942AA"/>
    <w:rsid w:val="00994CCD"/>
    <w:rsid w:val="009963DF"/>
    <w:rsid w:val="009A1955"/>
    <w:rsid w:val="009A5869"/>
    <w:rsid w:val="009A7DB0"/>
    <w:rsid w:val="009A7F67"/>
    <w:rsid w:val="009B0C00"/>
    <w:rsid w:val="009B0C47"/>
    <w:rsid w:val="009B1F8D"/>
    <w:rsid w:val="009B24E6"/>
    <w:rsid w:val="009B4228"/>
    <w:rsid w:val="009B6AAE"/>
    <w:rsid w:val="009B6B95"/>
    <w:rsid w:val="009C0DD5"/>
    <w:rsid w:val="009C1EF5"/>
    <w:rsid w:val="009C1FFA"/>
    <w:rsid w:val="009C37A3"/>
    <w:rsid w:val="009C5C29"/>
    <w:rsid w:val="009C6C8E"/>
    <w:rsid w:val="009C7AF1"/>
    <w:rsid w:val="009D0203"/>
    <w:rsid w:val="009D7130"/>
    <w:rsid w:val="009E0B2C"/>
    <w:rsid w:val="009E6876"/>
    <w:rsid w:val="009F12BE"/>
    <w:rsid w:val="009F12E4"/>
    <w:rsid w:val="009F267E"/>
    <w:rsid w:val="009F3AF2"/>
    <w:rsid w:val="00A035B7"/>
    <w:rsid w:val="00A050FE"/>
    <w:rsid w:val="00A063CA"/>
    <w:rsid w:val="00A07815"/>
    <w:rsid w:val="00A118EF"/>
    <w:rsid w:val="00A126DA"/>
    <w:rsid w:val="00A21DEE"/>
    <w:rsid w:val="00A22E4E"/>
    <w:rsid w:val="00A25D48"/>
    <w:rsid w:val="00A33AEB"/>
    <w:rsid w:val="00A36851"/>
    <w:rsid w:val="00A4106B"/>
    <w:rsid w:val="00A4254E"/>
    <w:rsid w:val="00A46E1B"/>
    <w:rsid w:val="00A51DF7"/>
    <w:rsid w:val="00A5528D"/>
    <w:rsid w:val="00A561CF"/>
    <w:rsid w:val="00A57609"/>
    <w:rsid w:val="00A6001F"/>
    <w:rsid w:val="00A600EE"/>
    <w:rsid w:val="00A711A3"/>
    <w:rsid w:val="00A722A7"/>
    <w:rsid w:val="00A726B2"/>
    <w:rsid w:val="00A72867"/>
    <w:rsid w:val="00A75EF6"/>
    <w:rsid w:val="00A80FCB"/>
    <w:rsid w:val="00A83187"/>
    <w:rsid w:val="00A93346"/>
    <w:rsid w:val="00A96255"/>
    <w:rsid w:val="00AA76BC"/>
    <w:rsid w:val="00AB07BE"/>
    <w:rsid w:val="00AB0D2E"/>
    <w:rsid w:val="00AB0FC1"/>
    <w:rsid w:val="00AB4A1E"/>
    <w:rsid w:val="00AB7E96"/>
    <w:rsid w:val="00AC09FA"/>
    <w:rsid w:val="00AC1A6A"/>
    <w:rsid w:val="00AC58D9"/>
    <w:rsid w:val="00AC5CAD"/>
    <w:rsid w:val="00AC5DE8"/>
    <w:rsid w:val="00AD4640"/>
    <w:rsid w:val="00AE5E97"/>
    <w:rsid w:val="00AF2304"/>
    <w:rsid w:val="00AF5C57"/>
    <w:rsid w:val="00AF6D63"/>
    <w:rsid w:val="00B05D2A"/>
    <w:rsid w:val="00B075D1"/>
    <w:rsid w:val="00B07E81"/>
    <w:rsid w:val="00B10E6D"/>
    <w:rsid w:val="00B11BD0"/>
    <w:rsid w:val="00B14A43"/>
    <w:rsid w:val="00B1564E"/>
    <w:rsid w:val="00B226A2"/>
    <w:rsid w:val="00B22A66"/>
    <w:rsid w:val="00B24C0E"/>
    <w:rsid w:val="00B24F09"/>
    <w:rsid w:val="00B2575E"/>
    <w:rsid w:val="00B42CC4"/>
    <w:rsid w:val="00B44B25"/>
    <w:rsid w:val="00B4532E"/>
    <w:rsid w:val="00B45D7E"/>
    <w:rsid w:val="00B5069C"/>
    <w:rsid w:val="00B50D35"/>
    <w:rsid w:val="00B55847"/>
    <w:rsid w:val="00B63306"/>
    <w:rsid w:val="00B63521"/>
    <w:rsid w:val="00B66BE9"/>
    <w:rsid w:val="00B67C93"/>
    <w:rsid w:val="00B75A16"/>
    <w:rsid w:val="00B805F8"/>
    <w:rsid w:val="00B845D5"/>
    <w:rsid w:val="00B85DDE"/>
    <w:rsid w:val="00B86E09"/>
    <w:rsid w:val="00B93D0E"/>
    <w:rsid w:val="00B951D2"/>
    <w:rsid w:val="00B95223"/>
    <w:rsid w:val="00B97B24"/>
    <w:rsid w:val="00BA0DD6"/>
    <w:rsid w:val="00BA57A2"/>
    <w:rsid w:val="00BA6B7F"/>
    <w:rsid w:val="00BB054D"/>
    <w:rsid w:val="00BB5911"/>
    <w:rsid w:val="00BB5D70"/>
    <w:rsid w:val="00BB7BEF"/>
    <w:rsid w:val="00BC7E97"/>
    <w:rsid w:val="00BD58FF"/>
    <w:rsid w:val="00BD6C31"/>
    <w:rsid w:val="00BE17A3"/>
    <w:rsid w:val="00BE73DE"/>
    <w:rsid w:val="00BF4CB8"/>
    <w:rsid w:val="00BF50D5"/>
    <w:rsid w:val="00C01BB6"/>
    <w:rsid w:val="00C05E74"/>
    <w:rsid w:val="00C079AD"/>
    <w:rsid w:val="00C10F49"/>
    <w:rsid w:val="00C11867"/>
    <w:rsid w:val="00C12345"/>
    <w:rsid w:val="00C16F9A"/>
    <w:rsid w:val="00C20FAC"/>
    <w:rsid w:val="00C2251C"/>
    <w:rsid w:val="00C24132"/>
    <w:rsid w:val="00C252A8"/>
    <w:rsid w:val="00C275D3"/>
    <w:rsid w:val="00C27C5C"/>
    <w:rsid w:val="00C30272"/>
    <w:rsid w:val="00C341E9"/>
    <w:rsid w:val="00C415E3"/>
    <w:rsid w:val="00C45534"/>
    <w:rsid w:val="00C51482"/>
    <w:rsid w:val="00C536E5"/>
    <w:rsid w:val="00C55F63"/>
    <w:rsid w:val="00C5754B"/>
    <w:rsid w:val="00C61849"/>
    <w:rsid w:val="00C62AEC"/>
    <w:rsid w:val="00C637E9"/>
    <w:rsid w:val="00C64790"/>
    <w:rsid w:val="00C668CA"/>
    <w:rsid w:val="00C70C86"/>
    <w:rsid w:val="00C71AC9"/>
    <w:rsid w:val="00C7306E"/>
    <w:rsid w:val="00C80129"/>
    <w:rsid w:val="00C921F5"/>
    <w:rsid w:val="00C94164"/>
    <w:rsid w:val="00C967E5"/>
    <w:rsid w:val="00CA09F6"/>
    <w:rsid w:val="00CB0501"/>
    <w:rsid w:val="00CB18A7"/>
    <w:rsid w:val="00CB4B99"/>
    <w:rsid w:val="00CB650F"/>
    <w:rsid w:val="00CB7D9C"/>
    <w:rsid w:val="00CC4269"/>
    <w:rsid w:val="00CC718E"/>
    <w:rsid w:val="00CD59C7"/>
    <w:rsid w:val="00CD7731"/>
    <w:rsid w:val="00CE0B01"/>
    <w:rsid w:val="00CF0FCC"/>
    <w:rsid w:val="00CF244B"/>
    <w:rsid w:val="00CF71C6"/>
    <w:rsid w:val="00D01C88"/>
    <w:rsid w:val="00D03A16"/>
    <w:rsid w:val="00D055C4"/>
    <w:rsid w:val="00D07D1F"/>
    <w:rsid w:val="00D13A76"/>
    <w:rsid w:val="00D17350"/>
    <w:rsid w:val="00D17D06"/>
    <w:rsid w:val="00D220CA"/>
    <w:rsid w:val="00D24957"/>
    <w:rsid w:val="00D26E14"/>
    <w:rsid w:val="00D27EE3"/>
    <w:rsid w:val="00D37AE2"/>
    <w:rsid w:val="00D44178"/>
    <w:rsid w:val="00D447A2"/>
    <w:rsid w:val="00D44836"/>
    <w:rsid w:val="00D45254"/>
    <w:rsid w:val="00D5105D"/>
    <w:rsid w:val="00D55438"/>
    <w:rsid w:val="00D61C0C"/>
    <w:rsid w:val="00D70ABF"/>
    <w:rsid w:val="00D84285"/>
    <w:rsid w:val="00D8448E"/>
    <w:rsid w:val="00D84559"/>
    <w:rsid w:val="00D858C2"/>
    <w:rsid w:val="00D94DA6"/>
    <w:rsid w:val="00DA00C1"/>
    <w:rsid w:val="00DA0829"/>
    <w:rsid w:val="00DA1D0F"/>
    <w:rsid w:val="00DA6FBF"/>
    <w:rsid w:val="00DB187C"/>
    <w:rsid w:val="00DB5585"/>
    <w:rsid w:val="00DB71F0"/>
    <w:rsid w:val="00DD2065"/>
    <w:rsid w:val="00DD2BAD"/>
    <w:rsid w:val="00DD397B"/>
    <w:rsid w:val="00DD6127"/>
    <w:rsid w:val="00DD7ACA"/>
    <w:rsid w:val="00DE012D"/>
    <w:rsid w:val="00DE141A"/>
    <w:rsid w:val="00DE6E29"/>
    <w:rsid w:val="00DF5250"/>
    <w:rsid w:val="00DF5ADA"/>
    <w:rsid w:val="00DF67C2"/>
    <w:rsid w:val="00DF76BD"/>
    <w:rsid w:val="00E023A7"/>
    <w:rsid w:val="00E03AC2"/>
    <w:rsid w:val="00E042FB"/>
    <w:rsid w:val="00E13CD4"/>
    <w:rsid w:val="00E14E15"/>
    <w:rsid w:val="00E17F58"/>
    <w:rsid w:val="00E202D4"/>
    <w:rsid w:val="00E21BB4"/>
    <w:rsid w:val="00E2241B"/>
    <w:rsid w:val="00E239A9"/>
    <w:rsid w:val="00E248D5"/>
    <w:rsid w:val="00E250A1"/>
    <w:rsid w:val="00E31F3A"/>
    <w:rsid w:val="00E40CC6"/>
    <w:rsid w:val="00E434AF"/>
    <w:rsid w:val="00E45620"/>
    <w:rsid w:val="00E457E7"/>
    <w:rsid w:val="00E46816"/>
    <w:rsid w:val="00E47045"/>
    <w:rsid w:val="00E51808"/>
    <w:rsid w:val="00E53465"/>
    <w:rsid w:val="00E55802"/>
    <w:rsid w:val="00E617A6"/>
    <w:rsid w:val="00E637E3"/>
    <w:rsid w:val="00E65163"/>
    <w:rsid w:val="00E66944"/>
    <w:rsid w:val="00E73884"/>
    <w:rsid w:val="00E76BB9"/>
    <w:rsid w:val="00E77553"/>
    <w:rsid w:val="00E8061D"/>
    <w:rsid w:val="00E8131F"/>
    <w:rsid w:val="00E829C2"/>
    <w:rsid w:val="00E830D8"/>
    <w:rsid w:val="00E871C1"/>
    <w:rsid w:val="00E92407"/>
    <w:rsid w:val="00E94CA7"/>
    <w:rsid w:val="00EA2C5A"/>
    <w:rsid w:val="00EA601C"/>
    <w:rsid w:val="00EA6125"/>
    <w:rsid w:val="00EA7E65"/>
    <w:rsid w:val="00EB2DA5"/>
    <w:rsid w:val="00EB2DD8"/>
    <w:rsid w:val="00EB496A"/>
    <w:rsid w:val="00EB5461"/>
    <w:rsid w:val="00EC57C3"/>
    <w:rsid w:val="00EC6E69"/>
    <w:rsid w:val="00ED1B94"/>
    <w:rsid w:val="00ED1C34"/>
    <w:rsid w:val="00ED3A0F"/>
    <w:rsid w:val="00ED7103"/>
    <w:rsid w:val="00EE65A1"/>
    <w:rsid w:val="00EF0994"/>
    <w:rsid w:val="00EF2AA7"/>
    <w:rsid w:val="00EF37D1"/>
    <w:rsid w:val="00EF5EC0"/>
    <w:rsid w:val="00F01916"/>
    <w:rsid w:val="00F049F8"/>
    <w:rsid w:val="00F0551C"/>
    <w:rsid w:val="00F0667B"/>
    <w:rsid w:val="00F10233"/>
    <w:rsid w:val="00F131F7"/>
    <w:rsid w:val="00F24120"/>
    <w:rsid w:val="00F25325"/>
    <w:rsid w:val="00F33006"/>
    <w:rsid w:val="00F346B0"/>
    <w:rsid w:val="00F40B82"/>
    <w:rsid w:val="00F41E7B"/>
    <w:rsid w:val="00F42911"/>
    <w:rsid w:val="00F43C02"/>
    <w:rsid w:val="00F447E8"/>
    <w:rsid w:val="00F523F6"/>
    <w:rsid w:val="00F54203"/>
    <w:rsid w:val="00F54A25"/>
    <w:rsid w:val="00F55D0C"/>
    <w:rsid w:val="00F57B0C"/>
    <w:rsid w:val="00F64FEA"/>
    <w:rsid w:val="00F7330F"/>
    <w:rsid w:val="00F74EEC"/>
    <w:rsid w:val="00F80873"/>
    <w:rsid w:val="00F81287"/>
    <w:rsid w:val="00F819DD"/>
    <w:rsid w:val="00F87543"/>
    <w:rsid w:val="00F91DB5"/>
    <w:rsid w:val="00F924C8"/>
    <w:rsid w:val="00F935C1"/>
    <w:rsid w:val="00FA3D7C"/>
    <w:rsid w:val="00FB0203"/>
    <w:rsid w:val="00FB0BB5"/>
    <w:rsid w:val="00FB307D"/>
    <w:rsid w:val="00FB3F03"/>
    <w:rsid w:val="00FB5898"/>
    <w:rsid w:val="00FC3D1E"/>
    <w:rsid w:val="00FC493F"/>
    <w:rsid w:val="00FC5731"/>
    <w:rsid w:val="00FC7043"/>
    <w:rsid w:val="00FD07EA"/>
    <w:rsid w:val="00FD5BA1"/>
    <w:rsid w:val="00FD6293"/>
    <w:rsid w:val="00FE1B41"/>
    <w:rsid w:val="00FE2DFF"/>
    <w:rsid w:val="00FE359E"/>
    <w:rsid w:val="00FE6D2C"/>
    <w:rsid w:val="00FE7784"/>
    <w:rsid w:val="00FF2AD7"/>
    <w:rsid w:val="00FF6C5E"/>
    <w:rsid w:val="00FF74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9E4EC41-DC9C-4FFB-97B3-397337898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1EE2"/>
    <w:rPr>
      <w:rFonts w:ascii="Arial" w:hAnsi="Arial"/>
      <w:szCs w:val="24"/>
    </w:rPr>
  </w:style>
  <w:style w:type="paragraph" w:styleId="Heading1">
    <w:name w:val="heading 1"/>
    <w:aliases w:val="shead1"/>
    <w:basedOn w:val="Normal"/>
    <w:next w:val="BodyText"/>
    <w:qFormat/>
    <w:rsid w:val="00C62AEC"/>
    <w:pPr>
      <w:keepNext/>
      <w:numPr>
        <w:numId w:val="2"/>
      </w:numPr>
      <w:pBdr>
        <w:bottom w:val="single" w:sz="6" w:space="1" w:color="auto"/>
      </w:pBdr>
      <w:spacing w:before="240" w:after="60"/>
      <w:outlineLvl w:val="0"/>
    </w:pPr>
    <w:rPr>
      <w:rFonts w:cs="Arial"/>
      <w:b/>
      <w:bCs/>
      <w:caps/>
      <w:kern w:val="32"/>
      <w:sz w:val="28"/>
      <w:szCs w:val="32"/>
    </w:rPr>
  </w:style>
  <w:style w:type="paragraph" w:styleId="Heading2">
    <w:name w:val="heading 2"/>
    <w:basedOn w:val="Normal"/>
    <w:next w:val="BodyText"/>
    <w:qFormat/>
    <w:rsid w:val="00C62AEC"/>
    <w:pPr>
      <w:keepNext/>
      <w:numPr>
        <w:ilvl w:val="1"/>
        <w:numId w:val="2"/>
      </w:numPr>
      <w:spacing w:before="240" w:after="60"/>
      <w:outlineLvl w:val="1"/>
    </w:pPr>
    <w:rPr>
      <w:rFonts w:cs="Arial"/>
      <w:b/>
      <w:bCs/>
      <w:iCs/>
      <w:sz w:val="24"/>
      <w:szCs w:val="28"/>
    </w:rPr>
  </w:style>
  <w:style w:type="paragraph" w:styleId="Heading3">
    <w:name w:val="heading 3"/>
    <w:basedOn w:val="Normal"/>
    <w:next w:val="BodyText"/>
    <w:link w:val="Heading3Char"/>
    <w:autoRedefine/>
    <w:qFormat/>
    <w:rsid w:val="0074229B"/>
    <w:pPr>
      <w:keepNext/>
      <w:numPr>
        <w:ilvl w:val="2"/>
        <w:numId w:val="2"/>
      </w:numPr>
      <w:spacing w:before="240" w:after="60"/>
      <w:ind w:left="540"/>
      <w:outlineLvl w:val="2"/>
      <w:pPrChange w:id="0" w:author="Amy Byers" w:date="2015-04-01T13:33:00Z">
        <w:pPr>
          <w:keepNext/>
          <w:numPr>
            <w:ilvl w:val="2"/>
            <w:numId w:val="2"/>
          </w:numPr>
          <w:tabs>
            <w:tab w:val="num" w:pos="1440"/>
          </w:tabs>
          <w:spacing w:before="240" w:after="60"/>
          <w:ind w:left="1224" w:hanging="504"/>
          <w:outlineLvl w:val="2"/>
        </w:pPr>
      </w:pPrChange>
    </w:pPr>
    <w:rPr>
      <w:rFonts w:cs="Arial"/>
      <w:b/>
      <w:bCs/>
      <w:szCs w:val="26"/>
      <w:rPrChange w:id="0" w:author="Amy Byers" w:date="2015-04-01T13:33:00Z">
        <w:rPr>
          <w:rFonts w:ascii="Arial" w:hAnsi="Arial" w:cs="Arial"/>
          <w:b/>
          <w:bCs/>
          <w:szCs w:val="26"/>
          <w:lang w:val="en-US" w:eastAsia="en-US" w:bidi="ar-SA"/>
        </w:rPr>
      </w:rPrChange>
    </w:rPr>
  </w:style>
  <w:style w:type="paragraph" w:styleId="Heading4">
    <w:name w:val="heading 4"/>
    <w:basedOn w:val="Normal"/>
    <w:next w:val="BodyText"/>
    <w:qFormat/>
    <w:rsid w:val="00C62AEC"/>
    <w:pPr>
      <w:keepNext/>
      <w:numPr>
        <w:ilvl w:val="3"/>
        <w:numId w:val="2"/>
      </w:numPr>
      <w:spacing w:before="120"/>
      <w:outlineLvl w:val="3"/>
    </w:pPr>
    <w:rPr>
      <w:b/>
      <w:bCs/>
      <w:szCs w:val="28"/>
    </w:rPr>
  </w:style>
  <w:style w:type="paragraph" w:styleId="Heading5">
    <w:name w:val="heading 5"/>
    <w:basedOn w:val="Normal"/>
    <w:next w:val="BodyText"/>
    <w:qFormat/>
    <w:rsid w:val="00C62AEC"/>
    <w:pPr>
      <w:keepNext/>
      <w:keepLines/>
      <w:spacing w:after="60" w:line="280" w:lineRule="exact"/>
      <w:outlineLvl w:val="4"/>
    </w:pPr>
    <w:rPr>
      <w:b/>
      <w:i/>
      <w:kern w:val="28"/>
      <w:szCs w:val="20"/>
    </w:rPr>
  </w:style>
  <w:style w:type="paragraph" w:styleId="Heading6">
    <w:name w:val="heading 6"/>
    <w:basedOn w:val="Normal"/>
    <w:next w:val="BodyText"/>
    <w:qFormat/>
    <w:rsid w:val="00C62AEC"/>
    <w:pPr>
      <w:keepNext/>
      <w:keepLines/>
      <w:spacing w:after="60" w:line="280" w:lineRule="exact"/>
      <w:outlineLvl w:val="5"/>
    </w:pPr>
    <w:rPr>
      <w:b/>
      <w:kern w:val="28"/>
      <w:sz w:val="18"/>
      <w:szCs w:val="20"/>
    </w:rPr>
  </w:style>
  <w:style w:type="paragraph" w:styleId="Heading7">
    <w:name w:val="heading 7"/>
    <w:basedOn w:val="Normal"/>
    <w:next w:val="BodyText"/>
    <w:qFormat/>
    <w:rsid w:val="00C62AEC"/>
    <w:pPr>
      <w:keepNext/>
      <w:keepLines/>
      <w:spacing w:before="240" w:after="120" w:line="280" w:lineRule="exact"/>
      <w:outlineLvl w:val="6"/>
    </w:pPr>
    <w:rPr>
      <w:kern w:val="28"/>
      <w:sz w:val="22"/>
      <w:szCs w:val="20"/>
    </w:rPr>
  </w:style>
  <w:style w:type="paragraph" w:styleId="Heading8">
    <w:name w:val="heading 8"/>
    <w:basedOn w:val="Normal"/>
    <w:next w:val="BodyText"/>
    <w:qFormat/>
    <w:rsid w:val="00C62AEC"/>
    <w:pPr>
      <w:keepNext/>
      <w:keepLines/>
      <w:spacing w:before="240" w:after="120" w:line="280" w:lineRule="exact"/>
      <w:outlineLvl w:val="7"/>
    </w:pPr>
    <w:rPr>
      <w:i/>
      <w:kern w:val="28"/>
      <w:sz w:val="22"/>
      <w:szCs w:val="20"/>
    </w:rPr>
  </w:style>
  <w:style w:type="paragraph" w:styleId="Heading9">
    <w:name w:val="heading 9"/>
    <w:basedOn w:val="Normal"/>
    <w:next w:val="BodyText"/>
    <w:qFormat/>
    <w:rsid w:val="00C62AEC"/>
    <w:pPr>
      <w:keepNext/>
      <w:keepLines/>
      <w:spacing w:before="240" w:after="120" w:line="280" w:lineRule="exact"/>
      <w:outlineLvl w:val="8"/>
    </w:pPr>
    <w:rPr>
      <w:i/>
      <w:kern w:val="28"/>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C62AEC"/>
    <w:pPr>
      <w:tabs>
        <w:tab w:val="center" w:pos="4320"/>
        <w:tab w:val="right" w:pos="8640"/>
      </w:tabs>
    </w:pPr>
    <w:rPr>
      <w:sz w:val="28"/>
    </w:rPr>
  </w:style>
  <w:style w:type="paragraph" w:styleId="Footer">
    <w:name w:val="footer"/>
    <w:basedOn w:val="Normal"/>
    <w:link w:val="FooterChar"/>
    <w:uiPriority w:val="99"/>
    <w:rsid w:val="00C62AEC"/>
    <w:pPr>
      <w:tabs>
        <w:tab w:val="center" w:pos="4320"/>
        <w:tab w:val="right" w:pos="8640"/>
      </w:tabs>
    </w:pPr>
  </w:style>
  <w:style w:type="character" w:styleId="PageNumber">
    <w:name w:val="page number"/>
    <w:basedOn w:val="DefaultParagraphFont"/>
    <w:rsid w:val="00C62AEC"/>
  </w:style>
  <w:style w:type="paragraph" w:styleId="TOC1">
    <w:name w:val="toc 1"/>
    <w:basedOn w:val="Normal"/>
    <w:next w:val="Normal"/>
    <w:autoRedefine/>
    <w:uiPriority w:val="39"/>
    <w:rsid w:val="009942AA"/>
    <w:pPr>
      <w:tabs>
        <w:tab w:val="left" w:pos="480"/>
        <w:tab w:val="right" w:leader="dot" w:pos="10800"/>
      </w:tabs>
      <w:jc w:val="both"/>
    </w:pPr>
  </w:style>
  <w:style w:type="paragraph" w:styleId="TOC2">
    <w:name w:val="toc 2"/>
    <w:basedOn w:val="Normal"/>
    <w:next w:val="Normal"/>
    <w:autoRedefine/>
    <w:uiPriority w:val="39"/>
    <w:rsid w:val="009942AA"/>
    <w:pPr>
      <w:tabs>
        <w:tab w:val="left" w:pos="960"/>
        <w:tab w:val="right" w:leader="dot" w:pos="10800"/>
      </w:tabs>
      <w:ind w:left="240"/>
    </w:pPr>
  </w:style>
  <w:style w:type="paragraph" w:styleId="TOC3">
    <w:name w:val="toc 3"/>
    <w:basedOn w:val="Normal"/>
    <w:next w:val="Normal"/>
    <w:autoRedefine/>
    <w:uiPriority w:val="39"/>
    <w:rsid w:val="003A372C"/>
    <w:pPr>
      <w:tabs>
        <w:tab w:val="left" w:pos="1200"/>
        <w:tab w:val="right" w:leader="dot" w:pos="10080"/>
      </w:tabs>
      <w:ind w:left="480"/>
    </w:pPr>
  </w:style>
  <w:style w:type="paragraph" w:styleId="TOC4">
    <w:name w:val="toc 4"/>
    <w:basedOn w:val="Normal"/>
    <w:next w:val="Normal"/>
    <w:autoRedefine/>
    <w:semiHidden/>
    <w:rsid w:val="00C62AEC"/>
    <w:pPr>
      <w:ind w:left="720"/>
    </w:pPr>
  </w:style>
  <w:style w:type="paragraph" w:styleId="TOC5">
    <w:name w:val="toc 5"/>
    <w:basedOn w:val="Normal"/>
    <w:next w:val="Normal"/>
    <w:autoRedefine/>
    <w:semiHidden/>
    <w:rsid w:val="00C62AEC"/>
    <w:pPr>
      <w:ind w:left="960"/>
    </w:pPr>
  </w:style>
  <w:style w:type="paragraph" w:styleId="TOC6">
    <w:name w:val="toc 6"/>
    <w:basedOn w:val="Normal"/>
    <w:next w:val="Normal"/>
    <w:autoRedefine/>
    <w:semiHidden/>
    <w:rsid w:val="00C62AEC"/>
    <w:pPr>
      <w:ind w:left="1200"/>
    </w:pPr>
  </w:style>
  <w:style w:type="paragraph" w:styleId="TOC7">
    <w:name w:val="toc 7"/>
    <w:basedOn w:val="Normal"/>
    <w:next w:val="Normal"/>
    <w:autoRedefine/>
    <w:semiHidden/>
    <w:rsid w:val="00C62AEC"/>
    <w:pPr>
      <w:ind w:left="1440"/>
    </w:pPr>
  </w:style>
  <w:style w:type="paragraph" w:styleId="TOC8">
    <w:name w:val="toc 8"/>
    <w:basedOn w:val="Normal"/>
    <w:next w:val="Normal"/>
    <w:autoRedefine/>
    <w:semiHidden/>
    <w:rsid w:val="00C62AEC"/>
    <w:pPr>
      <w:ind w:left="1680"/>
    </w:pPr>
  </w:style>
  <w:style w:type="paragraph" w:styleId="TOC9">
    <w:name w:val="toc 9"/>
    <w:basedOn w:val="Normal"/>
    <w:next w:val="Normal"/>
    <w:autoRedefine/>
    <w:semiHidden/>
    <w:rsid w:val="00C62AEC"/>
    <w:pPr>
      <w:ind w:left="1920"/>
    </w:pPr>
  </w:style>
  <w:style w:type="character" w:styleId="Hyperlink">
    <w:name w:val="Hyperlink"/>
    <w:basedOn w:val="DefaultParagraphFont"/>
    <w:uiPriority w:val="99"/>
    <w:rsid w:val="00C62AEC"/>
    <w:rPr>
      <w:color w:val="0000FF"/>
      <w:u w:val="single"/>
    </w:rPr>
  </w:style>
  <w:style w:type="paragraph" w:customStyle="1" w:styleId="H3">
    <w:name w:val="H3"/>
    <w:basedOn w:val="Normal"/>
    <w:rsid w:val="00C62AEC"/>
    <w:pPr>
      <w:numPr>
        <w:ilvl w:val="3"/>
        <w:numId w:val="3"/>
      </w:numPr>
    </w:pPr>
  </w:style>
  <w:style w:type="paragraph" w:styleId="BodyText">
    <w:name w:val="Body Text"/>
    <w:aliases w:val="Body Text Char"/>
    <w:basedOn w:val="Normal"/>
    <w:link w:val="BodyTextChar1"/>
    <w:rsid w:val="00C62AEC"/>
    <w:pPr>
      <w:spacing w:after="120"/>
    </w:pPr>
    <w:rPr>
      <w:szCs w:val="20"/>
    </w:rPr>
  </w:style>
  <w:style w:type="paragraph" w:styleId="List2">
    <w:name w:val="List 2"/>
    <w:basedOn w:val="Normal"/>
    <w:rsid w:val="00C62AEC"/>
    <w:pPr>
      <w:ind w:left="720" w:hanging="360"/>
    </w:pPr>
  </w:style>
  <w:style w:type="paragraph" w:styleId="BodyText2">
    <w:name w:val="Body Text 2"/>
    <w:basedOn w:val="Normal"/>
    <w:rsid w:val="00C62AEC"/>
    <w:rPr>
      <w:color w:val="008000"/>
    </w:rPr>
  </w:style>
  <w:style w:type="paragraph" w:styleId="TableofAuthorities">
    <w:name w:val="table of authorities"/>
    <w:basedOn w:val="Normal"/>
    <w:next w:val="Normal"/>
    <w:semiHidden/>
    <w:rsid w:val="00C62AEC"/>
    <w:pPr>
      <w:jc w:val="center"/>
    </w:pPr>
    <w:rPr>
      <w:b/>
    </w:rPr>
  </w:style>
  <w:style w:type="paragraph" w:styleId="BodyText3">
    <w:name w:val="Body Text 3"/>
    <w:basedOn w:val="Normal"/>
    <w:rsid w:val="00C62AEC"/>
    <w:pPr>
      <w:spacing w:after="120"/>
    </w:pPr>
    <w:rPr>
      <w:sz w:val="18"/>
      <w:szCs w:val="16"/>
    </w:rPr>
  </w:style>
  <w:style w:type="paragraph" w:styleId="Title">
    <w:name w:val="Title"/>
    <w:basedOn w:val="Normal"/>
    <w:link w:val="TitleChar"/>
    <w:qFormat/>
    <w:rsid w:val="00C62AEC"/>
    <w:pPr>
      <w:spacing w:before="240" w:after="60"/>
      <w:outlineLvl w:val="0"/>
    </w:pPr>
    <w:rPr>
      <w:rFonts w:cs="Arial"/>
      <w:b/>
      <w:bCs/>
      <w:kern w:val="28"/>
      <w:sz w:val="28"/>
      <w:szCs w:val="32"/>
    </w:rPr>
  </w:style>
  <w:style w:type="character" w:customStyle="1" w:styleId="hyper1">
    <w:name w:val="hyper1"/>
    <w:basedOn w:val="DefaultParagraphFont"/>
    <w:rsid w:val="00C62AEC"/>
    <w:rPr>
      <w:rFonts w:ascii="Verdana" w:hAnsi="Verdana" w:hint="default"/>
      <w:color w:val="333333"/>
      <w:sz w:val="18"/>
      <w:szCs w:val="18"/>
    </w:rPr>
  </w:style>
  <w:style w:type="character" w:styleId="FollowedHyperlink">
    <w:name w:val="FollowedHyperlink"/>
    <w:basedOn w:val="DefaultParagraphFont"/>
    <w:rsid w:val="00C62AEC"/>
    <w:rPr>
      <w:color w:val="800080"/>
      <w:u w:val="single"/>
    </w:rPr>
  </w:style>
  <w:style w:type="paragraph" w:customStyle="1" w:styleId="Title2">
    <w:name w:val="Title2"/>
    <w:basedOn w:val="Title"/>
    <w:rsid w:val="00C62AEC"/>
    <w:pPr>
      <w:spacing w:before="0" w:after="0"/>
    </w:pPr>
    <w:rPr>
      <w:rFonts w:cs="Times New Roman"/>
      <w:bCs w:val="0"/>
      <w:szCs w:val="20"/>
    </w:rPr>
  </w:style>
  <w:style w:type="table" w:styleId="TableGrid">
    <w:name w:val="Table Grid"/>
    <w:basedOn w:val="TableNormal"/>
    <w:rsid w:val="00C62A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C62AEC"/>
    <w:rPr>
      <w:rFonts w:ascii="Tahoma" w:hAnsi="Tahoma" w:cs="Tahoma"/>
      <w:sz w:val="16"/>
      <w:szCs w:val="16"/>
    </w:rPr>
  </w:style>
  <w:style w:type="character" w:customStyle="1" w:styleId="BalloonTextChar">
    <w:name w:val="Balloon Text Char"/>
    <w:basedOn w:val="DefaultParagraphFont"/>
    <w:link w:val="BalloonText"/>
    <w:rsid w:val="00C62AEC"/>
    <w:rPr>
      <w:rFonts w:ascii="Tahoma" w:hAnsi="Tahoma" w:cs="Tahoma"/>
      <w:sz w:val="16"/>
      <w:szCs w:val="16"/>
    </w:rPr>
  </w:style>
  <w:style w:type="table" w:customStyle="1" w:styleId="LightShading-Accent11">
    <w:name w:val="Light Shading - Accent 11"/>
    <w:basedOn w:val="TableNormal"/>
    <w:uiPriority w:val="60"/>
    <w:rsid w:val="00C62AE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11">
    <w:name w:val="Light Grid - Accent 11"/>
    <w:basedOn w:val="TableNormal"/>
    <w:uiPriority w:val="62"/>
    <w:rsid w:val="00C62AEC"/>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List-Accent11">
    <w:name w:val="Light List - Accent 11"/>
    <w:basedOn w:val="TableNormal"/>
    <w:uiPriority w:val="61"/>
    <w:rsid w:val="00C62AEC"/>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11">
    <w:name w:val="Medium Shading 1 - Accent 11"/>
    <w:basedOn w:val="TableNormal"/>
    <w:uiPriority w:val="63"/>
    <w:rsid w:val="00C62AE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List1-Accent11">
    <w:name w:val="Medium List 1 - Accent 11"/>
    <w:basedOn w:val="TableNormal"/>
    <w:uiPriority w:val="65"/>
    <w:rsid w:val="00C62AEC"/>
    <w:rPr>
      <w:color w:val="000000"/>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character" w:customStyle="1" w:styleId="TitleChar">
    <w:name w:val="Title Char"/>
    <w:basedOn w:val="DefaultParagraphFont"/>
    <w:link w:val="Title"/>
    <w:rsid w:val="00C62AEC"/>
    <w:rPr>
      <w:rFonts w:ascii="Arial" w:hAnsi="Arial" w:cs="Arial"/>
      <w:b/>
      <w:bCs/>
      <w:kern w:val="28"/>
      <w:sz w:val="28"/>
      <w:szCs w:val="32"/>
    </w:rPr>
  </w:style>
  <w:style w:type="paragraph" w:styleId="Caption">
    <w:name w:val="caption"/>
    <w:basedOn w:val="Normal"/>
    <w:next w:val="BodyText"/>
    <w:unhideWhenUsed/>
    <w:qFormat/>
    <w:rsid w:val="003E714C"/>
    <w:pPr>
      <w:spacing w:after="120"/>
      <w:jc w:val="center"/>
    </w:pPr>
    <w:rPr>
      <w:b/>
      <w:bCs/>
      <w:szCs w:val="20"/>
    </w:rPr>
  </w:style>
  <w:style w:type="character" w:customStyle="1" w:styleId="BodyTextChar1">
    <w:name w:val="Body Text Char1"/>
    <w:aliases w:val="Body Text Char Char"/>
    <w:basedOn w:val="DefaultParagraphFont"/>
    <w:link w:val="BodyText"/>
    <w:rsid w:val="001B1EE2"/>
    <w:rPr>
      <w:rFonts w:ascii="Arial" w:hAnsi="Arial"/>
    </w:rPr>
  </w:style>
  <w:style w:type="paragraph" w:styleId="FootnoteText">
    <w:name w:val="footnote text"/>
    <w:basedOn w:val="Normal"/>
    <w:link w:val="FootnoteTextChar"/>
    <w:rsid w:val="006176AC"/>
    <w:rPr>
      <w:szCs w:val="20"/>
    </w:rPr>
  </w:style>
  <w:style w:type="character" w:customStyle="1" w:styleId="FootnoteTextChar">
    <w:name w:val="Footnote Text Char"/>
    <w:basedOn w:val="DefaultParagraphFont"/>
    <w:link w:val="FootnoteText"/>
    <w:rsid w:val="006176AC"/>
    <w:rPr>
      <w:rFonts w:ascii="Arial" w:hAnsi="Arial"/>
    </w:rPr>
  </w:style>
  <w:style w:type="character" w:styleId="FootnoteReference">
    <w:name w:val="footnote reference"/>
    <w:basedOn w:val="DefaultParagraphFont"/>
    <w:rsid w:val="006176AC"/>
    <w:rPr>
      <w:vertAlign w:val="superscript"/>
    </w:rPr>
  </w:style>
  <w:style w:type="paragraph" w:customStyle="1" w:styleId="StyleBodyTextBodyTextCharRed">
    <w:name w:val="Style Body TextBody Text Char + Red"/>
    <w:basedOn w:val="BodyText"/>
    <w:rsid w:val="006D10B4"/>
    <w:rPr>
      <w:color w:val="FF0000"/>
    </w:rPr>
  </w:style>
  <w:style w:type="paragraph" w:customStyle="1" w:styleId="StyleHeading2Red">
    <w:name w:val="Style Heading 2 + Red"/>
    <w:basedOn w:val="Heading2"/>
    <w:next w:val="BodyText"/>
    <w:rsid w:val="00983899"/>
    <w:rPr>
      <w:iCs w:val="0"/>
      <w:color w:val="FF0000"/>
    </w:rPr>
  </w:style>
  <w:style w:type="paragraph" w:customStyle="1" w:styleId="StyleHeaderItalic">
    <w:name w:val="Style Header + Italic"/>
    <w:basedOn w:val="Header"/>
    <w:rsid w:val="008E55BA"/>
    <w:pPr>
      <w:pBdr>
        <w:bottom w:val="single" w:sz="4" w:space="1" w:color="auto"/>
      </w:pBdr>
      <w:spacing w:before="240" w:after="60"/>
    </w:pPr>
    <w:rPr>
      <w:i/>
      <w:iCs/>
    </w:rPr>
  </w:style>
  <w:style w:type="character" w:customStyle="1" w:styleId="HeaderChar">
    <w:name w:val="Header Char"/>
    <w:basedOn w:val="DefaultParagraphFont"/>
    <w:link w:val="Header"/>
    <w:uiPriority w:val="99"/>
    <w:rsid w:val="001164C3"/>
    <w:rPr>
      <w:rFonts w:ascii="Arial" w:hAnsi="Arial"/>
      <w:sz w:val="28"/>
      <w:szCs w:val="24"/>
    </w:rPr>
  </w:style>
  <w:style w:type="character" w:customStyle="1" w:styleId="FooterChar">
    <w:name w:val="Footer Char"/>
    <w:basedOn w:val="DefaultParagraphFont"/>
    <w:link w:val="Footer"/>
    <w:uiPriority w:val="99"/>
    <w:rsid w:val="00C341E9"/>
    <w:rPr>
      <w:rFonts w:ascii="Arial" w:hAnsi="Arial"/>
      <w:szCs w:val="24"/>
    </w:rPr>
  </w:style>
  <w:style w:type="character" w:styleId="CommentReference">
    <w:name w:val="annotation reference"/>
    <w:basedOn w:val="DefaultParagraphFont"/>
    <w:rsid w:val="00FD5BA1"/>
    <w:rPr>
      <w:sz w:val="16"/>
      <w:szCs w:val="16"/>
    </w:rPr>
  </w:style>
  <w:style w:type="paragraph" w:styleId="CommentText">
    <w:name w:val="annotation text"/>
    <w:basedOn w:val="Normal"/>
    <w:link w:val="CommentTextChar"/>
    <w:rsid w:val="00FD5BA1"/>
    <w:rPr>
      <w:szCs w:val="20"/>
    </w:rPr>
  </w:style>
  <w:style w:type="character" w:customStyle="1" w:styleId="CommentTextChar">
    <w:name w:val="Comment Text Char"/>
    <w:basedOn w:val="DefaultParagraphFont"/>
    <w:link w:val="CommentText"/>
    <w:rsid w:val="00FD5BA1"/>
    <w:rPr>
      <w:rFonts w:ascii="Arial" w:hAnsi="Arial"/>
    </w:rPr>
  </w:style>
  <w:style w:type="character" w:styleId="Strong">
    <w:name w:val="Strong"/>
    <w:basedOn w:val="DefaultParagraphFont"/>
    <w:uiPriority w:val="22"/>
    <w:qFormat/>
    <w:rsid w:val="00763E93"/>
    <w:rPr>
      <w:b/>
      <w:bCs/>
    </w:rPr>
  </w:style>
  <w:style w:type="paragraph" w:styleId="CommentSubject">
    <w:name w:val="annotation subject"/>
    <w:basedOn w:val="CommentText"/>
    <w:next w:val="CommentText"/>
    <w:link w:val="CommentSubjectChar"/>
    <w:rsid w:val="00C2251C"/>
    <w:rPr>
      <w:b/>
      <w:bCs/>
    </w:rPr>
  </w:style>
  <w:style w:type="character" w:customStyle="1" w:styleId="CommentSubjectChar">
    <w:name w:val="Comment Subject Char"/>
    <w:basedOn w:val="CommentTextChar"/>
    <w:link w:val="CommentSubject"/>
    <w:rsid w:val="00C2251C"/>
    <w:rPr>
      <w:rFonts w:ascii="Arial" w:hAnsi="Arial"/>
      <w:b/>
      <w:bCs/>
    </w:rPr>
  </w:style>
  <w:style w:type="paragraph" w:styleId="TableofFigures">
    <w:name w:val="table of figures"/>
    <w:basedOn w:val="Normal"/>
    <w:next w:val="Normal"/>
    <w:uiPriority w:val="99"/>
    <w:rsid w:val="004F72C3"/>
  </w:style>
  <w:style w:type="character" w:customStyle="1" w:styleId="Heading3Char">
    <w:name w:val="Heading 3 Char"/>
    <w:basedOn w:val="DefaultParagraphFont"/>
    <w:link w:val="Heading3"/>
    <w:rsid w:val="0074229B"/>
    <w:rPr>
      <w:rFonts w:ascii="Arial" w:hAnsi="Arial" w:cs="Arial"/>
      <w:b/>
      <w:bCs/>
      <w:szCs w:val="26"/>
    </w:rPr>
  </w:style>
  <w:style w:type="paragraph" w:styleId="ListParagraph">
    <w:name w:val="List Paragraph"/>
    <w:basedOn w:val="Normal"/>
    <w:uiPriority w:val="34"/>
    <w:qFormat/>
    <w:rsid w:val="001526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848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emf"/><Relationship Id="rId26" Type="http://schemas.openxmlformats.org/officeDocument/2006/relationships/image" Target="media/image12.png"/><Relationship Id="rId39"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cid:image004.png@01CF7F10.A4275880" TargetMode="External"/><Relationship Id="rId17" Type="http://schemas.openxmlformats.org/officeDocument/2006/relationships/oleObject" Target="embeddings/oleObject2.bin"/><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png"/><Relationship Id="rId29" Type="http://schemas.openxmlformats.org/officeDocument/2006/relationships/image" Target="media/image15.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oleObject" Target="embeddings/oleObject1.bin"/><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endnotes" Target="endnotes.xml"/><Relationship Id="rId19" Type="http://schemas.openxmlformats.org/officeDocument/2006/relationships/oleObject" Target="embeddings/oleObject3.bin"/><Relationship Id="rId31" Type="http://schemas.openxmlformats.org/officeDocument/2006/relationships/image" Target="media/image1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s>
</file>

<file path=word/_rels/footer2.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dean\AppData\Roaming\Microsoft\Templates\BBYC%20Mobile%20Feature%20Document_04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DD96454AA006D4FBDFADC046BE8270C" ma:contentTypeVersion="0" ma:contentTypeDescription="Create a new document." ma:contentTypeScope="" ma:versionID="3276d4b053e170ae20151d5c0bd617e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9AD266-1B27-4CD4-875C-06E8291B6814}">
  <ds:schemaRefs>
    <ds:schemaRef ds:uri="http://schemas.microsoft.com/sharepoint/v3/contenttype/forms"/>
  </ds:schemaRefs>
</ds:datastoreItem>
</file>

<file path=customXml/itemProps2.xml><?xml version="1.0" encoding="utf-8"?>
<ds:datastoreItem xmlns:ds="http://schemas.openxmlformats.org/officeDocument/2006/customXml" ds:itemID="{E4F6E739-CFE8-41AC-BFE3-8AE0C745E5C4}">
  <ds:schemaRefs>
    <ds:schemaRef ds:uri="http://schemas.microsoft.com/office/2006/metadata/properties"/>
  </ds:schemaRefs>
</ds:datastoreItem>
</file>

<file path=customXml/itemProps3.xml><?xml version="1.0" encoding="utf-8"?>
<ds:datastoreItem xmlns:ds="http://schemas.openxmlformats.org/officeDocument/2006/customXml" ds:itemID="{E2C812FA-49C2-49DA-A15C-B308708D9D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24D95B1C-EF12-4F0C-8C32-8CB15B713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BBYC Mobile Feature Document_0403.dotx</Template>
  <TotalTime>8</TotalTime>
  <Pages>32</Pages>
  <Words>6630</Words>
  <Characters>37795</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eDoc</vt:lpstr>
    </vt:vector>
  </TitlesOfParts>
  <Company>Stella Nova Technologies, Inc.</Company>
  <LinksUpToDate>false</LinksUpToDate>
  <CharactersWithSpaces>44337</CharactersWithSpaces>
  <SharedDoc>false</SharedDoc>
  <HLinks>
    <vt:vector size="252" baseType="variant">
      <vt:variant>
        <vt:i4>1441844</vt:i4>
      </vt:variant>
      <vt:variant>
        <vt:i4>254</vt:i4>
      </vt:variant>
      <vt:variant>
        <vt:i4>0</vt:i4>
      </vt:variant>
      <vt:variant>
        <vt:i4>5</vt:i4>
      </vt:variant>
      <vt:variant>
        <vt:lpwstr/>
      </vt:variant>
      <vt:variant>
        <vt:lpwstr>_Toc237224347</vt:lpwstr>
      </vt:variant>
      <vt:variant>
        <vt:i4>1441844</vt:i4>
      </vt:variant>
      <vt:variant>
        <vt:i4>248</vt:i4>
      </vt:variant>
      <vt:variant>
        <vt:i4>0</vt:i4>
      </vt:variant>
      <vt:variant>
        <vt:i4>5</vt:i4>
      </vt:variant>
      <vt:variant>
        <vt:lpwstr/>
      </vt:variant>
      <vt:variant>
        <vt:lpwstr>_Toc237224346</vt:lpwstr>
      </vt:variant>
      <vt:variant>
        <vt:i4>1441844</vt:i4>
      </vt:variant>
      <vt:variant>
        <vt:i4>242</vt:i4>
      </vt:variant>
      <vt:variant>
        <vt:i4>0</vt:i4>
      </vt:variant>
      <vt:variant>
        <vt:i4>5</vt:i4>
      </vt:variant>
      <vt:variant>
        <vt:lpwstr/>
      </vt:variant>
      <vt:variant>
        <vt:lpwstr>_Toc237224345</vt:lpwstr>
      </vt:variant>
      <vt:variant>
        <vt:i4>1441844</vt:i4>
      </vt:variant>
      <vt:variant>
        <vt:i4>236</vt:i4>
      </vt:variant>
      <vt:variant>
        <vt:i4>0</vt:i4>
      </vt:variant>
      <vt:variant>
        <vt:i4>5</vt:i4>
      </vt:variant>
      <vt:variant>
        <vt:lpwstr/>
      </vt:variant>
      <vt:variant>
        <vt:lpwstr>_Toc237224344</vt:lpwstr>
      </vt:variant>
      <vt:variant>
        <vt:i4>1441844</vt:i4>
      </vt:variant>
      <vt:variant>
        <vt:i4>230</vt:i4>
      </vt:variant>
      <vt:variant>
        <vt:i4>0</vt:i4>
      </vt:variant>
      <vt:variant>
        <vt:i4>5</vt:i4>
      </vt:variant>
      <vt:variant>
        <vt:lpwstr/>
      </vt:variant>
      <vt:variant>
        <vt:lpwstr>_Toc237224343</vt:lpwstr>
      </vt:variant>
      <vt:variant>
        <vt:i4>1441844</vt:i4>
      </vt:variant>
      <vt:variant>
        <vt:i4>224</vt:i4>
      </vt:variant>
      <vt:variant>
        <vt:i4>0</vt:i4>
      </vt:variant>
      <vt:variant>
        <vt:i4>5</vt:i4>
      </vt:variant>
      <vt:variant>
        <vt:lpwstr/>
      </vt:variant>
      <vt:variant>
        <vt:lpwstr>_Toc237224342</vt:lpwstr>
      </vt:variant>
      <vt:variant>
        <vt:i4>1441844</vt:i4>
      </vt:variant>
      <vt:variant>
        <vt:i4>218</vt:i4>
      </vt:variant>
      <vt:variant>
        <vt:i4>0</vt:i4>
      </vt:variant>
      <vt:variant>
        <vt:i4>5</vt:i4>
      </vt:variant>
      <vt:variant>
        <vt:lpwstr/>
      </vt:variant>
      <vt:variant>
        <vt:lpwstr>_Toc237224341</vt:lpwstr>
      </vt:variant>
      <vt:variant>
        <vt:i4>1441844</vt:i4>
      </vt:variant>
      <vt:variant>
        <vt:i4>212</vt:i4>
      </vt:variant>
      <vt:variant>
        <vt:i4>0</vt:i4>
      </vt:variant>
      <vt:variant>
        <vt:i4>5</vt:i4>
      </vt:variant>
      <vt:variant>
        <vt:lpwstr/>
      </vt:variant>
      <vt:variant>
        <vt:lpwstr>_Toc237224340</vt:lpwstr>
      </vt:variant>
      <vt:variant>
        <vt:i4>1114164</vt:i4>
      </vt:variant>
      <vt:variant>
        <vt:i4>206</vt:i4>
      </vt:variant>
      <vt:variant>
        <vt:i4>0</vt:i4>
      </vt:variant>
      <vt:variant>
        <vt:i4>5</vt:i4>
      </vt:variant>
      <vt:variant>
        <vt:lpwstr/>
      </vt:variant>
      <vt:variant>
        <vt:lpwstr>_Toc237224339</vt:lpwstr>
      </vt:variant>
      <vt:variant>
        <vt:i4>1114164</vt:i4>
      </vt:variant>
      <vt:variant>
        <vt:i4>200</vt:i4>
      </vt:variant>
      <vt:variant>
        <vt:i4>0</vt:i4>
      </vt:variant>
      <vt:variant>
        <vt:i4>5</vt:i4>
      </vt:variant>
      <vt:variant>
        <vt:lpwstr/>
      </vt:variant>
      <vt:variant>
        <vt:lpwstr>_Toc237224338</vt:lpwstr>
      </vt:variant>
      <vt:variant>
        <vt:i4>1114164</vt:i4>
      </vt:variant>
      <vt:variant>
        <vt:i4>194</vt:i4>
      </vt:variant>
      <vt:variant>
        <vt:i4>0</vt:i4>
      </vt:variant>
      <vt:variant>
        <vt:i4>5</vt:i4>
      </vt:variant>
      <vt:variant>
        <vt:lpwstr/>
      </vt:variant>
      <vt:variant>
        <vt:lpwstr>_Toc237224337</vt:lpwstr>
      </vt:variant>
      <vt:variant>
        <vt:i4>1114164</vt:i4>
      </vt:variant>
      <vt:variant>
        <vt:i4>188</vt:i4>
      </vt:variant>
      <vt:variant>
        <vt:i4>0</vt:i4>
      </vt:variant>
      <vt:variant>
        <vt:i4>5</vt:i4>
      </vt:variant>
      <vt:variant>
        <vt:lpwstr/>
      </vt:variant>
      <vt:variant>
        <vt:lpwstr>_Toc237224336</vt:lpwstr>
      </vt:variant>
      <vt:variant>
        <vt:i4>1114164</vt:i4>
      </vt:variant>
      <vt:variant>
        <vt:i4>182</vt:i4>
      </vt:variant>
      <vt:variant>
        <vt:i4>0</vt:i4>
      </vt:variant>
      <vt:variant>
        <vt:i4>5</vt:i4>
      </vt:variant>
      <vt:variant>
        <vt:lpwstr/>
      </vt:variant>
      <vt:variant>
        <vt:lpwstr>_Toc237224335</vt:lpwstr>
      </vt:variant>
      <vt:variant>
        <vt:i4>1114164</vt:i4>
      </vt:variant>
      <vt:variant>
        <vt:i4>176</vt:i4>
      </vt:variant>
      <vt:variant>
        <vt:i4>0</vt:i4>
      </vt:variant>
      <vt:variant>
        <vt:i4>5</vt:i4>
      </vt:variant>
      <vt:variant>
        <vt:lpwstr/>
      </vt:variant>
      <vt:variant>
        <vt:lpwstr>_Toc237224334</vt:lpwstr>
      </vt:variant>
      <vt:variant>
        <vt:i4>1114164</vt:i4>
      </vt:variant>
      <vt:variant>
        <vt:i4>170</vt:i4>
      </vt:variant>
      <vt:variant>
        <vt:i4>0</vt:i4>
      </vt:variant>
      <vt:variant>
        <vt:i4>5</vt:i4>
      </vt:variant>
      <vt:variant>
        <vt:lpwstr/>
      </vt:variant>
      <vt:variant>
        <vt:lpwstr>_Toc237224333</vt:lpwstr>
      </vt:variant>
      <vt:variant>
        <vt:i4>1114164</vt:i4>
      </vt:variant>
      <vt:variant>
        <vt:i4>164</vt:i4>
      </vt:variant>
      <vt:variant>
        <vt:i4>0</vt:i4>
      </vt:variant>
      <vt:variant>
        <vt:i4>5</vt:i4>
      </vt:variant>
      <vt:variant>
        <vt:lpwstr/>
      </vt:variant>
      <vt:variant>
        <vt:lpwstr>_Toc237224332</vt:lpwstr>
      </vt:variant>
      <vt:variant>
        <vt:i4>1114164</vt:i4>
      </vt:variant>
      <vt:variant>
        <vt:i4>158</vt:i4>
      </vt:variant>
      <vt:variant>
        <vt:i4>0</vt:i4>
      </vt:variant>
      <vt:variant>
        <vt:i4>5</vt:i4>
      </vt:variant>
      <vt:variant>
        <vt:lpwstr/>
      </vt:variant>
      <vt:variant>
        <vt:lpwstr>_Toc237224331</vt:lpwstr>
      </vt:variant>
      <vt:variant>
        <vt:i4>1114164</vt:i4>
      </vt:variant>
      <vt:variant>
        <vt:i4>152</vt:i4>
      </vt:variant>
      <vt:variant>
        <vt:i4>0</vt:i4>
      </vt:variant>
      <vt:variant>
        <vt:i4>5</vt:i4>
      </vt:variant>
      <vt:variant>
        <vt:lpwstr/>
      </vt:variant>
      <vt:variant>
        <vt:lpwstr>_Toc237224330</vt:lpwstr>
      </vt:variant>
      <vt:variant>
        <vt:i4>1048628</vt:i4>
      </vt:variant>
      <vt:variant>
        <vt:i4>146</vt:i4>
      </vt:variant>
      <vt:variant>
        <vt:i4>0</vt:i4>
      </vt:variant>
      <vt:variant>
        <vt:i4>5</vt:i4>
      </vt:variant>
      <vt:variant>
        <vt:lpwstr/>
      </vt:variant>
      <vt:variant>
        <vt:lpwstr>_Toc237224329</vt:lpwstr>
      </vt:variant>
      <vt:variant>
        <vt:i4>1048628</vt:i4>
      </vt:variant>
      <vt:variant>
        <vt:i4>140</vt:i4>
      </vt:variant>
      <vt:variant>
        <vt:i4>0</vt:i4>
      </vt:variant>
      <vt:variant>
        <vt:i4>5</vt:i4>
      </vt:variant>
      <vt:variant>
        <vt:lpwstr/>
      </vt:variant>
      <vt:variant>
        <vt:lpwstr>_Toc237224328</vt:lpwstr>
      </vt:variant>
      <vt:variant>
        <vt:i4>1048628</vt:i4>
      </vt:variant>
      <vt:variant>
        <vt:i4>134</vt:i4>
      </vt:variant>
      <vt:variant>
        <vt:i4>0</vt:i4>
      </vt:variant>
      <vt:variant>
        <vt:i4>5</vt:i4>
      </vt:variant>
      <vt:variant>
        <vt:lpwstr/>
      </vt:variant>
      <vt:variant>
        <vt:lpwstr>_Toc237224327</vt:lpwstr>
      </vt:variant>
      <vt:variant>
        <vt:i4>1048628</vt:i4>
      </vt:variant>
      <vt:variant>
        <vt:i4>128</vt:i4>
      </vt:variant>
      <vt:variant>
        <vt:i4>0</vt:i4>
      </vt:variant>
      <vt:variant>
        <vt:i4>5</vt:i4>
      </vt:variant>
      <vt:variant>
        <vt:lpwstr/>
      </vt:variant>
      <vt:variant>
        <vt:lpwstr>_Toc237224326</vt:lpwstr>
      </vt:variant>
      <vt:variant>
        <vt:i4>1048628</vt:i4>
      </vt:variant>
      <vt:variant>
        <vt:i4>122</vt:i4>
      </vt:variant>
      <vt:variant>
        <vt:i4>0</vt:i4>
      </vt:variant>
      <vt:variant>
        <vt:i4>5</vt:i4>
      </vt:variant>
      <vt:variant>
        <vt:lpwstr/>
      </vt:variant>
      <vt:variant>
        <vt:lpwstr>_Toc237224325</vt:lpwstr>
      </vt:variant>
      <vt:variant>
        <vt:i4>1048628</vt:i4>
      </vt:variant>
      <vt:variant>
        <vt:i4>116</vt:i4>
      </vt:variant>
      <vt:variant>
        <vt:i4>0</vt:i4>
      </vt:variant>
      <vt:variant>
        <vt:i4>5</vt:i4>
      </vt:variant>
      <vt:variant>
        <vt:lpwstr/>
      </vt:variant>
      <vt:variant>
        <vt:lpwstr>_Toc237224324</vt:lpwstr>
      </vt:variant>
      <vt:variant>
        <vt:i4>1048628</vt:i4>
      </vt:variant>
      <vt:variant>
        <vt:i4>110</vt:i4>
      </vt:variant>
      <vt:variant>
        <vt:i4>0</vt:i4>
      </vt:variant>
      <vt:variant>
        <vt:i4>5</vt:i4>
      </vt:variant>
      <vt:variant>
        <vt:lpwstr/>
      </vt:variant>
      <vt:variant>
        <vt:lpwstr>_Toc237224323</vt:lpwstr>
      </vt:variant>
      <vt:variant>
        <vt:i4>1048628</vt:i4>
      </vt:variant>
      <vt:variant>
        <vt:i4>104</vt:i4>
      </vt:variant>
      <vt:variant>
        <vt:i4>0</vt:i4>
      </vt:variant>
      <vt:variant>
        <vt:i4>5</vt:i4>
      </vt:variant>
      <vt:variant>
        <vt:lpwstr/>
      </vt:variant>
      <vt:variant>
        <vt:lpwstr>_Toc237224322</vt:lpwstr>
      </vt:variant>
      <vt:variant>
        <vt:i4>1048628</vt:i4>
      </vt:variant>
      <vt:variant>
        <vt:i4>98</vt:i4>
      </vt:variant>
      <vt:variant>
        <vt:i4>0</vt:i4>
      </vt:variant>
      <vt:variant>
        <vt:i4>5</vt:i4>
      </vt:variant>
      <vt:variant>
        <vt:lpwstr/>
      </vt:variant>
      <vt:variant>
        <vt:lpwstr>_Toc237224321</vt:lpwstr>
      </vt:variant>
      <vt:variant>
        <vt:i4>1048628</vt:i4>
      </vt:variant>
      <vt:variant>
        <vt:i4>92</vt:i4>
      </vt:variant>
      <vt:variant>
        <vt:i4>0</vt:i4>
      </vt:variant>
      <vt:variant>
        <vt:i4>5</vt:i4>
      </vt:variant>
      <vt:variant>
        <vt:lpwstr/>
      </vt:variant>
      <vt:variant>
        <vt:lpwstr>_Toc237224320</vt:lpwstr>
      </vt:variant>
      <vt:variant>
        <vt:i4>1245236</vt:i4>
      </vt:variant>
      <vt:variant>
        <vt:i4>86</vt:i4>
      </vt:variant>
      <vt:variant>
        <vt:i4>0</vt:i4>
      </vt:variant>
      <vt:variant>
        <vt:i4>5</vt:i4>
      </vt:variant>
      <vt:variant>
        <vt:lpwstr/>
      </vt:variant>
      <vt:variant>
        <vt:lpwstr>_Toc237224319</vt:lpwstr>
      </vt:variant>
      <vt:variant>
        <vt:i4>1245236</vt:i4>
      </vt:variant>
      <vt:variant>
        <vt:i4>80</vt:i4>
      </vt:variant>
      <vt:variant>
        <vt:i4>0</vt:i4>
      </vt:variant>
      <vt:variant>
        <vt:i4>5</vt:i4>
      </vt:variant>
      <vt:variant>
        <vt:lpwstr/>
      </vt:variant>
      <vt:variant>
        <vt:lpwstr>_Toc237224318</vt:lpwstr>
      </vt:variant>
      <vt:variant>
        <vt:i4>1245236</vt:i4>
      </vt:variant>
      <vt:variant>
        <vt:i4>74</vt:i4>
      </vt:variant>
      <vt:variant>
        <vt:i4>0</vt:i4>
      </vt:variant>
      <vt:variant>
        <vt:i4>5</vt:i4>
      </vt:variant>
      <vt:variant>
        <vt:lpwstr/>
      </vt:variant>
      <vt:variant>
        <vt:lpwstr>_Toc237224317</vt:lpwstr>
      </vt:variant>
      <vt:variant>
        <vt:i4>1245236</vt:i4>
      </vt:variant>
      <vt:variant>
        <vt:i4>68</vt:i4>
      </vt:variant>
      <vt:variant>
        <vt:i4>0</vt:i4>
      </vt:variant>
      <vt:variant>
        <vt:i4>5</vt:i4>
      </vt:variant>
      <vt:variant>
        <vt:lpwstr/>
      </vt:variant>
      <vt:variant>
        <vt:lpwstr>_Toc237224316</vt:lpwstr>
      </vt:variant>
      <vt:variant>
        <vt:i4>1245236</vt:i4>
      </vt:variant>
      <vt:variant>
        <vt:i4>62</vt:i4>
      </vt:variant>
      <vt:variant>
        <vt:i4>0</vt:i4>
      </vt:variant>
      <vt:variant>
        <vt:i4>5</vt:i4>
      </vt:variant>
      <vt:variant>
        <vt:lpwstr/>
      </vt:variant>
      <vt:variant>
        <vt:lpwstr>_Toc237224315</vt:lpwstr>
      </vt:variant>
      <vt:variant>
        <vt:i4>1245236</vt:i4>
      </vt:variant>
      <vt:variant>
        <vt:i4>56</vt:i4>
      </vt:variant>
      <vt:variant>
        <vt:i4>0</vt:i4>
      </vt:variant>
      <vt:variant>
        <vt:i4>5</vt:i4>
      </vt:variant>
      <vt:variant>
        <vt:lpwstr/>
      </vt:variant>
      <vt:variant>
        <vt:lpwstr>_Toc237224314</vt:lpwstr>
      </vt:variant>
      <vt:variant>
        <vt:i4>1245236</vt:i4>
      </vt:variant>
      <vt:variant>
        <vt:i4>50</vt:i4>
      </vt:variant>
      <vt:variant>
        <vt:i4>0</vt:i4>
      </vt:variant>
      <vt:variant>
        <vt:i4>5</vt:i4>
      </vt:variant>
      <vt:variant>
        <vt:lpwstr/>
      </vt:variant>
      <vt:variant>
        <vt:lpwstr>_Toc237224313</vt:lpwstr>
      </vt:variant>
      <vt:variant>
        <vt:i4>1245236</vt:i4>
      </vt:variant>
      <vt:variant>
        <vt:i4>44</vt:i4>
      </vt:variant>
      <vt:variant>
        <vt:i4>0</vt:i4>
      </vt:variant>
      <vt:variant>
        <vt:i4>5</vt:i4>
      </vt:variant>
      <vt:variant>
        <vt:lpwstr/>
      </vt:variant>
      <vt:variant>
        <vt:lpwstr>_Toc237224312</vt:lpwstr>
      </vt:variant>
      <vt:variant>
        <vt:i4>1245236</vt:i4>
      </vt:variant>
      <vt:variant>
        <vt:i4>38</vt:i4>
      </vt:variant>
      <vt:variant>
        <vt:i4>0</vt:i4>
      </vt:variant>
      <vt:variant>
        <vt:i4>5</vt:i4>
      </vt:variant>
      <vt:variant>
        <vt:lpwstr/>
      </vt:variant>
      <vt:variant>
        <vt:lpwstr>_Toc237224311</vt:lpwstr>
      </vt:variant>
      <vt:variant>
        <vt:i4>1245236</vt:i4>
      </vt:variant>
      <vt:variant>
        <vt:i4>32</vt:i4>
      </vt:variant>
      <vt:variant>
        <vt:i4>0</vt:i4>
      </vt:variant>
      <vt:variant>
        <vt:i4>5</vt:i4>
      </vt:variant>
      <vt:variant>
        <vt:lpwstr/>
      </vt:variant>
      <vt:variant>
        <vt:lpwstr>_Toc237224310</vt:lpwstr>
      </vt:variant>
      <vt:variant>
        <vt:i4>1179700</vt:i4>
      </vt:variant>
      <vt:variant>
        <vt:i4>26</vt:i4>
      </vt:variant>
      <vt:variant>
        <vt:i4>0</vt:i4>
      </vt:variant>
      <vt:variant>
        <vt:i4>5</vt:i4>
      </vt:variant>
      <vt:variant>
        <vt:lpwstr/>
      </vt:variant>
      <vt:variant>
        <vt:lpwstr>_Toc237224309</vt:lpwstr>
      </vt:variant>
      <vt:variant>
        <vt:i4>1179700</vt:i4>
      </vt:variant>
      <vt:variant>
        <vt:i4>20</vt:i4>
      </vt:variant>
      <vt:variant>
        <vt:i4>0</vt:i4>
      </vt:variant>
      <vt:variant>
        <vt:i4>5</vt:i4>
      </vt:variant>
      <vt:variant>
        <vt:lpwstr/>
      </vt:variant>
      <vt:variant>
        <vt:lpwstr>_Toc237224308</vt:lpwstr>
      </vt:variant>
      <vt:variant>
        <vt:i4>1179700</vt:i4>
      </vt:variant>
      <vt:variant>
        <vt:i4>14</vt:i4>
      </vt:variant>
      <vt:variant>
        <vt:i4>0</vt:i4>
      </vt:variant>
      <vt:variant>
        <vt:i4>5</vt:i4>
      </vt:variant>
      <vt:variant>
        <vt:lpwstr/>
      </vt:variant>
      <vt:variant>
        <vt:lpwstr>_Toc237224307</vt:lpwstr>
      </vt:variant>
      <vt:variant>
        <vt:i4>1179700</vt:i4>
      </vt:variant>
      <vt:variant>
        <vt:i4>8</vt:i4>
      </vt:variant>
      <vt:variant>
        <vt:i4>0</vt:i4>
      </vt:variant>
      <vt:variant>
        <vt:i4>5</vt:i4>
      </vt:variant>
      <vt:variant>
        <vt:lpwstr/>
      </vt:variant>
      <vt:variant>
        <vt:lpwstr>_Toc237224306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eDoc</dc:title>
  <dc:creator>jhobson</dc:creator>
  <cp:lastModifiedBy>Amy Byers</cp:lastModifiedBy>
  <cp:revision>5</cp:revision>
  <cp:lastPrinted>2009-04-22T19:36:00Z</cp:lastPrinted>
  <dcterms:created xsi:type="dcterms:W3CDTF">2015-04-01T17:29:00Z</dcterms:created>
  <dcterms:modified xsi:type="dcterms:W3CDTF">2015-04-01T17:37:00Z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0x0101008DD96454AA006D4FBDFADC046BE8270C</vt:lpwstr>
  </property>
</Properties>
</file>